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p>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58242"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8B391F3" w:rsidR="00AF41C4" w:rsidRPr="00E66582" w:rsidRDefault="00AF41C4">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143143B8" w:rsidR="00AF41C4" w:rsidRPr="00682013" w:rsidRDefault="00AF41C4">
                                <w:pPr>
                                  <w:pStyle w:val="NoSpacing"/>
                                  <w:spacing w:before="120"/>
                                  <w:rPr>
                                    <w:rFonts w:ascii="Calibri" w:hAnsi="Calibri"/>
                                    <w:color w:val="EB0000" w:themeColor="accent1"/>
                                    <w:sz w:val="36"/>
                                    <w:szCs w:val="36"/>
                                  </w:rPr>
                                </w:pPr>
                                <w:r>
                                  <w:rPr>
                                    <w:rFonts w:ascii="Calibri" w:hAnsi="Calibri"/>
                                    <w:color w:val="5B9BD5"/>
                                    <w:sz w:val="36"/>
                                  </w:rPr>
                                  <w:t>INTERFACES DO MUG | CRC</w:t>
                                </w:r>
                              </w:p>
                              <w:p w14:paraId="6AA8E407" w14:textId="77777777" w:rsidR="00AF41C4" w:rsidRDefault="00AF41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2;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68B391F3" w:rsidR="00AF41C4" w:rsidRPr="00E66582" w:rsidRDefault="00AF41C4">
                              <w:pPr>
                                <w:pStyle w:val="NoSpacing"/>
                                <w:rPr>
                                  <w:rFonts w:ascii="Calibri" w:eastAsia="Calibri" w:hAnsi="Calibri" w:cs="Calibri"/>
                                  <w:color w:val="8496B0"/>
                                  <w:sz w:val="64"/>
                                  <w:lang w:eastAsia="pt-PT"/>
                                </w:rPr>
                              </w:pPr>
                              <w:r>
                                <w:rPr>
                                  <w:rFonts w:ascii="Calibri" w:eastAsia="Calibri" w:hAnsi="Calibri" w:cs="Calibri"/>
                                  <w:color w:val="8496B0"/>
                                  <w:sz w:val="64"/>
                                </w:rPr>
                                <w:t>MODELO E WORKFLOW  DATA LAKE</w:t>
                              </w:r>
                            </w:p>
                          </w:sdtContent>
                        </w:sdt>
                        <w:p w14:paraId="2F5F00A7" w14:textId="143143B8" w:rsidR="00AF41C4" w:rsidRPr="00682013" w:rsidRDefault="00AF41C4">
                          <w:pPr>
                            <w:pStyle w:val="NoSpacing"/>
                            <w:spacing w:before="120"/>
                            <w:rPr>
                              <w:rFonts w:ascii="Calibri" w:hAnsi="Calibri"/>
                              <w:color w:val="EB0000" w:themeColor="accent1"/>
                              <w:sz w:val="36"/>
                              <w:szCs w:val="36"/>
                            </w:rPr>
                          </w:pPr>
                          <w:r>
                            <w:rPr>
                              <w:rFonts w:ascii="Calibri" w:hAnsi="Calibri"/>
                              <w:color w:val="5B9BD5"/>
                              <w:sz w:val="36"/>
                            </w:rPr>
                            <w:t>INTERFACES DO MUG | CRC</w:t>
                          </w:r>
                        </w:p>
                        <w:p w14:paraId="6AA8E407" w14:textId="77777777" w:rsidR="00AF41C4" w:rsidRDefault="00AF41C4"/>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58241"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1EC5EDE" id="Grupo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AF41C4" w:rsidRPr="00682013" w:rsidRDefault="00AF41C4"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AF41C4" w:rsidRDefault="00AF41C4">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AF41C4" w:rsidRPr="00682013" w:rsidRDefault="00AF41C4"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AF41C4" w:rsidRDefault="00AF41C4">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DD6B17">
            <w:tc>
              <w:tcPr>
                <w:tcW w:w="960" w:type="dxa"/>
                <w:tcBorders>
                  <w:top w:val="single" w:sz="4" w:space="0" w:color="auto"/>
                  <w:bottom w:val="single"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single" w:sz="4" w:space="0" w:color="auto"/>
                </w:tcBorders>
                <w:vAlign w:val="center"/>
              </w:tcPr>
              <w:p w14:paraId="59452679" w14:textId="666CF663" w:rsidR="00343DA8" w:rsidRPr="00E92418" w:rsidRDefault="00047650" w:rsidP="00343DA8">
                <w:pPr>
                  <w:rPr>
                    <w:rFonts w:cs="Calibri"/>
                  </w:rPr>
                </w:pPr>
                <w:r>
                  <w:rPr>
                    <w:rFonts w:cs="Calibri"/>
                  </w:rPr>
                  <w:t>Setembro 2024</w:t>
                </w:r>
              </w:p>
            </w:tc>
            <w:tc>
              <w:tcPr>
                <w:tcW w:w="5670" w:type="dxa"/>
                <w:tcBorders>
                  <w:top w:val="single" w:sz="4" w:space="0" w:color="auto"/>
                  <w:bottom w:val="single" w:sz="4" w:space="0" w:color="auto"/>
                </w:tcBorders>
                <w:vAlign w:val="center"/>
              </w:tcPr>
              <w:p w14:paraId="4CE1D4E3" w14:textId="465B1B92" w:rsidR="00343DA8" w:rsidRPr="00E92418" w:rsidRDefault="00434DF6" w:rsidP="00343DA8">
                <w:pPr>
                  <w:rPr>
                    <w:rFonts w:cs="Calibri"/>
                  </w:rPr>
                </w:pPr>
                <w:r>
                  <w:rPr>
                    <w:rFonts w:cs="Calibri"/>
                  </w:rPr>
                  <w:t>Documento original V1</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7E63CE59" w14:textId="5586AF69" w:rsidR="00261F31"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78080171" w:history="1">
            <w:r w:rsidR="00261F31" w:rsidRPr="009A0E13">
              <w:rPr>
                <w:rStyle w:val="Hyperlink"/>
                <w:noProof/>
              </w:rPr>
              <w:t>1.</w:t>
            </w:r>
            <w:r w:rsidR="00261F31">
              <w:rPr>
                <w:rFonts w:asciiTheme="minorHAnsi" w:eastAsiaTheme="minorEastAsia" w:hAnsiTheme="minorHAnsi" w:cstheme="minorBidi"/>
                <w:noProof/>
                <w:szCs w:val="22"/>
              </w:rPr>
              <w:tab/>
            </w:r>
            <w:r w:rsidR="00261F31" w:rsidRPr="009A0E13">
              <w:rPr>
                <w:rStyle w:val="Hyperlink"/>
                <w:noProof/>
              </w:rPr>
              <w:t>Visão End-to-End</w:t>
            </w:r>
            <w:r w:rsidR="00261F31">
              <w:rPr>
                <w:noProof/>
                <w:webHidden/>
              </w:rPr>
              <w:tab/>
            </w:r>
            <w:r w:rsidR="00261F31">
              <w:rPr>
                <w:noProof/>
                <w:webHidden/>
              </w:rPr>
              <w:fldChar w:fldCharType="begin"/>
            </w:r>
            <w:r w:rsidR="00261F31">
              <w:rPr>
                <w:noProof/>
                <w:webHidden/>
              </w:rPr>
              <w:instrText xml:space="preserve"> PAGEREF _Toc178080171 \h </w:instrText>
            </w:r>
            <w:r w:rsidR="00261F31">
              <w:rPr>
                <w:noProof/>
                <w:webHidden/>
              </w:rPr>
            </w:r>
            <w:r w:rsidR="00261F31">
              <w:rPr>
                <w:noProof/>
                <w:webHidden/>
              </w:rPr>
              <w:fldChar w:fldCharType="separate"/>
            </w:r>
            <w:r w:rsidR="00261F31">
              <w:rPr>
                <w:noProof/>
                <w:webHidden/>
              </w:rPr>
              <w:t>5</w:t>
            </w:r>
            <w:r w:rsidR="00261F31">
              <w:rPr>
                <w:noProof/>
                <w:webHidden/>
              </w:rPr>
              <w:fldChar w:fldCharType="end"/>
            </w:r>
          </w:hyperlink>
        </w:p>
        <w:p w14:paraId="55F02CAF" w14:textId="557DD36D" w:rsidR="00261F31" w:rsidRDefault="006F1913">
          <w:pPr>
            <w:pStyle w:val="TOC1"/>
            <w:tabs>
              <w:tab w:val="left" w:pos="440"/>
              <w:tab w:val="right" w:leader="dot" w:pos="9016"/>
            </w:tabs>
            <w:rPr>
              <w:rFonts w:asciiTheme="minorHAnsi" w:eastAsiaTheme="minorEastAsia" w:hAnsiTheme="minorHAnsi" w:cstheme="minorBidi"/>
              <w:noProof/>
              <w:szCs w:val="22"/>
            </w:rPr>
          </w:pPr>
          <w:hyperlink w:anchor="_Toc178080172" w:history="1">
            <w:r w:rsidR="00261F31" w:rsidRPr="009A0E13">
              <w:rPr>
                <w:rStyle w:val="Hyperlink"/>
                <w:noProof/>
              </w:rPr>
              <w:t>2.</w:t>
            </w:r>
            <w:r w:rsidR="00261F31">
              <w:rPr>
                <w:rFonts w:asciiTheme="minorHAnsi" w:eastAsiaTheme="minorEastAsia" w:hAnsiTheme="minorHAnsi" w:cstheme="minorBidi"/>
                <w:noProof/>
                <w:szCs w:val="22"/>
              </w:rPr>
              <w:tab/>
            </w:r>
            <w:r w:rsidR="00261F31" w:rsidRPr="009A0E13">
              <w:rPr>
                <w:rStyle w:val="Hyperlink"/>
                <w:noProof/>
              </w:rPr>
              <w:t>Modelo de Dados e Funcional no Data Lake</w:t>
            </w:r>
            <w:r w:rsidR="00261F31">
              <w:rPr>
                <w:noProof/>
                <w:webHidden/>
              </w:rPr>
              <w:tab/>
            </w:r>
            <w:r w:rsidR="00261F31">
              <w:rPr>
                <w:noProof/>
                <w:webHidden/>
              </w:rPr>
              <w:fldChar w:fldCharType="begin"/>
            </w:r>
            <w:r w:rsidR="00261F31">
              <w:rPr>
                <w:noProof/>
                <w:webHidden/>
              </w:rPr>
              <w:instrText xml:space="preserve"> PAGEREF _Toc178080172 \h </w:instrText>
            </w:r>
            <w:r w:rsidR="00261F31">
              <w:rPr>
                <w:noProof/>
                <w:webHidden/>
              </w:rPr>
            </w:r>
            <w:r w:rsidR="00261F31">
              <w:rPr>
                <w:noProof/>
                <w:webHidden/>
              </w:rPr>
              <w:fldChar w:fldCharType="separate"/>
            </w:r>
            <w:r w:rsidR="00261F31">
              <w:rPr>
                <w:noProof/>
                <w:webHidden/>
              </w:rPr>
              <w:t>7</w:t>
            </w:r>
            <w:r w:rsidR="00261F31">
              <w:rPr>
                <w:noProof/>
                <w:webHidden/>
              </w:rPr>
              <w:fldChar w:fldCharType="end"/>
            </w:r>
          </w:hyperlink>
        </w:p>
        <w:p w14:paraId="79EF1541" w14:textId="076F0FA9" w:rsidR="00261F31" w:rsidRDefault="006F1913">
          <w:pPr>
            <w:pStyle w:val="TOC2"/>
            <w:tabs>
              <w:tab w:val="left" w:pos="880"/>
              <w:tab w:val="right" w:leader="dot" w:pos="9016"/>
            </w:tabs>
            <w:rPr>
              <w:rFonts w:asciiTheme="minorHAnsi" w:eastAsiaTheme="minorEastAsia" w:hAnsiTheme="minorHAnsi" w:cstheme="minorBidi"/>
              <w:noProof/>
              <w:szCs w:val="22"/>
            </w:rPr>
          </w:pPr>
          <w:hyperlink w:anchor="_Toc178080173" w:history="1">
            <w:r w:rsidR="00261F31" w:rsidRPr="009A0E13">
              <w:rPr>
                <w:rStyle w:val="Hyperlink"/>
                <w:noProof/>
              </w:rPr>
              <w:t>2.1.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_Toc178080173 \h </w:instrText>
            </w:r>
            <w:r w:rsidR="00261F31">
              <w:rPr>
                <w:noProof/>
                <w:webHidden/>
              </w:rPr>
            </w:r>
            <w:r w:rsidR="00261F31">
              <w:rPr>
                <w:noProof/>
                <w:webHidden/>
              </w:rPr>
              <w:fldChar w:fldCharType="separate"/>
            </w:r>
            <w:r w:rsidR="00261F31">
              <w:rPr>
                <w:noProof/>
                <w:webHidden/>
              </w:rPr>
              <w:t>7</w:t>
            </w:r>
            <w:r w:rsidR="00261F31">
              <w:rPr>
                <w:noProof/>
                <w:webHidden/>
              </w:rPr>
              <w:fldChar w:fldCharType="end"/>
            </w:r>
          </w:hyperlink>
        </w:p>
        <w:p w14:paraId="640F5D17" w14:textId="7B7BCC4B" w:rsidR="00261F31" w:rsidRDefault="006F1913">
          <w:pPr>
            <w:pStyle w:val="TOC3"/>
            <w:tabs>
              <w:tab w:val="left" w:pos="1320"/>
              <w:tab w:val="right" w:leader="dot" w:pos="9016"/>
            </w:tabs>
            <w:rPr>
              <w:rFonts w:asciiTheme="minorHAnsi" w:eastAsiaTheme="minorEastAsia" w:hAnsiTheme="minorHAnsi" w:cstheme="minorBidi"/>
              <w:noProof/>
              <w:szCs w:val="22"/>
            </w:rPr>
          </w:pPr>
          <w:hyperlink w:anchor="_Toc178080174" w:history="1">
            <w:r w:rsidR="00261F31" w:rsidRPr="009A0E13">
              <w:rPr>
                <w:rStyle w:val="Hyperlink"/>
                <w:i/>
                <w:noProof/>
              </w:rPr>
              <w:t>2.1.1.</w:t>
            </w:r>
            <w:r w:rsidR="00261F31">
              <w:rPr>
                <w:rFonts w:asciiTheme="minorHAnsi" w:eastAsiaTheme="minorEastAsia" w:hAnsiTheme="minorHAnsi" w:cstheme="minorBidi"/>
                <w:noProof/>
                <w:szCs w:val="22"/>
              </w:rPr>
              <w:tab/>
            </w:r>
            <w:r w:rsidR="00261F31" w:rsidRPr="009A0E13">
              <w:rPr>
                <w:rStyle w:val="Hyperlink"/>
                <w:i/>
                <w:noProof/>
              </w:rPr>
              <w:t>Overview</w:t>
            </w:r>
            <w:r w:rsidR="00261F31">
              <w:rPr>
                <w:noProof/>
                <w:webHidden/>
              </w:rPr>
              <w:tab/>
            </w:r>
            <w:r w:rsidR="00261F31">
              <w:rPr>
                <w:noProof/>
                <w:webHidden/>
              </w:rPr>
              <w:fldChar w:fldCharType="begin"/>
            </w:r>
            <w:r w:rsidR="00261F31">
              <w:rPr>
                <w:noProof/>
                <w:webHidden/>
              </w:rPr>
              <w:instrText xml:space="preserve"> PAGEREF _Toc178080174 \h </w:instrText>
            </w:r>
            <w:r w:rsidR="00261F31">
              <w:rPr>
                <w:noProof/>
                <w:webHidden/>
              </w:rPr>
            </w:r>
            <w:r w:rsidR="00261F31">
              <w:rPr>
                <w:noProof/>
                <w:webHidden/>
              </w:rPr>
              <w:fldChar w:fldCharType="separate"/>
            </w:r>
            <w:r w:rsidR="00261F31">
              <w:rPr>
                <w:noProof/>
                <w:webHidden/>
              </w:rPr>
              <w:t>7</w:t>
            </w:r>
            <w:r w:rsidR="00261F31">
              <w:rPr>
                <w:noProof/>
                <w:webHidden/>
              </w:rPr>
              <w:fldChar w:fldCharType="end"/>
            </w:r>
          </w:hyperlink>
        </w:p>
        <w:p w14:paraId="3C732C93" w14:textId="04B37EAA" w:rsidR="00261F31" w:rsidRDefault="006F1913">
          <w:pPr>
            <w:pStyle w:val="TOC2"/>
            <w:tabs>
              <w:tab w:val="left" w:pos="880"/>
              <w:tab w:val="right" w:leader="dot" w:pos="9016"/>
            </w:tabs>
            <w:rPr>
              <w:rFonts w:asciiTheme="minorHAnsi" w:eastAsiaTheme="minorEastAsia" w:hAnsiTheme="minorHAnsi" w:cstheme="minorBidi"/>
              <w:noProof/>
              <w:szCs w:val="22"/>
            </w:rPr>
          </w:pPr>
          <w:hyperlink w:anchor="_Toc178080175" w:history="1">
            <w:r w:rsidR="00261F31" w:rsidRPr="009A0E13">
              <w:rPr>
                <w:rStyle w:val="Hyperlink"/>
                <w:noProof/>
              </w:rPr>
              <w:t>2.2.</w:t>
            </w:r>
            <w:r w:rsidR="00261F31">
              <w:rPr>
                <w:rFonts w:asciiTheme="minorHAnsi" w:eastAsiaTheme="minorEastAsia" w:hAnsiTheme="minorHAnsi" w:cstheme="minorBidi"/>
                <w:noProof/>
                <w:szCs w:val="22"/>
              </w:rPr>
              <w:tab/>
            </w:r>
            <w:r w:rsidR="00261F31" w:rsidRPr="009A0E13">
              <w:rPr>
                <w:rStyle w:val="Hyperlink"/>
                <w:noProof/>
              </w:rPr>
              <w:t>Tabelas do Modelo e Funções</w:t>
            </w:r>
            <w:r w:rsidR="00261F31">
              <w:rPr>
                <w:noProof/>
                <w:webHidden/>
              </w:rPr>
              <w:tab/>
            </w:r>
            <w:r w:rsidR="00261F31">
              <w:rPr>
                <w:noProof/>
                <w:webHidden/>
              </w:rPr>
              <w:fldChar w:fldCharType="begin"/>
            </w:r>
            <w:r w:rsidR="00261F31">
              <w:rPr>
                <w:noProof/>
                <w:webHidden/>
              </w:rPr>
              <w:instrText xml:space="preserve"> PAGEREF _Toc178080175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2981C87D" w14:textId="68CA58D6" w:rsidR="00261F31" w:rsidRDefault="006F1913">
          <w:pPr>
            <w:pStyle w:val="TOC3"/>
            <w:tabs>
              <w:tab w:val="left" w:pos="1320"/>
              <w:tab w:val="right" w:leader="dot" w:pos="9016"/>
            </w:tabs>
            <w:rPr>
              <w:rFonts w:asciiTheme="minorHAnsi" w:eastAsiaTheme="minorEastAsia" w:hAnsiTheme="minorHAnsi" w:cstheme="minorBidi"/>
              <w:noProof/>
              <w:szCs w:val="22"/>
            </w:rPr>
          </w:pPr>
          <w:hyperlink w:anchor="_Toc178080176" w:history="1">
            <w:r w:rsidR="00261F31" w:rsidRPr="009A0E13">
              <w:rPr>
                <w:rStyle w:val="Hyperlink"/>
                <w:noProof/>
              </w:rPr>
              <w:t>2.2.1.</w:t>
            </w:r>
            <w:r w:rsidR="00261F31">
              <w:rPr>
                <w:rFonts w:asciiTheme="minorHAnsi" w:eastAsiaTheme="minorEastAsia" w:hAnsiTheme="minorHAnsi" w:cstheme="minorBidi"/>
                <w:noProof/>
                <w:szCs w:val="22"/>
              </w:rPr>
              <w:tab/>
            </w:r>
            <w:r w:rsidR="00261F31" w:rsidRPr="009A0E13">
              <w:rPr>
                <w:rStyle w:val="Hyperlink"/>
                <w:noProof/>
              </w:rPr>
              <w:t xml:space="preserve">Tabelas de </w:t>
            </w:r>
            <w:r w:rsidR="00261F31" w:rsidRPr="009A0E13">
              <w:rPr>
                <w:rStyle w:val="Hyperlink"/>
                <w:i/>
                <w:noProof/>
              </w:rPr>
              <w:t>Output</w:t>
            </w:r>
            <w:r w:rsidR="00261F31">
              <w:rPr>
                <w:noProof/>
                <w:webHidden/>
              </w:rPr>
              <w:tab/>
            </w:r>
            <w:r w:rsidR="00261F31">
              <w:rPr>
                <w:noProof/>
                <w:webHidden/>
              </w:rPr>
              <w:fldChar w:fldCharType="begin"/>
            </w:r>
            <w:r w:rsidR="00261F31">
              <w:rPr>
                <w:noProof/>
                <w:webHidden/>
              </w:rPr>
              <w:instrText xml:space="preserve"> PAGEREF _Toc178080176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72F52904" w14:textId="2178DB81" w:rsidR="00261F31" w:rsidRDefault="006F1913">
          <w:pPr>
            <w:pStyle w:val="TOC4"/>
            <w:tabs>
              <w:tab w:val="left" w:pos="1760"/>
              <w:tab w:val="right" w:leader="dot" w:pos="9016"/>
            </w:tabs>
            <w:rPr>
              <w:rFonts w:asciiTheme="minorHAnsi" w:eastAsiaTheme="minorEastAsia" w:hAnsiTheme="minorHAnsi" w:cstheme="minorBidi"/>
              <w:noProof/>
              <w:szCs w:val="22"/>
            </w:rPr>
          </w:pPr>
          <w:hyperlink w:anchor="_Toc178080177" w:history="1">
            <w:r w:rsidR="00261F31" w:rsidRPr="009A0E13">
              <w:rPr>
                <w:rStyle w:val="Hyperlink"/>
                <w:noProof/>
              </w:rPr>
              <w:t>2.2.1.1.</w:t>
            </w:r>
            <w:r w:rsidR="00261F31">
              <w:rPr>
                <w:rFonts w:asciiTheme="minorHAnsi" w:eastAsiaTheme="minorEastAsia" w:hAnsiTheme="minorHAnsi" w:cstheme="minorBidi"/>
                <w:noProof/>
                <w:szCs w:val="22"/>
              </w:rPr>
              <w:tab/>
            </w:r>
            <w:r w:rsidR="00261F31" w:rsidRPr="009A0E13">
              <w:rPr>
                <w:rStyle w:val="Hyperlink"/>
                <w:noProof/>
              </w:rPr>
              <w:t xml:space="preserve">Tabela de interface do universo de garantias do MUG: </w:t>
            </w:r>
            <w:r w:rsidR="00261F31" w:rsidRPr="009A0E13">
              <w:rPr>
                <w:rStyle w:val="Hyperlink"/>
                <w:i/>
                <w:noProof/>
              </w:rPr>
              <w:t>cd_garantias.gt022_crc5g_atributos_garantia_rct207</w:t>
            </w:r>
            <w:r w:rsidR="00261F31">
              <w:rPr>
                <w:noProof/>
                <w:webHidden/>
              </w:rPr>
              <w:tab/>
            </w:r>
            <w:r w:rsidR="00261F31">
              <w:rPr>
                <w:noProof/>
                <w:webHidden/>
              </w:rPr>
              <w:fldChar w:fldCharType="begin"/>
            </w:r>
            <w:r w:rsidR="00261F31">
              <w:rPr>
                <w:noProof/>
                <w:webHidden/>
              </w:rPr>
              <w:instrText xml:space="preserve"> PAGEREF _Toc178080177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423374D7" w14:textId="50B52780"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78" w:history="1">
            <w:r w:rsidR="00261F31" w:rsidRPr="009A0E13">
              <w:rPr>
                <w:rStyle w:val="Hyperlink"/>
                <w:noProof/>
              </w:rPr>
              <w:t>2.2.1.1.1.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_Toc178080178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4B1635A5" w14:textId="194306EB"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79" w:history="1">
            <w:r w:rsidR="00261F31" w:rsidRPr="009A0E13">
              <w:rPr>
                <w:rStyle w:val="Hyperlink"/>
                <w:noProof/>
              </w:rPr>
              <w:t>2.2.1.1.2.</w:t>
            </w:r>
            <w:r w:rsidR="00261F31">
              <w:rPr>
                <w:rFonts w:asciiTheme="minorHAnsi" w:eastAsiaTheme="minorEastAsia" w:hAnsiTheme="minorHAnsi" w:cstheme="minorBidi"/>
                <w:noProof/>
                <w:szCs w:val="22"/>
              </w:rPr>
              <w:tab/>
            </w:r>
            <w:r w:rsidR="00261F31" w:rsidRPr="009A0E13">
              <w:rPr>
                <w:rStyle w:val="Hyperlink"/>
                <w:noProof/>
              </w:rPr>
              <w:t>Granularidade e chave</w:t>
            </w:r>
            <w:r w:rsidR="00261F31">
              <w:rPr>
                <w:noProof/>
                <w:webHidden/>
              </w:rPr>
              <w:tab/>
            </w:r>
            <w:r w:rsidR="00261F31">
              <w:rPr>
                <w:noProof/>
                <w:webHidden/>
              </w:rPr>
              <w:fldChar w:fldCharType="begin"/>
            </w:r>
            <w:r w:rsidR="00261F31">
              <w:rPr>
                <w:noProof/>
                <w:webHidden/>
              </w:rPr>
              <w:instrText xml:space="preserve"> PAGEREF _Toc178080179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2E14D71B" w14:textId="10C9F313"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0" w:history="1">
            <w:r w:rsidR="00261F31" w:rsidRPr="009A0E13">
              <w:rPr>
                <w:rStyle w:val="Hyperlink"/>
                <w:noProof/>
              </w:rPr>
              <w:t>2.2.1.1.3.</w:t>
            </w:r>
            <w:r w:rsidR="00261F31">
              <w:rPr>
                <w:rFonts w:asciiTheme="minorHAnsi" w:eastAsiaTheme="minorEastAsia" w:hAnsiTheme="minorHAnsi" w:cstheme="minorBidi"/>
                <w:noProof/>
                <w:szCs w:val="22"/>
              </w:rPr>
              <w:tab/>
            </w:r>
            <w:r w:rsidR="00261F31" w:rsidRPr="009A0E13">
              <w:rPr>
                <w:rStyle w:val="Hyperlink"/>
                <w:noProof/>
              </w:rPr>
              <w:t>Periodicidade</w:t>
            </w:r>
            <w:r w:rsidR="00261F31">
              <w:rPr>
                <w:noProof/>
                <w:webHidden/>
              </w:rPr>
              <w:tab/>
            </w:r>
            <w:r w:rsidR="00261F31">
              <w:rPr>
                <w:noProof/>
                <w:webHidden/>
              </w:rPr>
              <w:fldChar w:fldCharType="begin"/>
            </w:r>
            <w:r w:rsidR="00261F31">
              <w:rPr>
                <w:noProof/>
                <w:webHidden/>
              </w:rPr>
              <w:instrText xml:space="preserve"> PAGEREF _Toc178080180 \h </w:instrText>
            </w:r>
            <w:r w:rsidR="00261F31">
              <w:rPr>
                <w:noProof/>
                <w:webHidden/>
              </w:rPr>
            </w:r>
            <w:r w:rsidR="00261F31">
              <w:rPr>
                <w:noProof/>
                <w:webHidden/>
              </w:rPr>
              <w:fldChar w:fldCharType="separate"/>
            </w:r>
            <w:r w:rsidR="00261F31">
              <w:rPr>
                <w:noProof/>
                <w:webHidden/>
              </w:rPr>
              <w:t>8</w:t>
            </w:r>
            <w:r w:rsidR="00261F31">
              <w:rPr>
                <w:noProof/>
                <w:webHidden/>
              </w:rPr>
              <w:fldChar w:fldCharType="end"/>
            </w:r>
          </w:hyperlink>
        </w:p>
        <w:p w14:paraId="708CEA51" w14:textId="5BFEF0DA"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1" w:history="1">
            <w:r w:rsidR="00261F31" w:rsidRPr="009A0E13">
              <w:rPr>
                <w:rStyle w:val="Hyperlink"/>
                <w:noProof/>
              </w:rPr>
              <w:t>2.2.1.1.4.</w:t>
            </w:r>
            <w:r w:rsidR="00261F31">
              <w:rPr>
                <w:rFonts w:asciiTheme="minorHAnsi" w:eastAsiaTheme="minorEastAsia" w:hAnsiTheme="minorHAnsi" w:cstheme="minorBidi"/>
                <w:noProof/>
                <w:szCs w:val="22"/>
              </w:rPr>
              <w:tab/>
            </w:r>
            <w:r w:rsidR="00261F31" w:rsidRPr="009A0E13">
              <w:rPr>
                <w:rStyle w:val="Hyperlink"/>
                <w:noProof/>
              </w:rPr>
              <w:t>Aprovisionamento</w:t>
            </w:r>
            <w:r w:rsidR="00261F31">
              <w:rPr>
                <w:noProof/>
                <w:webHidden/>
              </w:rPr>
              <w:tab/>
            </w:r>
            <w:r w:rsidR="00261F31">
              <w:rPr>
                <w:noProof/>
                <w:webHidden/>
              </w:rPr>
              <w:fldChar w:fldCharType="begin"/>
            </w:r>
            <w:r w:rsidR="00261F31">
              <w:rPr>
                <w:noProof/>
                <w:webHidden/>
              </w:rPr>
              <w:instrText xml:space="preserve"> PAGEREF _Toc178080181 \h </w:instrText>
            </w:r>
            <w:r w:rsidR="00261F31">
              <w:rPr>
                <w:noProof/>
                <w:webHidden/>
              </w:rPr>
            </w:r>
            <w:r w:rsidR="00261F31">
              <w:rPr>
                <w:noProof/>
                <w:webHidden/>
              </w:rPr>
              <w:fldChar w:fldCharType="separate"/>
            </w:r>
            <w:r w:rsidR="00261F31">
              <w:rPr>
                <w:noProof/>
                <w:webHidden/>
              </w:rPr>
              <w:t>9</w:t>
            </w:r>
            <w:r w:rsidR="00261F31">
              <w:rPr>
                <w:noProof/>
                <w:webHidden/>
              </w:rPr>
              <w:fldChar w:fldCharType="end"/>
            </w:r>
          </w:hyperlink>
        </w:p>
        <w:p w14:paraId="69061883" w14:textId="603510C6"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2" w:history="1">
            <w:r w:rsidR="00261F31" w:rsidRPr="009A0E13">
              <w:rPr>
                <w:rStyle w:val="Hyperlink"/>
                <w:noProof/>
              </w:rPr>
              <w:t>2.2.1.1.5.</w:t>
            </w:r>
            <w:r w:rsidR="00261F31">
              <w:rPr>
                <w:rFonts w:asciiTheme="minorHAnsi" w:eastAsiaTheme="minorEastAsia" w:hAnsiTheme="minorHAnsi" w:cstheme="minorBidi"/>
                <w:noProof/>
                <w:szCs w:val="22"/>
              </w:rPr>
              <w:tab/>
            </w:r>
            <w:r w:rsidR="00261F31" w:rsidRPr="009A0E13">
              <w:rPr>
                <w:rStyle w:val="Hyperlink"/>
                <w:noProof/>
              </w:rPr>
              <w:t>Detalhe dos Campos</w:t>
            </w:r>
            <w:r w:rsidR="00261F31">
              <w:rPr>
                <w:noProof/>
                <w:webHidden/>
              </w:rPr>
              <w:tab/>
            </w:r>
            <w:r w:rsidR="00261F31">
              <w:rPr>
                <w:noProof/>
                <w:webHidden/>
              </w:rPr>
              <w:fldChar w:fldCharType="begin"/>
            </w:r>
            <w:r w:rsidR="00261F31">
              <w:rPr>
                <w:noProof/>
                <w:webHidden/>
              </w:rPr>
              <w:instrText xml:space="preserve"> PAGEREF _Toc178080182 \h </w:instrText>
            </w:r>
            <w:r w:rsidR="00261F31">
              <w:rPr>
                <w:noProof/>
                <w:webHidden/>
              </w:rPr>
            </w:r>
            <w:r w:rsidR="00261F31">
              <w:rPr>
                <w:noProof/>
                <w:webHidden/>
              </w:rPr>
              <w:fldChar w:fldCharType="separate"/>
            </w:r>
            <w:r w:rsidR="00261F31">
              <w:rPr>
                <w:noProof/>
                <w:webHidden/>
              </w:rPr>
              <w:t>10</w:t>
            </w:r>
            <w:r w:rsidR="00261F31">
              <w:rPr>
                <w:noProof/>
                <w:webHidden/>
              </w:rPr>
              <w:fldChar w:fldCharType="end"/>
            </w:r>
          </w:hyperlink>
        </w:p>
        <w:p w14:paraId="29E759CB" w14:textId="10ECEB72" w:rsidR="00261F31" w:rsidRDefault="006F1913">
          <w:pPr>
            <w:pStyle w:val="TOC4"/>
            <w:tabs>
              <w:tab w:val="left" w:pos="1760"/>
              <w:tab w:val="right" w:leader="dot" w:pos="9016"/>
            </w:tabs>
            <w:rPr>
              <w:rFonts w:asciiTheme="minorHAnsi" w:eastAsiaTheme="minorEastAsia" w:hAnsiTheme="minorHAnsi" w:cstheme="minorBidi"/>
              <w:noProof/>
              <w:szCs w:val="22"/>
            </w:rPr>
          </w:pPr>
          <w:hyperlink w:anchor="_Toc178080183" w:history="1">
            <w:r w:rsidR="00261F31" w:rsidRPr="009A0E13">
              <w:rPr>
                <w:rStyle w:val="Hyperlink"/>
                <w:noProof/>
              </w:rPr>
              <w:t>2.2.1.2.</w:t>
            </w:r>
            <w:r w:rsidR="00261F31">
              <w:rPr>
                <w:rFonts w:asciiTheme="minorHAnsi" w:eastAsiaTheme="minorEastAsia" w:hAnsiTheme="minorHAnsi" w:cstheme="minorBidi"/>
                <w:noProof/>
                <w:szCs w:val="22"/>
              </w:rPr>
              <w:tab/>
            </w:r>
            <w:r w:rsidR="00261F31" w:rsidRPr="009A0E13">
              <w:rPr>
                <w:rStyle w:val="Hyperlink"/>
                <w:noProof/>
              </w:rPr>
              <w:t xml:space="preserve">Tabela de processos/cauções de bens reais: </w:t>
            </w:r>
            <w:r w:rsidR="00261F31" w:rsidRPr="009A0E13">
              <w:rPr>
                <w:rStyle w:val="Hyperlink"/>
                <w:i/>
                <w:noProof/>
              </w:rPr>
              <w:t>cd_garantias.</w:t>
            </w:r>
            <w:r w:rsidR="00261F31" w:rsidRPr="009A0E13">
              <w:rPr>
                <w:rStyle w:val="Hyperlink"/>
                <w:noProof/>
              </w:rPr>
              <w:t>gt023_crc5g_rl_contratos_garantia_rct210</w:t>
            </w:r>
            <w:r w:rsidR="00261F31">
              <w:rPr>
                <w:noProof/>
                <w:webHidden/>
              </w:rPr>
              <w:tab/>
            </w:r>
            <w:r w:rsidR="00261F31">
              <w:rPr>
                <w:noProof/>
                <w:webHidden/>
              </w:rPr>
              <w:fldChar w:fldCharType="begin"/>
            </w:r>
            <w:r w:rsidR="00261F31">
              <w:rPr>
                <w:noProof/>
                <w:webHidden/>
              </w:rPr>
              <w:instrText xml:space="preserve"> PAGEREF _Toc178080183 \h </w:instrText>
            </w:r>
            <w:r w:rsidR="00261F31">
              <w:rPr>
                <w:noProof/>
                <w:webHidden/>
              </w:rPr>
            </w:r>
            <w:r w:rsidR="00261F31">
              <w:rPr>
                <w:noProof/>
                <w:webHidden/>
              </w:rPr>
              <w:fldChar w:fldCharType="separate"/>
            </w:r>
            <w:r w:rsidR="00261F31">
              <w:rPr>
                <w:noProof/>
                <w:webHidden/>
              </w:rPr>
              <w:t>14</w:t>
            </w:r>
            <w:r w:rsidR="00261F31">
              <w:rPr>
                <w:noProof/>
                <w:webHidden/>
              </w:rPr>
              <w:fldChar w:fldCharType="end"/>
            </w:r>
          </w:hyperlink>
        </w:p>
        <w:p w14:paraId="2B6C926B" w14:textId="66346086"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4" w:history="1">
            <w:r w:rsidR="00261F31" w:rsidRPr="009A0E13">
              <w:rPr>
                <w:rStyle w:val="Hyperlink"/>
                <w:noProof/>
              </w:rPr>
              <w:t>2.2.1.2.1.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_Toc178080184 \h </w:instrText>
            </w:r>
            <w:r w:rsidR="00261F31">
              <w:rPr>
                <w:noProof/>
                <w:webHidden/>
              </w:rPr>
            </w:r>
            <w:r w:rsidR="00261F31">
              <w:rPr>
                <w:noProof/>
                <w:webHidden/>
              </w:rPr>
              <w:fldChar w:fldCharType="separate"/>
            </w:r>
            <w:r w:rsidR="00261F31">
              <w:rPr>
                <w:noProof/>
                <w:webHidden/>
              </w:rPr>
              <w:t>14</w:t>
            </w:r>
            <w:r w:rsidR="00261F31">
              <w:rPr>
                <w:noProof/>
                <w:webHidden/>
              </w:rPr>
              <w:fldChar w:fldCharType="end"/>
            </w:r>
          </w:hyperlink>
        </w:p>
        <w:p w14:paraId="7F39EC42" w14:textId="20F8988A"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5" w:history="1">
            <w:r w:rsidR="00261F31" w:rsidRPr="009A0E13">
              <w:rPr>
                <w:rStyle w:val="Hyperlink"/>
                <w:noProof/>
              </w:rPr>
              <w:t>2.2.1.2.2.</w:t>
            </w:r>
            <w:r w:rsidR="00261F31">
              <w:rPr>
                <w:rFonts w:asciiTheme="minorHAnsi" w:eastAsiaTheme="minorEastAsia" w:hAnsiTheme="minorHAnsi" w:cstheme="minorBidi"/>
                <w:noProof/>
                <w:szCs w:val="22"/>
              </w:rPr>
              <w:tab/>
            </w:r>
            <w:r w:rsidR="00261F31" w:rsidRPr="009A0E13">
              <w:rPr>
                <w:rStyle w:val="Hyperlink"/>
                <w:noProof/>
              </w:rPr>
              <w:t>Granularidade e chave</w:t>
            </w:r>
            <w:r w:rsidR="00261F31">
              <w:rPr>
                <w:noProof/>
                <w:webHidden/>
              </w:rPr>
              <w:tab/>
            </w:r>
            <w:r w:rsidR="00261F31">
              <w:rPr>
                <w:noProof/>
                <w:webHidden/>
              </w:rPr>
              <w:fldChar w:fldCharType="begin"/>
            </w:r>
            <w:r w:rsidR="00261F31">
              <w:rPr>
                <w:noProof/>
                <w:webHidden/>
              </w:rPr>
              <w:instrText xml:space="preserve"> PAGEREF _Toc178080185 \h </w:instrText>
            </w:r>
            <w:r w:rsidR="00261F31">
              <w:rPr>
                <w:noProof/>
                <w:webHidden/>
              </w:rPr>
            </w:r>
            <w:r w:rsidR="00261F31">
              <w:rPr>
                <w:noProof/>
                <w:webHidden/>
              </w:rPr>
              <w:fldChar w:fldCharType="separate"/>
            </w:r>
            <w:r w:rsidR="00261F31">
              <w:rPr>
                <w:noProof/>
                <w:webHidden/>
              </w:rPr>
              <w:t>14</w:t>
            </w:r>
            <w:r w:rsidR="00261F31">
              <w:rPr>
                <w:noProof/>
                <w:webHidden/>
              </w:rPr>
              <w:fldChar w:fldCharType="end"/>
            </w:r>
          </w:hyperlink>
        </w:p>
        <w:p w14:paraId="6C299490" w14:textId="122F6CA4"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6" w:history="1">
            <w:r w:rsidR="00261F31" w:rsidRPr="009A0E13">
              <w:rPr>
                <w:rStyle w:val="Hyperlink"/>
                <w:noProof/>
              </w:rPr>
              <w:t>2.2.1.2.3.</w:t>
            </w:r>
            <w:r w:rsidR="00261F31">
              <w:rPr>
                <w:rFonts w:asciiTheme="minorHAnsi" w:eastAsiaTheme="minorEastAsia" w:hAnsiTheme="minorHAnsi" w:cstheme="minorBidi"/>
                <w:noProof/>
                <w:szCs w:val="22"/>
              </w:rPr>
              <w:tab/>
            </w:r>
            <w:r w:rsidR="00261F31" w:rsidRPr="009A0E13">
              <w:rPr>
                <w:rStyle w:val="Hyperlink"/>
                <w:noProof/>
              </w:rPr>
              <w:t>Periodicidade</w:t>
            </w:r>
            <w:r w:rsidR="00261F31">
              <w:rPr>
                <w:noProof/>
                <w:webHidden/>
              </w:rPr>
              <w:tab/>
            </w:r>
            <w:r w:rsidR="00261F31">
              <w:rPr>
                <w:noProof/>
                <w:webHidden/>
              </w:rPr>
              <w:fldChar w:fldCharType="begin"/>
            </w:r>
            <w:r w:rsidR="00261F31">
              <w:rPr>
                <w:noProof/>
                <w:webHidden/>
              </w:rPr>
              <w:instrText xml:space="preserve"> PAGEREF _Toc178080186 \h </w:instrText>
            </w:r>
            <w:r w:rsidR="00261F31">
              <w:rPr>
                <w:noProof/>
                <w:webHidden/>
              </w:rPr>
            </w:r>
            <w:r w:rsidR="00261F31">
              <w:rPr>
                <w:noProof/>
                <w:webHidden/>
              </w:rPr>
              <w:fldChar w:fldCharType="separate"/>
            </w:r>
            <w:r w:rsidR="00261F31">
              <w:rPr>
                <w:noProof/>
                <w:webHidden/>
              </w:rPr>
              <w:t>14</w:t>
            </w:r>
            <w:r w:rsidR="00261F31">
              <w:rPr>
                <w:noProof/>
                <w:webHidden/>
              </w:rPr>
              <w:fldChar w:fldCharType="end"/>
            </w:r>
          </w:hyperlink>
        </w:p>
        <w:p w14:paraId="12354A6E" w14:textId="6BAFD7EE"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7" w:history="1">
            <w:r w:rsidR="00261F31" w:rsidRPr="009A0E13">
              <w:rPr>
                <w:rStyle w:val="Hyperlink"/>
                <w:noProof/>
              </w:rPr>
              <w:t>2.2.1.2.4.</w:t>
            </w:r>
            <w:r w:rsidR="00261F31">
              <w:rPr>
                <w:rFonts w:asciiTheme="minorHAnsi" w:eastAsiaTheme="minorEastAsia" w:hAnsiTheme="minorHAnsi" w:cstheme="minorBidi"/>
                <w:noProof/>
                <w:szCs w:val="22"/>
              </w:rPr>
              <w:tab/>
            </w:r>
            <w:r w:rsidR="00261F31" w:rsidRPr="009A0E13">
              <w:rPr>
                <w:rStyle w:val="Hyperlink"/>
                <w:noProof/>
              </w:rPr>
              <w:t>Aprovisionamento</w:t>
            </w:r>
            <w:r w:rsidR="00261F31">
              <w:rPr>
                <w:noProof/>
                <w:webHidden/>
              </w:rPr>
              <w:tab/>
            </w:r>
            <w:r w:rsidR="00261F31">
              <w:rPr>
                <w:noProof/>
                <w:webHidden/>
              </w:rPr>
              <w:fldChar w:fldCharType="begin"/>
            </w:r>
            <w:r w:rsidR="00261F31">
              <w:rPr>
                <w:noProof/>
                <w:webHidden/>
              </w:rPr>
              <w:instrText xml:space="preserve"> PAGEREF _Toc178080187 \h </w:instrText>
            </w:r>
            <w:r w:rsidR="00261F31">
              <w:rPr>
                <w:noProof/>
                <w:webHidden/>
              </w:rPr>
            </w:r>
            <w:r w:rsidR="00261F31">
              <w:rPr>
                <w:noProof/>
                <w:webHidden/>
              </w:rPr>
              <w:fldChar w:fldCharType="separate"/>
            </w:r>
            <w:r w:rsidR="00261F31">
              <w:rPr>
                <w:noProof/>
                <w:webHidden/>
              </w:rPr>
              <w:t>14</w:t>
            </w:r>
            <w:r w:rsidR="00261F31">
              <w:rPr>
                <w:noProof/>
                <w:webHidden/>
              </w:rPr>
              <w:fldChar w:fldCharType="end"/>
            </w:r>
          </w:hyperlink>
        </w:p>
        <w:p w14:paraId="21752A04" w14:textId="1506F6C4"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88" w:history="1">
            <w:r w:rsidR="00261F31" w:rsidRPr="009A0E13">
              <w:rPr>
                <w:rStyle w:val="Hyperlink"/>
                <w:noProof/>
              </w:rPr>
              <w:t>2.2.1.2.5.</w:t>
            </w:r>
            <w:r w:rsidR="00261F31">
              <w:rPr>
                <w:rFonts w:asciiTheme="minorHAnsi" w:eastAsiaTheme="minorEastAsia" w:hAnsiTheme="minorHAnsi" w:cstheme="minorBidi"/>
                <w:noProof/>
                <w:szCs w:val="22"/>
              </w:rPr>
              <w:tab/>
            </w:r>
            <w:r w:rsidR="00261F31" w:rsidRPr="009A0E13">
              <w:rPr>
                <w:rStyle w:val="Hyperlink"/>
                <w:noProof/>
              </w:rPr>
              <w:t>Detalhe dos Campos</w:t>
            </w:r>
            <w:r w:rsidR="00261F31">
              <w:rPr>
                <w:noProof/>
                <w:webHidden/>
              </w:rPr>
              <w:tab/>
            </w:r>
            <w:r w:rsidR="00261F31">
              <w:rPr>
                <w:noProof/>
                <w:webHidden/>
              </w:rPr>
              <w:fldChar w:fldCharType="begin"/>
            </w:r>
            <w:r w:rsidR="00261F31">
              <w:rPr>
                <w:noProof/>
                <w:webHidden/>
              </w:rPr>
              <w:instrText xml:space="preserve"> PAGEREF _Toc178080188 \h </w:instrText>
            </w:r>
            <w:r w:rsidR="00261F31">
              <w:rPr>
                <w:noProof/>
                <w:webHidden/>
              </w:rPr>
            </w:r>
            <w:r w:rsidR="00261F31">
              <w:rPr>
                <w:noProof/>
                <w:webHidden/>
              </w:rPr>
              <w:fldChar w:fldCharType="separate"/>
            </w:r>
            <w:r w:rsidR="00261F31">
              <w:rPr>
                <w:noProof/>
                <w:webHidden/>
              </w:rPr>
              <w:t>16</w:t>
            </w:r>
            <w:r w:rsidR="00261F31">
              <w:rPr>
                <w:noProof/>
                <w:webHidden/>
              </w:rPr>
              <w:fldChar w:fldCharType="end"/>
            </w:r>
          </w:hyperlink>
        </w:p>
        <w:p w14:paraId="26D99CF1" w14:textId="4D3B6CAE" w:rsidR="00261F31" w:rsidRDefault="006F1913">
          <w:pPr>
            <w:pStyle w:val="TOC3"/>
            <w:tabs>
              <w:tab w:val="left" w:pos="1320"/>
              <w:tab w:val="right" w:leader="dot" w:pos="9016"/>
            </w:tabs>
            <w:rPr>
              <w:rFonts w:asciiTheme="minorHAnsi" w:eastAsiaTheme="minorEastAsia" w:hAnsiTheme="minorHAnsi" w:cstheme="minorBidi"/>
              <w:noProof/>
              <w:szCs w:val="22"/>
            </w:rPr>
          </w:pPr>
          <w:hyperlink w:anchor="_Toc178080189" w:history="1">
            <w:r w:rsidR="00261F31" w:rsidRPr="009A0E13">
              <w:rPr>
                <w:rStyle w:val="Hyperlink"/>
                <w:noProof/>
              </w:rPr>
              <w:t>2.2.2.</w:t>
            </w:r>
            <w:r w:rsidR="00261F31">
              <w:rPr>
                <w:rFonts w:asciiTheme="minorHAnsi" w:eastAsiaTheme="minorEastAsia" w:hAnsiTheme="minorHAnsi" w:cstheme="minorBidi"/>
                <w:noProof/>
                <w:szCs w:val="22"/>
              </w:rPr>
              <w:tab/>
            </w:r>
            <w:r w:rsidR="00261F31" w:rsidRPr="009A0E13">
              <w:rPr>
                <w:rStyle w:val="Hyperlink"/>
                <w:noProof/>
              </w:rPr>
              <w:t>Tabela de Parametrização e Tabela Auxiliar</w:t>
            </w:r>
            <w:r w:rsidR="00261F31">
              <w:rPr>
                <w:noProof/>
                <w:webHidden/>
              </w:rPr>
              <w:tab/>
            </w:r>
            <w:r w:rsidR="00261F31">
              <w:rPr>
                <w:noProof/>
                <w:webHidden/>
              </w:rPr>
              <w:fldChar w:fldCharType="begin"/>
            </w:r>
            <w:r w:rsidR="00261F31">
              <w:rPr>
                <w:noProof/>
                <w:webHidden/>
              </w:rPr>
              <w:instrText xml:space="preserve"> PAGEREF _Toc178080189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056699F4" w14:textId="414BA7DB" w:rsidR="00261F31" w:rsidRDefault="006F1913">
          <w:pPr>
            <w:pStyle w:val="TOC4"/>
            <w:tabs>
              <w:tab w:val="left" w:pos="1760"/>
              <w:tab w:val="right" w:leader="dot" w:pos="9016"/>
            </w:tabs>
            <w:rPr>
              <w:rFonts w:asciiTheme="minorHAnsi" w:eastAsiaTheme="minorEastAsia" w:hAnsiTheme="minorHAnsi" w:cstheme="minorBidi"/>
              <w:noProof/>
              <w:szCs w:val="22"/>
            </w:rPr>
          </w:pPr>
          <w:hyperlink w:anchor="_Toc178080190" w:history="1">
            <w:r w:rsidR="00261F31" w:rsidRPr="009A0E13">
              <w:rPr>
                <w:rStyle w:val="Hyperlink"/>
                <w:noProof/>
              </w:rPr>
              <w:t>2.2.2.1.</w:t>
            </w:r>
            <w:r w:rsidR="00261F31">
              <w:rPr>
                <w:rFonts w:asciiTheme="minorHAnsi" w:eastAsiaTheme="minorEastAsia" w:hAnsiTheme="minorHAnsi" w:cstheme="minorBidi"/>
                <w:noProof/>
                <w:szCs w:val="22"/>
              </w:rPr>
              <w:tab/>
            </w:r>
            <w:r w:rsidR="00261F31" w:rsidRPr="009A0E13">
              <w:rPr>
                <w:rStyle w:val="Hyperlink"/>
                <w:noProof/>
              </w:rPr>
              <w:t xml:space="preserve">Tabela de parametrização do código de cliente: </w:t>
            </w:r>
            <w:r w:rsidR="00261F31" w:rsidRPr="009A0E13">
              <w:rPr>
                <w:rStyle w:val="Hyperlink"/>
                <w:i/>
                <w:noProof/>
              </w:rPr>
              <w:t>cd_garantias.gt804_crc_exclusao_zcliente</w:t>
            </w:r>
            <w:r w:rsidR="00261F31">
              <w:rPr>
                <w:noProof/>
                <w:webHidden/>
              </w:rPr>
              <w:tab/>
            </w:r>
            <w:r w:rsidR="00261F31">
              <w:rPr>
                <w:noProof/>
                <w:webHidden/>
              </w:rPr>
              <w:fldChar w:fldCharType="begin"/>
            </w:r>
            <w:r w:rsidR="00261F31">
              <w:rPr>
                <w:noProof/>
                <w:webHidden/>
              </w:rPr>
              <w:instrText xml:space="preserve"> PAGEREF _Toc178080190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4C2CD54B" w14:textId="63490000"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1" w:history="1">
            <w:r w:rsidR="00261F31" w:rsidRPr="009A0E13">
              <w:rPr>
                <w:rStyle w:val="Hyperlink"/>
                <w:noProof/>
              </w:rPr>
              <w:t>2.2.2.1.1.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_Toc178080191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6EFF8C2A" w14:textId="3B5577BF"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2" w:history="1">
            <w:r w:rsidR="00261F31" w:rsidRPr="009A0E13">
              <w:rPr>
                <w:rStyle w:val="Hyperlink"/>
                <w:noProof/>
              </w:rPr>
              <w:t>2.2.2.1.2.</w:t>
            </w:r>
            <w:r w:rsidR="00261F31">
              <w:rPr>
                <w:rFonts w:asciiTheme="minorHAnsi" w:eastAsiaTheme="minorEastAsia" w:hAnsiTheme="minorHAnsi" w:cstheme="minorBidi"/>
                <w:noProof/>
                <w:szCs w:val="22"/>
              </w:rPr>
              <w:tab/>
            </w:r>
            <w:r w:rsidR="00261F31" w:rsidRPr="009A0E13">
              <w:rPr>
                <w:rStyle w:val="Hyperlink"/>
                <w:noProof/>
              </w:rPr>
              <w:t>Periodicidade</w:t>
            </w:r>
            <w:r w:rsidR="00261F31">
              <w:rPr>
                <w:noProof/>
                <w:webHidden/>
              </w:rPr>
              <w:tab/>
            </w:r>
            <w:r w:rsidR="00261F31">
              <w:rPr>
                <w:noProof/>
                <w:webHidden/>
              </w:rPr>
              <w:fldChar w:fldCharType="begin"/>
            </w:r>
            <w:r w:rsidR="00261F31">
              <w:rPr>
                <w:noProof/>
                <w:webHidden/>
              </w:rPr>
              <w:instrText xml:space="preserve"> PAGEREF _Toc178080192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5CB11301" w14:textId="66BF93C5"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3" w:history="1">
            <w:r w:rsidR="00261F31" w:rsidRPr="009A0E13">
              <w:rPr>
                <w:rStyle w:val="Hyperlink"/>
                <w:noProof/>
              </w:rPr>
              <w:t>2.2.2.1.3.</w:t>
            </w:r>
            <w:r w:rsidR="00261F31">
              <w:rPr>
                <w:rFonts w:asciiTheme="minorHAnsi" w:eastAsiaTheme="minorEastAsia" w:hAnsiTheme="minorHAnsi" w:cstheme="minorBidi"/>
                <w:noProof/>
                <w:szCs w:val="22"/>
              </w:rPr>
              <w:tab/>
            </w:r>
            <w:r w:rsidR="00261F31" w:rsidRPr="009A0E13">
              <w:rPr>
                <w:rStyle w:val="Hyperlink"/>
                <w:noProof/>
              </w:rPr>
              <w:t>Aprovisionamento</w:t>
            </w:r>
            <w:r w:rsidR="00261F31">
              <w:rPr>
                <w:noProof/>
                <w:webHidden/>
              </w:rPr>
              <w:tab/>
            </w:r>
            <w:r w:rsidR="00261F31">
              <w:rPr>
                <w:noProof/>
                <w:webHidden/>
              </w:rPr>
              <w:fldChar w:fldCharType="begin"/>
            </w:r>
            <w:r w:rsidR="00261F31">
              <w:rPr>
                <w:noProof/>
                <w:webHidden/>
              </w:rPr>
              <w:instrText xml:space="preserve"> PAGEREF _Toc178080193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1032EF00" w14:textId="75A3AD6D"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4" w:history="1">
            <w:r w:rsidR="00261F31" w:rsidRPr="009A0E13">
              <w:rPr>
                <w:rStyle w:val="Hyperlink"/>
                <w:noProof/>
              </w:rPr>
              <w:t>2.2.2.1.4.</w:t>
            </w:r>
            <w:r w:rsidR="00261F31">
              <w:rPr>
                <w:rFonts w:asciiTheme="minorHAnsi" w:eastAsiaTheme="minorEastAsia" w:hAnsiTheme="minorHAnsi" w:cstheme="minorBidi"/>
                <w:noProof/>
                <w:szCs w:val="22"/>
              </w:rPr>
              <w:tab/>
            </w:r>
            <w:r w:rsidR="00261F31" w:rsidRPr="009A0E13">
              <w:rPr>
                <w:rStyle w:val="Hyperlink"/>
                <w:noProof/>
              </w:rPr>
              <w:t>Detalhe dos Campos</w:t>
            </w:r>
            <w:r w:rsidR="00261F31">
              <w:rPr>
                <w:noProof/>
                <w:webHidden/>
              </w:rPr>
              <w:tab/>
            </w:r>
            <w:r w:rsidR="00261F31">
              <w:rPr>
                <w:noProof/>
                <w:webHidden/>
              </w:rPr>
              <w:fldChar w:fldCharType="begin"/>
            </w:r>
            <w:r w:rsidR="00261F31">
              <w:rPr>
                <w:noProof/>
                <w:webHidden/>
              </w:rPr>
              <w:instrText xml:space="preserve"> PAGEREF _Toc178080194 \h </w:instrText>
            </w:r>
            <w:r w:rsidR="00261F31">
              <w:rPr>
                <w:noProof/>
                <w:webHidden/>
              </w:rPr>
            </w:r>
            <w:r w:rsidR="00261F31">
              <w:rPr>
                <w:noProof/>
                <w:webHidden/>
              </w:rPr>
              <w:fldChar w:fldCharType="separate"/>
            </w:r>
            <w:r w:rsidR="00261F31">
              <w:rPr>
                <w:noProof/>
                <w:webHidden/>
              </w:rPr>
              <w:t>19</w:t>
            </w:r>
            <w:r w:rsidR="00261F31">
              <w:rPr>
                <w:noProof/>
                <w:webHidden/>
              </w:rPr>
              <w:fldChar w:fldCharType="end"/>
            </w:r>
          </w:hyperlink>
        </w:p>
        <w:p w14:paraId="0D077A1E" w14:textId="3A3BBBC9" w:rsidR="00261F31" w:rsidRDefault="006F1913">
          <w:pPr>
            <w:pStyle w:val="TOC4"/>
            <w:tabs>
              <w:tab w:val="left" w:pos="1760"/>
              <w:tab w:val="right" w:leader="dot" w:pos="9016"/>
            </w:tabs>
            <w:rPr>
              <w:rFonts w:asciiTheme="minorHAnsi" w:eastAsiaTheme="minorEastAsia" w:hAnsiTheme="minorHAnsi" w:cstheme="minorBidi"/>
              <w:noProof/>
              <w:szCs w:val="22"/>
            </w:rPr>
          </w:pPr>
          <w:hyperlink w:anchor="_Toc178080195" w:history="1">
            <w:r w:rsidR="00261F31" w:rsidRPr="009A0E13">
              <w:rPr>
                <w:rStyle w:val="Hyperlink"/>
                <w:i/>
                <w:noProof/>
              </w:rPr>
              <w:t>2.2.2.2.</w:t>
            </w:r>
            <w:r w:rsidR="00261F31">
              <w:rPr>
                <w:rFonts w:asciiTheme="minorHAnsi" w:eastAsiaTheme="minorEastAsia" w:hAnsiTheme="minorHAnsi" w:cstheme="minorBidi"/>
                <w:noProof/>
                <w:szCs w:val="22"/>
              </w:rPr>
              <w:tab/>
            </w:r>
            <w:r w:rsidR="00261F31" w:rsidRPr="009A0E13">
              <w:rPr>
                <w:rStyle w:val="Hyperlink"/>
                <w:noProof/>
              </w:rPr>
              <w:t xml:space="preserve">Tabela auxiliar de histórico de avaliações: </w:t>
            </w:r>
            <w:r w:rsidR="00261F31" w:rsidRPr="009A0E13">
              <w:rPr>
                <w:rStyle w:val="Hyperlink"/>
                <w:i/>
                <w:noProof/>
              </w:rPr>
              <w:t>cd_garantias.</w:t>
            </w:r>
            <w:r w:rsidR="00261F31" w:rsidRPr="009A0E13">
              <w:rPr>
                <w:rStyle w:val="Hyperlink"/>
                <w:noProof/>
              </w:rPr>
              <w:t xml:space="preserve"> </w:t>
            </w:r>
            <w:r w:rsidR="00261F31" w:rsidRPr="009A0E13">
              <w:rPr>
                <w:rStyle w:val="Hyperlink"/>
                <w:i/>
                <w:noProof/>
              </w:rPr>
              <w:t>gt703_hist_chvs_crc</w:t>
            </w:r>
            <w:r w:rsidR="00261F31">
              <w:rPr>
                <w:noProof/>
                <w:webHidden/>
              </w:rPr>
              <w:tab/>
            </w:r>
            <w:r w:rsidR="00261F31">
              <w:rPr>
                <w:noProof/>
                <w:webHidden/>
              </w:rPr>
              <w:fldChar w:fldCharType="begin"/>
            </w:r>
            <w:r w:rsidR="00261F31">
              <w:rPr>
                <w:noProof/>
                <w:webHidden/>
              </w:rPr>
              <w:instrText xml:space="preserve"> PAGEREF _Toc178080195 \h </w:instrText>
            </w:r>
            <w:r w:rsidR="00261F31">
              <w:rPr>
                <w:noProof/>
                <w:webHidden/>
              </w:rPr>
            </w:r>
            <w:r w:rsidR="00261F31">
              <w:rPr>
                <w:noProof/>
                <w:webHidden/>
              </w:rPr>
              <w:fldChar w:fldCharType="separate"/>
            </w:r>
            <w:r w:rsidR="00261F31">
              <w:rPr>
                <w:noProof/>
                <w:webHidden/>
              </w:rPr>
              <w:t>21</w:t>
            </w:r>
            <w:r w:rsidR="00261F31">
              <w:rPr>
                <w:noProof/>
                <w:webHidden/>
              </w:rPr>
              <w:fldChar w:fldCharType="end"/>
            </w:r>
          </w:hyperlink>
        </w:p>
        <w:p w14:paraId="72E47D54" w14:textId="58DF4572"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6" w:history="1">
            <w:r w:rsidR="00261F31" w:rsidRPr="009A0E13">
              <w:rPr>
                <w:rStyle w:val="Hyperlink"/>
                <w:noProof/>
              </w:rPr>
              <w:t>2.2.2.2.1.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_Toc178080196 \h </w:instrText>
            </w:r>
            <w:r w:rsidR="00261F31">
              <w:rPr>
                <w:noProof/>
                <w:webHidden/>
              </w:rPr>
            </w:r>
            <w:r w:rsidR="00261F31">
              <w:rPr>
                <w:noProof/>
                <w:webHidden/>
              </w:rPr>
              <w:fldChar w:fldCharType="separate"/>
            </w:r>
            <w:r w:rsidR="00261F31">
              <w:rPr>
                <w:noProof/>
                <w:webHidden/>
              </w:rPr>
              <w:t>21</w:t>
            </w:r>
            <w:r w:rsidR="00261F31">
              <w:rPr>
                <w:noProof/>
                <w:webHidden/>
              </w:rPr>
              <w:fldChar w:fldCharType="end"/>
            </w:r>
          </w:hyperlink>
        </w:p>
        <w:p w14:paraId="42A8F4B4" w14:textId="1B499A98"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7" w:history="1">
            <w:r w:rsidR="00261F31" w:rsidRPr="009A0E13">
              <w:rPr>
                <w:rStyle w:val="Hyperlink"/>
                <w:noProof/>
              </w:rPr>
              <w:t>2.2.2.2.2.</w:t>
            </w:r>
            <w:r w:rsidR="00261F31">
              <w:rPr>
                <w:rFonts w:asciiTheme="minorHAnsi" w:eastAsiaTheme="minorEastAsia" w:hAnsiTheme="minorHAnsi" w:cstheme="minorBidi"/>
                <w:noProof/>
                <w:szCs w:val="22"/>
              </w:rPr>
              <w:tab/>
            </w:r>
            <w:r w:rsidR="00261F31" w:rsidRPr="009A0E13">
              <w:rPr>
                <w:rStyle w:val="Hyperlink"/>
                <w:noProof/>
              </w:rPr>
              <w:t>Periodicidade</w:t>
            </w:r>
            <w:r w:rsidR="00261F31">
              <w:rPr>
                <w:noProof/>
                <w:webHidden/>
              </w:rPr>
              <w:tab/>
            </w:r>
            <w:r w:rsidR="00261F31">
              <w:rPr>
                <w:noProof/>
                <w:webHidden/>
              </w:rPr>
              <w:fldChar w:fldCharType="begin"/>
            </w:r>
            <w:r w:rsidR="00261F31">
              <w:rPr>
                <w:noProof/>
                <w:webHidden/>
              </w:rPr>
              <w:instrText xml:space="preserve"> PAGEREF _Toc178080197 \h </w:instrText>
            </w:r>
            <w:r w:rsidR="00261F31">
              <w:rPr>
                <w:noProof/>
                <w:webHidden/>
              </w:rPr>
            </w:r>
            <w:r w:rsidR="00261F31">
              <w:rPr>
                <w:noProof/>
                <w:webHidden/>
              </w:rPr>
              <w:fldChar w:fldCharType="separate"/>
            </w:r>
            <w:r w:rsidR="00261F31">
              <w:rPr>
                <w:noProof/>
                <w:webHidden/>
              </w:rPr>
              <w:t>21</w:t>
            </w:r>
            <w:r w:rsidR="00261F31">
              <w:rPr>
                <w:noProof/>
                <w:webHidden/>
              </w:rPr>
              <w:fldChar w:fldCharType="end"/>
            </w:r>
          </w:hyperlink>
        </w:p>
        <w:p w14:paraId="66C07A86" w14:textId="6FC8EC37"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8" w:history="1">
            <w:r w:rsidR="00261F31" w:rsidRPr="009A0E13">
              <w:rPr>
                <w:rStyle w:val="Hyperlink"/>
                <w:noProof/>
              </w:rPr>
              <w:t>2.2.2.2.3.</w:t>
            </w:r>
            <w:r w:rsidR="00261F31">
              <w:rPr>
                <w:rFonts w:asciiTheme="minorHAnsi" w:eastAsiaTheme="minorEastAsia" w:hAnsiTheme="minorHAnsi" w:cstheme="minorBidi"/>
                <w:noProof/>
                <w:szCs w:val="22"/>
              </w:rPr>
              <w:tab/>
            </w:r>
            <w:r w:rsidR="00261F31" w:rsidRPr="009A0E13">
              <w:rPr>
                <w:rStyle w:val="Hyperlink"/>
                <w:noProof/>
              </w:rPr>
              <w:t>Aprovisionamento</w:t>
            </w:r>
            <w:r w:rsidR="00261F31">
              <w:rPr>
                <w:noProof/>
                <w:webHidden/>
              </w:rPr>
              <w:tab/>
            </w:r>
            <w:r w:rsidR="00261F31">
              <w:rPr>
                <w:noProof/>
                <w:webHidden/>
              </w:rPr>
              <w:fldChar w:fldCharType="begin"/>
            </w:r>
            <w:r w:rsidR="00261F31">
              <w:rPr>
                <w:noProof/>
                <w:webHidden/>
              </w:rPr>
              <w:instrText xml:space="preserve"> PAGEREF _Toc178080198 \h </w:instrText>
            </w:r>
            <w:r w:rsidR="00261F31">
              <w:rPr>
                <w:noProof/>
                <w:webHidden/>
              </w:rPr>
            </w:r>
            <w:r w:rsidR="00261F31">
              <w:rPr>
                <w:noProof/>
                <w:webHidden/>
              </w:rPr>
              <w:fldChar w:fldCharType="separate"/>
            </w:r>
            <w:r w:rsidR="00261F31">
              <w:rPr>
                <w:noProof/>
                <w:webHidden/>
              </w:rPr>
              <w:t>21</w:t>
            </w:r>
            <w:r w:rsidR="00261F31">
              <w:rPr>
                <w:noProof/>
                <w:webHidden/>
              </w:rPr>
              <w:fldChar w:fldCharType="end"/>
            </w:r>
          </w:hyperlink>
        </w:p>
        <w:p w14:paraId="01295E6B" w14:textId="377A3703"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199" w:history="1">
            <w:r w:rsidR="00261F31" w:rsidRPr="009A0E13">
              <w:rPr>
                <w:rStyle w:val="Hyperlink"/>
                <w:noProof/>
              </w:rPr>
              <w:t>2.2.2.2.4.</w:t>
            </w:r>
            <w:r w:rsidR="00261F31">
              <w:rPr>
                <w:rFonts w:asciiTheme="minorHAnsi" w:eastAsiaTheme="minorEastAsia" w:hAnsiTheme="minorHAnsi" w:cstheme="minorBidi"/>
                <w:noProof/>
                <w:szCs w:val="22"/>
              </w:rPr>
              <w:tab/>
            </w:r>
            <w:r w:rsidR="00261F31" w:rsidRPr="009A0E13">
              <w:rPr>
                <w:rStyle w:val="Hyperlink"/>
                <w:noProof/>
              </w:rPr>
              <w:t>Detalhe dos campos</w:t>
            </w:r>
            <w:r w:rsidR="00261F31">
              <w:rPr>
                <w:noProof/>
                <w:webHidden/>
              </w:rPr>
              <w:tab/>
            </w:r>
            <w:r w:rsidR="00261F31">
              <w:rPr>
                <w:noProof/>
                <w:webHidden/>
              </w:rPr>
              <w:fldChar w:fldCharType="begin"/>
            </w:r>
            <w:r w:rsidR="00261F31">
              <w:rPr>
                <w:noProof/>
                <w:webHidden/>
              </w:rPr>
              <w:instrText xml:space="preserve"> PAGEREF _Toc178080199 \h </w:instrText>
            </w:r>
            <w:r w:rsidR="00261F31">
              <w:rPr>
                <w:noProof/>
                <w:webHidden/>
              </w:rPr>
            </w:r>
            <w:r w:rsidR="00261F31">
              <w:rPr>
                <w:noProof/>
                <w:webHidden/>
              </w:rPr>
              <w:fldChar w:fldCharType="separate"/>
            </w:r>
            <w:r w:rsidR="00261F31">
              <w:rPr>
                <w:noProof/>
                <w:webHidden/>
              </w:rPr>
              <w:t>22</w:t>
            </w:r>
            <w:r w:rsidR="00261F31">
              <w:rPr>
                <w:noProof/>
                <w:webHidden/>
              </w:rPr>
              <w:fldChar w:fldCharType="end"/>
            </w:r>
          </w:hyperlink>
        </w:p>
        <w:p w14:paraId="2B17EC64" w14:textId="71A99C65" w:rsidR="00261F31" w:rsidRDefault="006F1913">
          <w:pPr>
            <w:pStyle w:val="TOC3"/>
            <w:tabs>
              <w:tab w:val="left" w:pos="1320"/>
              <w:tab w:val="right" w:leader="dot" w:pos="9016"/>
            </w:tabs>
            <w:rPr>
              <w:rFonts w:asciiTheme="minorHAnsi" w:eastAsiaTheme="minorEastAsia" w:hAnsiTheme="minorHAnsi" w:cstheme="minorBidi"/>
              <w:noProof/>
              <w:szCs w:val="22"/>
            </w:rPr>
          </w:pPr>
          <w:hyperlink w:anchor="_Toc178080200" w:history="1">
            <w:r w:rsidR="00261F31" w:rsidRPr="009A0E13">
              <w:rPr>
                <w:rStyle w:val="Hyperlink"/>
                <w:noProof/>
              </w:rPr>
              <w:t>2.2.3.</w:t>
            </w:r>
            <w:r w:rsidR="00261F31">
              <w:rPr>
                <w:rFonts w:asciiTheme="minorHAnsi" w:eastAsiaTheme="minorEastAsia" w:hAnsiTheme="minorHAnsi" w:cstheme="minorBidi"/>
                <w:noProof/>
                <w:szCs w:val="22"/>
              </w:rPr>
              <w:tab/>
            </w:r>
            <w:r w:rsidR="00261F31" w:rsidRPr="009A0E13">
              <w:rPr>
                <w:rStyle w:val="Hyperlink"/>
                <w:noProof/>
              </w:rPr>
              <w:t>Tradutores de Chaves</w:t>
            </w:r>
            <w:r w:rsidR="00261F31">
              <w:rPr>
                <w:noProof/>
                <w:webHidden/>
              </w:rPr>
              <w:tab/>
            </w:r>
            <w:r w:rsidR="00261F31">
              <w:rPr>
                <w:noProof/>
                <w:webHidden/>
              </w:rPr>
              <w:fldChar w:fldCharType="begin"/>
            </w:r>
            <w:r w:rsidR="00261F31">
              <w:rPr>
                <w:noProof/>
                <w:webHidden/>
              </w:rPr>
              <w:instrText xml:space="preserve"> PAGEREF _Toc178080200 \h </w:instrText>
            </w:r>
            <w:r w:rsidR="00261F31">
              <w:rPr>
                <w:noProof/>
                <w:webHidden/>
              </w:rPr>
            </w:r>
            <w:r w:rsidR="00261F31">
              <w:rPr>
                <w:noProof/>
                <w:webHidden/>
              </w:rPr>
              <w:fldChar w:fldCharType="separate"/>
            </w:r>
            <w:r w:rsidR="00261F31">
              <w:rPr>
                <w:noProof/>
                <w:webHidden/>
              </w:rPr>
              <w:t>26</w:t>
            </w:r>
            <w:r w:rsidR="00261F31">
              <w:rPr>
                <w:noProof/>
                <w:webHidden/>
              </w:rPr>
              <w:fldChar w:fldCharType="end"/>
            </w:r>
          </w:hyperlink>
        </w:p>
        <w:p w14:paraId="4FD470AD" w14:textId="3AC6D5BD" w:rsidR="00261F31" w:rsidRDefault="006F1913">
          <w:pPr>
            <w:pStyle w:val="TOC4"/>
            <w:tabs>
              <w:tab w:val="left" w:pos="1760"/>
              <w:tab w:val="right" w:leader="dot" w:pos="9016"/>
            </w:tabs>
            <w:rPr>
              <w:rFonts w:asciiTheme="minorHAnsi" w:eastAsiaTheme="minorEastAsia" w:hAnsiTheme="minorHAnsi" w:cstheme="minorBidi"/>
              <w:noProof/>
              <w:szCs w:val="22"/>
            </w:rPr>
          </w:pPr>
          <w:hyperlink w:anchor="_Toc178080201" w:history="1">
            <w:r w:rsidR="00261F31" w:rsidRPr="009A0E13">
              <w:rPr>
                <w:rStyle w:val="Hyperlink"/>
                <w:noProof/>
              </w:rPr>
              <w:t>2.2.3.1.</w:t>
            </w:r>
            <w:r w:rsidR="00261F31">
              <w:rPr>
                <w:rFonts w:asciiTheme="minorHAnsi" w:eastAsiaTheme="minorEastAsia" w:hAnsiTheme="minorHAnsi" w:cstheme="minorBidi"/>
                <w:noProof/>
                <w:szCs w:val="22"/>
              </w:rPr>
              <w:tab/>
            </w:r>
            <w:r w:rsidR="00261F31" w:rsidRPr="009A0E13">
              <w:rPr>
                <w:rStyle w:val="Hyperlink"/>
                <w:noProof/>
              </w:rPr>
              <w:t xml:space="preserve">Tradutor entre MUG e Interfaces: </w:t>
            </w:r>
            <w:r w:rsidR="00261F31" w:rsidRPr="009A0E13">
              <w:rPr>
                <w:rStyle w:val="Hyperlink"/>
                <w:i/>
                <w:noProof/>
              </w:rPr>
              <w:t>cd_garantias.kt_chaves_intrf_grts_crc</w:t>
            </w:r>
            <w:r w:rsidR="00261F31">
              <w:rPr>
                <w:noProof/>
                <w:webHidden/>
              </w:rPr>
              <w:tab/>
            </w:r>
            <w:r w:rsidR="00261F31">
              <w:rPr>
                <w:noProof/>
                <w:webHidden/>
              </w:rPr>
              <w:fldChar w:fldCharType="begin"/>
            </w:r>
            <w:r w:rsidR="00261F31">
              <w:rPr>
                <w:noProof/>
                <w:webHidden/>
              </w:rPr>
              <w:instrText xml:space="preserve"> PAGEREF _Toc178080201 \h </w:instrText>
            </w:r>
            <w:r w:rsidR="00261F31">
              <w:rPr>
                <w:noProof/>
                <w:webHidden/>
              </w:rPr>
            </w:r>
            <w:r w:rsidR="00261F31">
              <w:rPr>
                <w:noProof/>
                <w:webHidden/>
              </w:rPr>
              <w:fldChar w:fldCharType="separate"/>
            </w:r>
            <w:r w:rsidR="00261F31">
              <w:rPr>
                <w:noProof/>
                <w:webHidden/>
              </w:rPr>
              <w:t>26</w:t>
            </w:r>
            <w:r w:rsidR="00261F31">
              <w:rPr>
                <w:noProof/>
                <w:webHidden/>
              </w:rPr>
              <w:fldChar w:fldCharType="end"/>
            </w:r>
          </w:hyperlink>
        </w:p>
        <w:p w14:paraId="23F3729B" w14:textId="3F26FB3C"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202" w:history="1">
            <w:r w:rsidR="00261F31" w:rsidRPr="009A0E13">
              <w:rPr>
                <w:rStyle w:val="Hyperlink"/>
                <w:noProof/>
              </w:rPr>
              <w:t>2.2.3.1.1.</w:t>
            </w:r>
            <w:r w:rsidR="00261F31">
              <w:rPr>
                <w:rFonts w:asciiTheme="minorHAnsi" w:eastAsiaTheme="minorEastAsia" w:hAnsiTheme="minorHAnsi" w:cstheme="minorBidi"/>
                <w:noProof/>
                <w:szCs w:val="22"/>
              </w:rPr>
              <w:tab/>
            </w:r>
            <w:r w:rsidR="00261F31" w:rsidRPr="009A0E13">
              <w:rPr>
                <w:rStyle w:val="Hyperlink"/>
                <w:noProof/>
              </w:rPr>
              <w:t>Visão Geral</w:t>
            </w:r>
            <w:r w:rsidR="00261F31">
              <w:rPr>
                <w:noProof/>
                <w:webHidden/>
              </w:rPr>
              <w:tab/>
            </w:r>
            <w:r w:rsidR="00261F31">
              <w:rPr>
                <w:noProof/>
                <w:webHidden/>
              </w:rPr>
              <w:fldChar w:fldCharType="begin"/>
            </w:r>
            <w:r w:rsidR="00261F31">
              <w:rPr>
                <w:noProof/>
                <w:webHidden/>
              </w:rPr>
              <w:instrText xml:space="preserve"> PAGEREF _Toc178080202 \h </w:instrText>
            </w:r>
            <w:r w:rsidR="00261F31">
              <w:rPr>
                <w:noProof/>
                <w:webHidden/>
              </w:rPr>
            </w:r>
            <w:r w:rsidR="00261F31">
              <w:rPr>
                <w:noProof/>
                <w:webHidden/>
              </w:rPr>
              <w:fldChar w:fldCharType="separate"/>
            </w:r>
            <w:r w:rsidR="00261F31">
              <w:rPr>
                <w:noProof/>
                <w:webHidden/>
              </w:rPr>
              <w:t>26</w:t>
            </w:r>
            <w:r w:rsidR="00261F31">
              <w:rPr>
                <w:noProof/>
                <w:webHidden/>
              </w:rPr>
              <w:fldChar w:fldCharType="end"/>
            </w:r>
          </w:hyperlink>
        </w:p>
        <w:p w14:paraId="4D8066B2" w14:textId="66974A15"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203" w:history="1">
            <w:r w:rsidR="00261F31" w:rsidRPr="009A0E13">
              <w:rPr>
                <w:rStyle w:val="Hyperlink"/>
                <w:noProof/>
              </w:rPr>
              <w:t>2.2.3.1.2.</w:t>
            </w:r>
            <w:r w:rsidR="00261F31">
              <w:rPr>
                <w:rFonts w:asciiTheme="minorHAnsi" w:eastAsiaTheme="minorEastAsia" w:hAnsiTheme="minorHAnsi" w:cstheme="minorBidi"/>
                <w:noProof/>
                <w:szCs w:val="22"/>
              </w:rPr>
              <w:tab/>
            </w:r>
            <w:r w:rsidR="00261F31" w:rsidRPr="009A0E13">
              <w:rPr>
                <w:rStyle w:val="Hyperlink"/>
                <w:noProof/>
              </w:rPr>
              <w:t>Periodicidade</w:t>
            </w:r>
            <w:r w:rsidR="00261F31">
              <w:rPr>
                <w:noProof/>
                <w:webHidden/>
              </w:rPr>
              <w:tab/>
            </w:r>
            <w:r w:rsidR="00261F31">
              <w:rPr>
                <w:noProof/>
                <w:webHidden/>
              </w:rPr>
              <w:fldChar w:fldCharType="begin"/>
            </w:r>
            <w:r w:rsidR="00261F31">
              <w:rPr>
                <w:noProof/>
                <w:webHidden/>
              </w:rPr>
              <w:instrText xml:space="preserve"> PAGEREF _Toc178080203 \h </w:instrText>
            </w:r>
            <w:r w:rsidR="00261F31">
              <w:rPr>
                <w:noProof/>
                <w:webHidden/>
              </w:rPr>
            </w:r>
            <w:r w:rsidR="00261F31">
              <w:rPr>
                <w:noProof/>
                <w:webHidden/>
              </w:rPr>
              <w:fldChar w:fldCharType="separate"/>
            </w:r>
            <w:r w:rsidR="00261F31">
              <w:rPr>
                <w:noProof/>
                <w:webHidden/>
              </w:rPr>
              <w:t>26</w:t>
            </w:r>
            <w:r w:rsidR="00261F31">
              <w:rPr>
                <w:noProof/>
                <w:webHidden/>
              </w:rPr>
              <w:fldChar w:fldCharType="end"/>
            </w:r>
          </w:hyperlink>
        </w:p>
        <w:p w14:paraId="51F091F4" w14:textId="4762BF2B"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204" w:history="1">
            <w:r w:rsidR="00261F31" w:rsidRPr="009A0E13">
              <w:rPr>
                <w:rStyle w:val="Hyperlink"/>
                <w:noProof/>
              </w:rPr>
              <w:t>2.2.3.1.3.</w:t>
            </w:r>
            <w:r w:rsidR="00261F31">
              <w:rPr>
                <w:rFonts w:asciiTheme="minorHAnsi" w:eastAsiaTheme="minorEastAsia" w:hAnsiTheme="minorHAnsi" w:cstheme="minorBidi"/>
                <w:noProof/>
                <w:szCs w:val="22"/>
              </w:rPr>
              <w:tab/>
            </w:r>
            <w:r w:rsidR="00261F31" w:rsidRPr="009A0E13">
              <w:rPr>
                <w:rStyle w:val="Hyperlink"/>
                <w:noProof/>
              </w:rPr>
              <w:t>Aprovisionamento</w:t>
            </w:r>
            <w:r w:rsidR="00261F31">
              <w:rPr>
                <w:noProof/>
                <w:webHidden/>
              </w:rPr>
              <w:tab/>
            </w:r>
            <w:r w:rsidR="00261F31">
              <w:rPr>
                <w:noProof/>
                <w:webHidden/>
              </w:rPr>
              <w:fldChar w:fldCharType="begin"/>
            </w:r>
            <w:r w:rsidR="00261F31">
              <w:rPr>
                <w:noProof/>
                <w:webHidden/>
              </w:rPr>
              <w:instrText xml:space="preserve"> PAGEREF _Toc178080204 \h </w:instrText>
            </w:r>
            <w:r w:rsidR="00261F31">
              <w:rPr>
                <w:noProof/>
                <w:webHidden/>
              </w:rPr>
            </w:r>
            <w:r w:rsidR="00261F31">
              <w:rPr>
                <w:noProof/>
                <w:webHidden/>
              </w:rPr>
              <w:fldChar w:fldCharType="separate"/>
            </w:r>
            <w:r w:rsidR="00261F31">
              <w:rPr>
                <w:noProof/>
                <w:webHidden/>
              </w:rPr>
              <w:t>26</w:t>
            </w:r>
            <w:r w:rsidR="00261F31">
              <w:rPr>
                <w:noProof/>
                <w:webHidden/>
              </w:rPr>
              <w:fldChar w:fldCharType="end"/>
            </w:r>
          </w:hyperlink>
        </w:p>
        <w:p w14:paraId="151C2EEF" w14:textId="3C71F9B8" w:rsidR="00261F31" w:rsidRDefault="006F1913">
          <w:pPr>
            <w:pStyle w:val="TOC5"/>
            <w:tabs>
              <w:tab w:val="left" w:pos="1935"/>
              <w:tab w:val="right" w:leader="dot" w:pos="9016"/>
            </w:tabs>
            <w:rPr>
              <w:rFonts w:asciiTheme="minorHAnsi" w:eastAsiaTheme="minorEastAsia" w:hAnsiTheme="minorHAnsi" w:cstheme="minorBidi"/>
              <w:noProof/>
              <w:szCs w:val="22"/>
            </w:rPr>
          </w:pPr>
          <w:hyperlink w:anchor="_Toc178080205" w:history="1">
            <w:r w:rsidR="00261F31" w:rsidRPr="009A0E13">
              <w:rPr>
                <w:rStyle w:val="Hyperlink"/>
                <w:noProof/>
              </w:rPr>
              <w:t>2.2.3.1.4.</w:t>
            </w:r>
            <w:r w:rsidR="00261F31">
              <w:rPr>
                <w:rFonts w:asciiTheme="minorHAnsi" w:eastAsiaTheme="minorEastAsia" w:hAnsiTheme="minorHAnsi" w:cstheme="minorBidi"/>
                <w:noProof/>
                <w:szCs w:val="22"/>
              </w:rPr>
              <w:tab/>
            </w:r>
            <w:r w:rsidR="00261F31" w:rsidRPr="009A0E13">
              <w:rPr>
                <w:rStyle w:val="Hyperlink"/>
                <w:noProof/>
              </w:rPr>
              <w:t>Detalhe dos Campos</w:t>
            </w:r>
            <w:r w:rsidR="00261F31">
              <w:rPr>
                <w:noProof/>
                <w:webHidden/>
              </w:rPr>
              <w:tab/>
            </w:r>
            <w:r w:rsidR="00261F31">
              <w:rPr>
                <w:noProof/>
                <w:webHidden/>
              </w:rPr>
              <w:fldChar w:fldCharType="begin"/>
            </w:r>
            <w:r w:rsidR="00261F31">
              <w:rPr>
                <w:noProof/>
                <w:webHidden/>
              </w:rPr>
              <w:instrText xml:space="preserve"> PAGEREF _Toc178080205 \h </w:instrText>
            </w:r>
            <w:r w:rsidR="00261F31">
              <w:rPr>
                <w:noProof/>
                <w:webHidden/>
              </w:rPr>
            </w:r>
            <w:r w:rsidR="00261F31">
              <w:rPr>
                <w:noProof/>
                <w:webHidden/>
              </w:rPr>
              <w:fldChar w:fldCharType="separate"/>
            </w:r>
            <w:r w:rsidR="00261F31">
              <w:rPr>
                <w:noProof/>
                <w:webHidden/>
              </w:rPr>
              <w:t>27</w:t>
            </w:r>
            <w:r w:rsidR="00261F31">
              <w:rPr>
                <w:noProof/>
                <w:webHidden/>
              </w:rPr>
              <w:fldChar w:fldCharType="end"/>
            </w:r>
          </w:hyperlink>
        </w:p>
        <w:p w14:paraId="754152E0" w14:textId="5BDE4C14" w:rsidR="00261F31" w:rsidRDefault="006F1913">
          <w:pPr>
            <w:pStyle w:val="TOC1"/>
            <w:tabs>
              <w:tab w:val="left" w:pos="440"/>
              <w:tab w:val="right" w:leader="dot" w:pos="9016"/>
            </w:tabs>
            <w:rPr>
              <w:rFonts w:asciiTheme="minorHAnsi" w:eastAsiaTheme="minorEastAsia" w:hAnsiTheme="minorHAnsi" w:cstheme="minorBidi"/>
              <w:noProof/>
              <w:szCs w:val="22"/>
            </w:rPr>
          </w:pPr>
          <w:hyperlink w:anchor="_Toc178080206" w:history="1">
            <w:r w:rsidR="00261F31" w:rsidRPr="009A0E13">
              <w:rPr>
                <w:rStyle w:val="Hyperlink"/>
                <w:noProof/>
              </w:rPr>
              <w:t>3.</w:t>
            </w:r>
            <w:r w:rsidR="00261F31">
              <w:rPr>
                <w:rFonts w:asciiTheme="minorHAnsi" w:eastAsiaTheme="minorEastAsia" w:hAnsiTheme="minorHAnsi" w:cstheme="minorBidi"/>
                <w:noProof/>
                <w:szCs w:val="22"/>
              </w:rPr>
              <w:tab/>
            </w:r>
            <w:r w:rsidR="00261F31" w:rsidRPr="009A0E13">
              <w:rPr>
                <w:rStyle w:val="Hyperlink"/>
                <w:noProof/>
              </w:rPr>
              <w:t>Controlos no MUG – Interfaces</w:t>
            </w:r>
            <w:r w:rsidR="00261F31">
              <w:rPr>
                <w:noProof/>
                <w:webHidden/>
              </w:rPr>
              <w:tab/>
            </w:r>
            <w:r w:rsidR="00261F31">
              <w:rPr>
                <w:noProof/>
                <w:webHidden/>
              </w:rPr>
              <w:fldChar w:fldCharType="begin"/>
            </w:r>
            <w:r w:rsidR="00261F31">
              <w:rPr>
                <w:noProof/>
                <w:webHidden/>
              </w:rPr>
              <w:instrText xml:space="preserve"> PAGEREF _Toc178080206 \h </w:instrText>
            </w:r>
            <w:r w:rsidR="00261F31">
              <w:rPr>
                <w:noProof/>
                <w:webHidden/>
              </w:rPr>
            </w:r>
            <w:r w:rsidR="00261F31">
              <w:rPr>
                <w:noProof/>
                <w:webHidden/>
              </w:rPr>
              <w:fldChar w:fldCharType="separate"/>
            </w:r>
            <w:r w:rsidR="00261F31">
              <w:rPr>
                <w:noProof/>
                <w:webHidden/>
              </w:rPr>
              <w:t>28</w:t>
            </w:r>
            <w:r w:rsidR="00261F31">
              <w:rPr>
                <w:noProof/>
                <w:webHidden/>
              </w:rPr>
              <w:fldChar w:fldCharType="end"/>
            </w:r>
          </w:hyperlink>
        </w:p>
        <w:p w14:paraId="66154339" w14:textId="65DCA406" w:rsidR="00261F31" w:rsidRDefault="006F1913">
          <w:pPr>
            <w:pStyle w:val="TOC2"/>
            <w:tabs>
              <w:tab w:val="right" w:leader="dot" w:pos="9016"/>
            </w:tabs>
            <w:rPr>
              <w:rFonts w:asciiTheme="minorHAnsi" w:eastAsiaTheme="minorEastAsia" w:hAnsiTheme="minorHAnsi" w:cstheme="minorBidi"/>
              <w:noProof/>
              <w:szCs w:val="22"/>
            </w:rPr>
          </w:pPr>
          <w:hyperlink w:anchor="_Toc178080207" w:history="1">
            <w:r w:rsidR="00261F31" w:rsidRPr="009A0E13">
              <w:rPr>
                <w:rStyle w:val="Hyperlink"/>
                <w:noProof/>
              </w:rPr>
              <w:t xml:space="preserve">3.1 </w:t>
            </w:r>
            <w:r w:rsidR="00261F31" w:rsidRPr="009A0E13">
              <w:rPr>
                <w:rStyle w:val="Hyperlink"/>
                <w:i/>
                <w:noProof/>
              </w:rPr>
              <w:t>Overview</w:t>
            </w:r>
            <w:r w:rsidR="00261F31">
              <w:rPr>
                <w:noProof/>
                <w:webHidden/>
              </w:rPr>
              <w:tab/>
            </w:r>
            <w:r w:rsidR="00261F31">
              <w:rPr>
                <w:noProof/>
                <w:webHidden/>
              </w:rPr>
              <w:fldChar w:fldCharType="begin"/>
            </w:r>
            <w:r w:rsidR="00261F31">
              <w:rPr>
                <w:noProof/>
                <w:webHidden/>
              </w:rPr>
              <w:instrText xml:space="preserve"> PAGEREF _Toc178080207 \h </w:instrText>
            </w:r>
            <w:r w:rsidR="00261F31">
              <w:rPr>
                <w:noProof/>
                <w:webHidden/>
              </w:rPr>
            </w:r>
            <w:r w:rsidR="00261F31">
              <w:rPr>
                <w:noProof/>
                <w:webHidden/>
              </w:rPr>
              <w:fldChar w:fldCharType="separate"/>
            </w:r>
            <w:r w:rsidR="00261F31">
              <w:rPr>
                <w:noProof/>
                <w:webHidden/>
              </w:rPr>
              <w:t>28</w:t>
            </w:r>
            <w:r w:rsidR="00261F31">
              <w:rPr>
                <w:noProof/>
                <w:webHidden/>
              </w:rPr>
              <w:fldChar w:fldCharType="end"/>
            </w:r>
          </w:hyperlink>
        </w:p>
        <w:p w14:paraId="58C0D89E" w14:textId="6E261833" w:rsidR="00261F31" w:rsidRDefault="006F1913">
          <w:pPr>
            <w:pStyle w:val="TOC2"/>
            <w:tabs>
              <w:tab w:val="right" w:leader="dot" w:pos="9016"/>
            </w:tabs>
            <w:rPr>
              <w:rFonts w:asciiTheme="minorHAnsi" w:eastAsiaTheme="minorEastAsia" w:hAnsiTheme="minorHAnsi" w:cstheme="minorBidi"/>
              <w:noProof/>
              <w:szCs w:val="22"/>
            </w:rPr>
          </w:pPr>
          <w:hyperlink w:anchor="_Toc178080208" w:history="1">
            <w:r w:rsidR="00261F31" w:rsidRPr="009A0E13">
              <w:rPr>
                <w:rStyle w:val="Hyperlink"/>
                <w:noProof/>
              </w:rPr>
              <w:t xml:space="preserve">3.2 Controlos </w:t>
            </w:r>
            <w:r w:rsidR="00261F31" w:rsidRPr="009A0E13">
              <w:rPr>
                <w:rStyle w:val="Hyperlink"/>
                <w:i/>
                <w:noProof/>
              </w:rPr>
              <w:t>Data Quality</w:t>
            </w:r>
            <w:r w:rsidR="00261F31">
              <w:rPr>
                <w:noProof/>
                <w:webHidden/>
              </w:rPr>
              <w:tab/>
            </w:r>
            <w:r w:rsidR="00261F31">
              <w:rPr>
                <w:noProof/>
                <w:webHidden/>
              </w:rPr>
              <w:fldChar w:fldCharType="begin"/>
            </w:r>
            <w:r w:rsidR="00261F31">
              <w:rPr>
                <w:noProof/>
                <w:webHidden/>
              </w:rPr>
              <w:instrText xml:space="preserve"> PAGEREF _Toc178080208 \h </w:instrText>
            </w:r>
            <w:r w:rsidR="00261F31">
              <w:rPr>
                <w:noProof/>
                <w:webHidden/>
              </w:rPr>
            </w:r>
            <w:r w:rsidR="00261F31">
              <w:rPr>
                <w:noProof/>
                <w:webHidden/>
              </w:rPr>
              <w:fldChar w:fldCharType="separate"/>
            </w:r>
            <w:r w:rsidR="00261F31">
              <w:rPr>
                <w:noProof/>
                <w:webHidden/>
              </w:rPr>
              <w:t>28</w:t>
            </w:r>
            <w:r w:rsidR="00261F31">
              <w:rPr>
                <w:noProof/>
                <w:webHidden/>
              </w:rPr>
              <w:fldChar w:fldCharType="end"/>
            </w:r>
          </w:hyperlink>
        </w:p>
        <w:p w14:paraId="79430959" w14:textId="50C501BE" w:rsidR="00261F31" w:rsidRDefault="006F1913">
          <w:pPr>
            <w:pStyle w:val="TOC3"/>
            <w:tabs>
              <w:tab w:val="right" w:leader="dot" w:pos="9016"/>
            </w:tabs>
            <w:rPr>
              <w:rFonts w:asciiTheme="minorHAnsi" w:eastAsiaTheme="minorEastAsia" w:hAnsiTheme="minorHAnsi" w:cstheme="minorBidi"/>
              <w:noProof/>
              <w:szCs w:val="22"/>
            </w:rPr>
          </w:pPr>
          <w:hyperlink w:anchor="_Toc178080209" w:history="1">
            <w:r w:rsidR="00261F31" w:rsidRPr="009A0E13">
              <w:rPr>
                <w:rStyle w:val="Hyperlink"/>
                <w:noProof/>
              </w:rPr>
              <w:t>3.2.1 Seguimento regular dos Controlos de Data Quality</w:t>
            </w:r>
            <w:r w:rsidR="00261F31">
              <w:rPr>
                <w:noProof/>
                <w:webHidden/>
              </w:rPr>
              <w:tab/>
            </w:r>
            <w:r w:rsidR="00261F31">
              <w:rPr>
                <w:noProof/>
                <w:webHidden/>
              </w:rPr>
              <w:fldChar w:fldCharType="begin"/>
            </w:r>
            <w:r w:rsidR="00261F31">
              <w:rPr>
                <w:noProof/>
                <w:webHidden/>
              </w:rPr>
              <w:instrText xml:space="preserve"> PAGEREF _Toc178080209 \h </w:instrText>
            </w:r>
            <w:r w:rsidR="00261F31">
              <w:rPr>
                <w:noProof/>
                <w:webHidden/>
              </w:rPr>
            </w:r>
            <w:r w:rsidR="00261F31">
              <w:rPr>
                <w:noProof/>
                <w:webHidden/>
              </w:rPr>
              <w:fldChar w:fldCharType="separate"/>
            </w:r>
            <w:r w:rsidR="00261F31">
              <w:rPr>
                <w:noProof/>
                <w:webHidden/>
              </w:rPr>
              <w:t>28</w:t>
            </w:r>
            <w:r w:rsidR="00261F31">
              <w:rPr>
                <w:noProof/>
                <w:webHidden/>
              </w:rPr>
              <w:fldChar w:fldCharType="end"/>
            </w:r>
          </w:hyperlink>
        </w:p>
        <w:p w14:paraId="5A6575E9" w14:textId="429F8FFE"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05CB0785" w:rsidR="00475D53" w:rsidRPr="002A003E" w:rsidRDefault="00261F31">
      <w:pPr>
        <w:rPr>
          <w:rFonts w:cs="Calibri"/>
          <w:b/>
          <w:bCs/>
          <w:noProof/>
          <w:color w:val="000000" w:themeColor="text1"/>
          <w:sz w:val="28"/>
        </w:rPr>
      </w:pPr>
      <w:r>
        <w:rPr>
          <w:rFonts w:cs="Calibri"/>
          <w:b/>
          <w:bCs/>
          <w:noProof/>
          <w:color w:val="000000" w:themeColor="text1"/>
          <w:sz w:val="28"/>
        </w:rPr>
        <w:lastRenderedPageBreak/>
        <w:t>Í</w:t>
      </w:r>
      <w:r w:rsidR="00475D53" w:rsidRPr="002A003E">
        <w:rPr>
          <w:rFonts w:cs="Calibri"/>
          <w:b/>
          <w:bCs/>
          <w:noProof/>
          <w:color w:val="000000" w:themeColor="text1"/>
          <w:sz w:val="28"/>
        </w:rPr>
        <w:t>ndice de Figuras:</w:t>
      </w:r>
    </w:p>
    <w:p w14:paraId="3C8AE3DE" w14:textId="6D5629D2" w:rsidR="00261F31" w:rsidRPr="00261F31" w:rsidRDefault="00475D53">
      <w:pPr>
        <w:pStyle w:val="TableofFigures"/>
        <w:tabs>
          <w:tab w:val="right" w:leader="dot" w:pos="9016"/>
        </w:tabs>
        <w:rPr>
          <w:rFonts w:ascii="Calibri" w:eastAsiaTheme="minorEastAsia" w:hAnsi="Calibri" w:cs="Calibri"/>
          <w:caps w:val="0"/>
          <w:noProof/>
          <w:color w:val="000000" w:themeColor="text1"/>
          <w:sz w:val="22"/>
          <w:szCs w:val="22"/>
        </w:rPr>
      </w:pPr>
      <w:r w:rsidRPr="00261F31">
        <w:rPr>
          <w:rFonts w:ascii="Calibri" w:hAnsi="Calibri" w:cs="Calibri"/>
          <w:caps w:val="0"/>
          <w:color w:val="000000" w:themeColor="text1"/>
          <w:sz w:val="22"/>
          <w:szCs w:val="22"/>
          <w:lang w:val="en-US"/>
        </w:rPr>
        <w:fldChar w:fldCharType="begin"/>
      </w:r>
      <w:r w:rsidRPr="00261F31">
        <w:rPr>
          <w:rFonts w:ascii="Calibri" w:hAnsi="Calibri" w:cs="Calibri"/>
          <w:caps w:val="0"/>
          <w:color w:val="000000" w:themeColor="text1"/>
          <w:sz w:val="22"/>
          <w:szCs w:val="22"/>
          <w:lang w:val="en-US"/>
        </w:rPr>
        <w:instrText xml:space="preserve"> TOC \h \z \c "Figura" </w:instrText>
      </w:r>
      <w:r w:rsidRPr="00261F31">
        <w:rPr>
          <w:rFonts w:ascii="Calibri" w:hAnsi="Calibri" w:cs="Calibri"/>
          <w:caps w:val="0"/>
          <w:color w:val="000000" w:themeColor="text1"/>
          <w:sz w:val="22"/>
          <w:szCs w:val="22"/>
          <w:lang w:val="en-US"/>
        </w:rPr>
        <w:fldChar w:fldCharType="separate"/>
      </w:r>
      <w:hyperlink w:anchor="_Toc178080356" w:history="1">
        <w:r w:rsidR="00261F31" w:rsidRPr="00261F31">
          <w:rPr>
            <w:rStyle w:val="Hyperlink"/>
            <w:rFonts w:ascii="Calibri" w:eastAsiaTheme="majorEastAsia" w:hAnsi="Calibri" w:cs="Calibri"/>
            <w:caps w:val="0"/>
            <w:noProof/>
            <w:color w:val="000000" w:themeColor="text1"/>
            <w:sz w:val="22"/>
            <w:szCs w:val="22"/>
          </w:rPr>
          <w:t>Figura 1. Modelo relacional - interfaces do mug para a crc</w:t>
        </w:r>
        <w:r w:rsidR="00261F31" w:rsidRPr="00261F31">
          <w:rPr>
            <w:rFonts w:ascii="Calibri" w:hAnsi="Calibri" w:cs="Calibri"/>
            <w:noProof/>
            <w:webHidden/>
            <w:color w:val="000000" w:themeColor="text1"/>
            <w:sz w:val="22"/>
            <w:szCs w:val="22"/>
          </w:rPr>
          <w:tab/>
        </w:r>
        <w:r w:rsidR="00261F31" w:rsidRPr="00261F31">
          <w:rPr>
            <w:rFonts w:ascii="Calibri" w:hAnsi="Calibri" w:cs="Calibri"/>
            <w:noProof/>
            <w:webHidden/>
            <w:color w:val="000000" w:themeColor="text1"/>
            <w:sz w:val="22"/>
            <w:szCs w:val="22"/>
          </w:rPr>
          <w:fldChar w:fldCharType="begin"/>
        </w:r>
        <w:r w:rsidR="00261F31" w:rsidRPr="00261F31">
          <w:rPr>
            <w:rFonts w:ascii="Calibri" w:hAnsi="Calibri" w:cs="Calibri"/>
            <w:noProof/>
            <w:webHidden/>
            <w:color w:val="000000" w:themeColor="text1"/>
            <w:sz w:val="22"/>
            <w:szCs w:val="22"/>
          </w:rPr>
          <w:instrText xml:space="preserve"> PAGEREF _Toc178080356 \h </w:instrText>
        </w:r>
        <w:r w:rsidR="00261F31" w:rsidRPr="00261F31">
          <w:rPr>
            <w:rFonts w:ascii="Calibri" w:hAnsi="Calibri" w:cs="Calibri"/>
            <w:noProof/>
            <w:webHidden/>
            <w:color w:val="000000" w:themeColor="text1"/>
            <w:sz w:val="22"/>
            <w:szCs w:val="22"/>
          </w:rPr>
        </w:r>
        <w:r w:rsidR="00261F31" w:rsidRPr="00261F31">
          <w:rPr>
            <w:rFonts w:ascii="Calibri" w:hAnsi="Calibri" w:cs="Calibri"/>
            <w:noProof/>
            <w:webHidden/>
            <w:color w:val="000000" w:themeColor="text1"/>
            <w:sz w:val="22"/>
            <w:szCs w:val="22"/>
          </w:rPr>
          <w:fldChar w:fldCharType="separate"/>
        </w:r>
        <w:r w:rsidR="00261F31" w:rsidRPr="00261F31">
          <w:rPr>
            <w:rFonts w:ascii="Calibri" w:hAnsi="Calibri" w:cs="Calibri"/>
            <w:noProof/>
            <w:webHidden/>
            <w:color w:val="000000" w:themeColor="text1"/>
            <w:sz w:val="22"/>
            <w:szCs w:val="22"/>
          </w:rPr>
          <w:t>6</w:t>
        </w:r>
        <w:r w:rsidR="00261F31" w:rsidRPr="00261F31">
          <w:rPr>
            <w:rFonts w:ascii="Calibri" w:hAnsi="Calibri" w:cs="Calibri"/>
            <w:noProof/>
            <w:webHidden/>
            <w:color w:val="000000" w:themeColor="text1"/>
            <w:sz w:val="22"/>
            <w:szCs w:val="22"/>
          </w:rPr>
          <w:fldChar w:fldCharType="end"/>
        </w:r>
      </w:hyperlink>
    </w:p>
    <w:p w14:paraId="68E59878" w14:textId="75BCB40E" w:rsidR="00475D53" w:rsidRPr="00261F31" w:rsidRDefault="00475D53">
      <w:pPr>
        <w:rPr>
          <w:rFonts w:cs="Calibri"/>
          <w:color w:val="000000" w:themeColor="text1"/>
          <w:szCs w:val="22"/>
          <w:lang w:val="en-US"/>
        </w:rPr>
      </w:pPr>
      <w:r w:rsidRPr="00261F31">
        <w:rPr>
          <w:rFonts w:cs="Calibri"/>
          <w:color w:val="000000" w:themeColor="text1"/>
          <w:szCs w:val="22"/>
          <w:lang w:val="en-US"/>
        </w:rPr>
        <w:fldChar w:fldCharType="end"/>
      </w:r>
    </w:p>
    <w:p w14:paraId="7F102A53" w14:textId="618911A1"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Tabelas:</w:t>
      </w:r>
    </w:p>
    <w:p w14:paraId="670C24C9" w14:textId="441A3D45" w:rsidR="00261F31" w:rsidRPr="00261F31" w:rsidRDefault="00475D53">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sz w:val="22"/>
          <w:szCs w:val="22"/>
          <w:lang w:val="en-US"/>
        </w:rPr>
        <w:fldChar w:fldCharType="begin"/>
      </w:r>
      <w:r w:rsidRPr="00261F31">
        <w:rPr>
          <w:rFonts w:ascii="Calibri" w:hAnsi="Calibri" w:cs="Calibri"/>
          <w:caps w:val="0"/>
          <w:sz w:val="22"/>
          <w:szCs w:val="22"/>
        </w:rPr>
        <w:instrText xml:space="preserve"> TOC \c "Tabela" </w:instrText>
      </w:r>
      <w:r w:rsidRPr="00261F31">
        <w:rPr>
          <w:rFonts w:ascii="Calibri" w:hAnsi="Calibri" w:cs="Calibri"/>
          <w:caps w:val="0"/>
          <w:sz w:val="22"/>
          <w:szCs w:val="22"/>
          <w:lang w:val="en-US"/>
        </w:rPr>
        <w:fldChar w:fldCharType="separate"/>
      </w:r>
      <w:r w:rsidR="00261F31" w:rsidRPr="00261F31">
        <w:rPr>
          <w:rFonts w:ascii="Calibri" w:hAnsi="Calibri" w:cs="Calibri"/>
          <w:caps w:val="0"/>
          <w:noProof/>
          <w:color w:val="000000" w:themeColor="text1"/>
          <w:sz w:val="22"/>
          <w:szCs w:val="22"/>
        </w:rPr>
        <w:t>Tabela 1: módulo de interface</w:t>
      </w:r>
      <w:r w:rsidR="00261F31" w:rsidRPr="00261F31">
        <w:rPr>
          <w:rFonts w:ascii="Calibri" w:hAnsi="Calibri" w:cs="Calibri"/>
          <w:noProof/>
          <w:sz w:val="22"/>
          <w:szCs w:val="22"/>
        </w:rPr>
        <w:tab/>
      </w:r>
      <w:r w:rsidR="00261F31" w:rsidRPr="00261F31">
        <w:rPr>
          <w:rFonts w:ascii="Calibri" w:hAnsi="Calibri" w:cs="Calibri"/>
          <w:noProof/>
          <w:sz w:val="22"/>
          <w:szCs w:val="22"/>
        </w:rPr>
        <w:fldChar w:fldCharType="begin"/>
      </w:r>
      <w:r w:rsidR="00261F31" w:rsidRPr="00261F31">
        <w:rPr>
          <w:rFonts w:ascii="Calibri" w:hAnsi="Calibri" w:cs="Calibri"/>
          <w:noProof/>
          <w:sz w:val="22"/>
          <w:szCs w:val="22"/>
        </w:rPr>
        <w:instrText xml:space="preserve"> PAGEREF _Toc178080210 \h </w:instrText>
      </w:r>
      <w:r w:rsidR="00261F31" w:rsidRPr="00261F31">
        <w:rPr>
          <w:rFonts w:ascii="Calibri" w:hAnsi="Calibri" w:cs="Calibri"/>
          <w:noProof/>
          <w:sz w:val="22"/>
          <w:szCs w:val="22"/>
        </w:rPr>
      </w:r>
      <w:r w:rsidR="00261F31" w:rsidRPr="00261F31">
        <w:rPr>
          <w:rFonts w:ascii="Calibri" w:hAnsi="Calibri" w:cs="Calibri"/>
          <w:noProof/>
          <w:sz w:val="22"/>
          <w:szCs w:val="22"/>
        </w:rPr>
        <w:fldChar w:fldCharType="separate"/>
      </w:r>
      <w:r w:rsidR="00261F31" w:rsidRPr="00261F31">
        <w:rPr>
          <w:rFonts w:ascii="Calibri" w:hAnsi="Calibri" w:cs="Calibri"/>
          <w:noProof/>
          <w:sz w:val="22"/>
          <w:szCs w:val="22"/>
        </w:rPr>
        <w:t>7</w:t>
      </w:r>
      <w:r w:rsidR="00261F31" w:rsidRPr="00261F31">
        <w:rPr>
          <w:rFonts w:ascii="Calibri" w:hAnsi="Calibri" w:cs="Calibri"/>
          <w:noProof/>
          <w:sz w:val="22"/>
          <w:szCs w:val="22"/>
        </w:rPr>
        <w:fldChar w:fldCharType="end"/>
      </w:r>
    </w:p>
    <w:p w14:paraId="57EC17A6" w14:textId="6F1405BE"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2: regras de especificação do universo</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_Toc178080211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9</w:t>
      </w:r>
      <w:r w:rsidRPr="00261F31">
        <w:rPr>
          <w:rFonts w:ascii="Calibri" w:hAnsi="Calibri" w:cs="Calibri"/>
          <w:noProof/>
          <w:sz w:val="22"/>
          <w:szCs w:val="22"/>
        </w:rPr>
        <w:fldChar w:fldCharType="end"/>
      </w:r>
    </w:p>
    <w:p w14:paraId="175412F9" w14:textId="713344D2"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3: informação das tabelas de aprovisionamento da cd_garantias.gt022_crc5g_atributos_garantia_rct207</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_Toc178080212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9</w:t>
      </w:r>
      <w:r w:rsidRPr="00261F31">
        <w:rPr>
          <w:rFonts w:ascii="Calibri" w:hAnsi="Calibri" w:cs="Calibri"/>
          <w:noProof/>
          <w:sz w:val="22"/>
          <w:szCs w:val="22"/>
        </w:rPr>
        <w:fldChar w:fldCharType="end"/>
      </w:r>
    </w:p>
    <w:p w14:paraId="0F68A1DE" w14:textId="79ABE520"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4: detalhe dos campos da cd_garantias.gt022_crc5g_atributos_garantia_rct2</w:t>
      </w:r>
      <w:r w:rsidRPr="00261F31">
        <w:rPr>
          <w:rFonts w:ascii="Calibri" w:hAnsi="Calibri" w:cs="Calibri"/>
          <w:noProof/>
          <w:color w:val="000000" w:themeColor="text1"/>
          <w:sz w:val="22"/>
          <w:szCs w:val="22"/>
        </w:rPr>
        <w:t>07</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_Toc178080213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10</w:t>
      </w:r>
      <w:r w:rsidRPr="00261F31">
        <w:rPr>
          <w:rFonts w:ascii="Calibri" w:hAnsi="Calibri" w:cs="Calibri"/>
          <w:noProof/>
          <w:sz w:val="22"/>
          <w:szCs w:val="22"/>
        </w:rPr>
        <w:fldChar w:fldCharType="end"/>
      </w:r>
    </w:p>
    <w:p w14:paraId="3C167919" w14:textId="09DF17BB"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5: informação das tabelas de aprovisionamento da cd_garantias.gt023_crc5g_rl_contratos_garantia_rct210</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_Toc178080214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15</w:t>
      </w:r>
      <w:r w:rsidRPr="00261F31">
        <w:rPr>
          <w:rFonts w:ascii="Calibri" w:hAnsi="Calibri" w:cs="Calibri"/>
          <w:noProof/>
          <w:sz w:val="22"/>
          <w:szCs w:val="22"/>
        </w:rPr>
        <w:fldChar w:fldCharType="end"/>
      </w:r>
    </w:p>
    <w:p w14:paraId="45307771" w14:textId="160CCF68"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6:detalhe dos campos da cd_garantias.gt23_crc5g_rl_contratos_garantia_rct</w:t>
      </w:r>
      <w:r w:rsidRPr="00261F31">
        <w:rPr>
          <w:rFonts w:ascii="Calibri" w:hAnsi="Calibri" w:cs="Calibri"/>
          <w:noProof/>
          <w:color w:val="000000" w:themeColor="text1"/>
          <w:sz w:val="22"/>
          <w:szCs w:val="22"/>
        </w:rPr>
        <w:t>210</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_Toc178080215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16</w:t>
      </w:r>
      <w:r w:rsidRPr="00261F31">
        <w:rPr>
          <w:rFonts w:ascii="Calibri" w:hAnsi="Calibri" w:cs="Calibri"/>
          <w:noProof/>
          <w:sz w:val="22"/>
          <w:szCs w:val="22"/>
        </w:rPr>
        <w:fldChar w:fldCharType="end"/>
      </w:r>
    </w:p>
    <w:p w14:paraId="6F630F34" w14:textId="0DADCC35"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sz w:val="22"/>
          <w:szCs w:val="22"/>
        </w:rPr>
        <w:t>Tabela 7: detalhe dos campos da cd_garantias.gt804_crc_exclusao_zcliente</w:t>
      </w:r>
      <w:r w:rsidRPr="00261F31">
        <w:rPr>
          <w:rFonts w:ascii="Calibri" w:hAnsi="Calibri" w:cs="Calibri"/>
          <w:caps w:val="0"/>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_Toc178080216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20</w:t>
      </w:r>
      <w:r w:rsidRPr="00261F31">
        <w:rPr>
          <w:rFonts w:ascii="Calibri" w:hAnsi="Calibri" w:cs="Calibri"/>
          <w:noProof/>
          <w:sz w:val="22"/>
          <w:szCs w:val="22"/>
        </w:rPr>
        <w:fldChar w:fldCharType="end"/>
      </w:r>
    </w:p>
    <w:p w14:paraId="464B1FF9" w14:textId="4B684F8A"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sz w:val="22"/>
          <w:szCs w:val="22"/>
        </w:rPr>
        <w:t>Tabela 8: informação das tabelas de aprovisionamento da cd_garantias. Gt703_hist_chvs_crc</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_Toc178080217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21</w:t>
      </w:r>
      <w:r w:rsidRPr="00261F31">
        <w:rPr>
          <w:rFonts w:ascii="Calibri" w:hAnsi="Calibri" w:cs="Calibri"/>
          <w:noProof/>
          <w:sz w:val="22"/>
          <w:szCs w:val="22"/>
        </w:rPr>
        <w:fldChar w:fldCharType="end"/>
      </w:r>
    </w:p>
    <w:p w14:paraId="4B166474" w14:textId="007A5C81"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9: informação das tabelas de aprovisionamento da cd_garantias.kt_chaves_intrf_grts_crc</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_Toc178080218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26</w:t>
      </w:r>
      <w:r w:rsidRPr="00261F31">
        <w:rPr>
          <w:rFonts w:ascii="Calibri" w:hAnsi="Calibri" w:cs="Calibri"/>
          <w:noProof/>
          <w:sz w:val="22"/>
          <w:szCs w:val="22"/>
        </w:rPr>
        <w:fldChar w:fldCharType="end"/>
      </w:r>
    </w:p>
    <w:p w14:paraId="35189D8B" w14:textId="3759E601" w:rsidR="00261F31" w:rsidRPr="00261F31" w:rsidRDefault="00261F31">
      <w:pPr>
        <w:pStyle w:val="TableofFigures"/>
        <w:tabs>
          <w:tab w:val="right" w:leader="dot" w:pos="9016"/>
        </w:tabs>
        <w:rPr>
          <w:rFonts w:ascii="Calibri" w:eastAsiaTheme="minorEastAsia" w:hAnsi="Calibri" w:cs="Calibri"/>
          <w:caps w:val="0"/>
          <w:noProof/>
          <w:sz w:val="22"/>
          <w:szCs w:val="22"/>
        </w:rPr>
      </w:pPr>
      <w:r w:rsidRPr="00261F31">
        <w:rPr>
          <w:rFonts w:ascii="Calibri" w:hAnsi="Calibri" w:cs="Calibri"/>
          <w:caps w:val="0"/>
          <w:noProof/>
          <w:color w:val="000000" w:themeColor="text1"/>
          <w:sz w:val="22"/>
          <w:szCs w:val="22"/>
        </w:rPr>
        <w:t>Tabela 10: detalhe dos campos da cd_garantias.kt_chaves_intrf_grts_crc</w:t>
      </w:r>
      <w:r w:rsidRPr="00261F31">
        <w:rPr>
          <w:rFonts w:ascii="Calibri" w:hAnsi="Calibri" w:cs="Calibri"/>
          <w:noProof/>
          <w:sz w:val="22"/>
          <w:szCs w:val="22"/>
        </w:rPr>
        <w:tab/>
      </w:r>
      <w:r w:rsidRPr="00261F31">
        <w:rPr>
          <w:rFonts w:ascii="Calibri" w:hAnsi="Calibri" w:cs="Calibri"/>
          <w:noProof/>
          <w:sz w:val="22"/>
          <w:szCs w:val="22"/>
        </w:rPr>
        <w:fldChar w:fldCharType="begin"/>
      </w:r>
      <w:r w:rsidRPr="00261F31">
        <w:rPr>
          <w:rFonts w:ascii="Calibri" w:hAnsi="Calibri" w:cs="Calibri"/>
          <w:noProof/>
          <w:sz w:val="22"/>
          <w:szCs w:val="22"/>
        </w:rPr>
        <w:instrText xml:space="preserve"> PAGEREF _Toc178080219 \h </w:instrText>
      </w:r>
      <w:r w:rsidRPr="00261F31">
        <w:rPr>
          <w:rFonts w:ascii="Calibri" w:hAnsi="Calibri" w:cs="Calibri"/>
          <w:noProof/>
          <w:sz w:val="22"/>
          <w:szCs w:val="22"/>
        </w:rPr>
      </w:r>
      <w:r w:rsidRPr="00261F31">
        <w:rPr>
          <w:rFonts w:ascii="Calibri" w:hAnsi="Calibri" w:cs="Calibri"/>
          <w:noProof/>
          <w:sz w:val="22"/>
          <w:szCs w:val="22"/>
        </w:rPr>
        <w:fldChar w:fldCharType="separate"/>
      </w:r>
      <w:r w:rsidRPr="00261F31">
        <w:rPr>
          <w:rFonts w:ascii="Calibri" w:hAnsi="Calibri" w:cs="Calibri"/>
          <w:noProof/>
          <w:sz w:val="22"/>
          <w:szCs w:val="22"/>
        </w:rPr>
        <w:t>27</w:t>
      </w:r>
      <w:r w:rsidRPr="00261F31">
        <w:rPr>
          <w:rFonts w:ascii="Calibri" w:hAnsi="Calibri" w:cs="Calibri"/>
          <w:noProof/>
          <w:sz w:val="22"/>
          <w:szCs w:val="22"/>
        </w:rPr>
        <w:fldChar w:fldCharType="end"/>
      </w:r>
    </w:p>
    <w:p w14:paraId="27899603" w14:textId="5C215FA1" w:rsidR="00EB05F4" w:rsidRDefault="00475D53">
      <w:pPr>
        <w:rPr>
          <w:rFonts w:cs="Calibri"/>
          <w:szCs w:val="22"/>
        </w:rPr>
      </w:pPr>
      <w:r w:rsidRPr="00261F31">
        <w:rPr>
          <w:rFonts w:cs="Calibri"/>
          <w:szCs w:val="22"/>
          <w:lang w:val="en-US"/>
        </w:rPr>
        <w:fldChar w:fldCharType="end"/>
      </w:r>
      <w:r w:rsidR="00ED1DBC" w:rsidRPr="00261F31">
        <w:rPr>
          <w:rFonts w:cs="Calibri"/>
          <w:szCs w:val="22"/>
        </w:rPr>
        <w:br w:type="page"/>
      </w:r>
    </w:p>
    <w:p w14:paraId="075E88F2" w14:textId="5D4ECE54" w:rsidR="00261F31" w:rsidRPr="00261F31" w:rsidRDefault="00261F31">
      <w:pPr>
        <w:rPr>
          <w:rFonts w:cs="Calibri"/>
          <w:b/>
          <w:sz w:val="28"/>
          <w:szCs w:val="28"/>
        </w:rPr>
      </w:pPr>
    </w:p>
    <w:p w14:paraId="334E5BDC" w14:textId="5E61A04A" w:rsidR="00261F31" w:rsidRPr="00261F31" w:rsidRDefault="00261F31">
      <w:pPr>
        <w:rPr>
          <w:rFonts w:cs="Calibri"/>
          <w:b/>
          <w:sz w:val="28"/>
          <w:szCs w:val="28"/>
        </w:rPr>
      </w:pPr>
      <w:r w:rsidRPr="00261F31">
        <w:rPr>
          <w:rFonts w:cs="Calibri"/>
          <w:b/>
          <w:sz w:val="28"/>
          <w:szCs w:val="28"/>
        </w:rPr>
        <w:t xml:space="preserve">Índice </w:t>
      </w:r>
      <w:commentRangeStart w:id="0"/>
      <w:r w:rsidRPr="00261F31">
        <w:rPr>
          <w:rFonts w:cs="Calibri"/>
          <w:b/>
          <w:sz w:val="28"/>
          <w:szCs w:val="28"/>
        </w:rPr>
        <w:t>Remissivo</w:t>
      </w:r>
      <w:commentRangeEnd w:id="0"/>
      <w:r w:rsidR="006B70CB">
        <w:rPr>
          <w:rStyle w:val="CommentReference"/>
        </w:rPr>
        <w:commentReference w:id="0"/>
      </w:r>
      <w:r w:rsidRPr="00261F31">
        <w:rPr>
          <w:rFonts w:cs="Calibri"/>
          <w:b/>
          <w:sz w:val="28"/>
          <w:szCs w:val="28"/>
        </w:rPr>
        <w:t xml:space="preserve"> </w:t>
      </w:r>
    </w:p>
    <w:p w14:paraId="605A2065" w14:textId="4D71A35A" w:rsidR="006B70CB" w:rsidRDefault="00261F31">
      <w:pPr>
        <w:rPr>
          <w:rFonts w:cs="Calibri"/>
          <w:noProof/>
          <w:szCs w:val="22"/>
        </w:rPr>
        <w:sectPr w:rsidR="006B70CB" w:rsidSect="006B70CB">
          <w:headerReference w:type="even" r:id="rId13"/>
          <w:headerReference w:type="default" r:id="rId14"/>
          <w:footerReference w:type="even" r:id="rId15"/>
          <w:footerReference w:type="default" r:id="rId16"/>
          <w:pgSz w:w="11906" w:h="16838"/>
          <w:pgMar w:top="1440" w:right="1440" w:bottom="1440" w:left="1440" w:header="708" w:footer="708" w:gutter="0"/>
          <w:pgNumType w:start="0"/>
          <w:cols w:space="708"/>
          <w:titlePg/>
          <w:docGrid w:linePitch="360"/>
        </w:sectPr>
      </w:pPr>
      <w:r>
        <w:rPr>
          <w:rFonts w:cs="Calibri"/>
          <w:szCs w:val="22"/>
        </w:rPr>
        <w:fldChar w:fldCharType="begin"/>
      </w:r>
      <w:r>
        <w:rPr>
          <w:rFonts w:cs="Calibri"/>
          <w:szCs w:val="22"/>
        </w:rPr>
        <w:instrText xml:space="preserve"> INDEX \e "</w:instrText>
      </w:r>
      <w:r>
        <w:rPr>
          <w:rFonts w:cs="Calibri"/>
          <w:szCs w:val="22"/>
        </w:rPr>
        <w:tab/>
        <w:instrText xml:space="preserve">" \h "A" \c "2" \z "2070" </w:instrText>
      </w:r>
      <w:r>
        <w:rPr>
          <w:rFonts w:cs="Calibri"/>
          <w:szCs w:val="22"/>
        </w:rPr>
        <w:fldChar w:fldCharType="separate"/>
      </w:r>
    </w:p>
    <w:p w14:paraId="7C999EC6" w14:textId="77777777" w:rsidR="006B70CB" w:rsidRPr="006B70CB" w:rsidRDefault="006B70CB">
      <w:pPr>
        <w:pStyle w:val="IndexHeading"/>
        <w:keepNext/>
        <w:tabs>
          <w:tab w:val="right" w:leader="hyphen" w:pos="4143"/>
        </w:tabs>
        <w:rPr>
          <w:rFonts w:ascii="Calibri" w:eastAsiaTheme="minorEastAsia" w:hAnsi="Calibri" w:cs="Calibri"/>
          <w:b w:val="0"/>
          <w:bCs w:val="0"/>
          <w:noProof/>
          <w:sz w:val="32"/>
        </w:rPr>
      </w:pPr>
      <w:r w:rsidRPr="006B70CB">
        <w:rPr>
          <w:rFonts w:ascii="Calibri" w:hAnsi="Calibri" w:cs="Calibri"/>
          <w:noProof/>
          <w:sz w:val="32"/>
        </w:rPr>
        <w:t>G</w:t>
      </w:r>
    </w:p>
    <w:p w14:paraId="2C6D1B33" w14:textId="77777777" w:rsidR="006B70CB" w:rsidRPr="006B70CB" w:rsidRDefault="006B70CB">
      <w:pPr>
        <w:pStyle w:val="Index1"/>
        <w:tabs>
          <w:tab w:val="right" w:leader="hyphen" w:pos="4143"/>
        </w:tabs>
        <w:rPr>
          <w:rFonts w:ascii="Calibri" w:hAnsi="Calibri" w:cs="Calibri"/>
          <w:iCs/>
          <w:noProof/>
          <w:sz w:val="22"/>
          <w:szCs w:val="22"/>
        </w:rPr>
      </w:pPr>
      <w:r w:rsidRPr="006B70CB">
        <w:rPr>
          <w:rFonts w:ascii="Calibri" w:hAnsi="Calibri" w:cs="Calibri"/>
          <w:i/>
          <w:noProof/>
          <w:sz w:val="22"/>
          <w:szCs w:val="22"/>
        </w:rPr>
        <w:t>gt022_crc5g_atributos_garantia_rct207</w:t>
      </w:r>
      <w:r w:rsidRPr="006B70CB">
        <w:rPr>
          <w:rFonts w:ascii="Calibri" w:hAnsi="Calibri" w:cs="Calibri"/>
          <w:noProof/>
          <w:sz w:val="22"/>
          <w:szCs w:val="22"/>
        </w:rPr>
        <w:tab/>
      </w:r>
      <w:r w:rsidRPr="006B70CB">
        <w:rPr>
          <w:rFonts w:ascii="Calibri" w:hAnsi="Calibri" w:cs="Calibri"/>
          <w:i/>
          <w:iCs/>
          <w:noProof/>
          <w:sz w:val="22"/>
          <w:szCs w:val="22"/>
        </w:rPr>
        <w:t>4</w:t>
      </w:r>
    </w:p>
    <w:p w14:paraId="70B9445F" w14:textId="77777777" w:rsidR="006B70CB" w:rsidRPr="006B70CB" w:rsidRDefault="006B70CB">
      <w:pPr>
        <w:pStyle w:val="Index1"/>
        <w:tabs>
          <w:tab w:val="right" w:leader="hyphen" w:pos="4143"/>
        </w:tabs>
        <w:rPr>
          <w:rFonts w:ascii="Calibri" w:hAnsi="Calibri" w:cs="Calibri"/>
          <w:iCs/>
          <w:noProof/>
          <w:sz w:val="22"/>
          <w:szCs w:val="22"/>
        </w:rPr>
      </w:pPr>
      <w:r w:rsidRPr="006B70CB">
        <w:rPr>
          <w:rFonts w:ascii="Calibri" w:hAnsi="Calibri" w:cs="Calibri"/>
          <w:noProof/>
          <w:sz w:val="22"/>
          <w:szCs w:val="22"/>
        </w:rPr>
        <w:t>gt23_crc5g_rl_contratos_garantia_rct210</w:t>
      </w:r>
      <w:r w:rsidRPr="006B70CB">
        <w:rPr>
          <w:rFonts w:ascii="Calibri" w:hAnsi="Calibri" w:cs="Calibri"/>
          <w:noProof/>
          <w:sz w:val="22"/>
          <w:szCs w:val="22"/>
        </w:rPr>
        <w:tab/>
      </w:r>
      <w:r w:rsidRPr="006B70CB">
        <w:rPr>
          <w:rFonts w:ascii="Calibri" w:hAnsi="Calibri" w:cs="Calibri"/>
          <w:i/>
          <w:iCs/>
          <w:noProof/>
          <w:sz w:val="22"/>
          <w:szCs w:val="22"/>
        </w:rPr>
        <w:t>11</w:t>
      </w:r>
    </w:p>
    <w:p w14:paraId="0E80F058" w14:textId="77777777" w:rsidR="006B70CB" w:rsidRPr="006B70CB" w:rsidRDefault="006B70CB">
      <w:pPr>
        <w:pStyle w:val="Index1"/>
        <w:tabs>
          <w:tab w:val="right" w:leader="hyphen" w:pos="4143"/>
        </w:tabs>
        <w:rPr>
          <w:rFonts w:ascii="Calibri" w:hAnsi="Calibri" w:cs="Calibri"/>
          <w:noProof/>
          <w:sz w:val="22"/>
          <w:szCs w:val="22"/>
        </w:rPr>
      </w:pPr>
      <w:r w:rsidRPr="006B70CB">
        <w:rPr>
          <w:rFonts w:ascii="Calibri" w:hAnsi="Calibri" w:cs="Calibri"/>
          <w:i/>
          <w:noProof/>
          <w:sz w:val="22"/>
          <w:szCs w:val="22"/>
        </w:rPr>
        <w:t>gt703_hist_chvs_crc</w:t>
      </w:r>
      <w:r w:rsidRPr="006B70CB">
        <w:rPr>
          <w:rFonts w:ascii="Calibri" w:hAnsi="Calibri" w:cs="Calibri"/>
          <w:noProof/>
          <w:sz w:val="22"/>
          <w:szCs w:val="22"/>
        </w:rPr>
        <w:tab/>
        <w:t>19</w:t>
      </w:r>
    </w:p>
    <w:p w14:paraId="03910EF4" w14:textId="77777777" w:rsidR="006B70CB" w:rsidRPr="006B70CB" w:rsidRDefault="006B70CB">
      <w:pPr>
        <w:pStyle w:val="Index1"/>
        <w:tabs>
          <w:tab w:val="right" w:leader="hyphen" w:pos="4143"/>
        </w:tabs>
        <w:rPr>
          <w:rFonts w:ascii="Calibri" w:hAnsi="Calibri" w:cs="Calibri"/>
          <w:noProof/>
          <w:sz w:val="22"/>
          <w:szCs w:val="22"/>
        </w:rPr>
      </w:pPr>
      <w:r w:rsidRPr="006B70CB">
        <w:rPr>
          <w:rFonts w:ascii="Calibri" w:hAnsi="Calibri" w:cs="Calibri"/>
          <w:i/>
          <w:noProof/>
          <w:sz w:val="22"/>
          <w:szCs w:val="22"/>
        </w:rPr>
        <w:t>gt804_crc_exclusao_zcliente</w:t>
      </w:r>
      <w:r w:rsidRPr="006B70CB">
        <w:rPr>
          <w:rFonts w:ascii="Calibri" w:hAnsi="Calibri" w:cs="Calibri"/>
          <w:noProof/>
          <w:sz w:val="22"/>
          <w:szCs w:val="22"/>
        </w:rPr>
        <w:tab/>
        <w:t>17</w:t>
      </w:r>
    </w:p>
    <w:p w14:paraId="6EF755D8" w14:textId="77777777" w:rsidR="006B70CB" w:rsidRPr="006B70CB" w:rsidRDefault="006B70CB">
      <w:pPr>
        <w:pStyle w:val="IndexHeading"/>
        <w:keepNext/>
        <w:tabs>
          <w:tab w:val="right" w:leader="hyphen" w:pos="4143"/>
        </w:tabs>
        <w:rPr>
          <w:rFonts w:ascii="Calibri" w:eastAsiaTheme="minorEastAsia" w:hAnsi="Calibri" w:cs="Calibri"/>
          <w:b w:val="0"/>
          <w:bCs w:val="0"/>
          <w:noProof/>
          <w:sz w:val="28"/>
          <w:szCs w:val="22"/>
        </w:rPr>
      </w:pPr>
      <w:r w:rsidRPr="006B70CB">
        <w:rPr>
          <w:rFonts w:ascii="Calibri" w:hAnsi="Calibri" w:cs="Calibri"/>
          <w:noProof/>
          <w:sz w:val="28"/>
          <w:szCs w:val="22"/>
        </w:rPr>
        <w:t>K</w:t>
      </w:r>
    </w:p>
    <w:p w14:paraId="21A529F2" w14:textId="77777777" w:rsidR="006B70CB" w:rsidRPr="006B70CB" w:rsidRDefault="006B70CB">
      <w:pPr>
        <w:pStyle w:val="Index1"/>
        <w:tabs>
          <w:tab w:val="right" w:leader="hyphen" w:pos="4143"/>
        </w:tabs>
        <w:rPr>
          <w:rFonts w:ascii="Calibri" w:hAnsi="Calibri" w:cs="Calibri"/>
          <w:noProof/>
          <w:sz w:val="22"/>
          <w:szCs w:val="22"/>
        </w:rPr>
      </w:pPr>
      <w:r w:rsidRPr="006B70CB">
        <w:rPr>
          <w:rFonts w:ascii="Calibri" w:hAnsi="Calibri" w:cs="Calibri"/>
          <w:i/>
          <w:noProof/>
          <w:sz w:val="22"/>
          <w:szCs w:val="22"/>
        </w:rPr>
        <w:t>kt_chaves_intrf_grts_crc</w:t>
      </w:r>
      <w:r w:rsidRPr="006B70CB">
        <w:rPr>
          <w:rFonts w:ascii="Calibri" w:hAnsi="Calibri" w:cs="Calibri"/>
          <w:noProof/>
          <w:sz w:val="22"/>
          <w:szCs w:val="22"/>
        </w:rPr>
        <w:tab/>
        <w:t>24</w:t>
      </w:r>
    </w:p>
    <w:p w14:paraId="1B94904F" w14:textId="2D70EDA8" w:rsidR="006B70CB" w:rsidRPr="006B70CB" w:rsidRDefault="006B70CB">
      <w:pPr>
        <w:rPr>
          <w:rFonts w:cs="Calibri"/>
          <w:noProof/>
          <w:szCs w:val="22"/>
        </w:rPr>
        <w:sectPr w:rsidR="006B70CB" w:rsidRPr="006B70CB" w:rsidSect="006B70CB">
          <w:type w:val="continuous"/>
          <w:pgSz w:w="11906" w:h="16838"/>
          <w:pgMar w:top="1440" w:right="1440" w:bottom="1440" w:left="1440" w:header="708" w:footer="708" w:gutter="0"/>
          <w:cols w:num="2" w:space="720"/>
          <w:titlePg/>
          <w:docGrid w:linePitch="360"/>
        </w:sectPr>
      </w:pPr>
    </w:p>
    <w:p w14:paraId="793402D6" w14:textId="1BF68FBD" w:rsidR="00261F31" w:rsidRPr="006B70CB" w:rsidRDefault="00261F31">
      <w:pPr>
        <w:rPr>
          <w:rFonts w:cs="Calibri"/>
          <w:szCs w:val="22"/>
          <w:lang w:val="en-US"/>
        </w:rPr>
        <w:sectPr w:rsidR="00261F31" w:rsidRPr="006B70CB" w:rsidSect="006B70CB">
          <w:type w:val="continuous"/>
          <w:pgSz w:w="11906" w:h="16838"/>
          <w:pgMar w:top="1440" w:right="1440" w:bottom="1440" w:left="1440" w:header="708" w:footer="708" w:gutter="0"/>
          <w:cols w:space="708"/>
          <w:titlePg/>
          <w:docGrid w:linePitch="360"/>
        </w:sectPr>
      </w:pPr>
      <w:r>
        <w:rPr>
          <w:rFonts w:cs="Calibri"/>
          <w:szCs w:val="22"/>
        </w:rPr>
        <w:fldChar w:fldCharType="end"/>
      </w:r>
    </w:p>
    <w:p w14:paraId="5E3B8F39" w14:textId="757A2324" w:rsidR="005A6DB6" w:rsidRPr="00D93BA2" w:rsidRDefault="005A6DB6" w:rsidP="00D93BA2">
      <w:pPr>
        <w:pStyle w:val="Heading1"/>
      </w:pPr>
      <w:bookmarkStart w:id="1" w:name="_Toc163902237"/>
      <w:bookmarkStart w:id="2" w:name="_Toc178080171"/>
      <w:r w:rsidRPr="00D93BA2">
        <w:lastRenderedPageBreak/>
        <w:t>Visão End-to-</w:t>
      </w:r>
      <w:commentRangeStart w:id="3"/>
      <w:r w:rsidRPr="00D93BA2">
        <w:t>End</w:t>
      </w:r>
      <w:bookmarkEnd w:id="1"/>
      <w:bookmarkEnd w:id="2"/>
      <w:commentRangeEnd w:id="3"/>
      <w:r w:rsidR="00E742CD">
        <w:rPr>
          <w:rStyle w:val="CommentReference"/>
          <w:rFonts w:eastAsia="Times New Roman" w:cs="Times New Roman"/>
          <w:b w:val="0"/>
        </w:rPr>
        <w:commentReference w:id="3"/>
      </w:r>
    </w:p>
    <w:p w14:paraId="69C0F078" w14:textId="4A716794" w:rsidR="00BF755F" w:rsidRDefault="008B366C" w:rsidP="003660E2">
      <w:pPr>
        <w:spacing w:after="160" w:line="259" w:lineRule="auto"/>
        <w:jc w:val="both"/>
        <w:rPr>
          <w:rFonts w:eastAsiaTheme="minorHAnsi" w:cstheme="minorBidi"/>
          <w:szCs w:val="22"/>
          <w:lang w:eastAsia="en-US"/>
        </w:rPr>
      </w:pPr>
      <w:r w:rsidRPr="00E92418">
        <w:rPr>
          <w:rFonts w:eastAsiaTheme="minorHAnsi" w:cstheme="minorBidi"/>
          <w:szCs w:val="22"/>
          <w:lang w:eastAsia="en-US"/>
        </w:rPr>
        <w:t>Em dezembro de 2022, o Modelo Único de Garantias</w:t>
      </w:r>
      <w:r w:rsidR="006D03D6" w:rsidRPr="00E92418">
        <w:rPr>
          <w:rFonts w:eastAsiaTheme="minorHAnsi" w:cstheme="minorBidi"/>
          <w:szCs w:val="22"/>
          <w:lang w:eastAsia="en-US"/>
        </w:rPr>
        <w:t xml:space="preserve"> (MUG)</w:t>
      </w:r>
      <w:r w:rsidRPr="00E92418">
        <w:rPr>
          <w:rFonts w:eastAsiaTheme="minorHAnsi" w:cstheme="minorBidi"/>
          <w:szCs w:val="22"/>
          <w:lang w:eastAsia="en-US"/>
        </w:rPr>
        <w:t xml:space="preserve"> entrou em produção com o objetivo de concretizar um </w:t>
      </w:r>
      <w:r w:rsidR="002E2949" w:rsidRPr="00E92418">
        <w:rPr>
          <w:rFonts w:eastAsiaTheme="minorHAnsi" w:cstheme="minorBidi"/>
          <w:szCs w:val="22"/>
          <w:lang w:eastAsia="en-US"/>
        </w:rPr>
        <w:t xml:space="preserve">repositório único, normalizado e centralizador com as garantias recebidas pelo Banco Santander Totta. </w:t>
      </w:r>
      <w:r w:rsidR="003660E2" w:rsidRPr="00E92418">
        <w:rPr>
          <w:rFonts w:eastAsiaTheme="minorHAnsi" w:cstheme="minorBidi"/>
          <w:szCs w:val="22"/>
          <w:lang w:eastAsia="en-US"/>
        </w:rPr>
        <w:t xml:space="preserve">Em dezembro de 2022 entrou em produção para alimentar os casos de uso de IFRS9 (Imparidade) e Loan Tapes BCE. A partir de abril de 2023, o BIYR 9500 e, consequentemente, a BDR – Capital e Contabilidade passaram também a apontar para este novo modelo de dados. </w:t>
      </w:r>
      <w:ins w:id="4" w:author="Marta Rafaela Teixeira Nunes" w:date="2024-09-09T11:13:00Z">
        <w:r w:rsidR="00BF755F">
          <w:rPr>
            <w:rFonts w:eastAsiaTheme="minorHAnsi" w:cstheme="minorBidi"/>
            <w:szCs w:val="22"/>
            <w:lang w:eastAsia="en-US"/>
          </w:rPr>
          <w:t>Para garantir a uniformidade em todos os casos de uso, foi realizada, em julho de 2024, a migração da CRC – Central de Re</w:t>
        </w:r>
      </w:ins>
      <w:ins w:id="5" w:author="Marta Rafaela Teixeira Nunes" w:date="2024-09-09T12:44:00Z">
        <w:r w:rsidR="0029230B">
          <w:rPr>
            <w:rFonts w:eastAsiaTheme="minorHAnsi" w:cstheme="minorBidi"/>
            <w:szCs w:val="22"/>
            <w:lang w:eastAsia="en-US"/>
          </w:rPr>
          <w:t>s</w:t>
        </w:r>
      </w:ins>
      <w:ins w:id="6" w:author="Marta Rafaela Teixeira Nunes" w:date="2024-09-09T11:13:00Z">
        <w:r w:rsidR="00BF755F">
          <w:rPr>
            <w:rFonts w:eastAsiaTheme="minorHAnsi" w:cstheme="minorBidi"/>
            <w:szCs w:val="22"/>
            <w:lang w:eastAsia="en-US"/>
          </w:rPr>
          <w:t xml:space="preserve">ponsabilidade de Crédito, para o MUG. A partir desse momento, o MUG passou a ser a base de referência para os casos de uso CRC. </w:t>
        </w:r>
      </w:ins>
      <w:del w:id="7" w:author="Marta Rafaela Teixeira Nunes" w:date="2024-09-09T11:16:00Z">
        <w:r w:rsidR="00BF755F" w:rsidRPr="00E92418" w:rsidDel="00BF755F">
          <w:rPr>
            <w:rFonts w:eastAsiaTheme="minorHAnsi" w:cstheme="minorBidi"/>
            <w:szCs w:val="22"/>
            <w:lang w:eastAsia="en-US"/>
          </w:rPr>
          <w:delText>Por fim, em junho de 2023 deu-se por concluído o</w:delText>
        </w:r>
      </w:del>
      <w:ins w:id="8" w:author="Marta Rafaela Teixeira Nunes" w:date="2024-09-09T11:16:00Z">
        <w:r w:rsidR="00BF755F">
          <w:rPr>
            <w:rFonts w:eastAsiaTheme="minorHAnsi" w:cstheme="minorBidi"/>
            <w:szCs w:val="22"/>
            <w:lang w:eastAsia="en-US"/>
          </w:rPr>
          <w:t xml:space="preserve"> O </w:t>
        </w:r>
      </w:ins>
      <w:del w:id="9" w:author="Marta Rafaela Teixeira Nunes" w:date="2024-09-09T11:16:00Z">
        <w:r w:rsidR="00BF755F" w:rsidRPr="00E92418" w:rsidDel="00BF755F">
          <w:rPr>
            <w:rFonts w:eastAsiaTheme="minorHAnsi" w:cstheme="minorBidi"/>
            <w:szCs w:val="22"/>
            <w:lang w:eastAsia="en-US"/>
          </w:rPr>
          <w:delText xml:space="preserve"> </w:delText>
        </w:r>
      </w:del>
      <w:r w:rsidR="00BF755F" w:rsidRPr="00E92418">
        <w:rPr>
          <w:rFonts w:eastAsiaTheme="minorHAnsi" w:cstheme="minorBidi"/>
          <w:szCs w:val="22"/>
          <w:lang w:eastAsia="en-US"/>
        </w:rPr>
        <w:t xml:space="preserve">projeto inicial de desenvolvimento do MUG no </w:t>
      </w:r>
      <w:r w:rsidR="00BF755F" w:rsidRPr="00C72FA2">
        <w:rPr>
          <w:rFonts w:eastAsiaTheme="minorHAnsi" w:cstheme="minorBidi"/>
          <w:i/>
          <w:szCs w:val="22"/>
          <w:lang w:eastAsia="en-US"/>
        </w:rPr>
        <w:t>Data Lake</w:t>
      </w:r>
      <w:r w:rsidR="00BF755F" w:rsidRPr="00E92418">
        <w:rPr>
          <w:rFonts w:eastAsiaTheme="minorHAnsi" w:cstheme="minorBidi"/>
          <w:szCs w:val="22"/>
          <w:lang w:eastAsia="en-US"/>
        </w:rPr>
        <w:t>, sem prejuízo de, como em muitas outras aplicações, existirem desde então novas iniciativas para introduzir melhorias, corrigir incidências e desenvolver novas funcionalidades</w:t>
      </w:r>
      <w:r w:rsidR="00BF755F">
        <w:rPr>
          <w:rFonts w:eastAsiaTheme="minorHAnsi" w:cstheme="minorBidi"/>
          <w:szCs w:val="22"/>
          <w:lang w:eastAsia="en-US"/>
        </w:rPr>
        <w:t xml:space="preserve">. </w:t>
      </w:r>
    </w:p>
    <w:p w14:paraId="55CBCAD1" w14:textId="26691297" w:rsidR="00BF755F" w:rsidRPr="00E92418" w:rsidRDefault="006D03D6"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Este documento tem como objetivo apresentar as tabelas de interface criadas entre o MUG e os principais casos de uso</w:t>
      </w:r>
      <w:ins w:id="10" w:author="Marta Rafaela Teixeira Nunes" w:date="2024-09-24T15:34:00Z">
        <w:r w:rsidR="00994A71">
          <w:rPr>
            <w:rFonts w:eastAsiaTheme="minorHAnsi" w:cstheme="minorBidi"/>
            <w:szCs w:val="22"/>
            <w:lang w:eastAsia="en-US"/>
          </w:rPr>
          <w:t xml:space="preserve"> para a CRC</w:t>
        </w:r>
      </w:ins>
      <w:r w:rsidRPr="00E92418">
        <w:rPr>
          <w:rFonts w:eastAsiaTheme="minorHAnsi" w:cstheme="minorBidi"/>
          <w:szCs w:val="22"/>
          <w:lang w:eastAsia="en-US"/>
        </w:rPr>
        <w:t>,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w:t>
      </w:r>
      <w:ins w:id="11" w:author="Marta Rafaela Teixeira Nunes" w:date="2024-09-24T15:35:00Z">
        <w:r w:rsidR="00994A71">
          <w:rPr>
            <w:rFonts w:eastAsiaTheme="minorHAnsi" w:cstheme="minorBidi"/>
            <w:szCs w:val="22"/>
            <w:lang w:eastAsia="en-US"/>
          </w:rPr>
          <w:t>, tabelas auxiliares</w:t>
        </w:r>
      </w:ins>
      <w:r w:rsidRPr="00E92418">
        <w:rPr>
          <w:rFonts w:eastAsiaTheme="minorHAnsi" w:cstheme="minorBidi"/>
          <w:szCs w:val="22"/>
          <w:lang w:eastAsia="en-US"/>
        </w:rPr>
        <w:t xml:space="preserve"> e interfaces descritos neste documento respeitam todos os princípios e regras de definição de universo detalhados ao pormenor no documento Modelo de Dados e </w:t>
      </w:r>
      <w:r w:rsidRPr="00E92418">
        <w:rPr>
          <w:rFonts w:eastAsiaTheme="minorHAnsi" w:cstheme="minorBidi"/>
          <w:i/>
          <w:szCs w:val="22"/>
          <w:lang w:eastAsia="en-US"/>
        </w:rPr>
        <w:t>Workflow</w:t>
      </w:r>
      <w:r w:rsidRPr="00E92418">
        <w:rPr>
          <w:rFonts w:eastAsiaTheme="minorHAnsi" w:cstheme="minorBidi"/>
          <w:szCs w:val="22"/>
          <w:lang w:eastAsia="en-US"/>
        </w:rPr>
        <w:t xml:space="preserve"> – Modelo Único de Garantias.</w:t>
      </w:r>
    </w:p>
    <w:p w14:paraId="6F629156" w14:textId="6226FC96" w:rsidR="00817DFF" w:rsidRPr="00E92418" w:rsidRDefault="001D1A78"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módulo não é um módulo do MUG, mas sim os interfaces de </w:t>
      </w:r>
      <w:r w:rsidRPr="00C72FA2">
        <w:rPr>
          <w:rFonts w:eastAsiaTheme="minorHAnsi" w:cstheme="minorBidi"/>
          <w:i/>
          <w:iCs/>
          <w:szCs w:val="22"/>
          <w:lang w:eastAsia="en-US"/>
        </w:rPr>
        <w:t>output</w:t>
      </w:r>
      <w:r w:rsidRPr="00E92418">
        <w:rPr>
          <w:rFonts w:eastAsiaTheme="minorHAnsi" w:cstheme="minorBidi"/>
          <w:szCs w:val="22"/>
          <w:lang w:eastAsia="en-US"/>
        </w:rPr>
        <w:t xml:space="preserve"> para cada caso de uso, </w:t>
      </w:r>
      <w:r w:rsidR="0043327F" w:rsidRPr="00E92418">
        <w:rPr>
          <w:rFonts w:eastAsiaTheme="minorHAnsi" w:cstheme="minorBidi"/>
          <w:szCs w:val="22"/>
          <w:lang w:eastAsia="en-US"/>
        </w:rPr>
        <w:t xml:space="preserve">neste caso para a </w:t>
      </w:r>
      <w:del w:id="12" w:author="Marta Rafaela Teixeira Nunes" w:date="2024-09-09T11:17:00Z">
        <w:r w:rsidR="0043327F" w:rsidRPr="00E92418" w:rsidDel="0043327F">
          <w:rPr>
            <w:rFonts w:eastAsiaTheme="minorHAnsi" w:cstheme="minorBidi"/>
            <w:szCs w:val="22"/>
            <w:lang w:eastAsia="en-US"/>
          </w:rPr>
          <w:delText>IFRS9</w:delText>
        </w:r>
        <w:r w:rsidR="0043327F" w:rsidDel="0043327F">
          <w:rPr>
            <w:rFonts w:eastAsiaTheme="minorHAnsi" w:cstheme="minorBidi"/>
            <w:szCs w:val="22"/>
            <w:lang w:eastAsia="en-US"/>
          </w:rPr>
          <w:delText xml:space="preserve"> e BDR</w:delText>
        </w:r>
        <w:r w:rsidRPr="00E92418" w:rsidDel="0043327F">
          <w:rPr>
            <w:rFonts w:eastAsiaTheme="minorHAnsi" w:cstheme="minorBidi"/>
            <w:szCs w:val="22"/>
            <w:lang w:eastAsia="en-US"/>
          </w:rPr>
          <w:delText xml:space="preserve"> </w:delText>
        </w:r>
      </w:del>
      <w:r w:rsidR="005B7138">
        <w:rPr>
          <w:rFonts w:eastAsiaTheme="minorHAnsi" w:cstheme="minorBidi"/>
          <w:szCs w:val="22"/>
          <w:lang w:eastAsia="en-US"/>
        </w:rPr>
        <w:t>CRC</w:t>
      </w:r>
      <w:r w:rsidRPr="00E92418">
        <w:rPr>
          <w:rFonts w:eastAsiaTheme="minorHAnsi" w:cstheme="minorBidi"/>
          <w:szCs w:val="22"/>
          <w:lang w:eastAsia="en-US"/>
        </w:rPr>
        <w:t xml:space="preserve">. </w:t>
      </w:r>
      <w:r w:rsidR="0043327F" w:rsidRPr="00E92418">
        <w:rPr>
          <w:rFonts w:eastAsiaTheme="minorHAnsi" w:cstheme="minorBidi"/>
          <w:szCs w:val="22"/>
          <w:lang w:eastAsia="en-US"/>
        </w:rPr>
        <w:t xml:space="preserve">É atualmente composto </w:t>
      </w:r>
      <w:r w:rsidR="0043327F" w:rsidRPr="001D56D0">
        <w:rPr>
          <w:rFonts w:eastAsiaTheme="minorHAnsi" w:cstheme="minorBidi"/>
          <w:color w:val="000000" w:themeColor="text1"/>
          <w:szCs w:val="22"/>
          <w:lang w:eastAsia="en-US"/>
        </w:rPr>
        <w:t xml:space="preserve">por </w:t>
      </w:r>
      <w:del w:id="13" w:author="Marta Rafaela Teixeira Nunes" w:date="2024-09-09T11:18:00Z">
        <w:r w:rsidR="0043327F" w:rsidRPr="001D56D0" w:rsidDel="0043327F">
          <w:rPr>
            <w:rFonts w:eastAsiaTheme="minorHAnsi" w:cstheme="minorBidi"/>
            <w:color w:val="000000" w:themeColor="text1"/>
            <w:szCs w:val="22"/>
            <w:lang w:eastAsia="en-US"/>
          </w:rPr>
          <w:delText>3</w:delText>
        </w:r>
      </w:del>
      <w:r w:rsidR="0043327F" w:rsidRPr="001D56D0">
        <w:rPr>
          <w:rFonts w:eastAsiaTheme="minorHAnsi" w:cstheme="minorBidi"/>
          <w:color w:val="000000" w:themeColor="text1"/>
          <w:szCs w:val="22"/>
          <w:lang w:eastAsia="en-US"/>
        </w:rPr>
        <w:t xml:space="preserve"> </w:t>
      </w:r>
      <w:ins w:id="14" w:author="Marta Rafaela Teixeira Nunes" w:date="2024-09-09T11:18:00Z">
        <w:r w:rsidR="0043327F">
          <w:rPr>
            <w:rFonts w:eastAsiaTheme="minorHAnsi" w:cstheme="minorBidi"/>
            <w:color w:val="000000" w:themeColor="text1"/>
            <w:szCs w:val="22"/>
            <w:lang w:eastAsia="en-US"/>
          </w:rPr>
          <w:t xml:space="preserve">2 </w:t>
        </w:r>
      </w:ins>
      <w:r w:rsidR="0043327F" w:rsidRPr="001D56D0">
        <w:rPr>
          <w:rFonts w:eastAsiaTheme="minorHAnsi" w:cstheme="minorBidi"/>
          <w:color w:val="000000" w:themeColor="text1"/>
          <w:szCs w:val="22"/>
          <w:lang w:eastAsia="en-US"/>
        </w:rPr>
        <w:t xml:space="preserve">tabelas de </w:t>
      </w:r>
      <w:r w:rsidR="0043327F" w:rsidRPr="0043327F">
        <w:rPr>
          <w:rFonts w:eastAsiaTheme="minorHAnsi" w:cstheme="minorBidi"/>
          <w:i/>
          <w:color w:val="000000" w:themeColor="text1"/>
          <w:szCs w:val="22"/>
          <w:lang w:eastAsia="en-US"/>
          <w:rPrChange w:id="15" w:author="Marta Rafaela Teixeira Nunes" w:date="2024-09-09T11:18:00Z">
            <w:rPr>
              <w:rFonts w:eastAsiaTheme="minorHAnsi" w:cstheme="minorBidi"/>
              <w:color w:val="000000" w:themeColor="text1"/>
              <w:szCs w:val="22"/>
              <w:lang w:eastAsia="en-US"/>
            </w:rPr>
          </w:rPrChange>
        </w:rPr>
        <w:t>output</w:t>
      </w:r>
      <w:del w:id="16" w:author="Marta Rafaela Teixeira Nunes" w:date="2024-09-09T11:18:00Z">
        <w:r w:rsidR="0043327F" w:rsidDel="0043327F">
          <w:rPr>
            <w:rStyle w:val="FootnoteReference"/>
            <w:rFonts w:eastAsiaTheme="minorHAnsi" w:cstheme="minorBidi"/>
            <w:color w:val="000000" w:themeColor="text1"/>
            <w:szCs w:val="22"/>
            <w:lang w:eastAsia="en-US"/>
          </w:rPr>
          <w:footnoteReference w:id="2"/>
        </w:r>
      </w:del>
      <w:r w:rsidR="0043327F" w:rsidRPr="001D56D0">
        <w:rPr>
          <w:rFonts w:eastAsiaTheme="minorHAnsi" w:cstheme="minorBidi"/>
          <w:color w:val="000000" w:themeColor="text1"/>
          <w:szCs w:val="22"/>
          <w:lang w:eastAsia="en-US"/>
        </w:rPr>
        <w:t xml:space="preserve"> que servem para adaptar os dados de responsabilidades e </w:t>
      </w:r>
      <w:del w:id="20" w:author="Marta Rafaela Teixeira Nunes" w:date="2024-09-09T11:18:00Z">
        <w:r w:rsidR="0043327F" w:rsidRPr="001D56D0" w:rsidDel="0043327F">
          <w:rPr>
            <w:rFonts w:eastAsiaTheme="minorHAnsi" w:cstheme="minorBidi"/>
            <w:color w:val="000000" w:themeColor="text1"/>
            <w:szCs w:val="22"/>
            <w:lang w:eastAsia="en-US"/>
          </w:rPr>
          <w:delText xml:space="preserve">garantias </w:delText>
        </w:r>
      </w:del>
      <w:ins w:id="21" w:author="Marta Rafaela Teixeira Nunes" w:date="2024-09-09T11:18:00Z">
        <w:r w:rsidR="0043327F">
          <w:rPr>
            <w:rFonts w:eastAsiaTheme="minorHAnsi" w:cstheme="minorBidi"/>
            <w:color w:val="000000" w:themeColor="text1"/>
            <w:szCs w:val="22"/>
            <w:lang w:eastAsia="en-US"/>
          </w:rPr>
          <w:t xml:space="preserve">proteções </w:t>
        </w:r>
      </w:ins>
      <w:r w:rsidR="0043327F" w:rsidRPr="001D56D0">
        <w:rPr>
          <w:rFonts w:eastAsiaTheme="minorHAnsi" w:cstheme="minorBidi"/>
          <w:color w:val="000000" w:themeColor="text1"/>
          <w:szCs w:val="22"/>
          <w:lang w:eastAsia="en-US"/>
        </w:rPr>
        <w:t xml:space="preserve">dos outros dois </w:t>
      </w:r>
      <w:r w:rsidR="0043327F" w:rsidRPr="00E92418">
        <w:rPr>
          <w:rFonts w:eastAsiaTheme="minorHAnsi" w:cstheme="minorBidi"/>
          <w:szCs w:val="22"/>
          <w:lang w:eastAsia="en-US"/>
        </w:rPr>
        <w:t>módulos ao formato de interface necessário a ser enviado para a</w:t>
      </w:r>
      <w:del w:id="22" w:author="Marta Rafaela Teixeira Nunes" w:date="2024-09-09T11:18:00Z">
        <w:r w:rsidR="0043327F" w:rsidRPr="00E92418" w:rsidDel="0043327F">
          <w:rPr>
            <w:rFonts w:eastAsiaTheme="minorHAnsi" w:cstheme="minorBidi"/>
            <w:szCs w:val="22"/>
            <w:lang w:eastAsia="en-US"/>
          </w:rPr>
          <w:delText>s</w:delText>
        </w:r>
      </w:del>
      <w:r w:rsidR="0043327F" w:rsidRPr="00E92418">
        <w:rPr>
          <w:rFonts w:eastAsiaTheme="minorHAnsi" w:cstheme="minorBidi"/>
          <w:szCs w:val="22"/>
          <w:lang w:eastAsia="en-US"/>
        </w:rPr>
        <w:t xml:space="preserve"> </w:t>
      </w:r>
      <w:del w:id="23" w:author="Marta Rafaela Teixeira Nunes" w:date="2024-09-09T11:19:00Z">
        <w:r w:rsidR="0043327F" w:rsidRPr="00E92418" w:rsidDel="0043327F">
          <w:rPr>
            <w:rFonts w:eastAsiaTheme="minorHAnsi" w:cstheme="minorBidi"/>
            <w:szCs w:val="22"/>
            <w:lang w:eastAsia="en-US"/>
          </w:rPr>
          <w:delText>aplicações</w:delText>
        </w:r>
      </w:del>
      <w:ins w:id="24" w:author="Marta Rafaela Teixeira Nunes" w:date="2024-09-09T11:19:00Z">
        <w:r w:rsidR="0043327F">
          <w:rPr>
            <w:rFonts w:eastAsiaTheme="minorHAnsi" w:cstheme="minorBidi"/>
            <w:szCs w:val="22"/>
            <w:lang w:eastAsia="en-US"/>
          </w:rPr>
          <w:t xml:space="preserve"> aplicação</w:t>
        </w:r>
      </w:ins>
      <w:del w:id="25" w:author="Marta Rafaela Teixeira Nunes" w:date="2024-09-09T11:19:00Z">
        <w:r w:rsidR="0043327F" w:rsidRPr="00E92418" w:rsidDel="0043327F">
          <w:rPr>
            <w:rFonts w:eastAsiaTheme="minorHAnsi" w:cstheme="minorBidi"/>
            <w:szCs w:val="22"/>
            <w:lang w:eastAsia="en-US"/>
          </w:rPr>
          <w:delText xml:space="preserve"> IFRS9</w:delText>
        </w:r>
        <w:r w:rsidR="0043327F" w:rsidDel="0043327F">
          <w:rPr>
            <w:rFonts w:eastAsiaTheme="minorHAnsi" w:cstheme="minorBidi"/>
            <w:szCs w:val="22"/>
            <w:lang w:eastAsia="en-US"/>
          </w:rPr>
          <w:delText xml:space="preserve"> e BDR</w:delText>
        </w:r>
      </w:del>
      <w:ins w:id="26" w:author="Marta Rafaela Teixeira Nunes" w:date="2024-09-09T11:19:00Z">
        <w:r w:rsidR="0043327F">
          <w:rPr>
            <w:rFonts w:eastAsiaTheme="minorHAnsi" w:cstheme="minorBidi"/>
            <w:szCs w:val="22"/>
            <w:lang w:eastAsia="en-US"/>
          </w:rPr>
          <w:t xml:space="preserve"> CRC</w:t>
        </w:r>
      </w:ins>
      <w:r w:rsidR="0043327F" w:rsidRPr="00E92418">
        <w:rPr>
          <w:rFonts w:eastAsiaTheme="minorHAnsi" w:cstheme="minorBidi"/>
          <w:szCs w:val="22"/>
          <w:lang w:eastAsia="en-US"/>
        </w:rPr>
        <w:t xml:space="preserve">. </w:t>
      </w:r>
      <w:del w:id="27" w:author="Marta Rafaela Teixeira Nunes" w:date="2024-09-09T11:20:00Z">
        <w:r w:rsidR="0043327F" w:rsidRPr="00E92418" w:rsidDel="0043327F">
          <w:rPr>
            <w:rFonts w:eastAsiaTheme="minorHAnsi" w:cstheme="minorBidi"/>
            <w:szCs w:val="22"/>
            <w:lang w:eastAsia="en-US"/>
          </w:rPr>
          <w:delText xml:space="preserve">Estas tabelas geram, depois e respetivamente, 3 e 6 tabelas </w:delText>
        </w:r>
        <w:r w:rsidR="0043327F" w:rsidRPr="00720567" w:rsidDel="0043327F">
          <w:rPr>
            <w:rFonts w:eastAsiaTheme="minorHAnsi" w:cstheme="minorBidi"/>
            <w:i/>
            <w:szCs w:val="22"/>
            <w:lang w:eastAsia="en-US"/>
          </w:rPr>
          <w:delText>views</w:delText>
        </w:r>
        <w:r w:rsidR="0043327F" w:rsidRPr="00E92418" w:rsidDel="0043327F">
          <w:rPr>
            <w:rFonts w:eastAsiaTheme="minorHAnsi" w:cstheme="minorBidi"/>
            <w:szCs w:val="22"/>
            <w:lang w:eastAsia="en-US"/>
          </w:rPr>
          <w:delText xml:space="preserve"> com o formato exato e final para exportar para a aplicação IFRS9 e BDR. </w:delText>
        </w:r>
      </w:del>
      <w:r w:rsidR="0043327F" w:rsidRPr="00E92418">
        <w:rPr>
          <w:rFonts w:eastAsiaTheme="minorHAnsi" w:cstheme="minorBidi"/>
          <w:szCs w:val="22"/>
          <w:lang w:eastAsia="en-US"/>
        </w:rPr>
        <w:t xml:space="preserve">A granularidade </w:t>
      </w:r>
      <w:del w:id="28" w:author="Marta Rafaela Teixeira Nunes" w:date="2024-09-09T11:20:00Z">
        <w:r w:rsidR="0043327F" w:rsidRPr="00E92418" w:rsidDel="0043327F">
          <w:rPr>
            <w:rFonts w:eastAsiaTheme="minorHAnsi" w:cstheme="minorBidi"/>
            <w:szCs w:val="22"/>
            <w:lang w:eastAsia="en-US"/>
          </w:rPr>
          <w:delText>dos interfaces está alinhada com a da BDR e da IFRS9 (ao nível d</w:delText>
        </w:r>
        <w:r w:rsidR="0043327F" w:rsidDel="0043327F">
          <w:rPr>
            <w:rFonts w:eastAsiaTheme="minorHAnsi" w:cstheme="minorBidi"/>
            <w:szCs w:val="22"/>
            <w:lang w:eastAsia="en-US"/>
          </w:rPr>
          <w:delText xml:space="preserve">a Responsabilidade - </w:delText>
        </w:r>
        <w:r w:rsidR="0043327F" w:rsidRPr="00E92418" w:rsidDel="0043327F">
          <w:rPr>
            <w:rFonts w:eastAsiaTheme="minorHAnsi" w:cstheme="minorBidi"/>
            <w:szCs w:val="22"/>
            <w:lang w:eastAsia="en-US"/>
          </w:rPr>
          <w:delText xml:space="preserve">processo/caução) </w:delText>
        </w:r>
      </w:del>
      <w:ins w:id="29" w:author="Marta Rafaela Teixeira Nunes" w:date="2024-09-09T11:20:00Z">
        <w:r w:rsidR="0043327F">
          <w:rPr>
            <w:rFonts w:eastAsiaTheme="minorHAnsi" w:cstheme="minorBidi"/>
            <w:szCs w:val="22"/>
            <w:lang w:eastAsia="en-US"/>
          </w:rPr>
          <w:t xml:space="preserve">da CRC está </w:t>
        </w:r>
      </w:ins>
      <w:ins w:id="30" w:author="Marta Rafaela Teixeira Nunes" w:date="2024-09-09T11:21:00Z">
        <w:r w:rsidR="0043327F">
          <w:rPr>
            <w:rFonts w:eastAsiaTheme="minorHAnsi" w:cstheme="minorBidi"/>
            <w:szCs w:val="22"/>
            <w:lang w:eastAsia="en-US"/>
          </w:rPr>
          <w:t xml:space="preserve">alihada com a </w:t>
        </w:r>
      </w:ins>
      <w:ins w:id="31" w:author="Marta Rafaela Teixeira Nunes" w:date="2024-09-09T11:20:00Z">
        <w:r w:rsidR="0043327F">
          <w:rPr>
            <w:rFonts w:eastAsiaTheme="minorHAnsi" w:cstheme="minorBidi"/>
            <w:szCs w:val="22"/>
            <w:lang w:eastAsia="en-US"/>
          </w:rPr>
          <w:t>granularidade m</w:t>
        </w:r>
      </w:ins>
      <w:ins w:id="32" w:author="Marta Rafaela Teixeira Nunes" w:date="2024-09-09T11:21:00Z">
        <w:r w:rsidR="0043327F">
          <w:rPr>
            <w:rFonts w:eastAsiaTheme="minorHAnsi" w:cstheme="minorBidi"/>
            <w:szCs w:val="22"/>
            <w:lang w:eastAsia="en-US"/>
          </w:rPr>
          <w:t>áxima do MUG</w:t>
        </w:r>
      </w:ins>
      <w:ins w:id="33" w:author="Marta Rafaela Teixeira Nunes" w:date="2024-09-09T11:20:00Z">
        <w:r w:rsidR="0043327F">
          <w:rPr>
            <w:rFonts w:eastAsiaTheme="minorHAnsi" w:cstheme="minorBidi"/>
            <w:szCs w:val="22"/>
            <w:lang w:eastAsia="en-US"/>
          </w:rPr>
          <w:t xml:space="preserve"> </w:t>
        </w:r>
      </w:ins>
      <w:ins w:id="34" w:author="Marta Rafaela Teixeira Nunes" w:date="2024-09-09T11:21:00Z">
        <w:r w:rsidR="0043327F">
          <w:rPr>
            <w:rFonts w:eastAsiaTheme="minorHAnsi" w:cstheme="minorBidi"/>
            <w:szCs w:val="22"/>
            <w:lang w:eastAsia="en-US"/>
          </w:rPr>
          <w:t xml:space="preserve">(ao nível </w:t>
        </w:r>
      </w:ins>
      <w:ins w:id="35" w:author="Marta Rafaela Teixeira Nunes" w:date="2024-09-24T15:43:00Z">
        <w:r w:rsidR="00994A71">
          <w:rPr>
            <w:rFonts w:eastAsiaTheme="minorHAnsi" w:cstheme="minorBidi"/>
            <w:szCs w:val="22"/>
            <w:lang w:eastAsia="en-US"/>
          </w:rPr>
          <w:t>do b</w:t>
        </w:r>
      </w:ins>
      <w:ins w:id="36" w:author="Marta Rafaela Teixeira Nunes" w:date="2024-09-09T11:20:00Z">
        <w:r w:rsidR="0043327F">
          <w:rPr>
            <w:rFonts w:eastAsiaTheme="minorHAnsi" w:cstheme="minorBidi"/>
            <w:szCs w:val="22"/>
            <w:lang w:eastAsia="en-US"/>
          </w:rPr>
          <w:t>em/</w:t>
        </w:r>
      </w:ins>
      <w:ins w:id="37" w:author="Marta Rafaela Teixeira Nunes" w:date="2024-09-24T15:43:00Z">
        <w:r w:rsidR="00994A71">
          <w:rPr>
            <w:rFonts w:eastAsiaTheme="minorHAnsi" w:cstheme="minorBidi"/>
            <w:szCs w:val="22"/>
            <w:lang w:eastAsia="en-US"/>
          </w:rPr>
          <w:t>p</w:t>
        </w:r>
      </w:ins>
      <w:ins w:id="38" w:author="Marta Rafaela Teixeira Nunes" w:date="2024-09-09T11:20:00Z">
        <w:r w:rsidR="0043327F">
          <w:rPr>
            <w:rFonts w:eastAsiaTheme="minorHAnsi" w:cstheme="minorBidi"/>
            <w:szCs w:val="22"/>
            <w:lang w:eastAsia="en-US"/>
          </w:rPr>
          <w:t>roteção</w:t>
        </w:r>
      </w:ins>
      <w:ins w:id="39" w:author="Marta Rafaela Teixeira Nunes" w:date="2024-09-09T11:21:00Z">
        <w:r w:rsidR="0043327F">
          <w:rPr>
            <w:rFonts w:eastAsiaTheme="minorHAnsi" w:cstheme="minorBidi"/>
            <w:szCs w:val="22"/>
            <w:lang w:eastAsia="en-US"/>
          </w:rPr>
          <w:t>).</w:t>
        </w:r>
      </w:ins>
      <w:del w:id="40" w:author="Marta Rafaela Teixeira Nunes" w:date="2024-09-09T11:21:00Z">
        <w:r w:rsidR="0043327F" w:rsidRPr="00E92418" w:rsidDel="0043327F">
          <w:rPr>
            <w:rFonts w:eastAsiaTheme="minorHAnsi" w:cstheme="minorBidi"/>
            <w:szCs w:val="22"/>
            <w:lang w:eastAsia="en-US"/>
          </w:rPr>
          <w:delText>pelo que é mais agregad</w:delText>
        </w:r>
        <w:r w:rsidR="0043327F" w:rsidDel="0043327F">
          <w:rPr>
            <w:rFonts w:eastAsiaTheme="minorHAnsi" w:cstheme="minorBidi"/>
            <w:szCs w:val="22"/>
            <w:lang w:eastAsia="en-US"/>
          </w:rPr>
          <w:delText>a</w:delText>
        </w:r>
        <w:r w:rsidR="0043327F" w:rsidRPr="00E92418" w:rsidDel="0043327F">
          <w:rPr>
            <w:rFonts w:eastAsiaTheme="minorHAnsi" w:cstheme="minorBidi"/>
            <w:szCs w:val="22"/>
            <w:lang w:eastAsia="en-US"/>
          </w:rPr>
          <w:delText xml:space="preserve"> do que a granularidade máxima do MUG (ao nível do bem).</w:delText>
        </w:r>
      </w:del>
      <w:r w:rsidR="0043327F" w:rsidRPr="00E92418">
        <w:rPr>
          <w:rFonts w:eastAsiaTheme="minorHAnsi" w:cstheme="minorBidi"/>
          <w:szCs w:val="22"/>
          <w:lang w:eastAsia="en-US"/>
        </w:rPr>
        <w:t xml:space="preserve"> </w:t>
      </w:r>
      <w:r w:rsidRPr="00AC2303">
        <w:rPr>
          <w:rFonts w:eastAsiaTheme="minorHAnsi" w:cstheme="minorBidi"/>
          <w:szCs w:val="22"/>
          <w:lang w:eastAsia="en-US"/>
        </w:rPr>
        <w:t>Para</w:t>
      </w:r>
      <w:r w:rsidRPr="00E92418">
        <w:rPr>
          <w:rFonts w:eastAsiaTheme="minorHAnsi" w:cstheme="minorBidi"/>
          <w:szCs w:val="22"/>
          <w:lang w:eastAsia="en-US"/>
        </w:rPr>
        <w:t xml:space="preserve"> assegurar a rastreabilidade total entre os módulos, bem como com os casos de uso </w:t>
      </w:r>
      <w:r w:rsidR="005C3487">
        <w:rPr>
          <w:rFonts w:eastAsiaTheme="minorHAnsi" w:cstheme="minorBidi"/>
          <w:szCs w:val="22"/>
          <w:lang w:eastAsia="en-US"/>
        </w:rPr>
        <w:t>–</w:t>
      </w:r>
      <w:r w:rsidR="006C204D">
        <w:rPr>
          <w:rFonts w:eastAsiaTheme="minorHAnsi" w:cstheme="minorBidi"/>
          <w:szCs w:val="22"/>
          <w:lang w:eastAsia="en-US"/>
        </w:rPr>
        <w:t xml:space="preserve"> </w:t>
      </w:r>
      <w:r w:rsidR="005C3487">
        <w:rPr>
          <w:rFonts w:eastAsiaTheme="minorHAnsi" w:cstheme="minorBidi"/>
          <w:szCs w:val="22"/>
          <w:lang w:eastAsia="en-US"/>
        </w:rPr>
        <w:t xml:space="preserve">caso o cruzamento entre </w:t>
      </w:r>
      <w:r w:rsidRPr="00E92418">
        <w:rPr>
          <w:rFonts w:eastAsiaTheme="minorHAnsi" w:cstheme="minorBidi"/>
          <w:szCs w:val="22"/>
          <w:lang w:eastAsia="en-US"/>
        </w:rPr>
        <w:t xml:space="preserve">chaves não seja </w:t>
      </w:r>
      <w:r w:rsidR="005C3487">
        <w:rPr>
          <w:rFonts w:eastAsiaTheme="minorHAnsi" w:cstheme="minorBidi"/>
          <w:szCs w:val="22"/>
          <w:lang w:eastAsia="en-US"/>
        </w:rPr>
        <w:t xml:space="preserve">realizada de forma </w:t>
      </w:r>
      <w:r w:rsidRPr="00E92418">
        <w:rPr>
          <w:rFonts w:eastAsiaTheme="minorHAnsi" w:cstheme="minorBidi"/>
          <w:szCs w:val="22"/>
          <w:lang w:eastAsia="en-US"/>
        </w:rPr>
        <w:t>direta -, inclui-se uma</w:t>
      </w:r>
      <w:r w:rsidR="00C02D1A">
        <w:rPr>
          <w:rFonts w:eastAsiaTheme="minorHAnsi" w:cstheme="minorBidi"/>
          <w:szCs w:val="22"/>
          <w:lang w:eastAsia="en-US"/>
        </w:rPr>
        <w:t xml:space="preserve"> tabela Rosetta entre o MUG e a</w:t>
      </w:r>
      <w:r w:rsidR="002C70D7">
        <w:rPr>
          <w:rFonts w:eastAsiaTheme="minorHAnsi" w:cstheme="minorBidi"/>
          <w:szCs w:val="22"/>
          <w:lang w:eastAsia="en-US"/>
        </w:rPr>
        <w:t>s</w:t>
      </w:r>
      <w:r w:rsidRPr="00E92418">
        <w:rPr>
          <w:rFonts w:eastAsiaTheme="minorHAnsi" w:cstheme="minorBidi"/>
          <w:szCs w:val="22"/>
          <w:lang w:eastAsia="en-US"/>
        </w:rPr>
        <w:t xml:space="preserve"> tabela</w:t>
      </w:r>
      <w:r w:rsidR="002C70D7">
        <w:rPr>
          <w:rFonts w:eastAsiaTheme="minorHAnsi" w:cstheme="minorBidi"/>
          <w:szCs w:val="22"/>
          <w:lang w:eastAsia="en-US"/>
        </w:rPr>
        <w:t>s</w:t>
      </w:r>
      <w:r w:rsidRPr="00E92418">
        <w:rPr>
          <w:rFonts w:eastAsiaTheme="minorHAnsi" w:cstheme="minorBidi"/>
          <w:szCs w:val="22"/>
          <w:lang w:eastAsia="en-US"/>
        </w:rPr>
        <w:t xml:space="preserve"> de interface</w:t>
      </w:r>
      <w:del w:id="41" w:author="Marta Rafaela Teixeira Nunes" w:date="2024-09-09T11:22:00Z">
        <w:r w:rsidR="0043327F" w:rsidRPr="00E92418" w:rsidDel="0043327F">
          <w:rPr>
            <w:rFonts w:eastAsiaTheme="minorHAnsi" w:cstheme="minorBidi"/>
            <w:szCs w:val="22"/>
            <w:lang w:eastAsia="en-US"/>
          </w:rPr>
          <w:delText>, e ainda um Rosetta entre o MUG e a</w:delText>
        </w:r>
        <w:r w:rsidR="0043327F" w:rsidDel="0043327F">
          <w:rPr>
            <w:rFonts w:eastAsiaTheme="minorHAnsi" w:cstheme="minorBidi"/>
            <w:szCs w:val="22"/>
            <w:lang w:eastAsia="en-US"/>
          </w:rPr>
          <w:delText xml:space="preserve">s chaves de </w:delText>
        </w:r>
        <w:r w:rsidR="0043327F" w:rsidRPr="00E92418" w:rsidDel="0043327F">
          <w:rPr>
            <w:rFonts w:eastAsiaTheme="minorHAnsi" w:cstheme="minorBidi"/>
            <w:szCs w:val="22"/>
            <w:lang w:eastAsia="en-US"/>
          </w:rPr>
          <w:delText xml:space="preserve">garantias </w:delText>
        </w:r>
        <w:r w:rsidR="0043327F" w:rsidDel="0043327F">
          <w:rPr>
            <w:rFonts w:eastAsiaTheme="minorHAnsi" w:cstheme="minorBidi"/>
            <w:szCs w:val="22"/>
            <w:lang w:eastAsia="en-US"/>
          </w:rPr>
          <w:delText>refletida na</w:delText>
        </w:r>
        <w:r w:rsidR="0043327F" w:rsidRPr="00E92418" w:rsidDel="0043327F">
          <w:rPr>
            <w:rFonts w:eastAsiaTheme="minorHAnsi" w:cstheme="minorBidi"/>
            <w:szCs w:val="22"/>
            <w:lang w:eastAsia="en-US"/>
          </w:rPr>
          <w:delText xml:space="preserve"> BDR.</w:delText>
        </w:r>
      </w:del>
      <w:ins w:id="42" w:author="Marta Rafaela Teixeira Nunes" w:date="2024-09-09T11:22:00Z">
        <w:r w:rsidR="0043327F">
          <w:rPr>
            <w:rFonts w:eastAsiaTheme="minorHAnsi" w:cstheme="minorBidi"/>
            <w:szCs w:val="22"/>
            <w:lang w:eastAsia="en-US"/>
          </w:rPr>
          <w:t>da CRC.</w:t>
        </w:r>
      </w:ins>
      <w:r w:rsidR="00791745">
        <w:rPr>
          <w:rFonts w:eastAsiaTheme="minorHAnsi" w:cstheme="minorBidi"/>
          <w:szCs w:val="22"/>
          <w:lang w:eastAsia="en-US"/>
        </w:rPr>
        <w:t xml:space="preserve"> </w:t>
      </w:r>
      <w:ins w:id="43" w:author="Marta Rafaela Teixeira Nunes" w:date="2024-09-25T12:41:00Z">
        <w:r w:rsidR="00791745">
          <w:rPr>
            <w:szCs w:val="22"/>
          </w:rPr>
          <w:t>Com o objetivo de</w:t>
        </w:r>
      </w:ins>
      <w:ins w:id="44" w:author="Marta Rafaela Teixeira Nunes" w:date="2024-09-24T15:55:00Z">
        <w:r w:rsidR="001731C8">
          <w:rPr>
            <w:szCs w:val="22"/>
          </w:rPr>
          <w:t xml:space="preserve"> </w:t>
        </w:r>
      </w:ins>
      <w:ins w:id="45" w:author="Marta Rafaela Teixeira Nunes" w:date="2024-09-24T15:56:00Z">
        <w:r w:rsidR="001731C8">
          <w:rPr>
            <w:szCs w:val="22"/>
          </w:rPr>
          <w:t xml:space="preserve">promover </w:t>
        </w:r>
      </w:ins>
      <w:ins w:id="46" w:author="Marta Rafaela Teixeira Nunes" w:date="2024-09-25T12:41:00Z">
        <w:r w:rsidR="00791745">
          <w:rPr>
            <w:szCs w:val="22"/>
          </w:rPr>
          <w:t xml:space="preserve">a </w:t>
        </w:r>
      </w:ins>
      <w:ins w:id="47" w:author="Marta Rafaela Teixeira Nunes" w:date="2024-09-24T15:56:00Z">
        <w:r w:rsidR="001731C8">
          <w:rPr>
            <w:szCs w:val="22"/>
          </w:rPr>
          <w:t>transparência</w:t>
        </w:r>
      </w:ins>
      <w:ins w:id="48" w:author="Marta Rafaela Teixeira Nunes" w:date="2024-09-24T15:55:00Z">
        <w:r w:rsidR="00791745">
          <w:rPr>
            <w:szCs w:val="22"/>
          </w:rPr>
          <w:t xml:space="preserve"> do modelo e apoiar </w:t>
        </w:r>
        <w:r w:rsidR="001731C8">
          <w:rPr>
            <w:szCs w:val="22"/>
          </w:rPr>
          <w:t>a contrução de campos específicos</w:t>
        </w:r>
      </w:ins>
      <w:ins w:id="49" w:author="Marta Rafaela Teixeira Nunes" w:date="2024-09-25T12:42:00Z">
        <w:r w:rsidR="00791745">
          <w:rPr>
            <w:szCs w:val="22"/>
          </w:rPr>
          <w:t xml:space="preserve">, são também fornecidas </w:t>
        </w:r>
      </w:ins>
      <w:ins w:id="50" w:author="Marta Rafaela Teixeira Nunes" w:date="2024-09-24T15:56:00Z">
        <w:r w:rsidR="001731C8">
          <w:rPr>
            <w:szCs w:val="22"/>
          </w:rPr>
          <w:t xml:space="preserve">tabelas auxiliares e de parametrização. </w:t>
        </w:r>
      </w:ins>
      <w:ins w:id="51" w:author="Marta Rafaela Teixeira Nunes" w:date="2024-09-24T15:45:00Z">
        <w:r w:rsidR="00817DFF">
          <w:rPr>
            <w:szCs w:val="22"/>
          </w:rPr>
          <w:t>A parametrização dos motores dos vários módulos é acessível no Front do Data Lake - conforme explicado no capítulo 3. do documento ‘Front Data Lake CT’.</w:t>
        </w:r>
      </w:ins>
    </w:p>
    <w:p w14:paraId="02872C5C" w14:textId="74B3B924" w:rsidR="00BF755F" w:rsidRDefault="005A6DB6" w:rsidP="004966E0">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O fluxo </w:t>
      </w:r>
      <w:r w:rsidR="00990D74" w:rsidRPr="00E92418">
        <w:rPr>
          <w:rFonts w:eastAsiaTheme="minorHAnsi" w:cstheme="minorBidi"/>
          <w:szCs w:val="22"/>
          <w:lang w:eastAsia="en-US"/>
        </w:rPr>
        <w:t xml:space="preserve">de informação </w:t>
      </w:r>
      <w:r w:rsidR="00B12AF5" w:rsidRPr="00E92418">
        <w:rPr>
          <w:rFonts w:eastAsiaTheme="minorHAnsi" w:cstheme="minorBidi"/>
          <w:szCs w:val="22"/>
          <w:lang w:eastAsia="en-US"/>
        </w:rPr>
        <w:t xml:space="preserve">e a arquitetura de dados do </w:t>
      </w:r>
      <w:r w:rsidR="001D1A78" w:rsidRPr="00E92418">
        <w:rPr>
          <w:rFonts w:eastAsiaTheme="minorHAnsi" w:cstheme="minorBidi"/>
          <w:szCs w:val="22"/>
          <w:lang w:eastAsia="en-US"/>
        </w:rPr>
        <w:t>MUG e dos seus interfaces</w:t>
      </w:r>
      <w:r w:rsidR="00884526">
        <w:rPr>
          <w:rFonts w:eastAsiaTheme="minorHAnsi" w:cstheme="minorBidi"/>
          <w:szCs w:val="22"/>
          <w:lang w:eastAsia="en-US"/>
        </w:rPr>
        <w:t xml:space="preserve"> </w:t>
      </w:r>
      <w:ins w:id="52" w:author="Marta Rafaela Teixeira Nunes" w:date="2024-09-09T11:22:00Z">
        <w:r w:rsidR="0043327F">
          <w:rPr>
            <w:rFonts w:eastAsiaTheme="minorHAnsi" w:cstheme="minorBidi"/>
            <w:szCs w:val="22"/>
            <w:lang w:eastAsia="en-US"/>
          </w:rPr>
          <w:t>para a CRC</w:t>
        </w:r>
        <w:r w:rsidR="0043327F" w:rsidRPr="00E92418">
          <w:rPr>
            <w:rFonts w:eastAsiaTheme="minorHAnsi" w:cstheme="minorBidi"/>
            <w:szCs w:val="22"/>
            <w:lang w:eastAsia="en-US"/>
          </w:rPr>
          <w:t xml:space="preserve"> </w:t>
        </w:r>
      </w:ins>
      <w:r w:rsidR="00B12AF5" w:rsidRPr="00E92418">
        <w:rPr>
          <w:rFonts w:eastAsiaTheme="minorHAnsi" w:cstheme="minorBidi"/>
          <w:szCs w:val="22"/>
          <w:lang w:eastAsia="en-US"/>
        </w:rPr>
        <w:t>está esquematizado no diagrama seguinte</w:t>
      </w:r>
      <w:r w:rsidR="000321F7" w:rsidRPr="00E92418">
        <w:rPr>
          <w:rFonts w:eastAsiaTheme="minorHAnsi" w:cstheme="minorBidi"/>
          <w:szCs w:val="22"/>
          <w:lang w:eastAsia="en-US"/>
        </w:rPr>
        <w:t>:</w:t>
      </w:r>
    </w:p>
    <w:p w14:paraId="20AFF75D" w14:textId="42F1F0AF" w:rsidR="001D1A78" w:rsidRDefault="00884526" w:rsidP="002C70D7">
      <w:pPr>
        <w:spacing w:after="160" w:line="259" w:lineRule="auto"/>
        <w:jc w:val="center"/>
        <w:rPr>
          <w:rFonts w:cs="Calibri"/>
          <w:b/>
          <w:color w:val="000000" w:themeColor="text1"/>
          <w:szCs w:val="22"/>
        </w:rPr>
      </w:pPr>
      <w:bookmarkStart w:id="53" w:name="_Toc178080356"/>
      <w:r w:rsidRPr="00884526">
        <w:rPr>
          <w:rFonts w:cs="Calibri"/>
          <w:b/>
          <w:noProof/>
          <w:color w:val="000000" w:themeColor="text1"/>
          <w:szCs w:val="22"/>
        </w:rPr>
        <w:lastRenderedPageBreak/>
        <w:drawing>
          <wp:anchor distT="0" distB="0" distL="114300" distR="114300" simplePos="0" relativeHeight="251658243" behindDoc="0" locked="0" layoutInCell="1" allowOverlap="1" wp14:anchorId="1B35630C" wp14:editId="7E4880ED">
            <wp:simplePos x="0" y="0"/>
            <wp:positionH relativeFrom="margin">
              <wp:align>center</wp:align>
            </wp:positionH>
            <wp:positionV relativeFrom="paragraph">
              <wp:posOffset>232916</wp:posOffset>
            </wp:positionV>
            <wp:extent cx="6242050" cy="2734945"/>
            <wp:effectExtent l="0" t="0" r="635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21445"/>
                    <a:stretch/>
                  </pic:blipFill>
                  <pic:spPr bwMode="auto">
                    <a:xfrm>
                      <a:off x="0" y="0"/>
                      <a:ext cx="6242050" cy="273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5487" w:rsidRPr="002B5487">
        <w:rPr>
          <w:rFonts w:cs="Calibri"/>
          <w:b/>
          <w:color w:val="000000" w:themeColor="text1"/>
          <w:szCs w:val="22"/>
        </w:rPr>
        <w:t xml:space="preserve">Figura </w:t>
      </w:r>
      <w:r w:rsidR="002B5487" w:rsidRPr="002B5487">
        <w:rPr>
          <w:rFonts w:cs="Calibri"/>
          <w:b/>
          <w:color w:val="000000" w:themeColor="text1"/>
          <w:szCs w:val="22"/>
        </w:rPr>
        <w:fldChar w:fldCharType="begin"/>
      </w:r>
      <w:r w:rsidR="002B5487" w:rsidRPr="002B5487">
        <w:rPr>
          <w:rFonts w:cs="Calibri"/>
          <w:b/>
          <w:color w:val="000000" w:themeColor="text1"/>
          <w:szCs w:val="22"/>
        </w:rPr>
        <w:instrText xml:space="preserve"> SEQ Figura \* ARABIC </w:instrText>
      </w:r>
      <w:r w:rsidR="002B5487" w:rsidRPr="002B5487">
        <w:rPr>
          <w:rFonts w:cs="Calibri"/>
          <w:b/>
          <w:color w:val="000000" w:themeColor="text1"/>
          <w:szCs w:val="22"/>
        </w:rPr>
        <w:fldChar w:fldCharType="separate"/>
      </w:r>
      <w:r w:rsidR="00774003">
        <w:rPr>
          <w:rFonts w:cs="Calibri"/>
          <w:b/>
          <w:noProof/>
          <w:color w:val="000000" w:themeColor="text1"/>
          <w:szCs w:val="22"/>
        </w:rPr>
        <w:t>1</w:t>
      </w:r>
      <w:r w:rsidR="002B5487" w:rsidRPr="002B5487">
        <w:rPr>
          <w:rFonts w:cs="Calibri"/>
          <w:b/>
          <w:color w:val="000000" w:themeColor="text1"/>
          <w:szCs w:val="22"/>
        </w:rPr>
        <w:fldChar w:fldCharType="end"/>
      </w:r>
      <w:r w:rsidR="002B5487" w:rsidRPr="002B5487">
        <w:rPr>
          <w:rFonts w:cs="Calibri"/>
          <w:b/>
          <w:color w:val="000000" w:themeColor="text1"/>
          <w:szCs w:val="22"/>
        </w:rPr>
        <w:t xml:space="preserve">. Modelo Relacional - Interfaces do MUG </w:t>
      </w:r>
      <w:r w:rsidR="0043327F" w:rsidRPr="002B5487">
        <w:rPr>
          <w:rFonts w:cs="Calibri"/>
          <w:b/>
          <w:color w:val="000000" w:themeColor="text1"/>
          <w:szCs w:val="22"/>
        </w:rPr>
        <w:t>para</w:t>
      </w:r>
      <w:del w:id="54" w:author="Marta Rafaela Teixeira Nunes" w:date="2024-09-09T11:23:00Z">
        <w:r w:rsidR="0043327F" w:rsidRPr="002B5487" w:rsidDel="0043327F">
          <w:rPr>
            <w:rFonts w:cs="Calibri"/>
            <w:b/>
            <w:color w:val="000000" w:themeColor="text1"/>
            <w:szCs w:val="22"/>
          </w:rPr>
          <w:delText xml:space="preserve"> Casos de Uso</w:delText>
        </w:r>
      </w:del>
      <w:r w:rsidR="0043327F">
        <w:rPr>
          <w:rFonts w:cs="Calibri"/>
          <w:b/>
          <w:color w:val="000000" w:themeColor="text1"/>
          <w:szCs w:val="22"/>
        </w:rPr>
        <w:t xml:space="preserve"> </w:t>
      </w:r>
      <w:ins w:id="55" w:author="Marta Rafaela Teixeira Nunes" w:date="2024-09-09T11:23:00Z">
        <w:r w:rsidR="0043327F">
          <w:rPr>
            <w:rFonts w:cs="Calibri"/>
            <w:b/>
            <w:color w:val="000000" w:themeColor="text1"/>
            <w:szCs w:val="22"/>
          </w:rPr>
          <w:t>a CRC</w:t>
        </w:r>
      </w:ins>
      <w:bookmarkEnd w:id="53"/>
    </w:p>
    <w:p w14:paraId="696662D5" w14:textId="6E3DD84E" w:rsidR="0043327F" w:rsidRPr="002C70D7" w:rsidRDefault="0043327F" w:rsidP="0043327F">
      <w:pPr>
        <w:spacing w:after="160" w:line="259" w:lineRule="auto"/>
        <w:jc w:val="center"/>
        <w:rPr>
          <w:rFonts w:eastAsiaTheme="minorHAnsi" w:cstheme="minorBidi"/>
          <w:szCs w:val="22"/>
          <w:lang w:eastAsia="en-US"/>
        </w:rPr>
      </w:pPr>
      <w:r>
        <w:rPr>
          <w:rFonts w:eastAsiaTheme="minorHAnsi" w:cstheme="minorBidi"/>
          <w:szCs w:val="22"/>
          <w:lang w:eastAsia="en-US"/>
        </w:rPr>
        <w:br w:type="page"/>
      </w:r>
    </w:p>
    <w:p w14:paraId="7927EF4E" w14:textId="2855A0F6" w:rsidR="00F95102" w:rsidRDefault="005A6DB6" w:rsidP="00D93BA2">
      <w:pPr>
        <w:pStyle w:val="Heading1"/>
      </w:pPr>
      <w:bookmarkStart w:id="56" w:name="_Toc163902238"/>
      <w:bookmarkStart w:id="57" w:name="_Toc178080172"/>
      <w:r w:rsidRPr="00366E75">
        <w:lastRenderedPageBreak/>
        <w:t>Modelo de Dados e Funcional no Data Lake</w:t>
      </w:r>
      <w:bookmarkEnd w:id="56"/>
      <w:bookmarkEnd w:id="57"/>
      <w:r w:rsidRPr="00366E75">
        <w:t xml:space="preserve"> </w:t>
      </w:r>
    </w:p>
    <w:p w14:paraId="106FAF8E" w14:textId="50D1BD24" w:rsidR="005A6DB6" w:rsidRPr="00D93BA2" w:rsidRDefault="00F95102" w:rsidP="00D93BA2">
      <w:pPr>
        <w:pStyle w:val="Heading2"/>
      </w:pPr>
      <w:bookmarkStart w:id="58" w:name="_Toc163902239"/>
      <w:bookmarkStart w:id="59" w:name="_Toc178080173"/>
      <w:r w:rsidRPr="00D93BA2">
        <w:t>V</w:t>
      </w:r>
      <w:r w:rsidR="005A6DB6" w:rsidRPr="00D93BA2">
        <w:t>isão Geral</w:t>
      </w:r>
      <w:bookmarkEnd w:id="58"/>
      <w:bookmarkEnd w:id="59"/>
    </w:p>
    <w:p w14:paraId="4BABDF04" w14:textId="27C53636" w:rsidR="007B7B11" w:rsidRPr="00CE24BD" w:rsidRDefault="00211555" w:rsidP="00D93BA2">
      <w:pPr>
        <w:pStyle w:val="Heading3"/>
        <w:rPr>
          <w:i/>
        </w:rPr>
      </w:pPr>
      <w:bookmarkStart w:id="60" w:name="_Toc163902241"/>
      <w:bookmarkStart w:id="61" w:name="_Toc178080174"/>
      <w:r w:rsidRPr="00CE24BD">
        <w:rPr>
          <w:i/>
        </w:rPr>
        <w:t>Overview</w:t>
      </w:r>
      <w:bookmarkEnd w:id="60"/>
      <w:bookmarkEnd w:id="61"/>
    </w:p>
    <w:p w14:paraId="4DCBF643" w14:textId="2146C819" w:rsidR="00817DFF"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por </w:t>
      </w:r>
      <w:del w:id="62" w:author="Marta Rafaela Teixeira Nunes" w:date="2024-09-09T11:24:00Z">
        <w:r w:rsidRPr="00720567" w:rsidDel="0043327F">
          <w:rPr>
            <w:rFonts w:eastAsiaTheme="minorHAnsi" w:cstheme="minorBidi"/>
            <w:szCs w:val="22"/>
            <w:lang w:eastAsia="en-US"/>
          </w:rPr>
          <w:delText>3</w:delText>
        </w:r>
      </w:del>
      <w:ins w:id="63" w:author="Marta Rafaela Teixeira Nunes" w:date="2024-09-09T11:24:00Z">
        <w:r>
          <w:rPr>
            <w:rFonts w:eastAsiaTheme="minorHAnsi" w:cstheme="minorBidi"/>
            <w:szCs w:val="22"/>
            <w:lang w:eastAsia="en-US"/>
          </w:rPr>
          <w:t xml:space="preserve"> 2</w:t>
        </w:r>
      </w:ins>
      <w:r w:rsidRPr="00720567">
        <w:rPr>
          <w:rFonts w:eastAsiaTheme="minorHAnsi" w:cstheme="minorBidi"/>
          <w:szCs w:val="22"/>
          <w:lang w:eastAsia="en-US"/>
        </w:rPr>
        <w:t xml:space="preserve"> tabelas de </w:t>
      </w:r>
      <w:r w:rsidRPr="00C72FA2">
        <w:rPr>
          <w:rFonts w:eastAsiaTheme="minorHAnsi" w:cstheme="minorBidi"/>
          <w:i/>
          <w:szCs w:val="22"/>
          <w:lang w:eastAsia="en-US"/>
        </w:rPr>
        <w:t>output</w:t>
      </w:r>
      <w:del w:id="64" w:author="Marta Rafaela Teixeira Nunes" w:date="2024-09-09T11:24:00Z">
        <w:r w:rsidRPr="00720567" w:rsidDel="0043327F">
          <w:rPr>
            <w:rFonts w:eastAsiaTheme="minorHAnsi" w:cstheme="minorBidi"/>
            <w:szCs w:val="22"/>
            <w:lang w:eastAsia="en-US"/>
          </w:rPr>
          <w:delText xml:space="preserve">, 9 </w:delText>
        </w:r>
        <w:r w:rsidRPr="00720567" w:rsidDel="0043327F">
          <w:rPr>
            <w:rFonts w:eastAsiaTheme="minorHAnsi" w:cstheme="minorBidi"/>
            <w:i/>
            <w:szCs w:val="22"/>
            <w:lang w:eastAsia="en-US"/>
          </w:rPr>
          <w:delText>views</w:delText>
        </w:r>
      </w:del>
      <w:r w:rsidR="00817DFF">
        <w:rPr>
          <w:rFonts w:eastAsiaTheme="minorHAnsi" w:cstheme="minorBidi"/>
          <w:i/>
          <w:szCs w:val="22"/>
          <w:lang w:eastAsia="en-US"/>
        </w:rPr>
        <w:t>,</w:t>
      </w:r>
      <w:r w:rsidRPr="00720567">
        <w:rPr>
          <w:rFonts w:eastAsiaTheme="minorHAnsi" w:cstheme="minorBidi"/>
          <w:szCs w:val="22"/>
          <w:lang w:eastAsia="en-US"/>
        </w:rPr>
        <w:t xml:space="preserve"> </w:t>
      </w:r>
      <w:del w:id="65" w:author="Marta Rafaela Teixeira Nunes" w:date="2024-09-09T11:24:00Z">
        <w:r w:rsidRPr="00720567" w:rsidDel="0043327F">
          <w:rPr>
            <w:rFonts w:eastAsiaTheme="minorHAnsi" w:cstheme="minorBidi"/>
            <w:szCs w:val="22"/>
            <w:lang w:eastAsia="en-US"/>
          </w:rPr>
          <w:delText>2</w:delText>
        </w:r>
      </w:del>
      <w:ins w:id="66" w:author="Marta Rafaela Teixeira Nunes" w:date="2024-09-09T11:24:00Z">
        <w:r>
          <w:rPr>
            <w:rFonts w:eastAsiaTheme="minorHAnsi" w:cstheme="minorBidi"/>
            <w:szCs w:val="22"/>
            <w:lang w:eastAsia="en-US"/>
          </w:rPr>
          <w:t xml:space="preserve"> 1</w:t>
        </w:r>
      </w:ins>
      <w:r w:rsidRPr="00720567">
        <w:rPr>
          <w:rFonts w:eastAsiaTheme="minorHAnsi" w:cstheme="minorBidi"/>
          <w:szCs w:val="22"/>
          <w:lang w:eastAsia="en-US"/>
        </w:rPr>
        <w:t xml:space="preserve"> tradutor</w:t>
      </w:r>
      <w:del w:id="67" w:author="Marta Rafaela Teixeira Nunes" w:date="2024-09-09T11:24:00Z">
        <w:r w:rsidRPr="00720567" w:rsidDel="0043327F">
          <w:rPr>
            <w:rFonts w:eastAsiaTheme="minorHAnsi" w:cstheme="minorBidi"/>
            <w:szCs w:val="22"/>
            <w:lang w:eastAsia="en-US"/>
          </w:rPr>
          <w:delText>es</w:delText>
        </w:r>
      </w:del>
      <w:r w:rsidRPr="00720567">
        <w:rPr>
          <w:rFonts w:eastAsiaTheme="minorHAnsi" w:cstheme="minorBidi"/>
          <w:szCs w:val="22"/>
          <w:lang w:eastAsia="en-US"/>
        </w:rPr>
        <w:t xml:space="preserve"> de chave Rosetta</w:t>
      </w:r>
      <w:ins w:id="68" w:author="Marta Rafaela Teixeira Nunes" w:date="2024-09-24T15:52:00Z">
        <w:r w:rsidR="00817DFF">
          <w:rPr>
            <w:rFonts w:eastAsiaTheme="minorHAnsi" w:cstheme="minorBidi"/>
            <w:szCs w:val="22"/>
            <w:lang w:eastAsia="en-US"/>
          </w:rPr>
          <w:t xml:space="preserve"> </w:t>
        </w:r>
        <w:r w:rsidR="00817DFF">
          <w:rPr>
            <w:rFonts w:eastAsiaTheme="minorHAnsi" w:cstheme="minorBidi"/>
            <w:i/>
            <w:szCs w:val="22"/>
            <w:lang w:eastAsia="en-US"/>
          </w:rPr>
          <w:t>, 1 tabela de parametrização e 1 tabela auxiliar</w:t>
        </w:r>
      </w:ins>
      <w:r w:rsidRPr="00720567">
        <w:rPr>
          <w:rFonts w:eastAsiaTheme="minorHAnsi" w:cstheme="minorBidi"/>
          <w:szCs w:val="22"/>
          <w:lang w:eastAsia="en-US"/>
        </w:rPr>
        <w:t xml:space="preserve">. As tabelas de </w:t>
      </w:r>
      <w:r w:rsidRPr="00C72FA2">
        <w:rPr>
          <w:rFonts w:eastAsiaTheme="minorHAnsi" w:cstheme="minorBidi"/>
          <w:i/>
          <w:szCs w:val="22"/>
          <w:lang w:eastAsia="en-US"/>
        </w:rPr>
        <w:t>output</w:t>
      </w:r>
      <w:r w:rsidRPr="00720567">
        <w:rPr>
          <w:rFonts w:eastAsiaTheme="minorHAnsi" w:cstheme="minorBidi"/>
          <w:szCs w:val="22"/>
          <w:lang w:eastAsia="en-US"/>
        </w:rPr>
        <w:t xml:space="preserve"> são os interfaces entre o MUG e os seus casos de uso, assegurando que a informação do MUG é transformada e adaptada ao formato necessário </w:t>
      </w:r>
      <w:ins w:id="69" w:author="Marta Rafaela Teixeira Nunes" w:date="2024-09-09T11:25:00Z">
        <w:r>
          <w:rPr>
            <w:rFonts w:eastAsiaTheme="minorHAnsi" w:cstheme="minorBidi"/>
            <w:szCs w:val="22"/>
            <w:lang w:eastAsia="en-US"/>
          </w:rPr>
          <w:t xml:space="preserve">e final </w:t>
        </w:r>
      </w:ins>
      <w:r w:rsidRPr="00720567">
        <w:rPr>
          <w:rFonts w:eastAsiaTheme="minorHAnsi" w:cstheme="minorBidi"/>
          <w:szCs w:val="22"/>
          <w:lang w:eastAsia="en-US"/>
        </w:rPr>
        <w:t>a ser enviado para as aplicações da</w:t>
      </w:r>
      <w:del w:id="70" w:author="Marta Rafaela Teixeira Nunes" w:date="2024-09-09T11:25:00Z">
        <w:r w:rsidRPr="00720567" w:rsidDel="0043327F">
          <w:rPr>
            <w:rFonts w:eastAsiaTheme="minorHAnsi" w:cstheme="minorBidi"/>
            <w:szCs w:val="22"/>
            <w:lang w:eastAsia="en-US"/>
          </w:rPr>
          <w:delText xml:space="preserve"> </w:delText>
        </w:r>
        <w:r w:rsidDel="0043327F">
          <w:rPr>
            <w:rFonts w:eastAsiaTheme="minorHAnsi" w:cstheme="minorBidi"/>
            <w:szCs w:val="22"/>
            <w:lang w:eastAsia="en-US"/>
          </w:rPr>
          <w:delText xml:space="preserve">IFRS9 </w:delText>
        </w:r>
        <w:r w:rsidRPr="00720567" w:rsidDel="0043327F">
          <w:rPr>
            <w:rFonts w:eastAsiaTheme="minorHAnsi" w:cstheme="minorBidi"/>
            <w:szCs w:val="22"/>
            <w:lang w:eastAsia="en-US"/>
          </w:rPr>
          <w:delText>e</w:delText>
        </w:r>
        <w:r w:rsidDel="0043327F">
          <w:rPr>
            <w:rFonts w:eastAsiaTheme="minorHAnsi" w:cstheme="minorBidi"/>
            <w:szCs w:val="22"/>
            <w:lang w:eastAsia="en-US"/>
          </w:rPr>
          <w:delText xml:space="preserve"> BDR</w:delText>
        </w:r>
      </w:del>
      <w:ins w:id="71" w:author="Marta Rafaela Teixeira Nunes" w:date="2024-09-09T11:25:00Z">
        <w:r>
          <w:rPr>
            <w:rFonts w:eastAsiaTheme="minorHAnsi" w:cstheme="minorBidi"/>
            <w:szCs w:val="22"/>
            <w:lang w:eastAsia="en-US"/>
          </w:rPr>
          <w:t xml:space="preserve"> CRC</w:t>
        </w:r>
      </w:ins>
      <w:r w:rsidRPr="00720567">
        <w:rPr>
          <w:rFonts w:eastAsiaTheme="minorHAnsi" w:cstheme="minorBidi"/>
          <w:szCs w:val="22"/>
          <w:lang w:eastAsia="en-US"/>
        </w:rPr>
        <w:t xml:space="preserve">. </w:t>
      </w:r>
      <w:del w:id="72" w:author="Marta Rafaela Teixeira Nunes" w:date="2024-09-09T11:26:00Z">
        <w:r w:rsidRPr="00720567" w:rsidDel="0043327F">
          <w:rPr>
            <w:rFonts w:eastAsiaTheme="minorHAnsi" w:cstheme="minorBidi"/>
            <w:szCs w:val="22"/>
            <w:lang w:eastAsia="en-US"/>
          </w:rPr>
          <w:delText xml:space="preserve">São também geradas tabelas </w:delText>
        </w:r>
        <w:r w:rsidRPr="00720567" w:rsidDel="0043327F">
          <w:rPr>
            <w:rFonts w:eastAsiaTheme="minorHAnsi" w:cstheme="minorBidi"/>
            <w:i/>
            <w:szCs w:val="22"/>
            <w:lang w:eastAsia="en-US"/>
          </w:rPr>
          <w:delText>views</w:delText>
        </w:r>
        <w:r w:rsidRPr="00720567" w:rsidDel="0043327F">
          <w:rPr>
            <w:rFonts w:eastAsiaTheme="minorHAnsi" w:cstheme="minorBidi"/>
            <w:szCs w:val="22"/>
            <w:lang w:eastAsia="en-US"/>
          </w:rPr>
          <w:delText xml:space="preserve"> com o formato exato e final a ser enviado para os casos de uso. Neste momento, existem 6 </w:delText>
        </w:r>
        <w:r w:rsidRPr="00720567" w:rsidDel="0043327F">
          <w:rPr>
            <w:rFonts w:eastAsiaTheme="minorHAnsi" w:cstheme="minorBidi"/>
            <w:i/>
            <w:szCs w:val="22"/>
            <w:lang w:eastAsia="en-US"/>
          </w:rPr>
          <w:delText>views</w:delText>
        </w:r>
        <w:r w:rsidRPr="00720567" w:rsidDel="0043327F">
          <w:rPr>
            <w:rFonts w:eastAsiaTheme="minorHAnsi" w:cstheme="minorBidi"/>
            <w:szCs w:val="22"/>
            <w:lang w:eastAsia="en-US"/>
          </w:rPr>
          <w:delText xml:space="preserve"> com a informação e formato enviado para a BDR e 3 </w:delText>
        </w:r>
        <w:r w:rsidRPr="00720567" w:rsidDel="0043327F">
          <w:rPr>
            <w:rFonts w:eastAsiaTheme="minorHAnsi" w:cstheme="minorBidi"/>
            <w:i/>
            <w:szCs w:val="22"/>
            <w:lang w:eastAsia="en-US"/>
          </w:rPr>
          <w:delText>views</w:delText>
        </w:r>
        <w:r w:rsidRPr="00720567" w:rsidDel="0043327F">
          <w:rPr>
            <w:rFonts w:eastAsiaTheme="minorHAnsi" w:cstheme="minorBidi"/>
            <w:szCs w:val="22"/>
            <w:lang w:eastAsia="en-US"/>
          </w:rPr>
          <w:delText xml:space="preserve"> a exportar para a </w:delText>
        </w:r>
        <w:r w:rsidDel="0043327F">
          <w:rPr>
            <w:rFonts w:eastAsiaTheme="minorHAnsi" w:cstheme="minorBidi"/>
            <w:szCs w:val="22"/>
            <w:lang w:eastAsia="en-US"/>
          </w:rPr>
          <w:delText>IFRS</w:delText>
        </w:r>
        <w:r w:rsidRPr="00720567" w:rsidDel="0043327F">
          <w:rPr>
            <w:rFonts w:eastAsiaTheme="minorHAnsi" w:cstheme="minorBidi"/>
            <w:szCs w:val="22"/>
            <w:lang w:eastAsia="en-US"/>
          </w:rPr>
          <w:delText xml:space="preserve">. </w:delText>
        </w:r>
      </w:del>
      <w:r w:rsidRPr="00720567">
        <w:rPr>
          <w:rFonts w:eastAsiaTheme="minorHAnsi" w:cstheme="minorBidi"/>
          <w:szCs w:val="22"/>
          <w:lang w:eastAsia="en-US"/>
        </w:rPr>
        <w:t>De forma a assegurar a traçabilidade completa entre o MUG e este módulo, fo</w:t>
      </w:r>
      <w:ins w:id="73" w:author="Marta Rafaela Teixeira Nunes" w:date="2024-09-09T11:26:00Z">
        <w:r>
          <w:rPr>
            <w:rFonts w:eastAsiaTheme="minorHAnsi" w:cstheme="minorBidi"/>
            <w:szCs w:val="22"/>
            <w:lang w:eastAsia="en-US"/>
          </w:rPr>
          <w:t>i</w:t>
        </w:r>
      </w:ins>
      <w:del w:id="74" w:author="Marta Rafaela Teixeira Nunes" w:date="2024-09-09T11:26:00Z">
        <w:r w:rsidRPr="00720567" w:rsidDel="0043327F">
          <w:rPr>
            <w:rFonts w:eastAsiaTheme="minorHAnsi" w:cstheme="minorBidi"/>
            <w:szCs w:val="22"/>
            <w:lang w:eastAsia="en-US"/>
          </w:rPr>
          <w:delText>ram</w:delText>
        </w:r>
      </w:del>
      <w:r w:rsidRPr="00720567">
        <w:rPr>
          <w:rFonts w:eastAsiaTheme="minorHAnsi" w:cstheme="minorBidi"/>
          <w:szCs w:val="22"/>
          <w:lang w:eastAsia="en-US"/>
        </w:rPr>
        <w:t xml:space="preserve"> criado</w:t>
      </w:r>
      <w:del w:id="75" w:author="Marta Rafaela Teixeira Nunes" w:date="2024-09-09T11:26:00Z">
        <w:r w:rsidRPr="00720567" w:rsidDel="0043327F">
          <w:rPr>
            <w:rFonts w:eastAsiaTheme="minorHAnsi" w:cstheme="minorBidi"/>
            <w:szCs w:val="22"/>
            <w:lang w:eastAsia="en-US"/>
          </w:rPr>
          <w:delText>s</w:delText>
        </w:r>
      </w:del>
      <w:r w:rsidRPr="00720567">
        <w:rPr>
          <w:rFonts w:eastAsiaTheme="minorHAnsi" w:cstheme="minorBidi"/>
          <w:szCs w:val="22"/>
          <w:lang w:eastAsia="en-US"/>
        </w:rPr>
        <w:t xml:space="preserve"> </w:t>
      </w:r>
      <w:del w:id="76" w:author="Marta Rafaela Teixeira Nunes" w:date="2024-09-09T11:26:00Z">
        <w:r w:rsidRPr="00720567" w:rsidDel="0043327F">
          <w:rPr>
            <w:rFonts w:eastAsiaTheme="minorHAnsi" w:cstheme="minorBidi"/>
            <w:szCs w:val="22"/>
            <w:lang w:eastAsia="en-US"/>
          </w:rPr>
          <w:delText>2</w:delText>
        </w:r>
      </w:del>
      <w:ins w:id="77" w:author="Marta Rafaela Teixeira Nunes" w:date="2024-09-09T11:26:00Z">
        <w:r>
          <w:rPr>
            <w:rFonts w:eastAsiaTheme="minorHAnsi" w:cstheme="minorBidi"/>
            <w:szCs w:val="22"/>
            <w:lang w:eastAsia="en-US"/>
          </w:rPr>
          <w:t xml:space="preserve"> 1</w:t>
        </w:r>
      </w:ins>
      <w:r w:rsidRPr="00720567">
        <w:rPr>
          <w:rFonts w:eastAsiaTheme="minorHAnsi" w:cstheme="minorBidi"/>
          <w:szCs w:val="22"/>
          <w:lang w:eastAsia="en-US"/>
        </w:rPr>
        <w:t xml:space="preserve"> tradutor</w:t>
      </w:r>
      <w:del w:id="78" w:author="Marta Rafaela Teixeira Nunes" w:date="2024-09-09T11:26:00Z">
        <w:r w:rsidRPr="00720567" w:rsidDel="0043327F">
          <w:rPr>
            <w:rFonts w:eastAsiaTheme="minorHAnsi" w:cstheme="minorBidi"/>
            <w:szCs w:val="22"/>
            <w:lang w:eastAsia="en-US"/>
          </w:rPr>
          <w:delText>es</w:delText>
        </w:r>
      </w:del>
      <w:r w:rsidRPr="00720567">
        <w:rPr>
          <w:rFonts w:eastAsiaTheme="minorHAnsi" w:cstheme="minorBidi"/>
          <w:szCs w:val="22"/>
          <w:lang w:eastAsia="en-US"/>
        </w:rPr>
        <w:t xml:space="preserve"> de chave</w:t>
      </w:r>
      <w:ins w:id="79" w:author="Marta Rafaela Teixeira Nunes" w:date="2024-09-09T11:26:00Z">
        <w:r>
          <w:rPr>
            <w:rFonts w:eastAsiaTheme="minorHAnsi" w:cstheme="minorBidi"/>
            <w:szCs w:val="22"/>
            <w:lang w:eastAsia="en-US"/>
          </w:rPr>
          <w:t>,</w:t>
        </w:r>
      </w:ins>
      <w:del w:id="80" w:author="Marta Rafaela Teixeira Nunes" w:date="2024-09-09T11:26:00Z">
        <w:r w:rsidRPr="00720567" w:rsidDel="0043327F">
          <w:rPr>
            <w:rFonts w:eastAsiaTheme="minorHAnsi" w:cstheme="minorBidi"/>
            <w:szCs w:val="22"/>
            <w:lang w:eastAsia="en-US"/>
          </w:rPr>
          <w:delText>.</w:delText>
        </w:r>
      </w:del>
      <w:r w:rsidRPr="00720567">
        <w:rPr>
          <w:rFonts w:eastAsiaTheme="minorHAnsi" w:cstheme="minorBidi"/>
          <w:szCs w:val="22"/>
          <w:lang w:eastAsia="en-US"/>
        </w:rPr>
        <w:t xml:space="preserve"> </w:t>
      </w:r>
      <w:del w:id="81" w:author="Marta Rafaela Teixeira Nunes" w:date="2024-09-09T11:27:00Z">
        <w:r w:rsidRPr="00720567" w:rsidDel="0043327F">
          <w:rPr>
            <w:rFonts w:eastAsiaTheme="minorHAnsi" w:cstheme="minorBidi"/>
            <w:szCs w:val="22"/>
            <w:lang w:eastAsia="en-US"/>
          </w:rPr>
          <w:delText xml:space="preserve">Ambos os tradutores </w:delText>
        </w:r>
      </w:del>
      <w:ins w:id="82" w:author="Marta Rafaela Teixeira Nunes" w:date="2024-09-09T11:27:00Z">
        <w:r>
          <w:rPr>
            <w:rFonts w:eastAsiaTheme="minorHAnsi" w:cstheme="minorBidi"/>
            <w:szCs w:val="22"/>
            <w:lang w:eastAsia="en-US"/>
          </w:rPr>
          <w:t xml:space="preserve">que </w:t>
        </w:r>
      </w:ins>
      <w:r w:rsidRPr="00720567">
        <w:rPr>
          <w:rFonts w:eastAsiaTheme="minorHAnsi" w:cstheme="minorBidi"/>
          <w:szCs w:val="22"/>
          <w:lang w:eastAsia="en-US"/>
        </w:rPr>
        <w:t>parte</w:t>
      </w:r>
      <w:del w:id="83" w:author="Marta Rafaela Teixeira Nunes" w:date="2024-09-09T11:27:00Z">
        <w:r w:rsidRPr="00720567" w:rsidDel="0043327F">
          <w:rPr>
            <w:rFonts w:eastAsiaTheme="minorHAnsi" w:cstheme="minorBidi"/>
            <w:szCs w:val="22"/>
            <w:lang w:eastAsia="en-US"/>
          </w:rPr>
          <w:delText>m</w:delText>
        </w:r>
      </w:del>
      <w:r w:rsidRPr="00720567">
        <w:rPr>
          <w:rFonts w:eastAsiaTheme="minorHAnsi" w:cstheme="minorBidi"/>
          <w:szCs w:val="22"/>
          <w:lang w:eastAsia="en-US"/>
        </w:rPr>
        <w:t xml:space="preserve"> do módulo consolidado do MUG, assegurando a sua rastreabilidade das chaves entre o módulo de interfaces e a tabela de garantias da </w:t>
      </w:r>
      <w:del w:id="84" w:author="Marta Rafaela Teixeira Nunes" w:date="2024-09-09T11:27:00Z">
        <w:r w:rsidRPr="00720567" w:rsidDel="0043327F">
          <w:rPr>
            <w:rFonts w:eastAsiaTheme="minorHAnsi" w:cstheme="minorBidi"/>
            <w:szCs w:val="22"/>
            <w:lang w:eastAsia="en-US"/>
          </w:rPr>
          <w:delText>BDR</w:delText>
        </w:r>
      </w:del>
      <w:ins w:id="85" w:author="Marta Rafaela Teixeira Nunes" w:date="2024-09-09T11:27:00Z">
        <w:r>
          <w:rPr>
            <w:rFonts w:eastAsiaTheme="minorHAnsi" w:cstheme="minorBidi"/>
            <w:szCs w:val="22"/>
            <w:lang w:eastAsia="en-US"/>
          </w:rPr>
          <w:t>CRC</w:t>
        </w:r>
      </w:ins>
      <w:r w:rsidRPr="00720567">
        <w:rPr>
          <w:rFonts w:eastAsiaTheme="minorHAnsi" w:cstheme="minorBidi"/>
          <w:szCs w:val="22"/>
          <w:lang w:eastAsia="en-US"/>
        </w:rPr>
        <w:t xml:space="preserve">, respetivamente. </w:t>
      </w:r>
      <w:ins w:id="86" w:author="Marta Rafaela Teixeira Nunes" w:date="2024-09-24T15:52:00Z">
        <w:r w:rsidR="00817DFF">
          <w:rPr>
            <w:szCs w:val="22"/>
          </w:rPr>
          <w:t xml:space="preserve">A tabela de parametrização suporta a </w:t>
        </w:r>
      </w:ins>
      <w:ins w:id="87" w:author="Marta Rafaela Teixeira Nunes" w:date="2024-09-25T12:44:00Z">
        <w:r w:rsidR="0056196C">
          <w:rPr>
            <w:szCs w:val="22"/>
          </w:rPr>
          <w:t>gestão</w:t>
        </w:r>
      </w:ins>
      <w:ins w:id="88" w:author="Marta Rafaela Teixeira Nunes" w:date="2024-09-24T15:52:00Z">
        <w:r w:rsidR="00817DFF">
          <w:rPr>
            <w:szCs w:val="22"/>
          </w:rPr>
          <w:t xml:space="preserve"> do modelo</w:t>
        </w:r>
      </w:ins>
      <w:ins w:id="89" w:author="Marta Rafaela Teixeira Nunes" w:date="2024-09-25T12:44:00Z">
        <w:r w:rsidR="0056196C">
          <w:rPr>
            <w:szCs w:val="22"/>
          </w:rPr>
          <w:t xml:space="preserve">, </w:t>
        </w:r>
      </w:ins>
      <w:ins w:id="90" w:author="Marta Rafaela Teixeira Nunes" w:date="2024-09-24T15:52:00Z">
        <w:r w:rsidR="00817DFF">
          <w:rPr>
            <w:szCs w:val="22"/>
          </w:rPr>
          <w:t>promove</w:t>
        </w:r>
      </w:ins>
      <w:ins w:id="91" w:author="Marta Rafaela Teixeira Nunes" w:date="2024-09-25T12:44:00Z">
        <w:r w:rsidR="0056196C">
          <w:rPr>
            <w:szCs w:val="22"/>
          </w:rPr>
          <w:t>ndo simultaneamente</w:t>
        </w:r>
      </w:ins>
      <w:ins w:id="92" w:author="Marta Rafaela Teixeira Nunes" w:date="2024-09-24T15:52:00Z">
        <w:r w:rsidR="00817DFF">
          <w:rPr>
            <w:szCs w:val="22"/>
          </w:rPr>
          <w:t xml:space="preserve"> a transparência. Adicionalmente, existe uma tabela auxiliar principal n</w:t>
        </w:r>
      </w:ins>
      <w:ins w:id="93" w:author="Marta Rafaela Teixeira Nunes" w:date="2024-09-24T15:54:00Z">
        <w:r w:rsidR="00817DFF">
          <w:rPr>
            <w:szCs w:val="22"/>
          </w:rPr>
          <w:t>a CRC</w:t>
        </w:r>
      </w:ins>
      <w:ins w:id="94" w:author="Marta Rafaela Teixeira Nunes" w:date="2024-09-25T12:44:00Z">
        <w:r w:rsidR="0056196C">
          <w:rPr>
            <w:szCs w:val="22"/>
          </w:rPr>
          <w:t>,</w:t>
        </w:r>
      </w:ins>
      <w:ins w:id="95" w:author="Marta Rafaela Teixeira Nunes" w:date="2024-09-24T15:52:00Z">
        <w:r w:rsidR="00817DFF">
          <w:rPr>
            <w:szCs w:val="22"/>
          </w:rPr>
          <w:t xml:space="preserve"> cuja função é apoiar a construção de dados específicos </w:t>
        </w:r>
      </w:ins>
      <w:ins w:id="96" w:author="Marta Rafaela Teixeira Nunes" w:date="2024-09-25T12:45:00Z">
        <w:r w:rsidR="0056196C">
          <w:rPr>
            <w:szCs w:val="22"/>
          </w:rPr>
          <w:t>para a</w:t>
        </w:r>
      </w:ins>
      <w:ins w:id="97" w:author="Marta Rafaela Teixeira Nunes" w:date="2024-09-24T15:54:00Z">
        <w:r w:rsidR="001731C8">
          <w:rPr>
            <w:szCs w:val="22"/>
          </w:rPr>
          <w:t xml:space="preserve"> CRC</w:t>
        </w:r>
      </w:ins>
      <w:ins w:id="98" w:author="Marta Rafaela Teixeira Nunes" w:date="2024-09-24T15:52:00Z">
        <w:r w:rsidR="00817DFF">
          <w:rPr>
            <w:szCs w:val="22"/>
          </w:rPr>
          <w:t xml:space="preserve">. </w:t>
        </w:r>
      </w:ins>
    </w:p>
    <w:p w14:paraId="45A767B6" w14:textId="0A92C902" w:rsidR="00167279" w:rsidRDefault="0043327F" w:rsidP="0043327F">
      <w:pPr>
        <w:spacing w:after="160" w:line="259" w:lineRule="auto"/>
        <w:jc w:val="both"/>
        <w:rPr>
          <w:rFonts w:eastAsiaTheme="minorHAnsi" w:cstheme="minorBidi"/>
          <w:szCs w:val="22"/>
          <w:lang w:eastAsia="en-US"/>
        </w:rPr>
      </w:pPr>
      <w:r>
        <w:rPr>
          <w:rFonts w:eastAsiaTheme="minorHAnsi" w:cstheme="minorBidi"/>
          <w:szCs w:val="22"/>
          <w:lang w:eastAsia="en-US"/>
        </w:rPr>
        <w:t xml:space="preserve">A </w:t>
      </w:r>
      <w:ins w:id="99" w:author="Marta Rafaela Teixeira Nunes" w:date="2024-09-09T11:28:00Z">
        <w:r>
          <w:rPr>
            <w:rFonts w:eastAsiaTheme="minorHAnsi" w:cstheme="minorBidi"/>
            <w:szCs w:val="22"/>
            <w:lang w:eastAsia="en-US"/>
          </w:rPr>
          <w:t xml:space="preserve">partir de julo de 2024, a </w:t>
        </w:r>
      </w:ins>
      <w:r>
        <w:rPr>
          <w:rFonts w:eastAsiaTheme="minorHAnsi" w:cstheme="minorBidi"/>
          <w:szCs w:val="22"/>
          <w:lang w:eastAsia="en-US"/>
        </w:rPr>
        <w:t xml:space="preserve">granularidade das </w:t>
      </w:r>
      <w:del w:id="100" w:author="Marta Rafaela Teixeira Nunes" w:date="2024-09-09T11:28:00Z">
        <w:r w:rsidDel="0043327F">
          <w:rPr>
            <w:rFonts w:eastAsiaTheme="minorHAnsi" w:cstheme="minorBidi"/>
            <w:szCs w:val="22"/>
            <w:lang w:eastAsia="en-US"/>
          </w:rPr>
          <w:delText>3</w:delText>
        </w:r>
      </w:del>
      <w:ins w:id="101" w:author="Marta Rafaela Teixeira Nunes" w:date="2024-09-09T11:28:00Z">
        <w:r>
          <w:rPr>
            <w:rFonts w:eastAsiaTheme="minorHAnsi" w:cstheme="minorBidi"/>
            <w:szCs w:val="22"/>
            <w:lang w:eastAsia="en-US"/>
          </w:rPr>
          <w:t>2</w:t>
        </w:r>
      </w:ins>
      <w:r>
        <w:rPr>
          <w:rFonts w:eastAsiaTheme="minorHAnsi" w:cstheme="minorBidi"/>
          <w:szCs w:val="22"/>
          <w:lang w:eastAsia="en-US"/>
        </w:rPr>
        <w:t xml:space="preserve"> tabelas de </w:t>
      </w:r>
      <w:r w:rsidRPr="00C72FA2">
        <w:rPr>
          <w:rFonts w:eastAsiaTheme="minorHAnsi" w:cstheme="minorBidi"/>
          <w:i/>
          <w:iCs/>
          <w:szCs w:val="22"/>
          <w:lang w:eastAsia="en-US"/>
        </w:rPr>
        <w:t>output</w:t>
      </w:r>
      <w:r>
        <w:rPr>
          <w:rFonts w:eastAsiaTheme="minorHAnsi" w:cstheme="minorBidi"/>
          <w:szCs w:val="22"/>
          <w:lang w:eastAsia="en-US"/>
        </w:rPr>
        <w:t xml:space="preserve"> elegíveis </w:t>
      </w:r>
      <w:del w:id="102" w:author="Marta Rafaela Teixeira Nunes" w:date="2024-09-09T11:28:00Z">
        <w:r w:rsidDel="0043327F">
          <w:rPr>
            <w:rFonts w:eastAsiaTheme="minorHAnsi" w:cstheme="minorBidi"/>
            <w:szCs w:val="22"/>
            <w:lang w:eastAsia="en-US"/>
          </w:rPr>
          <w:delText xml:space="preserve">para o período entre 31 de dezembro de 2022 a 29 de abril de 2024, inclusive, </w:delText>
        </w:r>
      </w:del>
      <w:r>
        <w:rPr>
          <w:rFonts w:eastAsiaTheme="minorHAnsi" w:cstheme="minorBidi"/>
          <w:szCs w:val="22"/>
          <w:lang w:eastAsia="en-US"/>
        </w:rPr>
        <w:t>est</w:t>
      </w:r>
      <w:ins w:id="103" w:author="Marta Rafaela Teixeira Nunes" w:date="2024-09-09T11:28:00Z">
        <w:r>
          <w:rPr>
            <w:rFonts w:eastAsiaTheme="minorHAnsi" w:cstheme="minorBidi"/>
            <w:szCs w:val="22"/>
            <w:lang w:eastAsia="en-US"/>
          </w:rPr>
          <w:t>á</w:t>
        </w:r>
      </w:ins>
      <w:del w:id="104" w:author="Marta Rafaela Teixeira Nunes" w:date="2024-09-09T11:28:00Z">
        <w:r w:rsidDel="0043327F">
          <w:rPr>
            <w:rFonts w:eastAsiaTheme="minorHAnsi" w:cstheme="minorBidi"/>
            <w:szCs w:val="22"/>
            <w:lang w:eastAsia="en-US"/>
          </w:rPr>
          <w:delText>ava</w:delText>
        </w:r>
      </w:del>
      <w:r>
        <w:rPr>
          <w:rFonts w:eastAsiaTheme="minorHAnsi" w:cstheme="minorBidi"/>
          <w:szCs w:val="22"/>
          <w:lang w:eastAsia="en-US"/>
        </w:rPr>
        <w:t xml:space="preserve"> representada a nivel de Responsabilidade </w:t>
      </w:r>
      <w:del w:id="105" w:author="Marta Rafaela Teixeira Nunes" w:date="2024-09-09T11:28:00Z">
        <w:r w:rsidDel="0043327F">
          <w:rPr>
            <w:rFonts w:eastAsiaTheme="minorHAnsi" w:cstheme="minorBidi"/>
            <w:szCs w:val="22"/>
            <w:lang w:eastAsia="en-US"/>
          </w:rPr>
          <w:delText>-</w:delText>
        </w:r>
      </w:del>
      <w:ins w:id="106" w:author="Marta Rafaela Teixeira Nunes" w:date="2024-09-09T11:28:00Z">
        <w:r>
          <w:rPr>
            <w:rFonts w:eastAsiaTheme="minorHAnsi" w:cstheme="minorBidi"/>
            <w:szCs w:val="22"/>
            <w:lang w:eastAsia="en-US"/>
          </w:rPr>
          <w:t>–</w:t>
        </w:r>
      </w:ins>
      <w:del w:id="107" w:author="Marta Rafaela Teixeira Nunes" w:date="2024-09-09T11:28:00Z">
        <w:r w:rsidDel="0043327F">
          <w:rPr>
            <w:rFonts w:eastAsiaTheme="minorHAnsi" w:cstheme="minorBidi"/>
            <w:szCs w:val="22"/>
            <w:lang w:eastAsia="en-US"/>
          </w:rPr>
          <w:delText xml:space="preserve"> </w:delText>
        </w:r>
      </w:del>
      <w:ins w:id="108" w:author="Marta Rafaela Teixeira Nunes" w:date="2024-09-09T11:28:00Z">
        <w:r>
          <w:rPr>
            <w:rFonts w:eastAsiaTheme="minorHAnsi" w:cstheme="minorBidi"/>
            <w:szCs w:val="22"/>
            <w:lang w:eastAsia="en-US"/>
          </w:rPr>
          <w:t>Proteção</w:t>
        </w:r>
      </w:ins>
      <w:del w:id="109" w:author="Marta Rafaela Teixeira Nunes" w:date="2024-09-09T11:28:00Z">
        <w:r w:rsidDel="0043327F">
          <w:rPr>
            <w:rFonts w:eastAsiaTheme="minorHAnsi" w:cstheme="minorBidi"/>
            <w:szCs w:val="22"/>
            <w:lang w:eastAsia="en-US"/>
          </w:rPr>
          <w:delText>Processo/Caução</w:delText>
        </w:r>
      </w:del>
      <w:r>
        <w:rPr>
          <w:rFonts w:eastAsiaTheme="minorHAnsi" w:cstheme="minorBidi"/>
          <w:szCs w:val="22"/>
          <w:lang w:eastAsia="en-US"/>
        </w:rPr>
        <w:t xml:space="preserve">. </w:t>
      </w:r>
      <w:del w:id="110" w:author="Marta Rafaela Teixeira Nunes" w:date="2024-09-09T11:29:00Z">
        <w:r w:rsidDel="0043327F">
          <w:rPr>
            <w:rFonts w:eastAsiaTheme="minorHAnsi" w:cstheme="minorBidi"/>
            <w:szCs w:val="22"/>
            <w:lang w:eastAsia="en-US"/>
          </w:rPr>
          <w:delText xml:space="preserve">Foi identificada a necessidade de descer a granularidade das tabelas ao nível da Responsabilidade - Bem, pelo que a partir de 30 de abril de 2024 foram adicionadas 3 novas tabelas de </w:delText>
        </w:r>
        <w:r w:rsidRPr="00C72FA2" w:rsidDel="0043327F">
          <w:rPr>
            <w:rFonts w:eastAsiaTheme="minorHAnsi" w:cstheme="minorBidi"/>
            <w:i/>
            <w:iCs/>
            <w:szCs w:val="22"/>
            <w:lang w:eastAsia="en-US"/>
          </w:rPr>
          <w:delText>output</w:delText>
        </w:r>
        <w:r w:rsidDel="0043327F">
          <w:rPr>
            <w:rFonts w:eastAsiaTheme="minorHAnsi" w:cstheme="minorBidi"/>
            <w:szCs w:val="22"/>
            <w:lang w:eastAsia="en-US"/>
          </w:rPr>
          <w:delText>, que devem substituir as anteriormente mencionadas.</w:delText>
        </w:r>
      </w:del>
      <w:ins w:id="111" w:author="Marta Rafaela Teixeira Nunes" w:date="2024-09-09T11:29:00Z">
        <w:r>
          <w:rPr>
            <w:rFonts w:eastAsiaTheme="minorHAnsi" w:cstheme="minorBidi"/>
            <w:szCs w:val="22"/>
            <w:lang w:eastAsia="en-US"/>
          </w:rPr>
          <w:t xml:space="preserve"> </w:t>
        </w:r>
      </w:ins>
      <w:del w:id="112" w:author="Marta Rafaela Teixeira Nunes" w:date="2024-09-09T11:29:00Z">
        <w:r w:rsidDel="0043327F">
          <w:rPr>
            <w:rFonts w:eastAsiaTheme="minorHAnsi" w:cstheme="minorBidi"/>
            <w:szCs w:val="22"/>
            <w:lang w:eastAsia="en-US"/>
          </w:rPr>
          <w:delText xml:space="preserve"> </w:delText>
        </w:r>
      </w:del>
      <w:ins w:id="113" w:author="Marta Rafaela Teixeira Nunes" w:date="2024-09-09T11:29:00Z">
        <w:r>
          <w:rPr>
            <w:rFonts w:eastAsiaTheme="minorHAnsi" w:cstheme="minorBidi"/>
            <w:szCs w:val="22"/>
            <w:lang w:eastAsia="en-US"/>
          </w:rPr>
          <w:t>A</w:t>
        </w:r>
      </w:ins>
      <w:ins w:id="114" w:author="Marta Rafaela Teixeira Nunes" w:date="2024-09-24T15:57:00Z">
        <w:r w:rsidR="001731C8">
          <w:rPr>
            <w:rFonts w:eastAsiaTheme="minorHAnsi" w:cstheme="minorBidi"/>
            <w:szCs w:val="22"/>
            <w:lang w:eastAsia="en-US"/>
          </w:rPr>
          <w:t xml:space="preserve">s tabelas são carregadas diariamente para a CRC. </w:t>
        </w:r>
      </w:ins>
      <w:del w:id="115" w:author="Marta Rafaela Teixeira Nunes" w:date="2024-09-24T15:57:00Z">
        <w:r w:rsidR="00B71C48" w:rsidDel="001731C8">
          <w:rPr>
            <w:rFonts w:eastAsiaTheme="minorHAnsi" w:cstheme="minorBidi"/>
            <w:szCs w:val="22"/>
            <w:lang w:eastAsia="en-US"/>
          </w:rPr>
          <w:delText xml:space="preserve"> </w:delText>
        </w:r>
      </w:del>
    </w:p>
    <w:p w14:paraId="637CB3C8" w14:textId="22226A04" w:rsidR="003D6E63" w:rsidRPr="003D6E63" w:rsidRDefault="003D6E63" w:rsidP="003D6E63">
      <w:pPr>
        <w:pStyle w:val="Caption"/>
        <w:keepNext/>
        <w:jc w:val="center"/>
        <w:rPr>
          <w:rFonts w:cs="Calibri"/>
          <w:b/>
          <w:color w:val="000000" w:themeColor="text1"/>
          <w:sz w:val="22"/>
          <w:szCs w:val="22"/>
        </w:rPr>
      </w:pPr>
      <w:bookmarkStart w:id="116" w:name="_Toc178080210"/>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261F31">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116"/>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94"/>
        <w:gridCol w:w="3627"/>
        <w:gridCol w:w="1994"/>
        <w:gridCol w:w="1279"/>
        <w:gridCol w:w="1408"/>
        <w:gridCol w:w="1383"/>
      </w:tblGrid>
      <w:tr w:rsidR="00420153" w:rsidRPr="00B06055" w14:paraId="6E891120" w14:textId="1D471230" w:rsidTr="00261F31">
        <w:trPr>
          <w:trHeight w:val="301"/>
          <w:tblHeader/>
          <w:jc w:val="center"/>
        </w:trPr>
        <w:tc>
          <w:tcPr>
            <w:tcW w:w="0" w:type="auto"/>
            <w:shd w:val="clear" w:color="auto" w:fill="FF0000"/>
            <w:vAlign w:val="center"/>
          </w:tcPr>
          <w:p w14:paraId="032138BB" w14:textId="5900A975" w:rsidR="00420153" w:rsidRPr="00B06055" w:rsidRDefault="00420153"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420153" w:rsidRPr="00B06055" w:rsidRDefault="00420153" w:rsidP="00261F31">
            <w:pPr>
              <w:jc w:val="cente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420153" w:rsidRPr="00B06055" w:rsidRDefault="00420153"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420153" w:rsidRPr="00B06055" w:rsidRDefault="00420153"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420153" w:rsidRPr="00B06055" w:rsidRDefault="00420153" w:rsidP="006A06B8">
            <w:pPr>
              <w:jc w:val="center"/>
              <w:rPr>
                <w:rFonts w:cs="Calibri"/>
                <w:color w:val="0D0D0D"/>
                <w:sz w:val="20"/>
              </w:rPr>
            </w:pPr>
            <w:r w:rsidRPr="00B06055">
              <w:rPr>
                <w:rFonts w:cs="Calibri"/>
                <w:b/>
                <w:bCs/>
                <w:color w:val="FFFFFF"/>
                <w:sz w:val="20"/>
              </w:rPr>
              <w:t>Tipologia</w:t>
            </w:r>
          </w:p>
        </w:tc>
        <w:tc>
          <w:tcPr>
            <w:tcW w:w="1425" w:type="dxa"/>
            <w:shd w:val="clear" w:color="auto" w:fill="FF0000"/>
          </w:tcPr>
          <w:p w14:paraId="4A916B9E" w14:textId="17398070" w:rsidR="00420153" w:rsidRPr="00B06055" w:rsidRDefault="004D10B5" w:rsidP="00F143F4">
            <w:pPr>
              <w:rPr>
                <w:rFonts w:cs="Calibri"/>
                <w:b/>
                <w:bCs/>
                <w:color w:val="FFFFFF"/>
                <w:sz w:val="20"/>
              </w:rPr>
            </w:pPr>
            <w:r>
              <w:rPr>
                <w:rFonts w:cs="Calibri"/>
                <w:b/>
                <w:bCs/>
                <w:color w:val="FFFFFF"/>
                <w:sz w:val="20"/>
              </w:rPr>
              <w:t>Período de E</w:t>
            </w:r>
            <w:r w:rsidR="00420153">
              <w:rPr>
                <w:rFonts w:cs="Calibri"/>
                <w:b/>
                <w:bCs/>
                <w:color w:val="FFFFFF"/>
                <w:sz w:val="20"/>
              </w:rPr>
              <w:t xml:space="preserve">legibilidade </w:t>
            </w:r>
          </w:p>
        </w:tc>
      </w:tr>
      <w:tr w:rsidR="00420153" w:rsidRPr="00B06055" w14:paraId="61965F20" w14:textId="47DA5E5F" w:rsidTr="00B71C48">
        <w:trPr>
          <w:trHeight w:val="992"/>
          <w:jc w:val="center"/>
        </w:trPr>
        <w:tc>
          <w:tcPr>
            <w:tcW w:w="0" w:type="auto"/>
            <w:vMerge w:val="restart"/>
            <w:shd w:val="clear" w:color="auto" w:fill="E7E6E6" w:themeFill="background2"/>
            <w:textDirection w:val="btLr"/>
            <w:vAlign w:val="center"/>
            <w:hideMark/>
          </w:tcPr>
          <w:p w14:paraId="126617A2" w14:textId="6E53F526" w:rsidR="00420153" w:rsidRPr="00B06055" w:rsidRDefault="00420153" w:rsidP="00147210">
            <w:pPr>
              <w:ind w:left="113" w:right="113"/>
              <w:jc w:val="center"/>
              <w:rPr>
                <w:rFonts w:cs="Calibri"/>
                <w:color w:val="000000"/>
                <w:sz w:val="20"/>
              </w:rPr>
            </w:pPr>
            <w:r w:rsidRPr="00DE667E">
              <w:rPr>
                <w:rFonts w:cs="Calibri"/>
                <w:color w:val="000000"/>
                <w:sz w:val="28"/>
              </w:rPr>
              <w:t>Interface para C</w:t>
            </w:r>
            <w:r w:rsidR="00147210">
              <w:rPr>
                <w:rFonts w:cs="Calibri"/>
                <w:color w:val="000000"/>
                <w:sz w:val="28"/>
              </w:rPr>
              <w:t>RC</w:t>
            </w:r>
          </w:p>
        </w:tc>
        <w:tc>
          <w:tcPr>
            <w:tcW w:w="0" w:type="auto"/>
            <w:shd w:val="clear" w:color="auto" w:fill="auto"/>
            <w:noWrap/>
            <w:vAlign w:val="center"/>
          </w:tcPr>
          <w:p w14:paraId="71A55074" w14:textId="4C2F5FD8" w:rsidR="00420153" w:rsidRPr="00563CAB" w:rsidRDefault="0043327F" w:rsidP="00563CAB">
            <w:pPr>
              <w:jc w:val="center"/>
              <w:rPr>
                <w:rFonts w:cs="Calibri"/>
                <w:color w:val="0D0D0D"/>
                <w:sz w:val="20"/>
              </w:rPr>
            </w:pPr>
            <w:r w:rsidRPr="00B71C48">
              <w:rPr>
                <w:rFonts w:cs="Calibri"/>
                <w:color w:val="0D0D0D"/>
                <w:sz w:val="20"/>
              </w:rPr>
              <w:t>gt022_</w:t>
            </w:r>
            <w:r>
              <w:rPr>
                <w:rFonts w:cs="Calibri"/>
                <w:color w:val="0D0D0D"/>
                <w:sz w:val="20"/>
              </w:rPr>
              <w:t>crc5g_atributos_garantia_rct207</w:t>
            </w:r>
          </w:p>
        </w:tc>
        <w:tc>
          <w:tcPr>
            <w:tcW w:w="0" w:type="auto"/>
            <w:shd w:val="clear" w:color="auto" w:fill="auto"/>
            <w:vAlign w:val="center"/>
          </w:tcPr>
          <w:p w14:paraId="6E0C7197" w14:textId="3CE09282" w:rsidR="00420153" w:rsidRPr="00B06055" w:rsidRDefault="00420153" w:rsidP="00563CAB">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w:t>
            </w:r>
            <w:r w:rsidR="00C72FA2">
              <w:rPr>
                <w:rFonts w:cs="Calibri"/>
                <w:color w:val="0D0D0D"/>
                <w:sz w:val="20"/>
              </w:rPr>
              <w:t xml:space="preserve">om </w:t>
            </w:r>
            <w:r w:rsidR="00563CAB">
              <w:rPr>
                <w:rFonts w:cs="Calibri"/>
                <w:color w:val="0D0D0D"/>
                <w:sz w:val="20"/>
              </w:rPr>
              <w:t xml:space="preserve">atributos sobre as proteções. </w:t>
            </w:r>
          </w:p>
        </w:tc>
        <w:tc>
          <w:tcPr>
            <w:tcW w:w="0" w:type="auto"/>
            <w:vAlign w:val="center"/>
          </w:tcPr>
          <w:p w14:paraId="6E6EAD02" w14:textId="0F692E1F" w:rsidR="00420153"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26F00902" w14:textId="28177B7E" w:rsidR="00420153" w:rsidRPr="00B06055" w:rsidRDefault="00420153" w:rsidP="00091922">
            <w:pPr>
              <w:jc w:val="center"/>
              <w:rPr>
                <w:rFonts w:cs="Calibri"/>
                <w:color w:val="0D0D0D"/>
                <w:sz w:val="20"/>
              </w:rPr>
            </w:pPr>
            <w:r w:rsidRPr="00B06055">
              <w:rPr>
                <w:rFonts w:cs="Calibri"/>
                <w:color w:val="0D0D0D"/>
                <w:sz w:val="20"/>
              </w:rPr>
              <w:t>Interface</w:t>
            </w:r>
          </w:p>
        </w:tc>
        <w:tc>
          <w:tcPr>
            <w:tcW w:w="1425" w:type="dxa"/>
            <w:vAlign w:val="center"/>
          </w:tcPr>
          <w:p w14:paraId="1F63316A" w14:textId="4757CCAE" w:rsidR="00420153" w:rsidRPr="00B06055" w:rsidRDefault="00B71C48" w:rsidP="00B71C48">
            <w:pPr>
              <w:jc w:val="center"/>
              <w:rPr>
                <w:rFonts w:cs="Calibri"/>
                <w:color w:val="0D0D0D"/>
                <w:sz w:val="20"/>
              </w:rPr>
            </w:pPr>
            <w:r w:rsidRPr="00AC2303">
              <w:rPr>
                <w:rFonts w:cs="Calibri"/>
                <w:color w:val="0D0D0D"/>
                <w:sz w:val="20"/>
              </w:rPr>
              <w:t xml:space="preserve">A partir de </w:t>
            </w:r>
            <w:r w:rsidR="00AC2303" w:rsidRPr="00AC2303">
              <w:rPr>
                <w:rFonts w:cs="Calibri"/>
                <w:color w:val="0D0D0D"/>
                <w:sz w:val="20"/>
              </w:rPr>
              <w:t xml:space="preserve">31 </w:t>
            </w:r>
            <w:r w:rsidRPr="00AC2303">
              <w:rPr>
                <w:rFonts w:cs="Calibri"/>
                <w:color w:val="0D0D0D"/>
                <w:sz w:val="20"/>
              </w:rPr>
              <w:t>julho de 2024</w:t>
            </w:r>
          </w:p>
        </w:tc>
      </w:tr>
      <w:tr w:rsidR="00420153" w:rsidRPr="00B06055" w14:paraId="09C9BFC5" w14:textId="3B6B6D40" w:rsidTr="00B71C48">
        <w:trPr>
          <w:trHeight w:val="992"/>
          <w:jc w:val="center"/>
        </w:trPr>
        <w:tc>
          <w:tcPr>
            <w:tcW w:w="0" w:type="auto"/>
            <w:vMerge/>
            <w:shd w:val="clear" w:color="auto" w:fill="E7E6E6" w:themeFill="background2"/>
            <w:vAlign w:val="center"/>
            <w:hideMark/>
          </w:tcPr>
          <w:p w14:paraId="60CC40D0" w14:textId="1B208368" w:rsidR="00420153" w:rsidRPr="00B06055" w:rsidRDefault="00420153" w:rsidP="00DE667E">
            <w:pPr>
              <w:jc w:val="center"/>
              <w:rPr>
                <w:rFonts w:cs="Calibri"/>
                <w:color w:val="000000"/>
                <w:sz w:val="20"/>
              </w:rPr>
            </w:pPr>
          </w:p>
        </w:tc>
        <w:tc>
          <w:tcPr>
            <w:tcW w:w="0" w:type="auto"/>
            <w:shd w:val="clear" w:color="auto" w:fill="auto"/>
            <w:noWrap/>
            <w:vAlign w:val="center"/>
          </w:tcPr>
          <w:p w14:paraId="16DF64E0" w14:textId="61070A5F" w:rsidR="00420153" w:rsidRPr="00B06055" w:rsidRDefault="0043327F" w:rsidP="00563CAB">
            <w:pPr>
              <w:jc w:val="center"/>
              <w:rPr>
                <w:rFonts w:cs="Calibri"/>
                <w:color w:val="0D0D0D"/>
                <w:sz w:val="20"/>
              </w:rPr>
            </w:pPr>
            <w:r w:rsidRPr="00B71C48">
              <w:rPr>
                <w:rFonts w:cs="Calibri"/>
                <w:color w:val="0D0D0D"/>
                <w:sz w:val="20"/>
              </w:rPr>
              <w:t>gt023_crc5g_rl_contratos_garantia_rct210</w:t>
            </w:r>
          </w:p>
        </w:tc>
        <w:tc>
          <w:tcPr>
            <w:tcW w:w="0" w:type="auto"/>
            <w:shd w:val="clear" w:color="auto" w:fill="auto"/>
            <w:vAlign w:val="center"/>
          </w:tcPr>
          <w:p w14:paraId="132D9BC7" w14:textId="1CC484AE" w:rsidR="00420153" w:rsidRPr="00B06055" w:rsidRDefault="00420153" w:rsidP="00563CAB">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w:t>
            </w:r>
            <w:r w:rsidR="00563CAB">
              <w:rPr>
                <w:rFonts w:cs="Calibri"/>
                <w:color w:val="0D0D0D"/>
                <w:sz w:val="20"/>
              </w:rPr>
              <w:t>relação entre as chaves da responsabilidade e proteções.</w:t>
            </w:r>
          </w:p>
        </w:tc>
        <w:tc>
          <w:tcPr>
            <w:tcW w:w="0" w:type="auto"/>
            <w:vAlign w:val="center"/>
          </w:tcPr>
          <w:p w14:paraId="57BDCFD3" w14:textId="12FD4181" w:rsidR="00420153"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27DAA3C7" w14:textId="39C62942" w:rsidR="00420153" w:rsidRPr="00B06055" w:rsidRDefault="00420153" w:rsidP="00091922">
            <w:pPr>
              <w:jc w:val="center"/>
              <w:rPr>
                <w:rFonts w:cs="Calibri"/>
                <w:color w:val="0D0D0D"/>
                <w:sz w:val="20"/>
              </w:rPr>
            </w:pPr>
            <w:r w:rsidRPr="00B06055">
              <w:rPr>
                <w:rFonts w:cs="Calibri"/>
                <w:color w:val="0D0D0D"/>
                <w:sz w:val="20"/>
              </w:rPr>
              <w:t>Interface</w:t>
            </w:r>
          </w:p>
        </w:tc>
        <w:tc>
          <w:tcPr>
            <w:tcW w:w="1425" w:type="dxa"/>
            <w:vAlign w:val="center"/>
          </w:tcPr>
          <w:p w14:paraId="234AFD81" w14:textId="17C03ADE" w:rsidR="00420153" w:rsidRPr="00B06055" w:rsidRDefault="00AC2303" w:rsidP="004D10B5">
            <w:pPr>
              <w:jc w:val="center"/>
              <w:rPr>
                <w:rFonts w:cs="Calibri"/>
                <w:color w:val="0D0D0D"/>
                <w:sz w:val="20"/>
              </w:rPr>
            </w:pPr>
            <w:r w:rsidRPr="00AC2303">
              <w:rPr>
                <w:rFonts w:cs="Calibri"/>
                <w:color w:val="0D0D0D"/>
                <w:sz w:val="20"/>
              </w:rPr>
              <w:t>A partir de 31 julho de 2024</w:t>
            </w:r>
          </w:p>
        </w:tc>
      </w:tr>
      <w:tr w:rsidR="006A06B8" w:rsidRPr="00B06055" w14:paraId="4E307D0B" w14:textId="77777777" w:rsidTr="006A06B8">
        <w:trPr>
          <w:trHeight w:val="992"/>
          <w:jc w:val="center"/>
        </w:trPr>
        <w:tc>
          <w:tcPr>
            <w:tcW w:w="0" w:type="auto"/>
            <w:vMerge/>
            <w:shd w:val="clear" w:color="auto" w:fill="E7E6E6" w:themeFill="background2"/>
            <w:vAlign w:val="center"/>
          </w:tcPr>
          <w:p w14:paraId="4621FC95" w14:textId="77777777" w:rsidR="006A06B8" w:rsidRPr="00B06055" w:rsidRDefault="006A06B8" w:rsidP="00DE667E">
            <w:pPr>
              <w:jc w:val="center"/>
              <w:rPr>
                <w:rFonts w:cs="Calibri"/>
                <w:color w:val="000000"/>
                <w:sz w:val="20"/>
              </w:rPr>
            </w:pPr>
          </w:p>
        </w:tc>
        <w:tc>
          <w:tcPr>
            <w:tcW w:w="0" w:type="auto"/>
            <w:shd w:val="clear" w:color="auto" w:fill="auto"/>
            <w:noWrap/>
            <w:vAlign w:val="center"/>
          </w:tcPr>
          <w:p w14:paraId="20E3B001" w14:textId="078F5DCD" w:rsidR="006A06B8" w:rsidRPr="006A06B8" w:rsidRDefault="006A06B8" w:rsidP="006B70CB">
            <w:pPr>
              <w:jc w:val="center"/>
              <w:rPr>
                <w:rFonts w:cs="Calibri"/>
                <w:color w:val="000000" w:themeColor="text1"/>
                <w:sz w:val="20"/>
                <w:szCs w:val="20"/>
              </w:rPr>
            </w:pPr>
            <w:r w:rsidRPr="006A06B8">
              <w:rPr>
                <w:color w:val="000000" w:themeColor="text1"/>
                <w:sz w:val="20"/>
                <w:szCs w:val="20"/>
              </w:rPr>
              <w:t>gt804_crc</w:t>
            </w:r>
            <w:r w:rsidR="006B70CB">
              <w:rPr>
                <w:color w:val="000000" w:themeColor="text1"/>
                <w:sz w:val="20"/>
                <w:szCs w:val="20"/>
              </w:rPr>
              <w:t>_exclusao_zcliente</w:t>
            </w:r>
          </w:p>
        </w:tc>
        <w:tc>
          <w:tcPr>
            <w:tcW w:w="0" w:type="auto"/>
            <w:shd w:val="clear" w:color="auto" w:fill="auto"/>
            <w:vAlign w:val="center"/>
          </w:tcPr>
          <w:p w14:paraId="59E3E1F7" w14:textId="32D29314" w:rsidR="006A06B8" w:rsidRPr="00B06055" w:rsidRDefault="006A06B8" w:rsidP="00563CAB">
            <w:pPr>
              <w:rPr>
                <w:rFonts w:cs="Calibri"/>
                <w:color w:val="0D0D0D"/>
                <w:sz w:val="20"/>
              </w:rPr>
            </w:pPr>
            <w:r>
              <w:rPr>
                <w:rFonts w:cs="Calibri"/>
                <w:color w:val="0D0D0D"/>
                <w:sz w:val="20"/>
              </w:rPr>
              <w:t xml:space="preserve">Tabela de </w:t>
            </w:r>
            <w:commentRangeStart w:id="117"/>
            <w:r>
              <w:rPr>
                <w:rFonts w:cs="Calibri"/>
                <w:color w:val="0D0D0D"/>
                <w:sz w:val="20"/>
              </w:rPr>
              <w:t>parametrização</w:t>
            </w:r>
            <w:commentRangeEnd w:id="117"/>
            <w:r w:rsidR="001731C8">
              <w:rPr>
                <w:rStyle w:val="CommentReference"/>
              </w:rPr>
              <w:commentReference w:id="117"/>
            </w:r>
            <w:r>
              <w:rPr>
                <w:rFonts w:cs="Calibri"/>
                <w:color w:val="0D0D0D"/>
                <w:sz w:val="20"/>
              </w:rPr>
              <w:t xml:space="preserve"> </w:t>
            </w:r>
          </w:p>
        </w:tc>
        <w:tc>
          <w:tcPr>
            <w:tcW w:w="0" w:type="auto"/>
            <w:vAlign w:val="center"/>
          </w:tcPr>
          <w:p w14:paraId="1660A523" w14:textId="770F11D2" w:rsidR="006A06B8" w:rsidRPr="00B06055" w:rsidRDefault="006A06B8" w:rsidP="00091922">
            <w:pPr>
              <w:jc w:val="center"/>
              <w:rPr>
                <w:rFonts w:cs="Calibri"/>
                <w:color w:val="0D0D0D"/>
                <w:sz w:val="20"/>
              </w:rPr>
            </w:pPr>
            <w:r>
              <w:rPr>
                <w:rFonts w:cs="Calibri"/>
                <w:color w:val="0D0D0D"/>
                <w:sz w:val="20"/>
              </w:rPr>
              <w:t>Diária</w:t>
            </w:r>
          </w:p>
        </w:tc>
        <w:tc>
          <w:tcPr>
            <w:tcW w:w="0" w:type="auto"/>
            <w:vAlign w:val="center"/>
          </w:tcPr>
          <w:p w14:paraId="14ABF27B" w14:textId="52970554" w:rsidR="006A06B8" w:rsidRPr="00B06055" w:rsidRDefault="006A06B8" w:rsidP="00091922">
            <w:pPr>
              <w:jc w:val="center"/>
              <w:rPr>
                <w:rFonts w:cs="Calibri"/>
                <w:color w:val="0D0D0D"/>
                <w:sz w:val="20"/>
              </w:rPr>
            </w:pPr>
            <w:r>
              <w:rPr>
                <w:rFonts w:cs="Calibri"/>
                <w:color w:val="0D0D0D"/>
                <w:sz w:val="20"/>
              </w:rPr>
              <w:t>Parametrização</w:t>
            </w:r>
          </w:p>
        </w:tc>
        <w:tc>
          <w:tcPr>
            <w:tcW w:w="1425" w:type="dxa"/>
            <w:vAlign w:val="center"/>
          </w:tcPr>
          <w:p w14:paraId="23820618" w14:textId="42D42FCD" w:rsidR="006A06B8" w:rsidRPr="00AC2303" w:rsidRDefault="006A06B8" w:rsidP="004D10B5">
            <w:pPr>
              <w:jc w:val="center"/>
              <w:rPr>
                <w:rFonts w:cs="Calibri"/>
                <w:color w:val="0D0D0D"/>
                <w:sz w:val="20"/>
              </w:rPr>
            </w:pPr>
            <w:r w:rsidRPr="00AC2303">
              <w:rPr>
                <w:rFonts w:cs="Calibri"/>
                <w:color w:val="0D0D0D"/>
                <w:sz w:val="20"/>
              </w:rPr>
              <w:t>A partir de 31 julho de 2024</w:t>
            </w:r>
          </w:p>
        </w:tc>
      </w:tr>
      <w:tr w:rsidR="006A06B8" w:rsidRPr="00B06055" w14:paraId="704C5E2D" w14:textId="77777777" w:rsidTr="00B71C48">
        <w:trPr>
          <w:trHeight w:val="992"/>
          <w:jc w:val="center"/>
        </w:trPr>
        <w:tc>
          <w:tcPr>
            <w:tcW w:w="0" w:type="auto"/>
            <w:vMerge/>
            <w:shd w:val="clear" w:color="auto" w:fill="E7E6E6" w:themeFill="background2"/>
            <w:vAlign w:val="center"/>
          </w:tcPr>
          <w:p w14:paraId="67F26414" w14:textId="77777777" w:rsidR="006A06B8" w:rsidRPr="00B06055" w:rsidRDefault="006A06B8" w:rsidP="00DE667E">
            <w:pPr>
              <w:jc w:val="center"/>
              <w:rPr>
                <w:rFonts w:cs="Calibri"/>
                <w:color w:val="000000"/>
                <w:sz w:val="20"/>
              </w:rPr>
            </w:pPr>
          </w:p>
        </w:tc>
        <w:tc>
          <w:tcPr>
            <w:tcW w:w="0" w:type="auto"/>
            <w:shd w:val="clear" w:color="auto" w:fill="auto"/>
            <w:noWrap/>
            <w:vAlign w:val="center"/>
          </w:tcPr>
          <w:p w14:paraId="58F64E99" w14:textId="58F74582" w:rsidR="006A06B8" w:rsidRPr="006A06B8" w:rsidRDefault="006A06B8" w:rsidP="00563CAB">
            <w:pPr>
              <w:jc w:val="center"/>
              <w:rPr>
                <w:rFonts w:cs="Calibri"/>
                <w:color w:val="0D0D0D"/>
                <w:sz w:val="20"/>
                <w:szCs w:val="20"/>
              </w:rPr>
            </w:pPr>
            <w:r w:rsidRPr="006A06B8">
              <w:rPr>
                <w:i/>
                <w:sz w:val="20"/>
                <w:szCs w:val="20"/>
              </w:rPr>
              <w:t>gt703_hist_chvs_crc</w:t>
            </w:r>
          </w:p>
        </w:tc>
        <w:tc>
          <w:tcPr>
            <w:tcW w:w="0" w:type="auto"/>
            <w:shd w:val="clear" w:color="auto" w:fill="auto"/>
            <w:vAlign w:val="center"/>
          </w:tcPr>
          <w:p w14:paraId="7C321CAB" w14:textId="7242AE16" w:rsidR="006A06B8" w:rsidRPr="00B06055" w:rsidRDefault="006A06B8" w:rsidP="00563CAB">
            <w:pPr>
              <w:rPr>
                <w:rFonts w:cs="Calibri"/>
                <w:color w:val="0D0D0D"/>
                <w:sz w:val="20"/>
              </w:rPr>
            </w:pPr>
            <w:r>
              <w:rPr>
                <w:rFonts w:cs="Calibri"/>
                <w:color w:val="0D0D0D"/>
                <w:sz w:val="20"/>
              </w:rPr>
              <w:t xml:space="preserve">Tabela </w:t>
            </w:r>
            <w:r w:rsidR="00261F31">
              <w:rPr>
                <w:rFonts w:cs="Calibri"/>
                <w:color w:val="0D0D0D"/>
                <w:sz w:val="20"/>
              </w:rPr>
              <w:t xml:space="preserve">auxiliar de histórico de </w:t>
            </w:r>
            <w:commentRangeStart w:id="118"/>
            <w:r w:rsidR="00261F31">
              <w:rPr>
                <w:rFonts w:cs="Calibri"/>
                <w:color w:val="0D0D0D"/>
                <w:sz w:val="20"/>
              </w:rPr>
              <w:t>avaliações</w:t>
            </w:r>
            <w:commentRangeEnd w:id="118"/>
            <w:r w:rsidR="001731C8">
              <w:rPr>
                <w:rStyle w:val="CommentReference"/>
              </w:rPr>
              <w:commentReference w:id="118"/>
            </w:r>
            <w:r w:rsidR="00261F31">
              <w:rPr>
                <w:rFonts w:cs="Calibri"/>
                <w:color w:val="0D0D0D"/>
                <w:sz w:val="20"/>
              </w:rPr>
              <w:t xml:space="preserve"> </w:t>
            </w:r>
          </w:p>
        </w:tc>
        <w:tc>
          <w:tcPr>
            <w:tcW w:w="0" w:type="auto"/>
            <w:vAlign w:val="center"/>
          </w:tcPr>
          <w:p w14:paraId="2982CB33" w14:textId="3C65B6CD" w:rsidR="006A06B8" w:rsidRPr="00B06055" w:rsidRDefault="00261F31" w:rsidP="00091922">
            <w:pPr>
              <w:jc w:val="center"/>
              <w:rPr>
                <w:rFonts w:cs="Calibri"/>
                <w:color w:val="0D0D0D"/>
                <w:sz w:val="20"/>
              </w:rPr>
            </w:pPr>
            <w:r>
              <w:rPr>
                <w:rFonts w:cs="Calibri"/>
                <w:color w:val="0D0D0D"/>
                <w:sz w:val="20"/>
              </w:rPr>
              <w:t xml:space="preserve">Diária </w:t>
            </w:r>
          </w:p>
        </w:tc>
        <w:tc>
          <w:tcPr>
            <w:tcW w:w="0" w:type="auto"/>
            <w:vAlign w:val="center"/>
          </w:tcPr>
          <w:p w14:paraId="19BA3FC4" w14:textId="6471B8BF" w:rsidR="006A06B8" w:rsidRPr="00B06055" w:rsidRDefault="001731C8" w:rsidP="00091922">
            <w:pPr>
              <w:jc w:val="center"/>
              <w:rPr>
                <w:rFonts w:cs="Calibri"/>
                <w:color w:val="0D0D0D"/>
                <w:sz w:val="20"/>
              </w:rPr>
            </w:pPr>
            <w:r>
              <w:rPr>
                <w:rFonts w:cs="Calibri"/>
                <w:color w:val="0D0D0D"/>
                <w:sz w:val="20"/>
              </w:rPr>
              <w:t>Tabela Auxiliar</w:t>
            </w:r>
          </w:p>
        </w:tc>
        <w:tc>
          <w:tcPr>
            <w:tcW w:w="1425" w:type="dxa"/>
            <w:vAlign w:val="center"/>
          </w:tcPr>
          <w:p w14:paraId="192D0CAF" w14:textId="67D6C260" w:rsidR="006A06B8" w:rsidRDefault="006A06B8" w:rsidP="004D10B5">
            <w:pPr>
              <w:jc w:val="center"/>
              <w:rPr>
                <w:rFonts w:cs="Calibri"/>
                <w:color w:val="0D0D0D"/>
                <w:sz w:val="20"/>
              </w:rPr>
            </w:pPr>
            <w:r w:rsidRPr="00AC2303">
              <w:rPr>
                <w:rFonts w:cs="Calibri"/>
                <w:color w:val="0D0D0D"/>
                <w:sz w:val="20"/>
              </w:rPr>
              <w:t>A partir de 31 julho de 2024</w:t>
            </w:r>
          </w:p>
        </w:tc>
      </w:tr>
      <w:tr w:rsidR="004D10B5" w:rsidRPr="00B06055" w14:paraId="510DA71D" w14:textId="0EBEBA0A" w:rsidTr="00B71C48">
        <w:trPr>
          <w:trHeight w:val="992"/>
          <w:jc w:val="center"/>
        </w:trPr>
        <w:tc>
          <w:tcPr>
            <w:tcW w:w="0" w:type="auto"/>
            <w:vMerge/>
            <w:shd w:val="clear" w:color="auto" w:fill="E7E6E6" w:themeFill="background2"/>
            <w:vAlign w:val="center"/>
          </w:tcPr>
          <w:p w14:paraId="4715D299" w14:textId="127C9314" w:rsidR="004D10B5" w:rsidRPr="00B06055" w:rsidRDefault="004D10B5" w:rsidP="004D10B5">
            <w:pPr>
              <w:jc w:val="center"/>
              <w:rPr>
                <w:rFonts w:cs="Calibri"/>
                <w:color w:val="000000"/>
                <w:sz w:val="20"/>
              </w:rPr>
            </w:pPr>
          </w:p>
        </w:tc>
        <w:tc>
          <w:tcPr>
            <w:tcW w:w="0" w:type="auto"/>
            <w:shd w:val="clear" w:color="auto" w:fill="auto"/>
            <w:noWrap/>
            <w:vAlign w:val="center"/>
          </w:tcPr>
          <w:p w14:paraId="2B3D1C70" w14:textId="5428F7CF" w:rsidR="004D10B5" w:rsidRPr="00DD6B17" w:rsidRDefault="0043327F" w:rsidP="004D10B5">
            <w:pPr>
              <w:jc w:val="center"/>
              <w:rPr>
                <w:rFonts w:cs="Calibri"/>
                <w:color w:val="0D0D0D"/>
                <w:sz w:val="20"/>
                <w:lang w:val="en-US"/>
              </w:rPr>
            </w:pPr>
            <w:r w:rsidRPr="00B71C48">
              <w:rPr>
                <w:rFonts w:cs="Calibri"/>
                <w:color w:val="0D0D0D"/>
                <w:sz w:val="20"/>
                <w:lang w:val="en-US"/>
              </w:rPr>
              <w:t>kt_chaves_intrf_grts_crc</w:t>
            </w:r>
          </w:p>
        </w:tc>
        <w:tc>
          <w:tcPr>
            <w:tcW w:w="0" w:type="auto"/>
            <w:shd w:val="clear" w:color="auto" w:fill="auto"/>
            <w:vAlign w:val="center"/>
          </w:tcPr>
          <w:p w14:paraId="6278BAE5" w14:textId="574236F3" w:rsidR="004D10B5" w:rsidRPr="00B06055" w:rsidRDefault="00D17FC3" w:rsidP="00B71C48">
            <w:pPr>
              <w:rPr>
                <w:rFonts w:cs="Calibri"/>
                <w:color w:val="0D0D0D"/>
                <w:sz w:val="20"/>
              </w:rPr>
            </w:pPr>
            <w:r>
              <w:rPr>
                <w:rFonts w:cs="Calibri"/>
                <w:color w:val="0D0D0D"/>
                <w:sz w:val="20"/>
              </w:rPr>
              <w:t xml:space="preserve">Rosetta entre as chaves da Responsabilidade </w:t>
            </w:r>
            <w:r w:rsidR="004D10B5">
              <w:rPr>
                <w:rFonts w:cs="Calibri"/>
                <w:color w:val="0D0D0D"/>
                <w:sz w:val="20"/>
              </w:rPr>
              <w:t xml:space="preserve">- </w:t>
            </w:r>
            <w:r w:rsidR="00B71C48">
              <w:rPr>
                <w:rFonts w:cs="Calibri"/>
                <w:color w:val="0D0D0D"/>
                <w:sz w:val="20"/>
              </w:rPr>
              <w:t xml:space="preserve">proteções </w:t>
            </w:r>
            <w:r w:rsidR="004D10B5" w:rsidRPr="00B06055">
              <w:rPr>
                <w:rFonts w:cs="Calibri"/>
                <w:color w:val="0D0D0D"/>
                <w:sz w:val="20"/>
              </w:rPr>
              <w:t xml:space="preserve"> provenientes do modelo único de garantias e as chaves de reporte nos </w:t>
            </w:r>
            <w:r w:rsidR="004D10B5" w:rsidRPr="00B06055">
              <w:rPr>
                <w:rFonts w:cs="Calibri"/>
                <w:i/>
                <w:iCs/>
                <w:color w:val="0D0D0D"/>
                <w:sz w:val="20"/>
              </w:rPr>
              <w:t>outputs</w:t>
            </w:r>
            <w:r w:rsidR="004D10B5" w:rsidRPr="00B06055">
              <w:rPr>
                <w:rFonts w:cs="Calibri"/>
                <w:color w:val="0D0D0D"/>
                <w:sz w:val="20"/>
              </w:rPr>
              <w:t xml:space="preserve"> a enviar para </w:t>
            </w:r>
            <w:r w:rsidR="00B71C48">
              <w:rPr>
                <w:rFonts w:cs="Calibri"/>
                <w:color w:val="0D0D0D"/>
                <w:sz w:val="20"/>
              </w:rPr>
              <w:t>CRC.</w:t>
            </w:r>
          </w:p>
        </w:tc>
        <w:tc>
          <w:tcPr>
            <w:tcW w:w="0" w:type="auto"/>
            <w:vAlign w:val="center"/>
          </w:tcPr>
          <w:p w14:paraId="4CA6C499" w14:textId="148B1FE8" w:rsidR="004D10B5" w:rsidRPr="00B06055" w:rsidRDefault="00261F31" w:rsidP="004D10B5">
            <w:pPr>
              <w:jc w:val="center"/>
              <w:rPr>
                <w:rFonts w:cs="Calibri"/>
                <w:color w:val="0D0D0D"/>
                <w:sz w:val="20"/>
              </w:rPr>
            </w:pPr>
            <w:r>
              <w:rPr>
                <w:rFonts w:cs="Calibri"/>
                <w:color w:val="0D0D0D"/>
                <w:sz w:val="20"/>
              </w:rPr>
              <w:t>Diária</w:t>
            </w:r>
          </w:p>
        </w:tc>
        <w:tc>
          <w:tcPr>
            <w:tcW w:w="0" w:type="auto"/>
            <w:vAlign w:val="center"/>
          </w:tcPr>
          <w:p w14:paraId="34D10084" w14:textId="574B3982" w:rsidR="004D10B5" w:rsidRPr="00B06055" w:rsidRDefault="004D10B5" w:rsidP="004D10B5">
            <w:pPr>
              <w:jc w:val="center"/>
              <w:rPr>
                <w:rFonts w:cs="Calibri"/>
                <w:color w:val="0D0D0D"/>
                <w:sz w:val="20"/>
              </w:rPr>
            </w:pPr>
            <w:r w:rsidRPr="00B06055">
              <w:rPr>
                <w:rFonts w:cs="Calibri"/>
                <w:color w:val="0D0D0D"/>
                <w:sz w:val="20"/>
              </w:rPr>
              <w:t>Tradutor “Rosetta”</w:t>
            </w:r>
          </w:p>
        </w:tc>
        <w:tc>
          <w:tcPr>
            <w:tcW w:w="1425" w:type="dxa"/>
            <w:vAlign w:val="center"/>
          </w:tcPr>
          <w:p w14:paraId="45F3DA3D" w14:textId="13870C2A" w:rsidR="004D10B5" w:rsidRPr="00B06055" w:rsidRDefault="00AC2303" w:rsidP="004D10B5">
            <w:pPr>
              <w:jc w:val="center"/>
              <w:rPr>
                <w:rFonts w:cs="Calibri"/>
                <w:color w:val="0D0D0D"/>
                <w:sz w:val="20"/>
              </w:rPr>
            </w:pPr>
            <w:r w:rsidRPr="00AC2303">
              <w:rPr>
                <w:rFonts w:cs="Calibri"/>
                <w:color w:val="0D0D0D"/>
                <w:sz w:val="20"/>
              </w:rPr>
              <w:t>A partir de 31 julho de 2024</w:t>
            </w:r>
          </w:p>
        </w:tc>
      </w:tr>
    </w:tbl>
    <w:p w14:paraId="74371B56" w14:textId="4D508223" w:rsidR="00CE24BD" w:rsidRDefault="00CE24BD"/>
    <w:p w14:paraId="249D5FBE" w14:textId="77777777" w:rsidR="00CE24BD" w:rsidRDefault="00CE24BD">
      <w:r>
        <w:br w:type="page"/>
      </w:r>
    </w:p>
    <w:p w14:paraId="48782F2F" w14:textId="00D5B091" w:rsidR="00720567" w:rsidRDefault="00720567" w:rsidP="00720567">
      <w:pPr>
        <w:pStyle w:val="Heading2"/>
      </w:pPr>
      <w:bookmarkStart w:id="119" w:name="_Toc163902240"/>
      <w:bookmarkStart w:id="120" w:name="_Toc178080175"/>
      <w:bookmarkStart w:id="121" w:name="_Toc163902242"/>
      <w:r w:rsidRPr="00D761F5">
        <w:lastRenderedPageBreak/>
        <w:t>Tabelas do Modelo e Funções</w:t>
      </w:r>
      <w:bookmarkEnd w:id="119"/>
      <w:bookmarkEnd w:id="120"/>
    </w:p>
    <w:p w14:paraId="7BBC1C0F" w14:textId="3875BEF2" w:rsidR="006548F1" w:rsidRPr="006548F1" w:rsidRDefault="00861997" w:rsidP="00720567">
      <w:pPr>
        <w:pStyle w:val="Heading3"/>
      </w:pPr>
      <w:bookmarkStart w:id="122" w:name="_Toc163902243"/>
      <w:bookmarkStart w:id="123" w:name="_Toc178080176"/>
      <w:bookmarkEnd w:id="121"/>
      <w:r>
        <w:t xml:space="preserve">Tabelas de </w:t>
      </w:r>
      <w:r w:rsidRPr="00A84B21">
        <w:rPr>
          <w:i/>
        </w:rPr>
        <w:t>Output</w:t>
      </w:r>
      <w:bookmarkEnd w:id="122"/>
      <w:bookmarkEnd w:id="123"/>
    </w:p>
    <w:p w14:paraId="2706C699" w14:textId="05BF7E4A" w:rsidR="002A02A9" w:rsidRPr="002A02A9" w:rsidRDefault="00211555" w:rsidP="00211222">
      <w:pPr>
        <w:pStyle w:val="Heading4"/>
      </w:pPr>
      <w:bookmarkStart w:id="124" w:name="_Toc163902244"/>
      <w:bookmarkStart w:id="125" w:name="_Toc178080177"/>
      <w:r w:rsidRPr="001E69C3">
        <w:t>T</w:t>
      </w:r>
      <w:r w:rsidR="006548F1" w:rsidRPr="001E69C3">
        <w:t xml:space="preserve">abela de </w:t>
      </w:r>
      <w:r w:rsidR="00EA0E4B">
        <w:t>interface do universo de garantias do MUG</w:t>
      </w:r>
      <w:r w:rsidRPr="001E69C3">
        <w:t xml:space="preserve">: </w:t>
      </w:r>
      <w:bookmarkEnd w:id="124"/>
      <w:r w:rsidR="00211222" w:rsidRPr="00211222">
        <w:rPr>
          <w:i/>
        </w:rPr>
        <w:t>cd_garantias.gt022_crc5g_atributos_garantia_rct207</w:t>
      </w:r>
      <w:bookmarkEnd w:id="125"/>
      <w:r w:rsidR="005A49A0">
        <w:rPr>
          <w:i/>
        </w:rPr>
        <w:fldChar w:fldCharType="begin"/>
      </w:r>
      <w:r w:rsidR="005A49A0">
        <w:instrText xml:space="preserve"> XE "</w:instrText>
      </w:r>
      <w:r w:rsidR="005A49A0" w:rsidRPr="006E495C">
        <w:rPr>
          <w:i/>
        </w:rPr>
        <w:instrText>gt022_crc5g_atributos_garantia_rct207</w:instrText>
      </w:r>
      <w:r w:rsidR="005A49A0">
        <w:instrText xml:space="preserve">" \i </w:instrText>
      </w:r>
      <w:r w:rsidR="005A49A0">
        <w:rPr>
          <w:i/>
        </w:rPr>
        <w:fldChar w:fldCharType="end"/>
      </w:r>
    </w:p>
    <w:p w14:paraId="6B0F3BB4" w14:textId="673A1997" w:rsidR="006548F1" w:rsidRDefault="008532AF" w:rsidP="00720567">
      <w:pPr>
        <w:pStyle w:val="Heading5"/>
      </w:pPr>
      <w:bookmarkStart w:id="126" w:name="_Toc163902245"/>
      <w:bookmarkStart w:id="127" w:name="_Toc178080178"/>
      <w:r w:rsidRPr="005F1378">
        <w:t xml:space="preserve">Visão </w:t>
      </w:r>
      <w:commentRangeStart w:id="128"/>
      <w:r w:rsidRPr="005F1378">
        <w:t>Geral</w:t>
      </w:r>
      <w:bookmarkEnd w:id="126"/>
      <w:commentRangeEnd w:id="128"/>
      <w:r w:rsidR="0043327F">
        <w:rPr>
          <w:rStyle w:val="CommentReference"/>
          <w:rFonts w:eastAsia="Times New Roman" w:cs="Times New Roman"/>
          <w:b w:val="0"/>
        </w:rPr>
        <w:commentReference w:id="128"/>
      </w:r>
      <w:bookmarkEnd w:id="127"/>
    </w:p>
    <w:p w14:paraId="033CB0AB" w14:textId="3382486A" w:rsidR="0043327F" w:rsidRDefault="0043327F" w:rsidP="0043327F">
      <w:pPr>
        <w:spacing w:after="160" w:line="259" w:lineRule="auto"/>
        <w:jc w:val="both"/>
        <w:rPr>
          <w:rFonts w:eastAsiaTheme="minorHAnsi" w:cstheme="minorBidi"/>
          <w:szCs w:val="22"/>
          <w:lang w:eastAsia="en-US"/>
        </w:rPr>
      </w:pPr>
      <w:del w:id="129" w:author="Marta Rafaela Teixeira Nunes" w:date="2024-09-09T11:31:00Z">
        <w:r w:rsidRPr="00720567" w:rsidDel="0043327F">
          <w:rPr>
            <w:rFonts w:eastAsiaTheme="minorHAnsi" w:cstheme="minorBidi"/>
            <w:szCs w:val="22"/>
            <w:lang w:eastAsia="en-US"/>
          </w:rPr>
          <w:delText xml:space="preserve">A tabela </w:delText>
        </w:r>
        <w:r w:rsidRPr="00720567" w:rsidDel="0043327F">
          <w:rPr>
            <w:rFonts w:eastAsiaTheme="minorHAnsi" w:cstheme="minorBidi"/>
            <w:i/>
            <w:szCs w:val="22"/>
            <w:lang w:eastAsia="en-US"/>
          </w:rPr>
          <w:delText>cd_garantias.gt015_report_biyr9500</w:delText>
        </w:r>
        <w:r w:rsidRPr="00720567" w:rsidDel="0043327F">
          <w:rPr>
            <w:rFonts w:eastAsiaTheme="minorHAnsi" w:cstheme="minorBidi"/>
            <w:szCs w:val="22"/>
            <w:lang w:eastAsia="en-US"/>
          </w:rPr>
          <w:delText xml:space="preserve"> </w:delText>
        </w:r>
        <w:r w:rsidDel="0043327F">
          <w:rPr>
            <w:rFonts w:eastAsiaTheme="minorHAnsi" w:cstheme="minorBidi"/>
            <w:szCs w:val="22"/>
            <w:lang w:eastAsia="en-US"/>
          </w:rPr>
          <w:delText xml:space="preserve">esteve vigente até 29 abril de 2024, inclusive, tendo sido substituída, a partir dessa data, pela </w:delText>
        </w:r>
        <w:r w:rsidDel="0043327F">
          <w:rPr>
            <w:rFonts w:eastAsiaTheme="minorHAnsi" w:cstheme="minorBidi"/>
            <w:i/>
            <w:szCs w:val="22"/>
            <w:lang w:eastAsia="en-US"/>
          </w:rPr>
          <w:delText>cd_</w:delText>
        </w:r>
        <w:r w:rsidRPr="001B2427" w:rsidDel="0043327F">
          <w:rPr>
            <w:rFonts w:eastAsiaTheme="minorHAnsi" w:cstheme="minorBidi"/>
            <w:i/>
            <w:szCs w:val="22"/>
            <w:lang w:eastAsia="en-US"/>
          </w:rPr>
          <w:delText>garantias.gt019_report_biyr9500</w:delText>
        </w:r>
        <w:r w:rsidDel="0043327F">
          <w:rPr>
            <w:rFonts w:eastAsiaTheme="minorHAnsi" w:cstheme="minorBidi"/>
            <w:szCs w:val="22"/>
            <w:lang w:eastAsia="en-US"/>
          </w:rPr>
          <w:delText>.</w:delText>
        </w:r>
      </w:del>
    </w:p>
    <w:p w14:paraId="4A52531B" w14:textId="7D02D32B" w:rsidR="0043327F" w:rsidRPr="00720567"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del w:id="130" w:author="Marta Rafaela Teixeira Nunes" w:date="2024-09-09T11:31:00Z">
        <w:r w:rsidRPr="00720567" w:rsidDel="0043327F">
          <w:rPr>
            <w:rFonts w:eastAsiaTheme="minorHAnsi" w:cstheme="minorBidi"/>
            <w:i/>
            <w:szCs w:val="22"/>
            <w:lang w:eastAsia="en-US"/>
          </w:rPr>
          <w:delText>cd_garantias.gt015_report_biyr9500</w:delText>
        </w:r>
      </w:del>
      <w:ins w:id="131" w:author="Marta Rafaela Teixeira Nunes" w:date="2024-09-09T11:31:00Z">
        <w:r>
          <w:rPr>
            <w:rFonts w:eastAsiaTheme="minorHAnsi" w:cstheme="minorBidi"/>
            <w:i/>
            <w:szCs w:val="22"/>
            <w:lang w:eastAsia="en-US"/>
          </w:rPr>
          <w:t xml:space="preserve"> </w:t>
        </w:r>
        <w:r w:rsidRPr="00211222">
          <w:rPr>
            <w:rFonts w:eastAsiaTheme="minorHAnsi" w:cstheme="minorBidi"/>
            <w:i/>
            <w:szCs w:val="22"/>
            <w:lang w:eastAsia="en-US"/>
          </w:rPr>
          <w:t>cd_garantias.gt022_crc5g_atributos_garantia_rct207</w:t>
        </w:r>
      </w:ins>
      <w:del w:id="132" w:author="Marta Rafaela Teixeira Nunes" w:date="2024-09-09T11:31:00Z">
        <w:r w:rsidDel="0043327F">
          <w:rPr>
            <w:rFonts w:eastAsiaTheme="minorHAnsi" w:cstheme="minorBidi"/>
            <w:szCs w:val="22"/>
            <w:lang w:eastAsia="en-US"/>
          </w:rPr>
          <w:delText xml:space="preserve"> </w:delText>
        </w:r>
      </w:del>
      <w:del w:id="133" w:author="Marta Rafaela Teixeira Nunes" w:date="2024-09-25T12:48:00Z">
        <w:r w:rsidRPr="00720567" w:rsidDel="0056196C">
          <w:rPr>
            <w:rFonts w:eastAsiaTheme="minorHAnsi" w:cstheme="minorBidi"/>
            <w:szCs w:val="22"/>
            <w:lang w:eastAsia="en-US"/>
          </w:rPr>
          <w:delText>é uma</w:delText>
        </w:r>
      </w:del>
      <w:r w:rsidRPr="00720567">
        <w:rPr>
          <w:rFonts w:eastAsiaTheme="minorHAnsi" w:cstheme="minorBidi"/>
          <w:szCs w:val="22"/>
          <w:lang w:eastAsia="en-US"/>
        </w:rPr>
        <w:t xml:space="preserve"> </w:t>
      </w:r>
      <w:ins w:id="134" w:author="Marta Rafaela Teixeira Nunes" w:date="2024-09-25T12:48:00Z">
        <w:r w:rsidR="0056196C">
          <w:rPr>
            <w:rFonts w:eastAsiaTheme="minorHAnsi" w:cstheme="minorBidi"/>
            <w:szCs w:val="22"/>
            <w:lang w:eastAsia="en-US"/>
          </w:rPr>
          <w:t xml:space="preserve">serve como </w:t>
        </w:r>
      </w:ins>
      <w:r w:rsidRPr="00720567">
        <w:rPr>
          <w:rFonts w:eastAsiaTheme="minorHAnsi" w:cstheme="minorBidi"/>
          <w:szCs w:val="22"/>
          <w:lang w:eastAsia="en-US"/>
        </w:rPr>
        <w:t xml:space="preserve">tabela de interface entre o MUG e os </w:t>
      </w:r>
      <w:ins w:id="135" w:author="Marta Rafaela Teixeira Nunes" w:date="2024-09-25T12:48:00Z">
        <w:r w:rsidR="0056196C">
          <w:rPr>
            <w:rFonts w:eastAsiaTheme="minorHAnsi" w:cstheme="minorBidi"/>
            <w:szCs w:val="22"/>
            <w:lang w:eastAsia="en-US"/>
          </w:rPr>
          <w:t xml:space="preserve">respetivos </w:t>
        </w:r>
      </w:ins>
      <w:del w:id="136" w:author="Marta Rafaela Teixeira Nunes" w:date="2024-09-25T12:48:00Z">
        <w:r w:rsidRPr="00720567" w:rsidDel="0056196C">
          <w:rPr>
            <w:rFonts w:eastAsiaTheme="minorHAnsi" w:cstheme="minorBidi"/>
            <w:szCs w:val="22"/>
            <w:lang w:eastAsia="en-US"/>
          </w:rPr>
          <w:delText xml:space="preserve">seus </w:delText>
        </w:r>
      </w:del>
      <w:r w:rsidRPr="00720567">
        <w:rPr>
          <w:rFonts w:eastAsiaTheme="minorHAnsi" w:cstheme="minorBidi"/>
          <w:szCs w:val="22"/>
          <w:lang w:eastAsia="en-US"/>
        </w:rPr>
        <w:t>casos de uso</w:t>
      </w:r>
      <w:ins w:id="137" w:author="Marta Rafaela Teixeira Nunes" w:date="2024-09-25T12:48:00Z">
        <w:r w:rsidR="0056196C">
          <w:rPr>
            <w:rFonts w:eastAsiaTheme="minorHAnsi" w:cstheme="minorBidi"/>
            <w:szCs w:val="22"/>
            <w:lang w:eastAsia="en-US"/>
          </w:rPr>
          <w:t>,</w:t>
        </w:r>
      </w:ins>
      <w:r w:rsidRPr="00720567">
        <w:rPr>
          <w:rFonts w:eastAsiaTheme="minorHAnsi" w:cstheme="minorBidi"/>
          <w:szCs w:val="22"/>
          <w:lang w:eastAsia="en-US"/>
        </w:rPr>
        <w:t xml:space="preserve"> </w:t>
      </w:r>
      <w:del w:id="138" w:author="Marta Rafaela Teixeira Nunes" w:date="2024-09-25T12:48:00Z">
        <w:r w:rsidRPr="00720567" w:rsidDel="0056196C">
          <w:rPr>
            <w:rFonts w:eastAsiaTheme="minorHAnsi" w:cstheme="minorBidi"/>
            <w:szCs w:val="22"/>
            <w:lang w:eastAsia="en-US"/>
          </w:rPr>
          <w:delText xml:space="preserve">e apresenta </w:delText>
        </w:r>
      </w:del>
      <w:ins w:id="139" w:author="Marta Rafaela Teixeira Nunes" w:date="2024-09-25T12:48:00Z">
        <w:r w:rsidR="0056196C">
          <w:rPr>
            <w:rFonts w:eastAsiaTheme="minorHAnsi" w:cstheme="minorBidi"/>
            <w:szCs w:val="22"/>
            <w:lang w:eastAsia="en-US"/>
          </w:rPr>
          <w:t xml:space="preserve">apresentando </w:t>
        </w:r>
      </w:ins>
      <w:r w:rsidRPr="00720567">
        <w:rPr>
          <w:rFonts w:eastAsiaTheme="minorHAnsi" w:cstheme="minorBidi"/>
          <w:szCs w:val="22"/>
          <w:lang w:eastAsia="en-US"/>
        </w:rPr>
        <w:t>a informação</w:t>
      </w:r>
      <w:r w:rsidR="001731C8">
        <w:rPr>
          <w:rFonts w:eastAsiaTheme="minorHAnsi" w:cstheme="minorBidi"/>
          <w:szCs w:val="22"/>
          <w:lang w:eastAsia="en-US"/>
        </w:rPr>
        <w:t xml:space="preserve"> </w:t>
      </w:r>
      <w:ins w:id="140" w:author="Marta Rafaela Teixeira Nunes" w:date="2024-09-24T16:01:00Z">
        <w:r w:rsidR="001731C8">
          <w:rPr>
            <w:rFonts w:eastAsiaTheme="minorHAnsi" w:cstheme="minorBidi"/>
            <w:szCs w:val="22"/>
            <w:lang w:eastAsia="en-US"/>
          </w:rPr>
          <w:t>necessária à identificação e caracterização de cada</w:t>
        </w:r>
      </w:ins>
      <w:r w:rsidRPr="00720567">
        <w:rPr>
          <w:rFonts w:eastAsiaTheme="minorHAnsi" w:cstheme="minorBidi"/>
          <w:szCs w:val="22"/>
          <w:lang w:eastAsia="en-US"/>
        </w:rPr>
        <w:t xml:space="preserve"> </w:t>
      </w:r>
      <w:del w:id="141" w:author="Marta Rafaela Teixeira Nunes" w:date="2024-09-24T16:01:00Z">
        <w:r w:rsidRPr="00720567" w:rsidDel="001731C8">
          <w:rPr>
            <w:rFonts w:eastAsiaTheme="minorHAnsi" w:cstheme="minorBidi"/>
            <w:szCs w:val="22"/>
            <w:lang w:eastAsia="en-US"/>
          </w:rPr>
          <w:delText xml:space="preserve">de todas </w:delText>
        </w:r>
      </w:del>
      <w:del w:id="142" w:author="Marta Rafaela Teixeira Nunes" w:date="2024-09-09T11:32:00Z">
        <w:r w:rsidRPr="00720567" w:rsidDel="0043327F">
          <w:rPr>
            <w:rFonts w:eastAsiaTheme="minorHAnsi" w:cstheme="minorBidi"/>
            <w:szCs w:val="22"/>
            <w:lang w:eastAsia="en-US"/>
          </w:rPr>
          <w:delText>a</w:delText>
        </w:r>
      </w:del>
      <w:del w:id="143" w:author="Marta Rafaela Teixeira Nunes" w:date="2024-09-24T16:01:00Z">
        <w:r w:rsidRPr="00720567" w:rsidDel="001731C8">
          <w:rPr>
            <w:rFonts w:eastAsiaTheme="minorHAnsi" w:cstheme="minorBidi"/>
            <w:szCs w:val="22"/>
            <w:lang w:eastAsia="en-US"/>
          </w:rPr>
          <w:delText xml:space="preserve">s </w:delText>
        </w:r>
      </w:del>
      <w:del w:id="144" w:author="Marta Rafaela Teixeira Nunes" w:date="2024-09-09T11:32:00Z">
        <w:r w:rsidRPr="00720567" w:rsidDel="0043327F">
          <w:rPr>
            <w:rFonts w:eastAsiaTheme="minorHAnsi" w:cstheme="minorBidi"/>
            <w:szCs w:val="22"/>
            <w:lang w:eastAsia="en-US"/>
          </w:rPr>
          <w:delText xml:space="preserve">responsabilidades e processos/cauções </w:delText>
        </w:r>
      </w:del>
      <w:ins w:id="145" w:author="Marta Rafaela Teixeira Nunes" w:date="2024-09-09T11:32:00Z">
        <w:r w:rsidR="001731C8">
          <w:rPr>
            <w:rFonts w:eastAsiaTheme="minorHAnsi" w:cstheme="minorBidi"/>
            <w:szCs w:val="22"/>
            <w:lang w:eastAsia="en-US"/>
          </w:rPr>
          <w:t>proteç</w:t>
        </w:r>
      </w:ins>
      <w:ins w:id="146" w:author="Marta Rafaela Teixeira Nunes" w:date="2024-09-24T16:01:00Z">
        <w:r w:rsidR="001731C8">
          <w:rPr>
            <w:rFonts w:eastAsiaTheme="minorHAnsi" w:cstheme="minorBidi"/>
            <w:szCs w:val="22"/>
            <w:lang w:eastAsia="en-US"/>
          </w:rPr>
          <w:t xml:space="preserve">ão associada </w:t>
        </w:r>
      </w:ins>
      <w:ins w:id="147" w:author="Marta Rafaela Teixeira Nunes" w:date="2024-09-24T16:02:00Z">
        <w:r w:rsidR="001731C8">
          <w:rPr>
            <w:rFonts w:eastAsiaTheme="minorHAnsi" w:cstheme="minorBidi"/>
            <w:szCs w:val="22"/>
            <w:lang w:eastAsia="en-US"/>
          </w:rPr>
          <w:t>a um ou mais contratos</w:t>
        </w:r>
      </w:ins>
      <w:ins w:id="148" w:author="Marta Rafaela Teixeira Nunes" w:date="2024-09-25T12:48:00Z">
        <w:r w:rsidR="0056196C">
          <w:rPr>
            <w:rFonts w:eastAsiaTheme="minorHAnsi" w:cstheme="minorBidi"/>
            <w:szCs w:val="22"/>
            <w:lang w:eastAsia="en-US"/>
          </w:rPr>
          <w:t>,</w:t>
        </w:r>
      </w:ins>
      <w:ins w:id="149" w:author="Marta Rafaela Teixeira Nunes" w:date="2024-09-09T11:32:00Z">
        <w:r>
          <w:rPr>
            <w:rFonts w:eastAsiaTheme="minorHAnsi" w:cstheme="minorBidi"/>
            <w:szCs w:val="22"/>
            <w:lang w:eastAsia="en-US"/>
          </w:rPr>
          <w:t xml:space="preserve"> a reportar pela CRC</w:t>
        </w:r>
      </w:ins>
      <w:ins w:id="150" w:author="Marta Rafaela Teixeira Nunes" w:date="2024-09-24T16:03:00Z">
        <w:r w:rsidR="001731C8">
          <w:rPr>
            <w:rFonts w:eastAsiaTheme="minorHAnsi" w:cstheme="minorBidi"/>
            <w:szCs w:val="22"/>
            <w:lang w:eastAsia="en-US"/>
          </w:rPr>
          <w:t>.</w:t>
        </w:r>
      </w:ins>
      <w:del w:id="151" w:author="Marta Rafaela Teixeira Nunes" w:date="2024-09-09T11:33:00Z">
        <w:r w:rsidRPr="00720567" w:rsidDel="0043327F">
          <w:rPr>
            <w:rFonts w:eastAsiaTheme="minorHAnsi" w:cstheme="minorBidi"/>
            <w:szCs w:val="22"/>
            <w:lang w:eastAsia="en-US"/>
          </w:rPr>
          <w:delText xml:space="preserve">do MUG. </w:delText>
        </w:r>
      </w:del>
      <w:r w:rsidRPr="00720567">
        <w:rPr>
          <w:rFonts w:eastAsiaTheme="minorHAnsi" w:cstheme="minorBidi"/>
          <w:szCs w:val="22"/>
          <w:lang w:eastAsia="en-US"/>
        </w:rPr>
        <w:t>Assim, todas as chaves destes pilares devem ser representadas nesta tabela, bem como os atributos desta relação e as suas garantias associadas. Apesar da informação provir do módulo base e do módulo consolidado do MUG, as chaves são transformadas e existe uma tabela de tradução que garante a sua traçabilidade (</w:t>
      </w:r>
      <w:del w:id="152" w:author="Marta Rafaela Teixeira Nunes" w:date="2024-09-09T11:33:00Z">
        <w:r w:rsidRPr="00720567" w:rsidDel="0043327F">
          <w:rPr>
            <w:rFonts w:eastAsiaTheme="minorHAnsi" w:cstheme="minorBidi"/>
            <w:i/>
            <w:szCs w:val="22"/>
            <w:lang w:eastAsia="en-US"/>
          </w:rPr>
          <w:delText>cd_garantias.kt_chaves_intrf_grts_biyr</w:delText>
        </w:r>
      </w:del>
      <w:ins w:id="153" w:author="Marta Rafaela Teixeira Nunes" w:date="2024-09-09T11:33:00Z">
        <w:r>
          <w:rPr>
            <w:rFonts w:eastAsiaTheme="minorHAnsi" w:cstheme="minorBidi"/>
            <w:i/>
            <w:szCs w:val="22"/>
            <w:lang w:eastAsia="en-US"/>
          </w:rPr>
          <w:t xml:space="preserve"> cd_garantias.kt_chaves_intrf_grts</w:t>
        </w:r>
      </w:ins>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w:t>
      </w:r>
      <w:del w:id="154" w:author="Marta Rafaela Teixeira Nunes" w:date="2024-09-09T11:34:00Z">
        <w:r w:rsidRPr="00720567" w:rsidDel="0043327F">
          <w:rPr>
            <w:rFonts w:eastAsiaTheme="minorHAnsi" w:cstheme="minorBidi"/>
            <w:szCs w:val="22"/>
            <w:lang w:eastAsia="en-US"/>
          </w:rPr>
          <w:delText xml:space="preserve">BDR </w:delText>
        </w:r>
        <w:r w:rsidDel="0043327F">
          <w:rPr>
            <w:rFonts w:eastAsiaTheme="minorHAnsi" w:cstheme="minorBidi"/>
            <w:szCs w:val="22"/>
            <w:lang w:eastAsia="en-US"/>
          </w:rPr>
          <w:delText>e IFRS9</w:delText>
        </w:r>
      </w:del>
      <w:ins w:id="155" w:author="Marta Rafaela Teixeira Nunes" w:date="2024-09-09T11:34:00Z">
        <w:r>
          <w:rPr>
            <w:rFonts w:eastAsiaTheme="minorHAnsi" w:cstheme="minorBidi"/>
            <w:szCs w:val="22"/>
            <w:lang w:eastAsia="en-US"/>
          </w:rPr>
          <w:t xml:space="preserve"> CRC</w:t>
        </w:r>
      </w:ins>
      <w:del w:id="156" w:author="Marta Rafaela Teixeira Nunes" w:date="2024-09-09T11:34:00Z">
        <w:r w:rsidDel="0043327F">
          <w:rPr>
            <w:rFonts w:eastAsiaTheme="minorHAnsi" w:cstheme="minorBidi"/>
            <w:szCs w:val="22"/>
            <w:lang w:eastAsia="en-US"/>
          </w:rPr>
          <w:delText xml:space="preserve"> </w:delText>
        </w:r>
      </w:del>
      <w:r>
        <w:rPr>
          <w:rFonts w:eastAsiaTheme="minorHAnsi" w:cstheme="minorBidi"/>
          <w:szCs w:val="22"/>
          <w:lang w:eastAsia="en-US"/>
        </w:rPr>
        <w:t>para o MUG</w:t>
      </w:r>
      <w:del w:id="157" w:author="Marta Rafaela Teixeira Nunes" w:date="2024-09-09T11:34:00Z">
        <w:r w:rsidDel="0043327F">
          <w:rPr>
            <w:rFonts w:eastAsiaTheme="minorHAnsi" w:cstheme="minorBidi"/>
            <w:szCs w:val="22"/>
            <w:lang w:eastAsia="en-US"/>
          </w:rPr>
          <w:delText xml:space="preserve"> em a</w:delText>
        </w:r>
        <w:r w:rsidRPr="00720567" w:rsidDel="0043327F">
          <w:rPr>
            <w:rFonts w:eastAsiaTheme="minorHAnsi" w:cstheme="minorBidi"/>
            <w:szCs w:val="22"/>
            <w:lang w:eastAsia="en-US"/>
          </w:rPr>
          <w:delText>bril 2023</w:delText>
        </w:r>
      </w:del>
      <w:r w:rsidRPr="00720567">
        <w:rPr>
          <w:rFonts w:eastAsiaTheme="minorHAnsi" w:cstheme="minorBidi"/>
          <w:szCs w:val="22"/>
          <w:lang w:eastAsia="en-US"/>
        </w:rPr>
        <w:t>,</w:t>
      </w:r>
      <w:ins w:id="158" w:author="Marta Rafaela Teixeira Nunes" w:date="2024-09-09T11:34:00Z">
        <w:r>
          <w:rPr>
            <w:rFonts w:eastAsiaTheme="minorHAnsi" w:cstheme="minorBidi"/>
            <w:szCs w:val="22"/>
            <w:lang w:eastAsia="en-US"/>
          </w:rPr>
          <w:t xml:space="preserve"> em juho de 2024,</w:t>
        </w:r>
      </w:ins>
      <w:r w:rsidRPr="00720567">
        <w:rPr>
          <w:rFonts w:eastAsiaTheme="minorHAnsi" w:cstheme="minorBidi"/>
          <w:szCs w:val="22"/>
          <w:lang w:eastAsia="en-US"/>
        </w:rPr>
        <w:t xml:space="preserve"> bem como para garantir a boa ligação das garantias provindas do MUG com as chaves contratuais aprovisionadas pela </w:t>
      </w:r>
      <w:ins w:id="159" w:author="Marta Rafaela Teixeira Nunes" w:date="2024-09-09T11:34:00Z">
        <w:r>
          <w:rPr>
            <w:rFonts w:eastAsiaTheme="minorHAnsi" w:cstheme="minorBidi"/>
            <w:szCs w:val="22"/>
            <w:lang w:eastAsia="en-US"/>
          </w:rPr>
          <w:t>CRC.</w:t>
        </w:r>
      </w:ins>
      <w:del w:id="160" w:author="Marta Rafaela Teixeira Nunes" w:date="2024-09-09T11:34:00Z">
        <w:r w:rsidRPr="00720567" w:rsidDel="0043327F">
          <w:rPr>
            <w:rFonts w:eastAsiaTheme="minorHAnsi" w:cstheme="minorBidi"/>
            <w:szCs w:val="22"/>
            <w:lang w:eastAsia="en-US"/>
          </w:rPr>
          <w:delText>BDR e IFRS9.</w:delText>
        </w:r>
      </w:del>
    </w:p>
    <w:p w14:paraId="45D8FFFF" w14:textId="13EF4915" w:rsidR="0043327F"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Os campos desta tabela são aprovisionados pelo MUG com o intuito de enviar para os casos de uso. Desta forma, a estrutura da tabela está preparada para respeitar os formatos apropriados aos diferentes casos de uso, contendo campos que não são preenchidos pelo MUG e são responsabilidade dos respetivos casos de uso. </w:t>
      </w:r>
      <w:del w:id="161" w:author="Marta Rafaela Teixeira Nunes" w:date="2024-09-09T11:35:00Z">
        <w:r w:rsidRPr="00720567" w:rsidDel="0043327F">
          <w:rPr>
            <w:rFonts w:eastAsiaTheme="minorHAnsi" w:cstheme="minorBidi"/>
            <w:szCs w:val="22"/>
            <w:lang w:eastAsia="en-US"/>
          </w:rPr>
          <w:delText>É possível encontrar campos com nomes muito semelhantes em que a única alteração está no seu sufixo. Os campos terminados em ‘bl’ são geralmente associados a baremos locais, contendo informação do Banco Santander Totta em Portugal, preenchidos de forma automática pelo MUG. Por outro lado, os campos terminados em ‘bg’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w:delText>
        </w:r>
      </w:del>
    </w:p>
    <w:p w14:paraId="50839D96" w14:textId="6A3276E2" w:rsidR="008532AF" w:rsidRPr="00E07147" w:rsidRDefault="008532AF" w:rsidP="00720567">
      <w:pPr>
        <w:pStyle w:val="Heading5"/>
      </w:pPr>
      <w:bookmarkStart w:id="162" w:name="_Toc163902246"/>
      <w:bookmarkStart w:id="163" w:name="_Toc178080179"/>
      <w:r w:rsidRPr="00E07147">
        <w:t>Granularidade e chave</w:t>
      </w:r>
      <w:bookmarkEnd w:id="162"/>
      <w:bookmarkEnd w:id="163"/>
    </w:p>
    <w:p w14:paraId="4F10EC1E" w14:textId="2AA3E175" w:rsidR="0043327F" w:rsidRPr="00720567" w:rsidRDefault="0043327F" w:rsidP="0043327F">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del w:id="164" w:author="Marta Rafaela Teixeira Nunes" w:date="2024-09-09T11:58:00Z">
        <w:r w:rsidRPr="00720567" w:rsidDel="00012CEB">
          <w:rPr>
            <w:rFonts w:eastAsiaTheme="minorHAnsi" w:cstheme="minorBidi"/>
            <w:i/>
            <w:szCs w:val="22"/>
            <w:lang w:eastAsia="en-US"/>
          </w:rPr>
          <w:delText>cd_garantias.gt015_report_biyr9500</w:delText>
        </w:r>
        <w:r w:rsidRPr="00720567" w:rsidDel="00012CEB">
          <w:rPr>
            <w:rFonts w:eastAsiaTheme="minorHAnsi" w:cstheme="minorBidi"/>
            <w:szCs w:val="22"/>
            <w:lang w:eastAsia="en-US"/>
          </w:rPr>
          <w:delText xml:space="preserve"> </w:delText>
        </w:r>
      </w:del>
      <w:ins w:id="165" w:author="Marta Rafaela Teixeira Nunes" w:date="2024-09-09T11:59:00Z">
        <w:r w:rsidR="00012CEB">
          <w:rPr>
            <w:rFonts w:eastAsiaTheme="minorHAnsi" w:cstheme="minorBidi"/>
            <w:szCs w:val="22"/>
            <w:lang w:eastAsia="en-US"/>
          </w:rPr>
          <w:t xml:space="preserve"> </w:t>
        </w:r>
        <w:r w:rsidR="00012CEB" w:rsidRPr="00211222">
          <w:rPr>
            <w:rFonts w:eastAsiaTheme="minorHAnsi" w:cstheme="minorBidi"/>
            <w:i/>
            <w:szCs w:val="22"/>
            <w:lang w:eastAsia="en-US"/>
          </w:rPr>
          <w:t>cd_garantias.gt022_crc5g_atributos_garantia_rct207</w:t>
        </w:r>
        <w:r w:rsidR="00012CEB">
          <w:rPr>
            <w:rFonts w:eastAsiaTheme="minorHAnsi" w:cstheme="minorBidi"/>
            <w:i/>
            <w:szCs w:val="22"/>
            <w:lang w:eastAsia="en-US"/>
          </w:rPr>
          <w:t xml:space="preserve"> </w:t>
        </w:r>
      </w:ins>
      <w:del w:id="166" w:author="Marta Rafaela Teixeira Nunes" w:date="2024-09-09T11:59:00Z">
        <w:r w:rsidRPr="00720567" w:rsidDel="00012CEB">
          <w:rPr>
            <w:rFonts w:eastAsiaTheme="minorHAnsi" w:cstheme="minorBidi"/>
            <w:szCs w:val="22"/>
            <w:lang w:eastAsia="en-US"/>
          </w:rPr>
          <w:delText xml:space="preserve">é variável consoante a tipologia da garantia apresentada. </w:delText>
        </w:r>
      </w:del>
      <w:ins w:id="167" w:author="Marta Rafaela Teixeira Nunes" w:date="2024-09-09T11:59:00Z">
        <w:r w:rsidR="00012CEB">
          <w:rPr>
            <w:rFonts w:eastAsiaTheme="minorHAnsi" w:cstheme="minorBidi"/>
            <w:szCs w:val="22"/>
            <w:lang w:eastAsia="en-US"/>
          </w:rPr>
          <w:t>apresenta uma chave primária, constituída pelos campos identifica</w:t>
        </w:r>
        <w:r w:rsidR="00075F92">
          <w:rPr>
            <w:rFonts w:eastAsiaTheme="minorHAnsi" w:cstheme="minorBidi"/>
            <w:szCs w:val="22"/>
            <w:lang w:eastAsia="en-US"/>
          </w:rPr>
          <w:t>tivos d</w:t>
        </w:r>
      </w:ins>
      <w:ins w:id="168" w:author="Marta Rafaela Teixeira Nunes" w:date="2024-09-24T16:05:00Z">
        <w:r w:rsidR="00075F92">
          <w:rPr>
            <w:rFonts w:eastAsiaTheme="minorHAnsi" w:cstheme="minorBidi"/>
            <w:szCs w:val="22"/>
            <w:lang w:eastAsia="en-US"/>
          </w:rPr>
          <w:t>a</w:t>
        </w:r>
      </w:ins>
      <w:ins w:id="169" w:author="Marta Rafaela Teixeira Nunes" w:date="2024-09-09T11:59:00Z">
        <w:r w:rsidR="00075F92">
          <w:rPr>
            <w:rFonts w:eastAsiaTheme="minorHAnsi" w:cstheme="minorBidi"/>
            <w:szCs w:val="22"/>
            <w:lang w:eastAsia="en-US"/>
          </w:rPr>
          <w:t xml:space="preserve"> </w:t>
        </w:r>
        <w:r w:rsidR="00012CEB">
          <w:rPr>
            <w:rFonts w:eastAsiaTheme="minorHAnsi" w:cstheme="minorBidi"/>
            <w:szCs w:val="22"/>
            <w:lang w:eastAsia="en-US"/>
          </w:rPr>
          <w:t>proteção (‘idprot’).</w:t>
        </w:r>
      </w:ins>
    </w:p>
    <w:p w14:paraId="573F164F" w14:textId="31B84778" w:rsidR="0043327F" w:rsidRPr="00720567" w:rsidDel="00012CEB" w:rsidRDefault="0043327F" w:rsidP="0043327F">
      <w:pPr>
        <w:spacing w:after="160" w:line="259" w:lineRule="auto"/>
        <w:jc w:val="both"/>
        <w:rPr>
          <w:del w:id="170" w:author="Marta Rafaela Teixeira Nunes" w:date="2024-09-09T12:00:00Z"/>
          <w:rFonts w:eastAsiaTheme="minorHAnsi" w:cstheme="minorBidi"/>
          <w:szCs w:val="22"/>
          <w:lang w:eastAsia="en-US"/>
        </w:rPr>
      </w:pPr>
      <w:del w:id="171" w:author="Marta Rafaela Teixeira Nunes" w:date="2024-09-09T12:00:00Z">
        <w:r w:rsidRPr="00720567" w:rsidDel="00012CEB">
          <w:rPr>
            <w:rFonts w:eastAsiaTheme="minorHAnsi" w:cstheme="minorBidi"/>
            <w:szCs w:val="22"/>
            <w:lang w:eastAsia="en-US"/>
          </w:rPr>
          <w:delText>Para garantias reais imobiliárias, a chave completa da tabela é constituída pelos campos identificativos da responsabilidade (‘cempresa’, ’ckbalcao’, ’cknumcta’, ’zdeposit’) e do processo/caução (‘cbalcao’, ‘cnumcta’, ‘zcaucao’).</w:delText>
        </w:r>
      </w:del>
    </w:p>
    <w:p w14:paraId="2A47C59E" w14:textId="1EBC9675" w:rsidR="0043327F" w:rsidRPr="00720567" w:rsidDel="00012CEB" w:rsidRDefault="0043327F" w:rsidP="0043327F">
      <w:pPr>
        <w:spacing w:after="160" w:line="259" w:lineRule="auto"/>
        <w:jc w:val="both"/>
        <w:rPr>
          <w:del w:id="172" w:author="Marta Rafaela Teixeira Nunes" w:date="2024-09-09T12:00:00Z"/>
          <w:rFonts w:eastAsiaTheme="minorHAnsi" w:cstheme="minorBidi"/>
          <w:szCs w:val="22"/>
          <w:lang w:eastAsia="en-US"/>
        </w:rPr>
      </w:pPr>
      <w:del w:id="173" w:author="Marta Rafaela Teixeira Nunes" w:date="2024-09-09T12:00:00Z">
        <w:r w:rsidRPr="00720567" w:rsidDel="00012CEB">
          <w:rPr>
            <w:rFonts w:eastAsiaTheme="minorHAnsi" w:cstheme="minorBidi"/>
            <w:szCs w:val="22"/>
            <w:lang w:eastAsia="en-US"/>
          </w:rPr>
          <w:delTex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processo/caução,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delText>
        </w:r>
      </w:del>
    </w:p>
    <w:p w14:paraId="1E750DFA" w14:textId="08889B8F" w:rsidR="0043327F" w:rsidDel="00012CEB" w:rsidRDefault="0043327F" w:rsidP="0043327F">
      <w:pPr>
        <w:spacing w:after="160" w:line="259" w:lineRule="auto"/>
        <w:jc w:val="both"/>
        <w:rPr>
          <w:del w:id="174" w:author="Unknown"/>
          <w:rFonts w:eastAsiaTheme="minorHAnsi" w:cstheme="minorBidi"/>
          <w:szCs w:val="22"/>
          <w:lang w:eastAsia="en-US"/>
        </w:rPr>
      </w:pPr>
      <w:del w:id="175" w:author="Marta Rafaela Teixeira Nunes" w:date="2024-09-09T12:00:00Z">
        <w:r w:rsidRPr="00720567" w:rsidDel="00012CEB">
          <w:rPr>
            <w:rFonts w:eastAsiaTheme="minorHAnsi" w:cstheme="minorBidi"/>
            <w:szCs w:val="22"/>
            <w:lang w:eastAsia="en-US"/>
          </w:rPr>
          <w:delText>Por fim, no caso das garantias pessoais, a chave completa da tabela é visível pelos campos identificadores da responsabilidade (‘cempresa’, ’ckbalcao’, ’cknumcta’, ’zdeposit’), processo/caução (‘cbalcao’, ‘cnumcta’, ‘zcaucao’) e cliente garante (‘zcliente’). Esta é a única tipologia de garantia que se encontra na granularidade máxima, uma vez que está ao nível dos três pilares do MUG: responsabilidade, processo/caução e bem.</w:delText>
        </w:r>
      </w:del>
    </w:p>
    <w:p w14:paraId="44C3BD6F" w14:textId="3EDC2F2B" w:rsidR="0040460A" w:rsidRPr="00E742CD" w:rsidRDefault="00012CEB" w:rsidP="0040460A">
      <w:pPr>
        <w:spacing w:after="160" w:line="259" w:lineRule="auto"/>
        <w:jc w:val="both"/>
        <w:rPr>
          <w:rFonts w:eastAsiaTheme="majorEastAsia"/>
        </w:rPr>
      </w:pPr>
      <w:ins w:id="176" w:author="Marta Rafaela Teixeira Nunes" w:date="2024-09-09T12:00:00Z">
        <w:r>
          <w:rPr>
            <w:rFonts w:eastAsiaTheme="minorHAnsi" w:cstheme="minorBidi"/>
            <w:szCs w:val="22"/>
            <w:lang w:eastAsia="en-US"/>
          </w:rPr>
          <w:t xml:space="preserve">A construção da chave do campo </w:t>
        </w:r>
        <w:r w:rsidRPr="002A7D78">
          <w:rPr>
            <w:rFonts w:eastAsiaTheme="minorHAnsi" w:cstheme="minorBidi"/>
            <w:i/>
            <w:szCs w:val="22"/>
            <w:lang w:eastAsia="en-US"/>
          </w:rPr>
          <w:t>‘</w:t>
        </w:r>
        <w:r w:rsidRPr="00E742CD">
          <w:rPr>
            <w:rFonts w:eastAsiaTheme="minorHAnsi" w:cstheme="minorBidi"/>
            <w:szCs w:val="22"/>
            <w:lang w:eastAsia="en-US"/>
          </w:rPr>
          <w:t>idprot’</w:t>
        </w:r>
        <w:r w:rsidR="0056196C">
          <w:rPr>
            <w:rFonts w:eastAsiaTheme="minorHAnsi" w:cstheme="minorBidi"/>
            <w:szCs w:val="22"/>
            <w:lang w:eastAsia="en-US"/>
          </w:rPr>
          <w:t xml:space="preserve"> </w:t>
        </w:r>
      </w:ins>
      <w:ins w:id="177" w:author="Marta Rafaela Teixeira Nunes" w:date="2024-09-25T12:55:00Z">
        <w:r w:rsidR="00DC58D8">
          <w:rPr>
            <w:rFonts w:eastAsiaTheme="minorHAnsi" w:cstheme="minorBidi"/>
            <w:szCs w:val="22"/>
            <w:lang w:eastAsia="en-US"/>
          </w:rPr>
          <w:t>é diferenciada conforme a</w:t>
        </w:r>
      </w:ins>
      <w:ins w:id="178" w:author="Marta Rafaela Teixeira Nunes" w:date="2024-09-09T12:00:00Z">
        <w:r>
          <w:rPr>
            <w:rFonts w:eastAsiaTheme="minorHAnsi" w:cstheme="minorBidi"/>
            <w:szCs w:val="22"/>
            <w:lang w:eastAsia="en-US"/>
          </w:rPr>
          <w:t xml:space="preserve"> tipologia da garantia. Especificamente, no caso das garantias reais, o campo</w:t>
        </w:r>
      </w:ins>
      <w:ins w:id="179" w:author="Marta Rafaela Teixeira Nunes" w:date="2024-09-25T12:52:00Z">
        <w:r w:rsidR="0056196C">
          <w:rPr>
            <w:rFonts w:eastAsiaTheme="minorHAnsi" w:cstheme="minorBidi"/>
            <w:szCs w:val="22"/>
            <w:lang w:eastAsia="en-US"/>
          </w:rPr>
          <w:t xml:space="preserve"> ‘idprot’</w:t>
        </w:r>
      </w:ins>
      <w:ins w:id="180" w:author="Marta Rafaela Teixeira Nunes" w:date="2024-09-09T12:00:00Z">
        <w:r>
          <w:rPr>
            <w:rFonts w:eastAsiaTheme="minorHAnsi" w:cstheme="minorBidi"/>
            <w:szCs w:val="22"/>
            <w:lang w:eastAsia="en-US"/>
          </w:rPr>
          <w:t xml:space="preserve"> corresponde aos campos identificadores do bem (</w:t>
        </w:r>
        <w:r w:rsidRPr="002A7D78">
          <w:rPr>
            <w:rFonts w:eastAsiaTheme="minorHAnsi" w:cstheme="minorBidi"/>
            <w:i/>
            <w:szCs w:val="22"/>
            <w:lang w:eastAsia="en-US"/>
          </w:rPr>
          <w:t>‘</w:t>
        </w:r>
        <w:r w:rsidRPr="00E742CD">
          <w:rPr>
            <w:rStyle w:val="ui-provider"/>
            <w:rFonts w:eastAsiaTheme="majorEastAsia"/>
          </w:rPr>
          <w:t>cempbem’, ‘ckbalbem’, ‘ckctabem’, ‘ckrefbem’</w:t>
        </w:r>
        <w:r>
          <w:rPr>
            <w:rStyle w:val="ui-provider"/>
            <w:rFonts w:eastAsiaTheme="majorEastAsia"/>
          </w:rPr>
          <w:t xml:space="preserve">), enquanto nas garantias pessoais, </w:t>
        </w:r>
      </w:ins>
      <w:ins w:id="181" w:author="Marta Rafaela Teixeira Nunes" w:date="2024-09-25T12:52:00Z">
        <w:r w:rsidR="00DC58D8">
          <w:rPr>
            <w:rStyle w:val="ui-provider"/>
            <w:rFonts w:eastAsiaTheme="majorEastAsia"/>
          </w:rPr>
          <w:t>a chave é</w:t>
        </w:r>
      </w:ins>
      <w:ins w:id="182" w:author="Marta Rafaela Teixeira Nunes" w:date="2024-09-09T12:00:00Z">
        <w:r w:rsidR="00DC58D8">
          <w:rPr>
            <w:rStyle w:val="ui-provider"/>
            <w:rFonts w:eastAsiaTheme="majorEastAsia"/>
          </w:rPr>
          <w:t xml:space="preserve"> construíd</w:t>
        </w:r>
      </w:ins>
      <w:ins w:id="183" w:author="Marta Rafaela Teixeira Nunes" w:date="2024-09-25T12:52:00Z">
        <w:r w:rsidR="00DC58D8">
          <w:rPr>
            <w:rStyle w:val="ui-provider"/>
            <w:rFonts w:eastAsiaTheme="majorEastAsia"/>
          </w:rPr>
          <w:t xml:space="preserve">a </w:t>
        </w:r>
      </w:ins>
      <w:ins w:id="184" w:author="Marta Rafaela Teixeira Nunes" w:date="2024-09-24T16:08:00Z">
        <w:r w:rsidR="00075F92">
          <w:rPr>
            <w:rStyle w:val="ui-provider"/>
            <w:rFonts w:eastAsiaTheme="majorEastAsia"/>
          </w:rPr>
          <w:t xml:space="preserve">com base na necessidade de adaptar a estrutura de dados à tipologia, </w:t>
        </w:r>
      </w:ins>
      <w:ins w:id="185" w:author="Marta Rafaela Teixeira Nunes" w:date="2024-09-25T12:53:00Z">
        <w:r w:rsidR="00DC58D8">
          <w:rPr>
            <w:rStyle w:val="ui-provider"/>
            <w:rFonts w:eastAsiaTheme="majorEastAsia"/>
          </w:rPr>
          <w:t xml:space="preserve">assegurando </w:t>
        </w:r>
      </w:ins>
      <w:ins w:id="186" w:author="Marta Rafaela Teixeira Nunes" w:date="2024-09-24T16:08:00Z">
        <w:r w:rsidR="00DC58D8">
          <w:rPr>
            <w:rStyle w:val="ui-provider"/>
            <w:rFonts w:eastAsiaTheme="majorEastAsia"/>
          </w:rPr>
          <w:t xml:space="preserve">precisão e </w:t>
        </w:r>
        <w:r w:rsidR="00075F92">
          <w:rPr>
            <w:rStyle w:val="ui-provider"/>
            <w:rFonts w:eastAsiaTheme="majorEastAsia"/>
          </w:rPr>
          <w:t xml:space="preserve">consistência na identificação dos registos. </w:t>
        </w:r>
      </w:ins>
      <w:ins w:id="187" w:author="Marta Rafaela Teixeira Nunes" w:date="2024-09-25T12:53:00Z">
        <w:r w:rsidR="00DC58D8">
          <w:rPr>
            <w:rStyle w:val="ui-provider"/>
            <w:rFonts w:eastAsiaTheme="majorEastAsia"/>
          </w:rPr>
          <w:t>Importa salientar</w:t>
        </w:r>
      </w:ins>
      <w:ins w:id="188" w:author="Marta Rafaela Teixeira Nunes" w:date="2024-09-24T16:33:00Z">
        <w:r w:rsidR="0040460A">
          <w:rPr>
            <w:rStyle w:val="ui-provider"/>
            <w:rFonts w:eastAsiaTheme="majorEastAsia"/>
          </w:rPr>
          <w:t xml:space="preserve"> que a regra de </w:t>
        </w:r>
      </w:ins>
      <w:ins w:id="189" w:author="Marta Rafaela Teixeira Nunes" w:date="2024-09-24T16:35:00Z">
        <w:r w:rsidR="00E742CD">
          <w:rPr>
            <w:rStyle w:val="ui-provider"/>
            <w:rFonts w:eastAsiaTheme="majorEastAsia"/>
          </w:rPr>
          <w:t>formação</w:t>
        </w:r>
      </w:ins>
      <w:ins w:id="190" w:author="Marta Rafaela Teixeira Nunes" w:date="2024-09-24T16:33:00Z">
        <w:r w:rsidR="0040460A">
          <w:rPr>
            <w:rStyle w:val="ui-provider"/>
            <w:rFonts w:eastAsiaTheme="majorEastAsia"/>
          </w:rPr>
          <w:t xml:space="preserve"> do ‘idprot’ implic</w:t>
        </w:r>
      </w:ins>
      <w:ins w:id="191" w:author="Marta Rafaela Teixeira Nunes" w:date="2024-09-24T16:35:00Z">
        <w:r w:rsidR="0040460A">
          <w:rPr>
            <w:rStyle w:val="ui-provider"/>
            <w:rFonts w:eastAsiaTheme="majorEastAsia"/>
          </w:rPr>
          <w:t>ou a</w:t>
        </w:r>
      </w:ins>
      <w:ins w:id="192" w:author="Marta Rafaela Teixeira Nunes" w:date="2024-09-24T16:33:00Z">
        <w:r w:rsidR="0040460A">
          <w:rPr>
            <w:rStyle w:val="ui-provider"/>
            <w:rFonts w:eastAsiaTheme="majorEastAsia"/>
          </w:rPr>
          <w:t xml:space="preserve"> </w:t>
        </w:r>
      </w:ins>
      <w:ins w:id="193" w:author="Marta Rafaela Teixeira Nunes" w:date="2024-09-24T16:35:00Z">
        <w:r w:rsidR="00E742CD">
          <w:rPr>
            <w:rStyle w:val="ui-provider"/>
            <w:rFonts w:eastAsiaTheme="majorEastAsia"/>
          </w:rPr>
          <w:t xml:space="preserve">criação de </w:t>
        </w:r>
      </w:ins>
      <w:ins w:id="194" w:author="Marta Rafaela Teixeira Nunes" w:date="2024-09-24T16:33:00Z">
        <w:r w:rsidR="0040460A">
          <w:rPr>
            <w:rStyle w:val="ui-provider"/>
            <w:rFonts w:eastAsiaTheme="majorEastAsia"/>
          </w:rPr>
          <w:t>uma nova tabela cumulativa (</w:t>
        </w:r>
      </w:ins>
      <w:ins w:id="195" w:author="Marta Rafaela Teixeira Nunes" w:date="2024-09-24T16:35:00Z">
        <w:r w:rsidR="0040460A" w:rsidRPr="009B5FC6">
          <w:rPr>
            <w:i/>
          </w:rPr>
          <w:t>cd_garantias.</w:t>
        </w:r>
        <w:r w:rsidR="0040460A" w:rsidRPr="009B5FC6">
          <w:t xml:space="preserve"> </w:t>
        </w:r>
        <w:r w:rsidR="0040460A" w:rsidRPr="009B5FC6">
          <w:rPr>
            <w:i/>
          </w:rPr>
          <w:t>gt703_hist_chvs_crc</w:t>
        </w:r>
      </w:ins>
      <w:ins w:id="196" w:author="Marta Rafaela Teixeira Nunes" w:date="2024-09-24T16:33:00Z">
        <w:r w:rsidR="0040460A">
          <w:rPr>
            <w:rStyle w:val="ui-provider"/>
            <w:rFonts w:eastAsiaTheme="majorEastAsia"/>
          </w:rPr>
          <w:t>)</w:t>
        </w:r>
      </w:ins>
      <w:ins w:id="197" w:author="Marta Rafaela Teixeira Nunes" w:date="2024-09-25T12:56:00Z">
        <w:r w:rsidR="00DC58D8">
          <w:rPr>
            <w:rStyle w:val="ui-provider"/>
            <w:rFonts w:eastAsiaTheme="majorEastAsia"/>
          </w:rPr>
          <w:t xml:space="preserve">, destinada </w:t>
        </w:r>
      </w:ins>
      <w:ins w:id="198" w:author="Marta Rafaela Teixeira Nunes" w:date="2024-09-24T16:33:00Z">
        <w:r w:rsidR="0040460A">
          <w:rPr>
            <w:rStyle w:val="ui-provider"/>
            <w:rFonts w:eastAsiaTheme="majorEastAsia"/>
          </w:rPr>
          <w:t xml:space="preserve">a </w:t>
        </w:r>
      </w:ins>
      <w:ins w:id="199" w:author="Marta Rafaela Teixeira Nunes" w:date="2024-09-25T12:53:00Z">
        <w:r w:rsidR="00DC58D8">
          <w:rPr>
            <w:rStyle w:val="ui-provider"/>
            <w:rFonts w:eastAsiaTheme="majorEastAsia"/>
          </w:rPr>
          <w:t>armazenar</w:t>
        </w:r>
      </w:ins>
      <w:ins w:id="200" w:author="Marta Rafaela Teixeira Nunes" w:date="2024-09-24T16:33:00Z">
        <w:r w:rsidR="0040460A">
          <w:rPr>
            <w:rStyle w:val="ui-provider"/>
            <w:rFonts w:eastAsiaTheme="majorEastAsia"/>
          </w:rPr>
          <w:t xml:space="preserve"> todos os </w:t>
        </w:r>
      </w:ins>
      <w:ins w:id="201" w:author="Marta Rafaela Teixeira Nunes" w:date="2024-09-24T16:34:00Z">
        <w:r w:rsidR="00DC58D8">
          <w:rPr>
            <w:rStyle w:val="ui-provider"/>
            <w:rFonts w:eastAsiaTheme="majorEastAsia"/>
          </w:rPr>
          <w:t xml:space="preserve">‘idprot’ </w:t>
        </w:r>
      </w:ins>
      <w:ins w:id="202" w:author="Marta Rafaela Teixeira Nunes" w:date="2024-09-25T12:56:00Z">
        <w:r w:rsidR="00DC58D8">
          <w:rPr>
            <w:rStyle w:val="ui-provider"/>
            <w:rFonts w:eastAsiaTheme="majorEastAsia"/>
          </w:rPr>
          <w:t>previamente</w:t>
        </w:r>
      </w:ins>
      <w:ins w:id="203" w:author="Marta Rafaela Teixeira Nunes" w:date="2024-09-24T16:34:00Z">
        <w:r w:rsidR="0040460A">
          <w:rPr>
            <w:rStyle w:val="ui-provider"/>
            <w:rFonts w:eastAsiaTheme="majorEastAsia"/>
          </w:rPr>
          <w:t xml:space="preserve"> </w:t>
        </w:r>
      </w:ins>
      <w:ins w:id="204" w:author="Marta Rafaela Teixeira Nunes" w:date="2024-09-25T12:54:00Z">
        <w:r w:rsidR="00DC58D8">
          <w:rPr>
            <w:rStyle w:val="ui-provider"/>
            <w:rFonts w:eastAsiaTheme="majorEastAsia"/>
          </w:rPr>
          <w:t>gerados</w:t>
        </w:r>
      </w:ins>
      <w:ins w:id="205" w:author="Marta Rafaela Teixeira Nunes" w:date="2024-09-25T12:56:00Z">
        <w:r w:rsidR="00DC58D8">
          <w:rPr>
            <w:rStyle w:val="ui-provider"/>
            <w:rFonts w:eastAsiaTheme="majorEastAsia"/>
          </w:rPr>
          <w:t xml:space="preserve">, bem como estabelecer </w:t>
        </w:r>
      </w:ins>
      <w:ins w:id="206" w:author="Marta Rafaela Teixeira Nunes" w:date="2024-09-24T16:34:00Z">
        <w:r w:rsidR="0040460A">
          <w:rPr>
            <w:rStyle w:val="ui-provider"/>
            <w:rFonts w:eastAsiaTheme="majorEastAsia"/>
          </w:rPr>
          <w:t>novas combinaç</w:t>
        </w:r>
        <w:r w:rsidR="00E742CD">
          <w:rPr>
            <w:rStyle w:val="ui-provider"/>
            <w:rFonts w:eastAsiaTheme="majorEastAsia"/>
          </w:rPr>
          <w:t xml:space="preserve">ões para </w:t>
        </w:r>
      </w:ins>
      <w:ins w:id="207" w:author="Marta Rafaela Teixeira Nunes" w:date="2024-09-25T12:54:00Z">
        <w:r w:rsidR="00DC58D8">
          <w:rPr>
            <w:rStyle w:val="ui-provider"/>
            <w:rFonts w:eastAsiaTheme="majorEastAsia"/>
          </w:rPr>
          <w:t>futuros</w:t>
        </w:r>
      </w:ins>
      <w:ins w:id="208" w:author="Marta Rafaela Teixeira Nunes" w:date="2024-09-24T16:34:00Z">
        <w:r w:rsidR="0040460A">
          <w:rPr>
            <w:rStyle w:val="ui-provider"/>
            <w:rFonts w:eastAsiaTheme="majorEastAsia"/>
          </w:rPr>
          <w:t xml:space="preserve"> </w:t>
        </w:r>
      </w:ins>
      <w:ins w:id="209" w:author="Marta Rafaela Teixeira Nunes" w:date="2024-09-25T13:18:00Z">
        <w:r w:rsidR="00113326">
          <w:rPr>
            <w:rStyle w:val="ui-provider"/>
            <w:rFonts w:eastAsiaTheme="majorEastAsia"/>
          </w:rPr>
          <w:t>registos.</w:t>
        </w:r>
      </w:ins>
      <w:ins w:id="210" w:author="Marta Rafaela Teixeira Nunes" w:date="2024-09-25T12:54:00Z">
        <w:r w:rsidR="00DC58D8">
          <w:rPr>
            <w:rStyle w:val="ui-provider"/>
            <w:rFonts w:eastAsiaTheme="majorEastAsia"/>
          </w:rPr>
          <w:t xml:space="preserve"> Estas novas combinações são geradas com base </w:t>
        </w:r>
      </w:ins>
      <w:ins w:id="211" w:author="Marta Rafaela Teixeira Nunes" w:date="2024-09-24T17:24:00Z">
        <w:r w:rsidR="005E24BE">
          <w:rPr>
            <w:rStyle w:val="ui-provider"/>
            <w:rFonts w:eastAsiaTheme="majorEastAsia"/>
          </w:rPr>
          <w:t>nos ‘idinst’</w:t>
        </w:r>
      </w:ins>
      <w:ins w:id="212" w:author="Marta Rafaela Teixeira Nunes" w:date="2024-09-25T12:54:00Z">
        <w:r w:rsidR="00DC58D8">
          <w:rPr>
            <w:rStyle w:val="ui-provider"/>
            <w:rFonts w:eastAsiaTheme="majorEastAsia"/>
          </w:rPr>
          <w:t>,</w:t>
        </w:r>
      </w:ins>
      <w:ins w:id="213" w:author="Marta Rafaela Teixeira Nunes" w:date="2024-09-24T17:24:00Z">
        <w:r w:rsidR="005E24BE">
          <w:rPr>
            <w:rStyle w:val="ui-provider"/>
            <w:rFonts w:eastAsiaTheme="majorEastAsia"/>
          </w:rPr>
          <w:t xml:space="preserve"> que </w:t>
        </w:r>
      </w:ins>
      <w:ins w:id="214" w:author="Marta Rafaela Teixeira Nunes" w:date="2024-09-25T12:54:00Z">
        <w:r w:rsidR="00DC58D8">
          <w:rPr>
            <w:rStyle w:val="ui-provider"/>
            <w:rFonts w:eastAsiaTheme="majorEastAsia"/>
          </w:rPr>
          <w:t xml:space="preserve">estão associados a </w:t>
        </w:r>
      </w:ins>
      <w:ins w:id="215" w:author="Marta Rafaela Teixeira Nunes" w:date="2024-09-24T17:24:00Z">
        <w:r w:rsidR="005E24BE">
          <w:rPr>
            <w:rStyle w:val="ui-provider"/>
            <w:rFonts w:eastAsiaTheme="majorEastAsia"/>
          </w:rPr>
          <w:t>cada combinação de ‘idprot’ e ‘zcliente’.</w:t>
        </w:r>
      </w:ins>
      <w:r w:rsidR="00D70156">
        <w:rPr>
          <w:rStyle w:val="ui-provider"/>
          <w:rFonts w:eastAsiaTheme="majorEastAsia"/>
        </w:rPr>
        <w:br/>
      </w:r>
    </w:p>
    <w:p w14:paraId="24472624" w14:textId="3C00A2CF" w:rsidR="0040460A" w:rsidRPr="0040460A" w:rsidRDefault="0040460A" w:rsidP="0040460A">
      <w:pPr>
        <w:spacing w:after="160" w:line="259" w:lineRule="auto"/>
        <w:jc w:val="both"/>
        <w:rPr>
          <w:rFonts w:eastAsiaTheme="minorHAnsi" w:cstheme="minorBidi"/>
          <w:szCs w:val="22"/>
          <w:lang w:eastAsia="en-US"/>
        </w:rPr>
      </w:pPr>
    </w:p>
    <w:p w14:paraId="232B907A" w14:textId="18A58E07" w:rsidR="008532AF" w:rsidRPr="00E07147" w:rsidRDefault="008532AF" w:rsidP="00720567">
      <w:pPr>
        <w:pStyle w:val="Heading5"/>
      </w:pPr>
      <w:bookmarkStart w:id="216" w:name="_Toc163902247"/>
      <w:bookmarkStart w:id="217" w:name="_Toc178080180"/>
      <w:r w:rsidRPr="00E07147">
        <w:t>Periodicidade</w:t>
      </w:r>
      <w:bookmarkEnd w:id="216"/>
      <w:bookmarkEnd w:id="217"/>
    </w:p>
    <w:p w14:paraId="3D083478" w14:textId="29AAD7CA" w:rsidR="00012CEB" w:rsidRPr="00720567" w:rsidRDefault="00012CEB" w:rsidP="00012CEB">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del w:id="218" w:author="Marta Rafaela Teixeira Nunes" w:date="2024-09-09T12:02:00Z">
        <w:r w:rsidRPr="00720567" w:rsidDel="00012CEB">
          <w:rPr>
            <w:rFonts w:eastAsiaTheme="minorHAnsi" w:cstheme="minorBidi"/>
            <w:i/>
            <w:szCs w:val="22"/>
            <w:lang w:eastAsia="en-US"/>
          </w:rPr>
          <w:delText>cd_garantias.gt015_report_biyr9500</w:delText>
        </w:r>
        <w:r w:rsidRPr="00720567" w:rsidDel="00012CEB">
          <w:rPr>
            <w:rFonts w:eastAsiaTheme="minorHAnsi" w:cstheme="minorBidi"/>
            <w:szCs w:val="22"/>
            <w:lang w:eastAsia="en-US"/>
          </w:rPr>
          <w:delText xml:space="preserve"> </w:delText>
        </w:r>
      </w:del>
      <w:ins w:id="219" w:author="Marta Rafaela Teixeira Nunes" w:date="2024-09-09T12:02:00Z">
        <w:r w:rsidRPr="00211222">
          <w:rPr>
            <w:rFonts w:eastAsiaTheme="minorHAnsi" w:cstheme="minorBidi"/>
            <w:i/>
            <w:szCs w:val="22"/>
            <w:lang w:eastAsia="en-US"/>
          </w:rPr>
          <w:t>cd_garantias.gt022_crc5g_atributos_garantia_rct207</w:t>
        </w:r>
        <w:r>
          <w:rPr>
            <w:rFonts w:eastAsiaTheme="minorHAnsi" w:cstheme="minorBidi"/>
            <w:i/>
            <w:szCs w:val="22"/>
            <w:lang w:eastAsia="en-US"/>
          </w:rPr>
          <w:t xml:space="preserve"> </w:t>
        </w:r>
      </w:ins>
      <w:r w:rsidRPr="00720567">
        <w:rPr>
          <w:rFonts w:eastAsiaTheme="minorHAnsi" w:cstheme="minorBidi"/>
          <w:szCs w:val="22"/>
          <w:lang w:eastAsia="en-US"/>
        </w:rPr>
        <w:t xml:space="preserve">é </w:t>
      </w:r>
      <w:del w:id="220" w:author="Marta Rafaela Teixeira Nunes" w:date="2024-09-09T12:02:00Z">
        <w:r w:rsidRPr="00720567" w:rsidDel="00012CEB">
          <w:rPr>
            <w:rFonts w:eastAsiaTheme="minorHAnsi" w:cstheme="minorBidi"/>
            <w:szCs w:val="22"/>
            <w:lang w:eastAsia="en-US"/>
          </w:rPr>
          <w:delText xml:space="preserve">mensal e </w:delText>
        </w:r>
      </w:del>
      <w:r w:rsidRPr="00720567">
        <w:rPr>
          <w:rFonts w:eastAsiaTheme="minorHAnsi" w:cstheme="minorBidi"/>
          <w:szCs w:val="22"/>
          <w:lang w:eastAsia="en-US"/>
        </w:rPr>
        <w:t xml:space="preserve">gerada </w:t>
      </w:r>
      <w:ins w:id="221" w:author="Marta Rafaela Teixeira Nunes" w:date="2024-09-09T12:02:00Z">
        <w:r>
          <w:rPr>
            <w:rFonts w:eastAsiaTheme="minorHAnsi" w:cstheme="minorBidi"/>
            <w:szCs w:val="22"/>
            <w:lang w:eastAsia="en-US"/>
          </w:rPr>
          <w:t>diariamente, com os relatórios correspondentes</w:t>
        </w:r>
      </w:ins>
      <w:ins w:id="222" w:author="Marta Rafaela Teixeira Nunes" w:date="2024-09-09T12:03:00Z">
        <w:r>
          <w:rPr>
            <w:rFonts w:eastAsiaTheme="minorHAnsi" w:cstheme="minorBidi"/>
            <w:szCs w:val="22"/>
            <w:lang w:eastAsia="en-US"/>
          </w:rPr>
          <w:t xml:space="preserve"> enviados à CRC. </w:t>
        </w:r>
      </w:ins>
      <w:ins w:id="223" w:author="Marta Rafaela Teixeira Nunes" w:date="2024-09-09T12:02:00Z">
        <w:r>
          <w:rPr>
            <w:rFonts w:eastAsiaTheme="minorHAnsi" w:cstheme="minorBidi"/>
            <w:szCs w:val="22"/>
            <w:lang w:eastAsia="en-US"/>
          </w:rPr>
          <w:t xml:space="preserve"> </w:t>
        </w:r>
      </w:ins>
      <w:del w:id="224" w:author="Marta Rafaela Teixeira Nunes" w:date="2024-09-09T12:03:00Z">
        <w:r w:rsidRPr="00720567" w:rsidDel="00012CEB">
          <w:rPr>
            <w:rFonts w:eastAsiaTheme="minorHAnsi" w:cstheme="minorBidi"/>
            <w:szCs w:val="22"/>
            <w:lang w:eastAsia="en-US"/>
          </w:rPr>
          <w:delText xml:space="preserve">automaticamente no último dia útil de cada mês. </w:delText>
        </w:r>
      </w:del>
      <w:r w:rsidRPr="00720567">
        <w:rPr>
          <w:rFonts w:eastAsiaTheme="minorHAnsi" w:cstheme="minorBidi"/>
          <w:szCs w:val="22"/>
          <w:lang w:eastAsia="en-US"/>
        </w:rPr>
        <w:t xml:space="preserve">No caso </w:t>
      </w:r>
      <w:r w:rsidR="00D33755">
        <w:rPr>
          <w:rFonts w:eastAsiaTheme="minorHAnsi" w:cstheme="minorBidi"/>
          <w:szCs w:val="22"/>
          <w:lang w:eastAsia="en-US"/>
        </w:rPr>
        <w:t xml:space="preserve">do último dia do mês não ser um dia útil, o modelo gera uma cópia do último dia útil e atribui-lhe a partição de último dia de calendário do mês. </w:t>
      </w:r>
      <w:r w:rsidR="00F00685">
        <w:rPr>
          <w:rFonts w:eastAsiaTheme="minorHAnsi" w:cstheme="minorBidi"/>
          <w:szCs w:val="22"/>
          <w:lang w:eastAsia="en-US"/>
        </w:rPr>
        <w:t xml:space="preserve"> </w:t>
      </w:r>
      <w:r w:rsidR="00D33755">
        <w:rPr>
          <w:rFonts w:eastAsiaTheme="minorHAnsi" w:cstheme="minorBidi"/>
          <w:szCs w:val="22"/>
          <w:lang w:eastAsia="en-US"/>
        </w:rPr>
        <w:t>A título de exemplo, se o dia 31 de um mês corresponde a um sábado, é criada uma cópia do dia 30 (último dia útil) e atribui-lhe a ‘ref_date</w:t>
      </w:r>
      <w:r w:rsidR="00F00685">
        <w:rPr>
          <w:rFonts w:eastAsiaTheme="minorHAnsi" w:cstheme="minorBidi"/>
          <w:szCs w:val="22"/>
          <w:lang w:eastAsia="en-US"/>
        </w:rPr>
        <w:t xml:space="preserve">´ do dia 31. </w:t>
      </w:r>
    </w:p>
    <w:p w14:paraId="7ED1A14D" w14:textId="57EB5BAD" w:rsidR="00012CEB" w:rsidRPr="00720567" w:rsidDel="00012CEB" w:rsidRDefault="00012CEB" w:rsidP="00012CEB">
      <w:pPr>
        <w:spacing w:after="160" w:line="259" w:lineRule="auto"/>
        <w:jc w:val="both"/>
        <w:rPr>
          <w:del w:id="225" w:author="Marta Rafaela Teixeira Nunes" w:date="2024-09-09T12:06:00Z"/>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w:t>
      </w:r>
      <w:del w:id="226" w:author="Marta Rafaela Teixeira Nunes" w:date="2024-09-09T12:05:00Z">
        <w:r w:rsidRPr="00720567" w:rsidDel="00012CEB">
          <w:rPr>
            <w:rFonts w:eastAsiaTheme="minorHAnsi" w:cstheme="minorBidi"/>
            <w:szCs w:val="22"/>
            <w:lang w:eastAsia="en-US"/>
          </w:rPr>
          <w:delText>dezembro</w:delText>
        </w:r>
      </w:del>
      <w:ins w:id="227" w:author="Marta Rafaela Teixeira Nunes" w:date="2024-09-09T12:05:00Z">
        <w:r>
          <w:rPr>
            <w:rFonts w:eastAsiaTheme="minorHAnsi" w:cstheme="minorBidi"/>
            <w:szCs w:val="22"/>
            <w:lang w:eastAsia="en-US"/>
          </w:rPr>
          <w:t xml:space="preserve"> julho</w:t>
        </w:r>
      </w:ins>
      <w:del w:id="228" w:author="Marta Rafaela Teixeira Nunes" w:date="2024-09-09T12:05:00Z">
        <w:r w:rsidRPr="00720567" w:rsidDel="00012CEB">
          <w:rPr>
            <w:rFonts w:eastAsiaTheme="minorHAnsi" w:cstheme="minorBidi"/>
            <w:szCs w:val="22"/>
            <w:lang w:eastAsia="en-US"/>
          </w:rPr>
          <w:delText xml:space="preserve"> </w:delText>
        </w:r>
      </w:del>
      <w:del w:id="229" w:author="Marta Rafaela Teixeira Nunes" w:date="2024-09-09T12:06:00Z">
        <w:r w:rsidDel="00012CEB">
          <w:rPr>
            <w:rFonts w:eastAsiaTheme="minorHAnsi" w:cstheme="minorBidi"/>
            <w:szCs w:val="22"/>
            <w:lang w:eastAsia="en-US"/>
          </w:rPr>
          <w:delText>202</w:delText>
        </w:r>
      </w:del>
      <w:del w:id="230" w:author="Marta Rafaela Teixeira Nunes" w:date="2024-09-09T12:05:00Z">
        <w:r w:rsidDel="00012CEB">
          <w:rPr>
            <w:rFonts w:eastAsiaTheme="minorHAnsi" w:cstheme="minorBidi"/>
            <w:szCs w:val="22"/>
            <w:lang w:eastAsia="en-US"/>
          </w:rPr>
          <w:delText>2</w:delText>
        </w:r>
      </w:del>
      <w:del w:id="231" w:author="Marta Rafaela Teixeira Nunes" w:date="2024-09-09T12:06:00Z">
        <w:r w:rsidDel="00012CEB">
          <w:rPr>
            <w:rFonts w:eastAsiaTheme="minorHAnsi" w:cstheme="minorBidi"/>
            <w:szCs w:val="22"/>
            <w:lang w:eastAsia="en-US"/>
          </w:rPr>
          <w:delText xml:space="preserve"> até 29 de abril </w:delText>
        </w:r>
      </w:del>
      <w:r>
        <w:rPr>
          <w:rFonts w:eastAsiaTheme="minorHAnsi" w:cstheme="minorBidi"/>
          <w:szCs w:val="22"/>
          <w:lang w:eastAsia="en-US"/>
        </w:rPr>
        <w:t xml:space="preserve">de </w:t>
      </w:r>
      <w:commentRangeStart w:id="232"/>
      <w:r>
        <w:rPr>
          <w:rFonts w:eastAsiaTheme="minorHAnsi" w:cstheme="minorBidi"/>
          <w:szCs w:val="22"/>
          <w:lang w:eastAsia="en-US"/>
        </w:rPr>
        <w:t>2024</w:t>
      </w:r>
      <w:commentRangeEnd w:id="232"/>
      <w:r>
        <w:rPr>
          <w:rStyle w:val="CommentReference"/>
        </w:rPr>
        <w:commentReference w:id="232"/>
      </w:r>
      <w:r>
        <w:rPr>
          <w:rFonts w:eastAsiaTheme="minorHAnsi" w:cstheme="minorBidi"/>
          <w:szCs w:val="22"/>
          <w:lang w:eastAsia="en-US"/>
        </w:rPr>
        <w:t xml:space="preserve">. </w:t>
      </w:r>
      <w:del w:id="233" w:author="Marta Rafaela Teixeira Nunes" w:date="2024-09-09T12:06:00Z">
        <w:r w:rsidDel="00012CEB">
          <w:rPr>
            <w:rFonts w:eastAsiaTheme="minorHAnsi" w:cstheme="minorBidi"/>
            <w:szCs w:val="22"/>
            <w:lang w:eastAsia="en-US"/>
          </w:rPr>
          <w:delText xml:space="preserve">A partir dessa data passa a estar em vigor a </w:delText>
        </w:r>
        <w:r w:rsidDel="00012CEB">
          <w:rPr>
            <w:rFonts w:eastAsiaTheme="minorHAnsi" w:cstheme="minorBidi"/>
            <w:i/>
            <w:szCs w:val="22"/>
            <w:lang w:eastAsia="en-US"/>
          </w:rPr>
          <w:delText>cd_</w:delText>
        </w:r>
        <w:r w:rsidRPr="001B2427" w:rsidDel="00012CEB">
          <w:rPr>
            <w:rFonts w:eastAsiaTheme="minorHAnsi" w:cstheme="minorBidi"/>
            <w:i/>
            <w:szCs w:val="22"/>
            <w:lang w:eastAsia="en-US"/>
          </w:rPr>
          <w:delText>garantias.gt019_report_biyr9500</w:delText>
        </w:r>
        <w:r w:rsidDel="00012CEB">
          <w:rPr>
            <w:rFonts w:eastAsiaTheme="minorHAnsi" w:cstheme="minorBidi"/>
            <w:szCs w:val="22"/>
            <w:lang w:eastAsia="en-US"/>
          </w:rPr>
          <w:delText>.</w:delText>
        </w:r>
      </w:del>
    </w:p>
    <w:p w14:paraId="7DE1A272" w14:textId="77777777" w:rsidR="00012CEB" w:rsidRPr="00720567" w:rsidRDefault="00012CEB" w:rsidP="00720567">
      <w:pPr>
        <w:spacing w:after="160" w:line="259" w:lineRule="auto"/>
        <w:jc w:val="both"/>
        <w:rPr>
          <w:rFonts w:eastAsiaTheme="minorHAnsi" w:cstheme="minorBidi"/>
          <w:szCs w:val="22"/>
          <w:lang w:eastAsia="en-US"/>
        </w:rPr>
      </w:pPr>
    </w:p>
    <w:p w14:paraId="460C6888" w14:textId="306D27CA" w:rsidR="00737428" w:rsidRPr="00E07147" w:rsidRDefault="008532AF" w:rsidP="00720567">
      <w:pPr>
        <w:pStyle w:val="Heading5"/>
      </w:pPr>
      <w:bookmarkStart w:id="234" w:name="_Toc163902248"/>
      <w:bookmarkStart w:id="235" w:name="_Toc178080181"/>
      <w:r w:rsidRPr="00E07147">
        <w:lastRenderedPageBreak/>
        <w:t>Aprovisionamento</w:t>
      </w:r>
      <w:bookmarkEnd w:id="234"/>
      <w:bookmarkEnd w:id="235"/>
    </w:p>
    <w:p w14:paraId="10774422" w14:textId="40944B20" w:rsidR="00012CEB" w:rsidRDefault="00012CEB" w:rsidP="00012CEB">
      <w:pPr>
        <w:spacing w:after="160" w:line="259" w:lineRule="auto"/>
        <w:jc w:val="both"/>
        <w:rPr>
          <w:ins w:id="236" w:author="Marta Rafaela Teixeira Nunes" w:date="2024-09-09T12:08:00Z"/>
          <w:rFonts w:eastAsiaTheme="minorHAnsi" w:cstheme="minorBidi"/>
          <w:szCs w:val="22"/>
          <w:lang w:eastAsia="en-US"/>
        </w:rPr>
      </w:pPr>
      <w:r w:rsidRPr="00720567">
        <w:rPr>
          <w:rFonts w:eastAsiaTheme="minorHAnsi" w:cstheme="minorBidi"/>
          <w:szCs w:val="22"/>
          <w:lang w:eastAsia="en-US"/>
        </w:rPr>
        <w:t xml:space="preserve">O aprovisionamento da tabela </w:t>
      </w:r>
      <w:del w:id="237" w:author="Marta Rafaela Teixeira Nunes" w:date="2024-09-09T12:07:00Z">
        <w:r w:rsidRPr="00720567" w:rsidDel="00012CEB">
          <w:rPr>
            <w:rFonts w:eastAsiaTheme="minorHAnsi" w:cstheme="minorBidi"/>
            <w:i/>
            <w:szCs w:val="22"/>
            <w:lang w:eastAsia="en-US"/>
          </w:rPr>
          <w:delText>cd_garantias.gt015_report_biyr9500</w:delText>
        </w:r>
        <w:r w:rsidRPr="00720567" w:rsidDel="00012CEB">
          <w:rPr>
            <w:rFonts w:eastAsiaTheme="minorHAnsi" w:cstheme="minorBidi"/>
            <w:szCs w:val="22"/>
            <w:lang w:eastAsia="en-US"/>
          </w:rPr>
          <w:delText xml:space="preserve"> </w:delText>
        </w:r>
      </w:del>
      <w:ins w:id="238" w:author="Marta Rafaela Teixeira Nunes" w:date="2024-09-09T12:07:00Z">
        <w:r w:rsidRPr="00211222">
          <w:rPr>
            <w:rFonts w:eastAsiaTheme="minorHAnsi" w:cstheme="minorBidi"/>
            <w:i/>
            <w:szCs w:val="22"/>
            <w:lang w:eastAsia="en-US"/>
          </w:rPr>
          <w:t>cd_garantias.gt022_crc5g_atributos_garantia_rct207</w:t>
        </w:r>
        <w:r>
          <w:rPr>
            <w:rFonts w:eastAsiaTheme="minorHAnsi" w:cstheme="minorBidi"/>
            <w:i/>
            <w:szCs w:val="22"/>
            <w:lang w:eastAsia="en-US"/>
          </w:rPr>
          <w:t xml:space="preserve">  </w:t>
        </w:r>
      </w:ins>
      <w:r w:rsidRPr="00720567">
        <w:rPr>
          <w:rFonts w:eastAsiaTheme="minorHAnsi" w:cstheme="minorBidi"/>
          <w:szCs w:val="22"/>
          <w:lang w:eastAsia="en-US"/>
        </w:rPr>
        <w:t xml:space="preserve">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w:t>
      </w:r>
      <w:del w:id="239" w:author="Marta Rafaela Teixeira Nunes" w:date="2024-09-09T12:08:00Z">
        <w:r w:rsidRPr="00720567" w:rsidDel="00012CEB">
          <w:rPr>
            <w:rFonts w:eastAsiaTheme="minorHAnsi" w:cstheme="minorBidi"/>
            <w:szCs w:val="22"/>
            <w:lang w:eastAsia="en-US"/>
          </w:rPr>
          <w:delText xml:space="preserve">Desta forma, </w:delText>
        </w:r>
      </w:del>
    </w:p>
    <w:p w14:paraId="1ACC684E" w14:textId="34E628CD" w:rsidR="00CB0153" w:rsidRDefault="00012CEB" w:rsidP="00012CEB">
      <w:pPr>
        <w:spacing w:after="160" w:line="259" w:lineRule="auto"/>
        <w:jc w:val="both"/>
        <w:rPr>
          <w:ins w:id="240" w:author="Marta Rafaela Teixeira Nunes" w:date="2024-09-24T11:24:00Z"/>
          <w:rFonts w:eastAsiaTheme="minorHAnsi" w:cstheme="minorBidi"/>
          <w:szCs w:val="22"/>
          <w:lang w:eastAsia="en-US"/>
        </w:rPr>
      </w:pPr>
      <w:ins w:id="241" w:author="Marta Rafaela Teixeira Nunes" w:date="2024-09-09T12:08:00Z">
        <w:r w:rsidRPr="00C62D76">
          <w:rPr>
            <w:rFonts w:eastAsiaTheme="minorHAnsi" w:cstheme="minorBidi"/>
            <w:szCs w:val="22"/>
            <w:lang w:eastAsia="en-US"/>
          </w:rPr>
          <w:t xml:space="preserve">Para obtenção do universo de responsabilidades e garantias a considerar para a construção das tabelas devem ser aplicadas, incialmente, as seguintes regras ao universo da tabela </w:t>
        </w:r>
        <w:r w:rsidRPr="00135917">
          <w:rPr>
            <w:rFonts w:eastAsiaTheme="minorHAnsi" w:cstheme="minorBidi"/>
            <w:i/>
            <w:szCs w:val="22"/>
            <w:lang w:eastAsia="en-US"/>
          </w:rPr>
          <w:t>gt018_rateio_</w:t>
        </w:r>
        <w:commentRangeStart w:id="242"/>
        <w:r w:rsidRPr="00135917">
          <w:rPr>
            <w:rFonts w:eastAsiaTheme="minorHAnsi" w:cstheme="minorBidi"/>
            <w:i/>
            <w:szCs w:val="22"/>
            <w:lang w:eastAsia="en-US"/>
          </w:rPr>
          <w:t>aval</w:t>
        </w:r>
        <w:commentRangeEnd w:id="242"/>
        <w:r>
          <w:rPr>
            <w:rStyle w:val="CommentReference"/>
          </w:rPr>
          <w:commentReference w:id="242"/>
        </w:r>
        <w:r>
          <w:rPr>
            <w:rFonts w:eastAsiaTheme="minorHAnsi" w:cstheme="minorBidi"/>
            <w:szCs w:val="22"/>
            <w:lang w:eastAsia="en-US"/>
          </w:rPr>
          <w:t>:</w:t>
        </w:r>
      </w:ins>
    </w:p>
    <w:p w14:paraId="7CB801CF" w14:textId="6162822D" w:rsidR="00AD5050" w:rsidRDefault="00AD5050" w:rsidP="00012CEB">
      <w:pPr>
        <w:spacing w:after="160" w:line="259" w:lineRule="auto"/>
        <w:jc w:val="both"/>
        <w:rPr>
          <w:rFonts w:eastAsiaTheme="minorHAnsi" w:cstheme="minorBidi"/>
          <w:szCs w:val="22"/>
          <w:lang w:eastAsia="en-US"/>
        </w:rPr>
      </w:pPr>
    </w:p>
    <w:p w14:paraId="1B28DC14" w14:textId="77777777" w:rsidR="00AD5050" w:rsidRDefault="00AD5050" w:rsidP="00012CEB">
      <w:pPr>
        <w:spacing w:after="160" w:line="259" w:lineRule="auto"/>
        <w:jc w:val="both"/>
        <w:rPr>
          <w:rFonts w:eastAsiaTheme="minorHAnsi" w:cstheme="minorBidi"/>
          <w:szCs w:val="22"/>
          <w:lang w:eastAsia="en-US"/>
        </w:rPr>
      </w:pPr>
    </w:p>
    <w:p w14:paraId="0515D31A" w14:textId="35925386" w:rsidR="00671D9B" w:rsidRPr="00AD5050" w:rsidDel="00AD5050" w:rsidRDefault="00AD5050" w:rsidP="00AD5050">
      <w:pPr>
        <w:pStyle w:val="Caption"/>
        <w:jc w:val="center"/>
        <w:rPr>
          <w:del w:id="243" w:author="Marta Rafaela Teixeira Nunes" w:date="2024-09-24T11:24:00Z"/>
          <w:rFonts w:eastAsiaTheme="minorHAnsi" w:cstheme="minorBidi"/>
          <w:b/>
          <w:color w:val="000000" w:themeColor="text1"/>
          <w:sz w:val="22"/>
          <w:szCs w:val="22"/>
          <w:lang w:eastAsia="en-US"/>
        </w:rPr>
      </w:pPr>
      <w:bookmarkStart w:id="244" w:name="_Toc178080211"/>
      <w:r w:rsidRPr="00AD5050">
        <w:rPr>
          <w:b/>
          <w:color w:val="000000" w:themeColor="text1"/>
          <w:sz w:val="22"/>
          <w:szCs w:val="22"/>
        </w:rPr>
        <w:t xml:space="preserve">Tabela </w:t>
      </w:r>
      <w:r w:rsidRPr="00AD5050">
        <w:rPr>
          <w:b/>
          <w:i w:val="0"/>
          <w:iCs w:val="0"/>
          <w:color w:val="000000" w:themeColor="text1"/>
          <w:szCs w:val="22"/>
        </w:rPr>
        <w:fldChar w:fldCharType="begin"/>
      </w:r>
      <w:r w:rsidRPr="00AD5050">
        <w:rPr>
          <w:b/>
          <w:color w:val="000000" w:themeColor="text1"/>
          <w:sz w:val="22"/>
          <w:szCs w:val="22"/>
        </w:rPr>
        <w:instrText xml:space="preserve"> SEQ Tabela \* ARABIC </w:instrText>
      </w:r>
      <w:r w:rsidRPr="00AD5050">
        <w:rPr>
          <w:b/>
          <w:i w:val="0"/>
          <w:iCs w:val="0"/>
          <w:color w:val="000000" w:themeColor="text1"/>
          <w:szCs w:val="22"/>
        </w:rPr>
        <w:fldChar w:fldCharType="separate"/>
      </w:r>
      <w:r w:rsidR="00261F31">
        <w:rPr>
          <w:b/>
          <w:noProof/>
          <w:color w:val="000000" w:themeColor="text1"/>
          <w:sz w:val="22"/>
          <w:szCs w:val="22"/>
        </w:rPr>
        <w:t>2</w:t>
      </w:r>
      <w:r w:rsidRPr="00AD5050">
        <w:rPr>
          <w:b/>
          <w:i w:val="0"/>
          <w:iCs w:val="0"/>
          <w:color w:val="000000" w:themeColor="text1"/>
          <w:szCs w:val="22"/>
        </w:rPr>
        <w:fldChar w:fldCharType="end"/>
      </w:r>
      <w:r w:rsidRPr="00AD5050">
        <w:rPr>
          <w:b/>
          <w:color w:val="000000" w:themeColor="text1"/>
          <w:sz w:val="22"/>
          <w:szCs w:val="22"/>
        </w:rPr>
        <w:t>: Regras de especificação do universo</w:t>
      </w:r>
      <w:bookmarkEnd w:id="24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3"/>
        <w:gridCol w:w="6804"/>
      </w:tblGrid>
      <w:tr w:rsidR="00AD5050" w:rsidRPr="00E07147" w14:paraId="62AC0389" w14:textId="77777777" w:rsidTr="00261F31">
        <w:trPr>
          <w:trHeight w:val="290"/>
          <w:ins w:id="245" w:author="Marta Rafaela Teixeira Nunes" w:date="2024-09-24T11:25:00Z"/>
        </w:trPr>
        <w:tc>
          <w:tcPr>
            <w:tcW w:w="2263" w:type="dxa"/>
            <w:shd w:val="clear" w:color="000000" w:fill="FF0000"/>
          </w:tcPr>
          <w:p w14:paraId="1AD6157B" w14:textId="77777777" w:rsidR="00AD5050" w:rsidRPr="00135917" w:rsidRDefault="00AD5050" w:rsidP="00261F31">
            <w:pPr>
              <w:rPr>
                <w:ins w:id="246" w:author="Marta Rafaela Teixeira Nunes" w:date="2024-09-24T11:25:00Z"/>
                <w:rFonts w:cs="Calibri"/>
                <w:b/>
                <w:bCs/>
                <w:color w:val="FFFFFF"/>
                <w:sz w:val="18"/>
                <w:szCs w:val="18"/>
              </w:rPr>
            </w:pPr>
            <w:ins w:id="247" w:author="Marta Rafaela Teixeira Nunes" w:date="2024-09-24T11:25:00Z">
              <w:r w:rsidRPr="00135917">
                <w:rPr>
                  <w:rFonts w:cs="Calibri"/>
                  <w:b/>
                  <w:bCs/>
                  <w:color w:val="FFFFFF"/>
                  <w:sz w:val="18"/>
                  <w:szCs w:val="18"/>
                </w:rPr>
                <w:t>Regra</w:t>
              </w:r>
            </w:ins>
          </w:p>
        </w:tc>
        <w:tc>
          <w:tcPr>
            <w:tcW w:w="6804" w:type="dxa"/>
            <w:shd w:val="clear" w:color="000000" w:fill="FF0000"/>
            <w:noWrap/>
            <w:hideMark/>
          </w:tcPr>
          <w:p w14:paraId="2202DB83" w14:textId="77777777" w:rsidR="00AD5050" w:rsidRPr="00E07147" w:rsidRDefault="00AD5050" w:rsidP="00261F31">
            <w:pPr>
              <w:rPr>
                <w:ins w:id="248" w:author="Marta Rafaela Teixeira Nunes" w:date="2024-09-24T11:25:00Z"/>
                <w:rFonts w:cs="Calibri"/>
                <w:b/>
                <w:bCs/>
                <w:color w:val="FFFFFF"/>
                <w:sz w:val="18"/>
                <w:szCs w:val="18"/>
              </w:rPr>
            </w:pPr>
            <w:ins w:id="249" w:author="Marta Rafaela Teixeira Nunes" w:date="2024-09-24T11:25:00Z">
              <w:r>
                <w:rPr>
                  <w:rFonts w:cs="Calibri"/>
                  <w:b/>
                  <w:bCs/>
                  <w:color w:val="FFFFFF"/>
                  <w:sz w:val="18"/>
                  <w:szCs w:val="18"/>
                </w:rPr>
                <w:t>Descrição</w:t>
              </w:r>
            </w:ins>
          </w:p>
        </w:tc>
      </w:tr>
      <w:tr w:rsidR="00AD5050" w:rsidRPr="00E07147" w14:paraId="3CEC8D2B" w14:textId="77777777" w:rsidTr="00261F31">
        <w:trPr>
          <w:trHeight w:val="290"/>
          <w:ins w:id="250" w:author="Marta Rafaela Teixeira Nunes" w:date="2024-09-24T11:25:00Z"/>
        </w:trPr>
        <w:tc>
          <w:tcPr>
            <w:tcW w:w="2263" w:type="dxa"/>
            <w:vAlign w:val="center"/>
          </w:tcPr>
          <w:p w14:paraId="7C107B87" w14:textId="77777777" w:rsidR="00AD5050" w:rsidRPr="00DF559D" w:rsidRDefault="00AD5050" w:rsidP="00261F31">
            <w:pPr>
              <w:rPr>
                <w:ins w:id="251" w:author="Marta Rafaela Teixeira Nunes" w:date="2024-09-24T11:25:00Z"/>
                <w:rFonts w:cs="Calibri"/>
                <w:color w:val="000000"/>
                <w:sz w:val="18"/>
                <w:szCs w:val="18"/>
              </w:rPr>
            </w:pPr>
            <w:ins w:id="252" w:author="Marta Rafaela Teixeira Nunes" w:date="2024-09-24T11:25:00Z">
              <w:r w:rsidRPr="00DF559D">
                <w:rPr>
                  <w:rFonts w:cs="Calibri"/>
                  <w:bCs/>
                  <w:color w:val="000000"/>
                  <w:sz w:val="18"/>
                  <w:szCs w:val="18"/>
                </w:rPr>
                <w:t>Exclusão de Produtos e Subprodutos</w:t>
              </w:r>
            </w:ins>
          </w:p>
        </w:tc>
        <w:tc>
          <w:tcPr>
            <w:tcW w:w="6804" w:type="dxa"/>
            <w:shd w:val="clear" w:color="auto" w:fill="auto"/>
            <w:noWrap/>
            <w:vAlign w:val="center"/>
          </w:tcPr>
          <w:p w14:paraId="1F5FE54D" w14:textId="77777777" w:rsidR="00AD5050" w:rsidRPr="00DF559D" w:rsidRDefault="00AD5050" w:rsidP="00261F31">
            <w:pPr>
              <w:rPr>
                <w:ins w:id="253" w:author="Marta Rafaela Teixeira Nunes" w:date="2024-09-24T11:25:00Z"/>
                <w:rFonts w:cs="Calibri"/>
                <w:color w:val="000000"/>
                <w:sz w:val="18"/>
                <w:szCs w:val="18"/>
              </w:rPr>
            </w:pPr>
            <w:ins w:id="254" w:author="Marta Rafaela Teixeira Nunes" w:date="2024-09-24T11:25:00Z">
              <w:r w:rsidRPr="00DF559D">
                <w:rPr>
                  <w:rFonts w:cs="Calibri"/>
                  <w:color w:val="000000"/>
                  <w:sz w:val="18"/>
                  <w:szCs w:val="18"/>
                </w:rPr>
                <w:t>Devem ser excluídas do universo da GT018_RATEIO_AVAL as responsabilidades que apresentem uma combinação de produto e subproduto para o qual o campo TAYD91C0_NELEMC19 da tabela TAT91_TABELAS é igual a 'X'.</w:t>
              </w:r>
            </w:ins>
          </w:p>
        </w:tc>
      </w:tr>
      <w:tr w:rsidR="00AD5050" w:rsidRPr="00E07147" w14:paraId="7216AEFA" w14:textId="77777777" w:rsidTr="00261F31">
        <w:trPr>
          <w:trHeight w:val="290"/>
          <w:ins w:id="255" w:author="Marta Rafaela Teixeira Nunes" w:date="2024-09-24T11:25:00Z"/>
        </w:trPr>
        <w:tc>
          <w:tcPr>
            <w:tcW w:w="2263" w:type="dxa"/>
            <w:vAlign w:val="center"/>
          </w:tcPr>
          <w:p w14:paraId="59F08E6D" w14:textId="77777777" w:rsidR="00AD5050" w:rsidRPr="00DF559D" w:rsidRDefault="00AD5050" w:rsidP="00261F31">
            <w:pPr>
              <w:rPr>
                <w:ins w:id="256" w:author="Marta Rafaela Teixeira Nunes" w:date="2024-09-24T11:25:00Z"/>
                <w:rFonts w:cs="Calibri"/>
                <w:color w:val="000000"/>
                <w:sz w:val="18"/>
                <w:szCs w:val="18"/>
              </w:rPr>
            </w:pPr>
            <w:ins w:id="257" w:author="Marta Rafaela Teixeira Nunes" w:date="2024-09-24T11:25:00Z">
              <w:r w:rsidRPr="00DF559D">
                <w:rPr>
                  <w:rFonts w:cs="Calibri"/>
                  <w:bCs/>
                  <w:color w:val="000000"/>
                  <w:sz w:val="18"/>
                  <w:szCs w:val="18"/>
                </w:rPr>
                <w:t>Saldos devedores</w:t>
              </w:r>
            </w:ins>
          </w:p>
        </w:tc>
        <w:tc>
          <w:tcPr>
            <w:tcW w:w="6804" w:type="dxa"/>
            <w:shd w:val="clear" w:color="auto" w:fill="auto"/>
            <w:noWrap/>
            <w:vAlign w:val="center"/>
          </w:tcPr>
          <w:p w14:paraId="7C94C356" w14:textId="77777777" w:rsidR="00AD5050" w:rsidRPr="00DF559D" w:rsidRDefault="00AD5050" w:rsidP="00261F31">
            <w:pPr>
              <w:rPr>
                <w:ins w:id="258" w:author="Marta Rafaela Teixeira Nunes" w:date="2024-09-24T11:25:00Z"/>
                <w:rFonts w:cs="Calibri"/>
                <w:color w:val="000000"/>
                <w:sz w:val="18"/>
                <w:szCs w:val="18"/>
              </w:rPr>
            </w:pPr>
            <w:ins w:id="259" w:author="Marta Rafaela Teixeira Nunes" w:date="2024-09-24T11:25:00Z">
              <w:r w:rsidRPr="00DF559D">
                <w:rPr>
                  <w:rFonts w:cs="Calibri"/>
                  <w:color w:val="000000"/>
                  <w:sz w:val="18"/>
                  <w:szCs w:val="18"/>
                </w:rPr>
                <w:t>Devem apenas ser considerados os registos da tabela GT018_RATEIO_AVAL que apresentem saldos devedores nas IC's.</w:t>
              </w:r>
            </w:ins>
          </w:p>
        </w:tc>
      </w:tr>
      <w:tr w:rsidR="00AD5050" w:rsidRPr="00E07147" w14:paraId="3A31B488" w14:textId="77777777" w:rsidTr="00261F31">
        <w:trPr>
          <w:trHeight w:val="290"/>
          <w:ins w:id="260" w:author="Marta Rafaela Teixeira Nunes" w:date="2024-09-24T11:25:00Z"/>
        </w:trPr>
        <w:tc>
          <w:tcPr>
            <w:tcW w:w="2263" w:type="dxa"/>
            <w:vAlign w:val="center"/>
          </w:tcPr>
          <w:p w14:paraId="6B43AD05" w14:textId="77777777" w:rsidR="00AD5050" w:rsidRPr="00DF559D" w:rsidRDefault="00AD5050" w:rsidP="00261F31">
            <w:pPr>
              <w:rPr>
                <w:ins w:id="261" w:author="Marta Rafaela Teixeira Nunes" w:date="2024-09-24T11:25:00Z"/>
                <w:rFonts w:cs="Calibri"/>
                <w:color w:val="000000"/>
                <w:sz w:val="18"/>
                <w:szCs w:val="18"/>
                <w:highlight w:val="yellow"/>
              </w:rPr>
            </w:pPr>
            <w:ins w:id="262" w:author="Marta Rafaela Teixeira Nunes" w:date="2024-09-24T11:25:00Z">
              <w:r w:rsidRPr="00DF559D">
                <w:rPr>
                  <w:rFonts w:cs="Calibri"/>
                  <w:bCs/>
                  <w:color w:val="000000"/>
                  <w:sz w:val="18"/>
                  <w:szCs w:val="18"/>
                </w:rPr>
                <w:t>Listagem de Contas PCSB</w:t>
              </w:r>
            </w:ins>
          </w:p>
        </w:tc>
        <w:tc>
          <w:tcPr>
            <w:tcW w:w="6804" w:type="dxa"/>
            <w:shd w:val="clear" w:color="auto" w:fill="auto"/>
            <w:noWrap/>
            <w:vAlign w:val="center"/>
          </w:tcPr>
          <w:p w14:paraId="1E5190EE" w14:textId="77777777" w:rsidR="00AD5050" w:rsidRPr="00DF559D" w:rsidRDefault="00AD5050" w:rsidP="00261F31">
            <w:pPr>
              <w:rPr>
                <w:ins w:id="263" w:author="Marta Rafaela Teixeira Nunes" w:date="2024-09-24T11:25:00Z"/>
                <w:rFonts w:cs="Calibri"/>
                <w:color w:val="000000"/>
                <w:sz w:val="18"/>
                <w:szCs w:val="18"/>
                <w:highlight w:val="yellow"/>
              </w:rPr>
            </w:pPr>
            <w:ins w:id="264" w:author="Marta Rafaela Teixeira Nunes" w:date="2024-09-24T11:25:00Z">
              <w:r w:rsidRPr="00DF559D">
                <w:rPr>
                  <w:rFonts w:cs="Calibri"/>
                  <w:color w:val="000000"/>
                  <w:sz w:val="18"/>
                  <w:szCs w:val="18"/>
                </w:rPr>
                <w:t>Devem apenas ser considerados os registos da tabela GT018_RATEIO_AVAL que apresentem uma conta PCSB marcada com "S" no campo INDUCRC da tabela CGT01_CUENTAS.</w:t>
              </w:r>
            </w:ins>
          </w:p>
        </w:tc>
      </w:tr>
      <w:tr w:rsidR="00AD5050" w:rsidRPr="00E07147" w14:paraId="0814B323" w14:textId="77777777" w:rsidTr="00261F31">
        <w:trPr>
          <w:trHeight w:val="290"/>
          <w:ins w:id="265" w:author="Marta Rafaela Teixeira Nunes" w:date="2024-09-24T11:25:00Z"/>
        </w:trPr>
        <w:tc>
          <w:tcPr>
            <w:tcW w:w="2263" w:type="dxa"/>
            <w:vAlign w:val="center"/>
          </w:tcPr>
          <w:p w14:paraId="1FE7967B" w14:textId="77777777" w:rsidR="00AD5050" w:rsidRPr="00DF559D" w:rsidRDefault="00AD5050" w:rsidP="00261F31">
            <w:pPr>
              <w:rPr>
                <w:ins w:id="266" w:author="Marta Rafaela Teixeira Nunes" w:date="2024-09-24T11:25:00Z"/>
                <w:rFonts w:cs="Calibri"/>
                <w:color w:val="000000"/>
                <w:sz w:val="18"/>
                <w:szCs w:val="18"/>
                <w:highlight w:val="yellow"/>
              </w:rPr>
            </w:pPr>
            <w:ins w:id="267" w:author="Marta Rafaela Teixeira Nunes" w:date="2024-09-24T11:25:00Z">
              <w:r w:rsidRPr="00DF559D">
                <w:rPr>
                  <w:rFonts w:cs="Calibri"/>
                  <w:bCs/>
                  <w:color w:val="000000"/>
                  <w:sz w:val="18"/>
                  <w:szCs w:val="18"/>
                </w:rPr>
                <w:t>Clientes Totta</w:t>
              </w:r>
            </w:ins>
          </w:p>
        </w:tc>
        <w:tc>
          <w:tcPr>
            <w:tcW w:w="6804" w:type="dxa"/>
            <w:shd w:val="clear" w:color="auto" w:fill="auto"/>
            <w:noWrap/>
            <w:vAlign w:val="center"/>
          </w:tcPr>
          <w:p w14:paraId="1284B4B1" w14:textId="77777777" w:rsidR="00AD5050" w:rsidRPr="00DF559D" w:rsidRDefault="00AD5050" w:rsidP="00261F31">
            <w:pPr>
              <w:rPr>
                <w:ins w:id="268" w:author="Marta Rafaela Teixeira Nunes" w:date="2024-09-24T11:25:00Z"/>
                <w:rFonts w:cs="Calibri"/>
                <w:color w:val="000000"/>
                <w:sz w:val="18"/>
                <w:szCs w:val="18"/>
                <w:highlight w:val="yellow"/>
              </w:rPr>
            </w:pPr>
            <w:ins w:id="269" w:author="Marta Rafaela Teixeira Nunes" w:date="2024-09-24T11:25:00Z">
              <w:r w:rsidRPr="00DF559D">
                <w:rPr>
                  <w:rFonts w:cs="Calibri"/>
                  <w:color w:val="000000"/>
                  <w:sz w:val="18"/>
                  <w:szCs w:val="18"/>
                </w:rPr>
                <w:t>Devem ser excluídas do universo da GT018_RATEIO_AVAL as responsabilidades para as quais os clientes indentificados no ficheiro "SAT104" estão marcados como titulares.</w:t>
              </w:r>
            </w:ins>
          </w:p>
        </w:tc>
      </w:tr>
      <w:tr w:rsidR="00AD5050" w:rsidRPr="00E07147" w14:paraId="24D21247" w14:textId="77777777" w:rsidTr="00261F31">
        <w:trPr>
          <w:trHeight w:val="290"/>
          <w:ins w:id="270" w:author="Marta Rafaela Teixeira Nunes" w:date="2024-09-24T11:25:00Z"/>
        </w:trPr>
        <w:tc>
          <w:tcPr>
            <w:tcW w:w="2263" w:type="dxa"/>
            <w:vAlign w:val="center"/>
          </w:tcPr>
          <w:p w14:paraId="1D28E81C" w14:textId="77777777" w:rsidR="00AD5050" w:rsidRPr="00DF559D" w:rsidRDefault="00AD5050" w:rsidP="00261F31">
            <w:pPr>
              <w:rPr>
                <w:ins w:id="271" w:author="Marta Rafaela Teixeira Nunes" w:date="2024-09-24T11:25:00Z"/>
                <w:rFonts w:cs="Calibri"/>
                <w:color w:val="000000"/>
                <w:sz w:val="18"/>
                <w:szCs w:val="18"/>
                <w:highlight w:val="yellow"/>
              </w:rPr>
            </w:pPr>
            <w:ins w:id="272" w:author="Marta Rafaela Teixeira Nunes" w:date="2024-09-24T11:25:00Z">
              <w:r w:rsidRPr="00DF559D">
                <w:rPr>
                  <w:rFonts w:cs="Calibri"/>
                  <w:bCs/>
                  <w:color w:val="000000"/>
                  <w:sz w:val="18"/>
                  <w:szCs w:val="18"/>
                </w:rPr>
                <w:t>Contratos Confirming</w:t>
              </w:r>
            </w:ins>
          </w:p>
        </w:tc>
        <w:tc>
          <w:tcPr>
            <w:tcW w:w="6804" w:type="dxa"/>
            <w:shd w:val="clear" w:color="auto" w:fill="auto"/>
            <w:noWrap/>
            <w:vAlign w:val="center"/>
          </w:tcPr>
          <w:p w14:paraId="455D3BF5" w14:textId="4189F192" w:rsidR="00AD5050" w:rsidRPr="00DF559D" w:rsidRDefault="00AD5050" w:rsidP="00261F31">
            <w:pPr>
              <w:rPr>
                <w:ins w:id="273" w:author="Marta Rafaela Teixeira Nunes" w:date="2024-09-24T11:25:00Z"/>
                <w:rFonts w:cs="Calibri"/>
                <w:color w:val="000000"/>
                <w:sz w:val="18"/>
                <w:szCs w:val="18"/>
                <w:highlight w:val="yellow"/>
              </w:rPr>
            </w:pPr>
            <w:ins w:id="274" w:author="Marta Rafaela Teixeira Nunes" w:date="2024-09-24T11:25:00Z">
              <w:r w:rsidRPr="00DF559D">
                <w:rPr>
                  <w:rFonts w:cs="Calibri"/>
                  <w:color w:val="000000"/>
                  <w:sz w:val="18"/>
                  <w:szCs w:val="18"/>
                </w:rPr>
                <w:t>Devem ser excluídas do universo da GT018_RATEIO_AVAL as responsabilidades que apresentem produto igual a 007, subproduto iniciado por 9 e conta PCSB iniciada por 2.</w:t>
              </w:r>
            </w:ins>
          </w:p>
        </w:tc>
      </w:tr>
    </w:tbl>
    <w:p w14:paraId="5D52A2A7" w14:textId="70231664" w:rsidR="00135917" w:rsidRDefault="00135917" w:rsidP="00720567">
      <w:pPr>
        <w:spacing w:after="160" w:line="259" w:lineRule="auto"/>
        <w:jc w:val="both"/>
        <w:rPr>
          <w:rFonts w:eastAsiaTheme="minorHAnsi" w:cstheme="minorBidi"/>
          <w:szCs w:val="22"/>
          <w:lang w:eastAsia="en-US"/>
        </w:rPr>
      </w:pPr>
    </w:p>
    <w:p w14:paraId="766524E3" w14:textId="328802F7" w:rsidR="00AD5050" w:rsidRDefault="00AD5050" w:rsidP="00720567">
      <w:pPr>
        <w:spacing w:after="160" w:line="259" w:lineRule="auto"/>
        <w:jc w:val="both"/>
        <w:rPr>
          <w:rFonts w:eastAsiaTheme="minorHAnsi" w:cstheme="minorBidi"/>
          <w:szCs w:val="22"/>
          <w:lang w:eastAsia="en-US"/>
        </w:rPr>
      </w:pPr>
      <w:ins w:id="275" w:author="Marta Rafaela Teixeira Nunes" w:date="2024-09-24T11:22:00Z">
        <w:r w:rsidRPr="00AD5050">
          <w:rPr>
            <w:rFonts w:eastAsiaTheme="minorHAnsi" w:cstheme="minorBidi"/>
            <w:szCs w:val="22"/>
            <w:lang w:eastAsia="en-US"/>
          </w:rPr>
          <w:t>Com base no universo de respo</w:t>
        </w:r>
        <w:r>
          <w:rPr>
            <w:rFonts w:eastAsiaTheme="minorHAnsi" w:cstheme="minorBidi"/>
            <w:szCs w:val="22"/>
            <w:lang w:eastAsia="en-US"/>
          </w:rPr>
          <w:t xml:space="preserve">nsabilidades e garantias obtido, </w:t>
        </w:r>
        <w:r w:rsidRPr="00AD5050">
          <w:rPr>
            <w:rFonts w:eastAsiaTheme="minorHAnsi" w:cstheme="minorBidi"/>
            <w:szCs w:val="22"/>
            <w:lang w:eastAsia="en-US"/>
          </w:rPr>
          <w:t>devem ser aplicadas regras para a criação da chave da reponsabilidade de acordo com os critérios da CRC e</w:t>
        </w:r>
        <w:r>
          <w:rPr>
            <w:rFonts w:eastAsiaTheme="minorHAnsi" w:cstheme="minorBidi"/>
            <w:szCs w:val="22"/>
            <w:lang w:eastAsia="en-US"/>
          </w:rPr>
          <w:t xml:space="preserve"> respetiva</w:t>
        </w:r>
        <w:r w:rsidRPr="00AD5050">
          <w:rPr>
            <w:rFonts w:eastAsiaTheme="minorHAnsi" w:cstheme="minorBidi"/>
            <w:szCs w:val="22"/>
            <w:lang w:eastAsia="en-US"/>
          </w:rPr>
          <w:t xml:space="preserve"> construção da chave de proteção</w:t>
        </w:r>
        <w:r>
          <w:rPr>
            <w:rFonts w:eastAsiaTheme="minorHAnsi" w:cstheme="minorBidi"/>
            <w:szCs w:val="22"/>
            <w:lang w:eastAsia="en-US"/>
          </w:rPr>
          <w:t>.</w:t>
        </w:r>
      </w:ins>
    </w:p>
    <w:p w14:paraId="768D671E" w14:textId="62BB5BA6" w:rsidR="00720567" w:rsidRPr="00E07147" w:rsidRDefault="00CB0153" w:rsidP="00720567">
      <w:pPr>
        <w:spacing w:after="160" w:line="259" w:lineRule="auto"/>
        <w:jc w:val="both"/>
        <w:rPr>
          <w:rFonts w:cs="Calibri"/>
        </w:rPr>
      </w:pPr>
      <w:del w:id="276" w:author="Marta Rafaela Teixeira Nunes" w:date="2024-09-09T12:11:00Z">
        <w:r w:rsidDel="00CB0153">
          <w:rPr>
            <w:rFonts w:eastAsiaTheme="minorHAnsi" w:cstheme="minorBidi"/>
            <w:szCs w:val="22"/>
            <w:lang w:eastAsia="en-US"/>
          </w:rPr>
          <w:delText>o</w:delText>
        </w:r>
      </w:del>
      <w:r w:rsidR="00135917">
        <w:rPr>
          <w:rFonts w:eastAsiaTheme="minorHAnsi" w:cstheme="minorBidi"/>
          <w:szCs w:val="22"/>
          <w:lang w:eastAsia="en-US"/>
        </w:rPr>
        <w:t>O</w:t>
      </w:r>
      <w:r w:rsidR="00971409" w:rsidRPr="00720567">
        <w:rPr>
          <w:rFonts w:eastAsiaTheme="minorHAnsi" w:cstheme="minorBidi"/>
          <w:szCs w:val="22"/>
          <w:lang w:eastAsia="en-US"/>
        </w:rPr>
        <w:t xml:space="preserve"> aprovisionamento é realizado exclusivamente a partir das seguintes tabelas:</w:t>
      </w:r>
      <w:r w:rsidR="000305A8" w:rsidRPr="00720567">
        <w:rPr>
          <w:rFonts w:eastAsiaTheme="minorHAnsi" w:cstheme="minorBidi"/>
          <w:szCs w:val="22"/>
          <w:lang w:eastAsia="en-US"/>
        </w:rPr>
        <w:t xml:space="preserve"> </w:t>
      </w:r>
    </w:p>
    <w:p w14:paraId="4A30EAAD" w14:textId="3B754DFE" w:rsidR="000305A8" w:rsidRPr="000305A8" w:rsidRDefault="000305A8" w:rsidP="000305A8">
      <w:pPr>
        <w:pStyle w:val="Caption"/>
        <w:keepNext/>
        <w:jc w:val="center"/>
        <w:rPr>
          <w:rFonts w:cs="Calibri"/>
          <w:b/>
          <w:color w:val="000000" w:themeColor="text1"/>
          <w:sz w:val="22"/>
          <w:szCs w:val="22"/>
        </w:rPr>
      </w:pPr>
      <w:bookmarkStart w:id="277" w:name="_Toc178080212"/>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261F31">
        <w:rPr>
          <w:rFonts w:cs="Calibri"/>
          <w:b/>
          <w:noProof/>
          <w:color w:val="000000" w:themeColor="text1"/>
          <w:sz w:val="22"/>
          <w:szCs w:val="22"/>
        </w:rPr>
        <w:t>3</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w:t>
      </w:r>
      <w:r w:rsidR="005D3C09">
        <w:rPr>
          <w:rFonts w:cs="Calibri"/>
          <w:b/>
          <w:color w:val="000000" w:themeColor="text1"/>
          <w:sz w:val="22"/>
          <w:szCs w:val="22"/>
        </w:rPr>
        <w:t>_</w:t>
      </w:r>
      <w:r w:rsidRPr="000305A8">
        <w:rPr>
          <w:rFonts w:cs="Calibri"/>
          <w:b/>
          <w:color w:val="000000" w:themeColor="text1"/>
          <w:sz w:val="22"/>
          <w:szCs w:val="22"/>
        </w:rPr>
        <w:t>garantias.</w:t>
      </w:r>
      <w:r w:rsidR="00791BC1" w:rsidRPr="00791BC1">
        <w:rPr>
          <w:rFonts w:cs="Calibri"/>
          <w:b/>
          <w:color w:val="000000" w:themeColor="text1"/>
          <w:sz w:val="22"/>
          <w:szCs w:val="22"/>
        </w:rPr>
        <w:t>gt022_crc5g_atributos_garantia_rct207</w:t>
      </w:r>
      <w:bookmarkEnd w:id="2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2B6479" w:rsidRPr="00E07147" w14:paraId="31B220E2" w14:textId="77777777" w:rsidTr="00C57547">
        <w:trPr>
          <w:trHeight w:val="290"/>
        </w:trPr>
        <w:tc>
          <w:tcPr>
            <w:tcW w:w="1701" w:type="dxa"/>
          </w:tcPr>
          <w:p w14:paraId="0C3AACD2" w14:textId="77777777" w:rsidR="002B6479" w:rsidRPr="00E07147"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2B6479" w:rsidRPr="00E07147" w:rsidRDefault="002B6479" w:rsidP="002B6479">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74D2D55F" w:rsidR="002B6479" w:rsidRPr="00E07147" w:rsidRDefault="002B6479" w:rsidP="002B6479">
            <w:pPr>
              <w:rPr>
                <w:rFonts w:cs="Calibri"/>
                <w:color w:val="000000"/>
                <w:sz w:val="18"/>
                <w:szCs w:val="18"/>
              </w:rPr>
            </w:pPr>
            <w:r w:rsidRPr="00E07147">
              <w:rPr>
                <w:rFonts w:cs="Calibri"/>
                <w:color w:val="000000"/>
                <w:sz w:val="18"/>
                <w:szCs w:val="18"/>
              </w:rPr>
              <w:t>gt018_rateio_aval</w:t>
            </w:r>
          </w:p>
        </w:tc>
      </w:tr>
      <w:tr w:rsidR="002B6479" w:rsidRPr="00E07147" w14:paraId="18289DF2" w14:textId="77777777" w:rsidTr="00C57547">
        <w:trPr>
          <w:trHeight w:val="290"/>
        </w:trPr>
        <w:tc>
          <w:tcPr>
            <w:tcW w:w="1701" w:type="dxa"/>
          </w:tcPr>
          <w:p w14:paraId="4CBFE4E2" w14:textId="4E7E8778" w:rsidR="002B6479" w:rsidRPr="00E07147"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78BC9754" w14:textId="468F11BA" w:rsidR="002B6479" w:rsidRPr="00E07147" w:rsidRDefault="002B6479" w:rsidP="002B6479">
            <w:pPr>
              <w:rPr>
                <w:rFonts w:cs="Calibri"/>
                <w:color w:val="000000"/>
                <w:sz w:val="18"/>
                <w:szCs w:val="18"/>
              </w:rPr>
            </w:pPr>
            <w:r w:rsidRPr="00135917">
              <w:rPr>
                <w:rFonts w:cs="Calibri"/>
                <w:color w:val="000000"/>
                <w:sz w:val="18"/>
                <w:szCs w:val="18"/>
              </w:rPr>
              <w:t>gt003_trz_gt_fin</w:t>
            </w:r>
          </w:p>
        </w:tc>
        <w:tc>
          <w:tcPr>
            <w:tcW w:w="2041" w:type="dxa"/>
            <w:shd w:val="clear" w:color="auto" w:fill="auto"/>
            <w:noWrap/>
          </w:tcPr>
          <w:p w14:paraId="76065A90" w14:textId="57F6D271"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CD39A0" w14:textId="6F87F994" w:rsidR="002B6479" w:rsidRPr="00E07147" w:rsidRDefault="002B6479" w:rsidP="002B6479">
            <w:pPr>
              <w:rPr>
                <w:rFonts w:cs="Calibri"/>
                <w:color w:val="000000"/>
                <w:sz w:val="18"/>
                <w:szCs w:val="18"/>
              </w:rPr>
            </w:pPr>
            <w:r w:rsidRPr="00135917">
              <w:rPr>
                <w:rFonts w:cs="Calibri"/>
                <w:color w:val="000000"/>
                <w:sz w:val="18"/>
                <w:szCs w:val="18"/>
              </w:rPr>
              <w:t>gt003_trz_gt_fin</w:t>
            </w:r>
          </w:p>
        </w:tc>
      </w:tr>
      <w:tr w:rsidR="002B6479" w:rsidRPr="00E07147" w14:paraId="24299B9C" w14:textId="77777777" w:rsidTr="00C57547">
        <w:trPr>
          <w:trHeight w:val="290"/>
        </w:trPr>
        <w:tc>
          <w:tcPr>
            <w:tcW w:w="1701" w:type="dxa"/>
          </w:tcPr>
          <w:p w14:paraId="2D0EB5AE" w14:textId="6E2873A2"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285C970C" w14:textId="4FEDB96D" w:rsidR="002B6479" w:rsidRPr="00E07147" w:rsidRDefault="002B6479" w:rsidP="002B6479">
            <w:pPr>
              <w:rPr>
                <w:rFonts w:cs="Calibri"/>
                <w:color w:val="000000"/>
                <w:sz w:val="18"/>
                <w:szCs w:val="18"/>
              </w:rPr>
            </w:pPr>
            <w:r w:rsidRPr="00135917">
              <w:rPr>
                <w:rFonts w:cs="Calibri"/>
                <w:color w:val="000000"/>
                <w:sz w:val="18"/>
                <w:szCs w:val="18"/>
              </w:rPr>
              <w:t>gt004_bens_fin,</w:t>
            </w:r>
          </w:p>
        </w:tc>
        <w:tc>
          <w:tcPr>
            <w:tcW w:w="2041" w:type="dxa"/>
            <w:shd w:val="clear" w:color="auto" w:fill="auto"/>
            <w:noWrap/>
          </w:tcPr>
          <w:p w14:paraId="031B821A" w14:textId="7A611043"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515AD1A6" w14:textId="67276A5E" w:rsidR="002B6479" w:rsidRDefault="002B6479" w:rsidP="002B6479">
            <w:pPr>
              <w:rPr>
                <w:rFonts w:cs="Calibri"/>
                <w:color w:val="000000"/>
                <w:sz w:val="18"/>
                <w:szCs w:val="18"/>
              </w:rPr>
            </w:pPr>
            <w:r w:rsidRPr="00135917">
              <w:rPr>
                <w:rFonts w:cs="Calibri"/>
                <w:color w:val="000000"/>
                <w:sz w:val="18"/>
                <w:szCs w:val="18"/>
              </w:rPr>
              <w:t>gt004_bens_fin,</w:t>
            </w:r>
          </w:p>
        </w:tc>
      </w:tr>
      <w:tr w:rsidR="002B6479" w:rsidRPr="00E07147" w14:paraId="09100A6F" w14:textId="77777777" w:rsidTr="00C57547">
        <w:trPr>
          <w:trHeight w:val="290"/>
        </w:trPr>
        <w:tc>
          <w:tcPr>
            <w:tcW w:w="1701" w:type="dxa"/>
          </w:tcPr>
          <w:p w14:paraId="3479F1FD" w14:textId="2A736E02"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5453D31" w14:textId="60E30189" w:rsidR="002B6479" w:rsidRPr="00E07147" w:rsidRDefault="002B6479" w:rsidP="002B6479">
            <w:pPr>
              <w:rPr>
                <w:rFonts w:cs="Calibri"/>
                <w:color w:val="000000"/>
                <w:sz w:val="18"/>
                <w:szCs w:val="18"/>
              </w:rPr>
            </w:pPr>
            <w:r w:rsidRPr="00135917">
              <w:rPr>
                <w:rFonts w:cs="Calibri"/>
                <w:color w:val="000000"/>
                <w:sz w:val="18"/>
                <w:szCs w:val="18"/>
              </w:rPr>
              <w:t>gt009_bens_imov</w:t>
            </w:r>
          </w:p>
        </w:tc>
        <w:tc>
          <w:tcPr>
            <w:tcW w:w="2041" w:type="dxa"/>
            <w:shd w:val="clear" w:color="auto" w:fill="auto"/>
            <w:noWrap/>
          </w:tcPr>
          <w:p w14:paraId="0C49692E" w14:textId="1F7893A7"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754BE28" w14:textId="1622F9F8" w:rsidR="002B6479" w:rsidRDefault="002B6479" w:rsidP="002B6479">
            <w:pPr>
              <w:rPr>
                <w:rFonts w:cs="Calibri"/>
                <w:color w:val="000000"/>
                <w:sz w:val="18"/>
                <w:szCs w:val="18"/>
              </w:rPr>
            </w:pPr>
            <w:r w:rsidRPr="00135917">
              <w:rPr>
                <w:rFonts w:cs="Calibri"/>
                <w:color w:val="000000"/>
                <w:sz w:val="18"/>
                <w:szCs w:val="18"/>
              </w:rPr>
              <w:t>gt009_bens_imov</w:t>
            </w:r>
          </w:p>
        </w:tc>
      </w:tr>
      <w:tr w:rsidR="002B6479" w:rsidRPr="00E07147" w14:paraId="1A7FA5BD" w14:textId="77777777" w:rsidTr="00C57547">
        <w:trPr>
          <w:trHeight w:val="290"/>
        </w:trPr>
        <w:tc>
          <w:tcPr>
            <w:tcW w:w="1701" w:type="dxa"/>
          </w:tcPr>
          <w:p w14:paraId="6A05556F" w14:textId="78D62660"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AB71EB" w14:textId="22B69754" w:rsidR="002B6479" w:rsidRPr="00E07147" w:rsidRDefault="002B6479" w:rsidP="002B6479">
            <w:pPr>
              <w:rPr>
                <w:rFonts w:cs="Calibri"/>
                <w:color w:val="000000"/>
                <w:sz w:val="18"/>
                <w:szCs w:val="18"/>
              </w:rPr>
            </w:pPr>
            <w:r w:rsidRPr="00135917">
              <w:rPr>
                <w:rFonts w:cs="Calibri"/>
                <w:color w:val="000000"/>
                <w:sz w:val="18"/>
                <w:szCs w:val="18"/>
              </w:rPr>
              <w:t>gt024_exec_grnt</w:t>
            </w:r>
          </w:p>
        </w:tc>
        <w:tc>
          <w:tcPr>
            <w:tcW w:w="2041" w:type="dxa"/>
            <w:shd w:val="clear" w:color="auto" w:fill="auto"/>
            <w:noWrap/>
          </w:tcPr>
          <w:p w14:paraId="713E221B" w14:textId="11BDE17B"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7AF4890" w14:textId="3FE61591" w:rsidR="002B6479" w:rsidRDefault="002B6479" w:rsidP="002B6479">
            <w:pPr>
              <w:rPr>
                <w:rFonts w:cs="Calibri"/>
                <w:color w:val="000000"/>
                <w:sz w:val="18"/>
                <w:szCs w:val="18"/>
              </w:rPr>
            </w:pPr>
            <w:r w:rsidRPr="00135917">
              <w:rPr>
                <w:rFonts w:cs="Calibri"/>
                <w:color w:val="000000"/>
                <w:sz w:val="18"/>
                <w:szCs w:val="18"/>
              </w:rPr>
              <w:t>gt024_exec_grnt</w:t>
            </w:r>
          </w:p>
        </w:tc>
      </w:tr>
      <w:tr w:rsidR="002B6479" w:rsidRPr="00E07147" w14:paraId="60187AF5" w14:textId="77777777" w:rsidTr="00C57547">
        <w:trPr>
          <w:trHeight w:val="290"/>
        </w:trPr>
        <w:tc>
          <w:tcPr>
            <w:tcW w:w="1701" w:type="dxa"/>
          </w:tcPr>
          <w:p w14:paraId="127B233E" w14:textId="178072D1" w:rsidR="002B6479" w:rsidRDefault="002B6479" w:rsidP="002B6479">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03CF01" w14:textId="3FBB7372" w:rsidR="002B6479" w:rsidRPr="00E07147" w:rsidRDefault="002B6479" w:rsidP="002B6479">
            <w:pPr>
              <w:rPr>
                <w:rFonts w:cs="Calibri"/>
                <w:color w:val="000000"/>
                <w:sz w:val="18"/>
                <w:szCs w:val="18"/>
              </w:rPr>
            </w:pPr>
            <w:r w:rsidRPr="00135917">
              <w:rPr>
                <w:rFonts w:cs="Calibri"/>
                <w:color w:val="000000"/>
                <w:sz w:val="18"/>
                <w:szCs w:val="18"/>
              </w:rPr>
              <w:t>gt701_hist_mavaliai</w:t>
            </w:r>
          </w:p>
        </w:tc>
        <w:tc>
          <w:tcPr>
            <w:tcW w:w="2041" w:type="dxa"/>
            <w:shd w:val="clear" w:color="auto" w:fill="auto"/>
            <w:noWrap/>
          </w:tcPr>
          <w:p w14:paraId="422905CC" w14:textId="0EC0AFA0" w:rsidR="002B6479" w:rsidRPr="00E07147" w:rsidRDefault="002B6479" w:rsidP="002B6479">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AD031EF" w14:textId="691B826F" w:rsidR="002B6479" w:rsidRDefault="002B6479" w:rsidP="002B6479">
            <w:pPr>
              <w:rPr>
                <w:rFonts w:cs="Calibri"/>
                <w:color w:val="000000"/>
                <w:sz w:val="18"/>
                <w:szCs w:val="18"/>
              </w:rPr>
            </w:pPr>
            <w:r w:rsidRPr="00135917">
              <w:rPr>
                <w:rFonts w:cs="Calibri"/>
                <w:color w:val="000000"/>
                <w:sz w:val="18"/>
                <w:szCs w:val="18"/>
              </w:rPr>
              <w:t>gt701_hist_mavaliai</w:t>
            </w:r>
          </w:p>
        </w:tc>
      </w:tr>
      <w:tr w:rsidR="002B6479" w:rsidRPr="00E07147" w14:paraId="3F6E206C" w14:textId="77777777" w:rsidTr="00327F77">
        <w:trPr>
          <w:trHeight w:val="290"/>
        </w:trPr>
        <w:tc>
          <w:tcPr>
            <w:tcW w:w="1701" w:type="dxa"/>
          </w:tcPr>
          <w:p w14:paraId="19A43F5E" w14:textId="52FE654D" w:rsidR="002B6479" w:rsidRPr="00E07147" w:rsidRDefault="002B6479" w:rsidP="002B6479">
            <w:pPr>
              <w:rPr>
                <w:rFonts w:cs="Calibri"/>
                <w:color w:val="000000"/>
                <w:sz w:val="18"/>
                <w:szCs w:val="18"/>
              </w:rPr>
            </w:pPr>
            <w:r w:rsidRPr="002B6479">
              <w:rPr>
                <w:rFonts w:cs="Calibri"/>
                <w:color w:val="000000"/>
                <w:sz w:val="18"/>
                <w:szCs w:val="18"/>
              </w:rPr>
              <w:t>Estruturais (APMT0100050994)</w:t>
            </w:r>
          </w:p>
        </w:tc>
        <w:tc>
          <w:tcPr>
            <w:tcW w:w="3288" w:type="dxa"/>
            <w:shd w:val="clear" w:color="auto" w:fill="auto"/>
            <w:noWrap/>
          </w:tcPr>
          <w:p w14:paraId="4D1FB4A4" w14:textId="2DD1AFEC" w:rsidR="002B6479" w:rsidRPr="00E07147" w:rsidRDefault="002B6479" w:rsidP="002B6479">
            <w:pPr>
              <w:rPr>
                <w:rFonts w:cs="Calibri"/>
                <w:color w:val="000000"/>
                <w:sz w:val="18"/>
                <w:szCs w:val="18"/>
              </w:rPr>
            </w:pPr>
            <w:r w:rsidRPr="00135917">
              <w:rPr>
                <w:rFonts w:cs="Calibri"/>
                <w:color w:val="000000"/>
                <w:sz w:val="18"/>
                <w:szCs w:val="18"/>
              </w:rPr>
              <w:t>interface_clientes</w:t>
            </w:r>
          </w:p>
        </w:tc>
        <w:tc>
          <w:tcPr>
            <w:tcW w:w="2041" w:type="dxa"/>
            <w:shd w:val="clear" w:color="auto" w:fill="auto"/>
            <w:noWrap/>
          </w:tcPr>
          <w:p w14:paraId="5461D9F5" w14:textId="4C12C954" w:rsidR="002B6479" w:rsidRPr="00E07147" w:rsidRDefault="002B6479" w:rsidP="002B6479">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48F378CD" w14:textId="3EA59B28" w:rsidR="002B6479" w:rsidRPr="00E07147" w:rsidRDefault="002B6479" w:rsidP="002B6479">
            <w:pPr>
              <w:rPr>
                <w:rFonts w:cs="Calibri"/>
                <w:color w:val="000000"/>
                <w:sz w:val="18"/>
                <w:szCs w:val="18"/>
              </w:rPr>
            </w:pPr>
            <w:r w:rsidRPr="00135917">
              <w:rPr>
                <w:rFonts w:cs="Calibri"/>
                <w:color w:val="000000"/>
                <w:sz w:val="18"/>
                <w:szCs w:val="18"/>
              </w:rPr>
              <w:t>interface_clientes</w:t>
            </w:r>
          </w:p>
        </w:tc>
      </w:tr>
      <w:tr w:rsidR="002B6479" w:rsidRPr="00E07147" w14:paraId="6CADA8F0" w14:textId="77777777" w:rsidTr="00327F77">
        <w:trPr>
          <w:trHeight w:val="290"/>
        </w:trPr>
        <w:tc>
          <w:tcPr>
            <w:tcW w:w="1701" w:type="dxa"/>
          </w:tcPr>
          <w:p w14:paraId="5EDD54F0" w14:textId="506B4792" w:rsidR="002B6479" w:rsidRPr="002B6479" w:rsidRDefault="002B6479" w:rsidP="002B6479">
            <w:pPr>
              <w:rPr>
                <w:rFonts w:cs="Calibri"/>
                <w:color w:val="000000"/>
                <w:sz w:val="18"/>
                <w:szCs w:val="18"/>
              </w:rPr>
            </w:pPr>
            <w:r w:rsidRPr="002B6479">
              <w:rPr>
                <w:rFonts w:cs="Calibri"/>
                <w:color w:val="000000"/>
                <w:sz w:val="18"/>
                <w:szCs w:val="18"/>
              </w:rPr>
              <w:t>Estruturais (APMT0100050994)</w:t>
            </w:r>
          </w:p>
        </w:tc>
        <w:tc>
          <w:tcPr>
            <w:tcW w:w="3288" w:type="dxa"/>
            <w:shd w:val="clear" w:color="auto" w:fill="auto"/>
            <w:noWrap/>
          </w:tcPr>
          <w:p w14:paraId="6C10655C" w14:textId="49929345" w:rsidR="002B6479" w:rsidRPr="002B6479" w:rsidRDefault="002B6479" w:rsidP="002B6479">
            <w:pPr>
              <w:rPr>
                <w:rFonts w:cs="Calibri"/>
                <w:color w:val="000000"/>
                <w:sz w:val="18"/>
                <w:szCs w:val="18"/>
              </w:rPr>
            </w:pPr>
            <w:r w:rsidRPr="002B6479">
              <w:rPr>
                <w:rFonts w:cs="Calibri"/>
                <w:color w:val="000000"/>
                <w:sz w:val="18"/>
                <w:szCs w:val="18"/>
              </w:rPr>
              <w:t>tat91_tabelas</w:t>
            </w:r>
          </w:p>
        </w:tc>
        <w:tc>
          <w:tcPr>
            <w:tcW w:w="2041" w:type="dxa"/>
            <w:shd w:val="clear" w:color="auto" w:fill="auto"/>
            <w:noWrap/>
          </w:tcPr>
          <w:p w14:paraId="4C0D6305" w14:textId="0B7B4A7C" w:rsidR="002B6479" w:rsidRPr="00E07147" w:rsidRDefault="002B6479" w:rsidP="002B6479">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25D751D6" w:rsidR="002B6479" w:rsidRPr="00E07147" w:rsidRDefault="002B6479" w:rsidP="002B6479">
            <w:pPr>
              <w:rPr>
                <w:rFonts w:cs="Calibri"/>
                <w:color w:val="000000"/>
                <w:sz w:val="18"/>
                <w:szCs w:val="18"/>
              </w:rPr>
            </w:pPr>
            <w:r>
              <w:rPr>
                <w:rFonts w:cs="Calibri"/>
                <w:color w:val="000000"/>
                <w:sz w:val="18"/>
                <w:szCs w:val="18"/>
              </w:rPr>
              <w:t>tat91_tabelas</w:t>
            </w:r>
          </w:p>
        </w:tc>
      </w:tr>
    </w:tbl>
    <w:p w14:paraId="272B553F" w14:textId="77777777" w:rsidR="00737428" w:rsidRPr="00E07147" w:rsidRDefault="00737428">
      <w:pPr>
        <w:rPr>
          <w:rFonts w:cs="Calibri"/>
        </w:rPr>
        <w:sectPr w:rsidR="00737428" w:rsidRPr="00E07147" w:rsidSect="00B06055">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78" w:name="_Toc163902249"/>
      <w:bookmarkStart w:id="279" w:name="_Toc178080182"/>
      <w:r w:rsidRPr="00E07147">
        <w:lastRenderedPageBreak/>
        <w:t>Detalhe dos Campos</w:t>
      </w:r>
      <w:bookmarkEnd w:id="278"/>
      <w:bookmarkEnd w:id="279"/>
    </w:p>
    <w:p w14:paraId="01ED2E97" w14:textId="4612131C" w:rsidR="000305A8" w:rsidRDefault="000305A8" w:rsidP="000305A8">
      <w:pPr>
        <w:pStyle w:val="Caption"/>
        <w:keepNext/>
        <w:jc w:val="center"/>
        <w:rPr>
          <w:rFonts w:cs="Calibri"/>
          <w:b/>
          <w:color w:val="000000" w:themeColor="text1"/>
          <w:sz w:val="22"/>
          <w:szCs w:val="22"/>
        </w:rPr>
      </w:pPr>
      <w:bookmarkStart w:id="280" w:name="_Toc178080213"/>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261F31">
        <w:rPr>
          <w:rFonts w:cs="Calibri"/>
          <w:b/>
          <w:noProof/>
          <w:color w:val="000000" w:themeColor="text1"/>
          <w:sz w:val="22"/>
          <w:szCs w:val="22"/>
        </w:rPr>
        <w:t>4</w:t>
      </w:r>
      <w:r w:rsidRPr="000305A8">
        <w:rPr>
          <w:rFonts w:cs="Calibri"/>
          <w:b/>
          <w:color w:val="000000" w:themeColor="text1"/>
          <w:sz w:val="22"/>
          <w:szCs w:val="22"/>
        </w:rPr>
        <w:fldChar w:fldCharType="end"/>
      </w:r>
      <w:r w:rsidRPr="000305A8">
        <w:rPr>
          <w:rFonts w:cs="Calibri"/>
          <w:b/>
          <w:color w:val="000000" w:themeColor="text1"/>
          <w:sz w:val="22"/>
          <w:szCs w:val="22"/>
        </w:rPr>
        <w:t xml:space="preserve">: Detalhe dos campos da </w:t>
      </w:r>
      <w:r w:rsidR="006878EF" w:rsidRPr="000305A8">
        <w:rPr>
          <w:rFonts w:cs="Calibri"/>
          <w:b/>
          <w:color w:val="000000" w:themeColor="text1"/>
          <w:sz w:val="22"/>
          <w:szCs w:val="22"/>
        </w:rPr>
        <w:t>cd</w:t>
      </w:r>
      <w:r w:rsidR="006878EF">
        <w:rPr>
          <w:rFonts w:cs="Calibri"/>
          <w:b/>
          <w:color w:val="000000" w:themeColor="text1"/>
          <w:sz w:val="22"/>
          <w:szCs w:val="22"/>
        </w:rPr>
        <w:t>_</w:t>
      </w:r>
      <w:r w:rsidR="006878EF" w:rsidRPr="000305A8">
        <w:rPr>
          <w:rFonts w:cs="Calibri"/>
          <w:b/>
          <w:color w:val="000000" w:themeColor="text1"/>
          <w:sz w:val="22"/>
          <w:szCs w:val="22"/>
        </w:rPr>
        <w:t>garantias.</w:t>
      </w:r>
      <w:r w:rsidR="006878EF" w:rsidRPr="00791BC1">
        <w:rPr>
          <w:rFonts w:cs="Calibri"/>
          <w:b/>
          <w:color w:val="000000" w:themeColor="text1"/>
          <w:sz w:val="22"/>
          <w:szCs w:val="22"/>
        </w:rPr>
        <w:t>gt022_crc5g_atributos_garantia_rct207</w:t>
      </w:r>
      <w:bookmarkEnd w:id="280"/>
    </w:p>
    <w:p w14:paraId="0064073F" w14:textId="1E984717" w:rsidR="00CB0153" w:rsidRPr="00720567" w:rsidRDefault="00CB0153" w:rsidP="00CB0153">
      <w:pPr>
        <w:spacing w:after="160" w:line="259" w:lineRule="auto"/>
        <w:jc w:val="both"/>
        <w:rPr>
          <w:ins w:id="281" w:author="Marta Rafaela Teixeira Nunes" w:date="2024-09-09T12:11:00Z"/>
          <w:rFonts w:eastAsiaTheme="minorHAnsi" w:cstheme="minorBidi"/>
          <w:szCs w:val="22"/>
          <w:lang w:eastAsia="en-US"/>
        </w:rPr>
      </w:pPr>
      <w:ins w:id="282" w:author="Marta Rafaela Teixeira Nunes" w:date="2024-09-09T12:11:00Z">
        <w:r w:rsidRPr="00720567">
          <w:rPr>
            <w:rFonts w:eastAsiaTheme="minorHAnsi" w:cstheme="minorBidi"/>
            <w:szCs w:val="22"/>
            <w:lang w:eastAsia="en-US"/>
          </w:rPr>
          <w:t xml:space="preserve">De seguida, apresentam-se todos os campos da </w:t>
        </w:r>
        <w:r w:rsidRPr="00211222">
          <w:rPr>
            <w:rFonts w:eastAsiaTheme="minorHAnsi" w:cstheme="minorBidi"/>
            <w:i/>
            <w:szCs w:val="22"/>
            <w:lang w:eastAsia="en-US"/>
          </w:rPr>
          <w:t>cd_garantias.gt022_crc5g_atributos_garantia_rct207</w:t>
        </w:r>
        <w:r w:rsidRPr="00720567">
          <w:rPr>
            <w:rFonts w:eastAsiaTheme="minorHAnsi" w:cstheme="minorBidi"/>
            <w:szCs w:val="22"/>
            <w:lang w:eastAsia="en-US"/>
          </w:rPr>
          <w:t>, tabela relativa</w:t>
        </w:r>
      </w:ins>
      <w:ins w:id="283" w:author="Marta Rafaela Teixeira Nunes" w:date="2024-09-24T16:10:00Z">
        <w:r w:rsidR="00075F92">
          <w:rPr>
            <w:rFonts w:eastAsiaTheme="minorHAnsi" w:cstheme="minorBidi"/>
            <w:szCs w:val="22"/>
            <w:lang w:eastAsia="en-US"/>
          </w:rPr>
          <w:t xml:space="preserve"> à identificação de cada garantia/proteção associada a um ou mais ocntratos</w:t>
        </w:r>
      </w:ins>
      <w:ins w:id="284" w:author="Marta Rafaela Teixeira Nunes" w:date="2024-09-09T12:11:00Z">
        <w:r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ins>
    </w:p>
    <w:p w14:paraId="25B8E7BB" w14:textId="77777777" w:rsidR="00671DF0" w:rsidRPr="00671DF0" w:rsidRDefault="00671DF0" w:rsidP="00671DF0"/>
    <w:tbl>
      <w:tblPr>
        <w:tblW w:w="15379" w:type="dxa"/>
        <w:tblInd w:w="-75" w:type="dxa"/>
        <w:tblLayout w:type="fixed"/>
        <w:tblCellMar>
          <w:left w:w="70" w:type="dxa"/>
          <w:right w:w="70" w:type="dxa"/>
        </w:tblCellMar>
        <w:tblLook w:val="04A0" w:firstRow="1" w:lastRow="0" w:firstColumn="1" w:lastColumn="0" w:noHBand="0" w:noVBand="1"/>
      </w:tblPr>
      <w:tblGrid>
        <w:gridCol w:w="1984"/>
        <w:gridCol w:w="5316"/>
        <w:gridCol w:w="1134"/>
        <w:gridCol w:w="1842"/>
        <w:gridCol w:w="1701"/>
        <w:gridCol w:w="1843"/>
        <w:gridCol w:w="1559"/>
      </w:tblGrid>
      <w:tr w:rsidR="00416075" w:rsidRPr="00335137" w14:paraId="6F6D1982" w14:textId="2224BD20" w:rsidTr="00416075">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384EAE08" w:rsidR="00416075" w:rsidRPr="00335137" w:rsidRDefault="00416075" w:rsidP="00416075">
            <w:pPr>
              <w:rPr>
                <w:rFonts w:cs="Calibri"/>
                <w:b/>
                <w:bCs/>
                <w:color w:val="FFFFFF"/>
                <w:sz w:val="18"/>
                <w:szCs w:val="18"/>
              </w:rPr>
            </w:pPr>
            <w:r>
              <w:rPr>
                <w:rFonts w:cs="Calibri"/>
                <w:b/>
                <w:bCs/>
                <w:color w:val="FFFFFF"/>
                <w:sz w:val="18"/>
                <w:szCs w:val="18"/>
              </w:rPr>
              <w:t>Campos</w:t>
            </w:r>
            <w:r w:rsidRPr="00335137">
              <w:rPr>
                <w:rFonts w:cs="Calibri"/>
                <w:b/>
                <w:bCs/>
                <w:color w:val="FFFFFF"/>
                <w:sz w:val="18"/>
                <w:szCs w:val="18"/>
              </w:rPr>
              <w:t xml:space="preserve"> da tabela</w:t>
            </w:r>
          </w:p>
          <w:p w14:paraId="2786B2D6" w14:textId="17637A58" w:rsidR="00416075" w:rsidRPr="00335137" w:rsidRDefault="00E84B56" w:rsidP="00416075">
            <w:pPr>
              <w:rPr>
                <w:rFonts w:cs="Calibri"/>
                <w:b/>
                <w:bCs/>
                <w:color w:val="FFFFFF"/>
                <w:sz w:val="18"/>
                <w:szCs w:val="18"/>
              </w:rPr>
            </w:pPr>
            <w:r w:rsidRPr="00E84B56">
              <w:rPr>
                <w:rFonts w:cs="Calibri"/>
                <w:b/>
                <w:bCs/>
                <w:color w:val="FFFFFF"/>
                <w:sz w:val="18"/>
                <w:szCs w:val="18"/>
              </w:rPr>
              <w:t>gt022_crc5g_atributos_garantia_rct207</w:t>
            </w:r>
          </w:p>
        </w:tc>
        <w:tc>
          <w:tcPr>
            <w:tcW w:w="5316"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416075" w:rsidRPr="00335137" w:rsidRDefault="00416075" w:rsidP="00416075">
            <w:pPr>
              <w:rPr>
                <w:rFonts w:cs="Calibri"/>
                <w:b/>
                <w:bCs/>
                <w:color w:val="FFFFFF"/>
                <w:sz w:val="18"/>
                <w:szCs w:val="18"/>
              </w:rPr>
            </w:pPr>
            <w:r w:rsidRPr="00335137">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6B492068" w14:textId="77777777" w:rsidR="00416075" w:rsidRPr="00335137" w:rsidRDefault="00416075" w:rsidP="00416075">
            <w:pPr>
              <w:rPr>
                <w:rFonts w:cs="Calibri"/>
                <w:b/>
                <w:bCs/>
                <w:color w:val="FFFFFF"/>
                <w:sz w:val="18"/>
                <w:szCs w:val="18"/>
              </w:rPr>
            </w:pPr>
            <w:r w:rsidRPr="00335137">
              <w:rPr>
                <w:rFonts w:cs="Calibri"/>
                <w:b/>
                <w:bCs/>
                <w:color w:val="FFFFFF"/>
                <w:sz w:val="18"/>
                <w:szCs w:val="18"/>
              </w:rPr>
              <w:t>Formato</w:t>
            </w:r>
          </w:p>
        </w:tc>
        <w:tc>
          <w:tcPr>
            <w:tcW w:w="1842" w:type="dxa"/>
            <w:tcBorders>
              <w:top w:val="single" w:sz="4" w:space="0" w:color="auto"/>
              <w:left w:val="single" w:sz="4" w:space="0" w:color="auto"/>
              <w:bottom w:val="single" w:sz="4" w:space="0" w:color="auto"/>
              <w:right w:val="single" w:sz="4" w:space="0" w:color="auto"/>
            </w:tcBorders>
            <w:shd w:val="clear" w:color="000000" w:fill="FF0000"/>
          </w:tcPr>
          <w:p w14:paraId="30DC83B1" w14:textId="768CC59D" w:rsidR="00416075" w:rsidRDefault="00416075" w:rsidP="00416075">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single" w:sz="4" w:space="0" w:color="auto"/>
              <w:bottom w:val="single" w:sz="4" w:space="0" w:color="auto"/>
              <w:right w:val="single" w:sz="4" w:space="0" w:color="auto"/>
            </w:tcBorders>
            <w:shd w:val="clear" w:color="000000" w:fill="FF0000"/>
          </w:tcPr>
          <w:p w14:paraId="1C8F3A0A" w14:textId="429C18D9" w:rsidR="00416075" w:rsidRDefault="00416075" w:rsidP="00416075">
            <w:pPr>
              <w:rPr>
                <w:rFonts w:cs="Calibri"/>
                <w:b/>
                <w:bCs/>
                <w:color w:val="FFFFFF"/>
                <w:sz w:val="18"/>
                <w:szCs w:val="18"/>
              </w:rPr>
            </w:pPr>
            <w:r>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2D7A1E30" w14:textId="2A93C17D" w:rsidR="00416075" w:rsidRDefault="00416075" w:rsidP="00416075">
            <w:pPr>
              <w:rPr>
                <w:rFonts w:cs="Calibri"/>
                <w:b/>
                <w:bCs/>
                <w:color w:val="FFFFFF"/>
                <w:sz w:val="18"/>
                <w:szCs w:val="18"/>
              </w:rPr>
            </w:pPr>
            <w:r>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76783B94" w14:textId="063491A2" w:rsidR="00416075" w:rsidRDefault="00416075" w:rsidP="00416075">
            <w:pPr>
              <w:rPr>
                <w:rFonts w:cs="Calibri"/>
                <w:b/>
                <w:bCs/>
                <w:color w:val="FFFFFF"/>
                <w:sz w:val="18"/>
                <w:szCs w:val="18"/>
              </w:rPr>
            </w:pPr>
            <w:r>
              <w:rPr>
                <w:rFonts w:cs="Calibri"/>
                <w:b/>
                <w:bCs/>
                <w:color w:val="FFFFFF"/>
                <w:sz w:val="18"/>
                <w:szCs w:val="18"/>
              </w:rPr>
              <w:t>Condição</w:t>
            </w:r>
          </w:p>
        </w:tc>
      </w:tr>
      <w:tr w:rsidR="00416075" w:rsidRPr="00542255" w14:paraId="0188CF76" w14:textId="24CF88A5"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7788770" w14:textId="438CE8DC" w:rsidR="00416075" w:rsidRPr="00CB0153" w:rsidRDefault="00D91FC8" w:rsidP="00CB0153">
            <w:pPr>
              <w:rPr>
                <w:rFonts w:cs="Calibri"/>
                <w:color w:val="000000"/>
                <w:sz w:val="18"/>
                <w:szCs w:val="18"/>
              </w:rPr>
            </w:pPr>
            <w:r w:rsidRPr="00CB0153">
              <w:rPr>
                <w:rFonts w:cs="Calibri"/>
                <w:bCs/>
                <w:color w:val="000000"/>
                <w:sz w:val="18"/>
                <w:szCs w:val="18"/>
              </w:rPr>
              <w:t>dtref</w:t>
            </w:r>
          </w:p>
        </w:tc>
        <w:tc>
          <w:tcPr>
            <w:tcW w:w="5316" w:type="dxa"/>
            <w:tcBorders>
              <w:top w:val="nil"/>
              <w:left w:val="nil"/>
              <w:bottom w:val="single" w:sz="4" w:space="0" w:color="auto"/>
              <w:right w:val="single" w:sz="4" w:space="0" w:color="auto"/>
            </w:tcBorders>
            <w:shd w:val="clear" w:color="auto" w:fill="auto"/>
            <w:noWrap/>
          </w:tcPr>
          <w:p w14:paraId="44DDDA38" w14:textId="77777777" w:rsidR="00416075" w:rsidRPr="00CD3F80" w:rsidRDefault="00416075" w:rsidP="00416075">
            <w:pPr>
              <w:jc w:val="both"/>
              <w:rPr>
                <w:color w:val="000000"/>
                <w:sz w:val="18"/>
                <w:szCs w:val="18"/>
              </w:rPr>
            </w:pPr>
            <w:r w:rsidRPr="00CD3F80">
              <w:rPr>
                <w:color w:val="000000"/>
                <w:sz w:val="18"/>
                <w:szCs w:val="18"/>
              </w:rPr>
              <w:t>Data de referência dos dados:</w:t>
            </w:r>
          </w:p>
          <w:p w14:paraId="0E09750E" w14:textId="5AEC8845" w:rsidR="00416075" w:rsidRPr="00CD3F80" w:rsidRDefault="00416075" w:rsidP="002174CA">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1BDC6458" w14:textId="56F68893" w:rsidR="00416075" w:rsidRPr="00CD3F80" w:rsidRDefault="00416075" w:rsidP="002174CA">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 xml:space="preserve">as tabelas de interface </w:t>
            </w:r>
            <w:r w:rsidR="005E24BE">
              <w:rPr>
                <w:color w:val="000000"/>
                <w:sz w:val="18"/>
                <w:szCs w:val="18"/>
              </w:rPr>
              <w:t xml:space="preserve">para a </w:t>
            </w:r>
            <w:r>
              <w:rPr>
                <w:color w:val="000000"/>
                <w:sz w:val="18"/>
                <w:szCs w:val="18"/>
              </w:rPr>
              <w:t>do MUG</w:t>
            </w:r>
            <w:r w:rsidR="005E24BE">
              <w:rPr>
                <w:color w:val="000000"/>
                <w:sz w:val="18"/>
                <w:szCs w:val="18"/>
              </w:rPr>
              <w:t xml:space="preserve"> para a CRC</w:t>
            </w:r>
            <w:r>
              <w:rPr>
                <w:color w:val="000000"/>
                <w:sz w:val="18"/>
                <w:szCs w:val="18"/>
              </w:rPr>
              <w:t xml:space="preserve"> são </w:t>
            </w:r>
            <w:r w:rsidR="005E24BE">
              <w:rPr>
                <w:color w:val="000000"/>
                <w:sz w:val="18"/>
                <w:szCs w:val="18"/>
              </w:rPr>
              <w:t>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sidR="005E24BE">
              <w:rPr>
                <w:color w:val="000000"/>
                <w:sz w:val="18"/>
                <w:szCs w:val="18"/>
              </w:rPr>
              <w:t xml:space="preserve">io do mês não ser um dia </w:t>
            </w:r>
            <w:r w:rsidR="006F1913">
              <w:rPr>
                <w:color w:val="000000"/>
                <w:sz w:val="18"/>
                <w:szCs w:val="18"/>
              </w:rPr>
              <w:t>útil, será</w:t>
            </w:r>
            <w:r>
              <w:rPr>
                <w:color w:val="000000"/>
                <w:sz w:val="18"/>
                <w:szCs w:val="18"/>
              </w:rPr>
              <w:t xml:space="preserve">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sidR="005E24BE">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75F0AD39" w14:textId="710237AB" w:rsidR="00416075" w:rsidRPr="00335137" w:rsidRDefault="00416075" w:rsidP="002174CA">
            <w:pPr>
              <w:pStyle w:val="ListParagraph"/>
              <w:numPr>
                <w:ilvl w:val="0"/>
                <w:numId w:val="11"/>
              </w:numPr>
              <w:rPr>
                <w:rFonts w:cs="Calibri"/>
                <w:color w:val="000000"/>
                <w:sz w:val="18"/>
                <w:szCs w:val="18"/>
              </w:rPr>
            </w:pPr>
            <w:r w:rsidRPr="006D556A">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2D32663C" w14:textId="3BE5BD76" w:rsidR="00416075" w:rsidRPr="00335137" w:rsidRDefault="009A74BC" w:rsidP="0041607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4C2C038B" w14:textId="4875DE3F" w:rsidR="00416075" w:rsidRDefault="0041607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9B0542D" w14:textId="19EF7AB6" w:rsidR="00416075" w:rsidRDefault="00416075" w:rsidP="00416075">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8DE346C" w14:textId="0A61814C" w:rsidR="00416075" w:rsidRDefault="00DF559D" w:rsidP="00416075">
            <w:pPr>
              <w:rPr>
                <w:rFonts w:cs="Calibri"/>
                <w:color w:val="000000"/>
                <w:sz w:val="18"/>
                <w:szCs w:val="18"/>
              </w:rPr>
            </w:pPr>
            <w:r>
              <w:rPr>
                <w:rFonts w:cs="Calibri"/>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25A469FD" w14:textId="77777777" w:rsidR="00416075" w:rsidRDefault="00416075" w:rsidP="00416075">
            <w:pPr>
              <w:rPr>
                <w:rFonts w:cs="Calibri"/>
                <w:color w:val="000000"/>
                <w:sz w:val="18"/>
                <w:szCs w:val="18"/>
              </w:rPr>
            </w:pPr>
            <w:r>
              <w:rPr>
                <w:rFonts w:cs="Calibri"/>
                <w:color w:val="000000"/>
                <w:sz w:val="18"/>
                <w:szCs w:val="18"/>
              </w:rPr>
              <w:t>N/A</w:t>
            </w:r>
          </w:p>
          <w:p w14:paraId="48B9F197" w14:textId="4A2FC4F9" w:rsidR="00416075" w:rsidRDefault="00416075" w:rsidP="00416075">
            <w:pPr>
              <w:rPr>
                <w:rFonts w:cs="Calibri"/>
                <w:color w:val="000000"/>
                <w:sz w:val="18"/>
                <w:szCs w:val="18"/>
              </w:rPr>
            </w:pPr>
          </w:p>
        </w:tc>
      </w:tr>
      <w:tr w:rsidR="00416075" w:rsidRPr="00335137" w14:paraId="1B20E482" w14:textId="33D0CAEE"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88B962A" w14:textId="6FB3CB89" w:rsidR="00416075" w:rsidRPr="00CB0153" w:rsidRDefault="00D91FC8" w:rsidP="00CB0153">
            <w:pPr>
              <w:rPr>
                <w:rFonts w:cs="Calibri"/>
                <w:color w:val="000000"/>
                <w:sz w:val="18"/>
                <w:szCs w:val="18"/>
              </w:rPr>
            </w:pPr>
            <w:r w:rsidRPr="00CB0153">
              <w:rPr>
                <w:rFonts w:cs="Calibri"/>
                <w:bCs/>
                <w:color w:val="000000"/>
                <w:sz w:val="18"/>
                <w:szCs w:val="18"/>
              </w:rPr>
              <w:t>dtrefreg</w:t>
            </w:r>
          </w:p>
        </w:tc>
        <w:tc>
          <w:tcPr>
            <w:tcW w:w="5316" w:type="dxa"/>
            <w:tcBorders>
              <w:top w:val="nil"/>
              <w:left w:val="nil"/>
              <w:bottom w:val="single" w:sz="4" w:space="0" w:color="auto"/>
              <w:right w:val="single" w:sz="4" w:space="0" w:color="auto"/>
            </w:tcBorders>
            <w:shd w:val="clear" w:color="auto" w:fill="auto"/>
            <w:noWrap/>
          </w:tcPr>
          <w:p w14:paraId="6A1D87A2" w14:textId="77777777" w:rsidR="00416075" w:rsidRPr="00CD3F80" w:rsidRDefault="00416075" w:rsidP="00416075">
            <w:pPr>
              <w:jc w:val="both"/>
              <w:rPr>
                <w:color w:val="000000"/>
                <w:sz w:val="18"/>
                <w:szCs w:val="18"/>
              </w:rPr>
            </w:pPr>
            <w:r w:rsidRPr="00CD3F80">
              <w:rPr>
                <w:color w:val="000000"/>
                <w:sz w:val="18"/>
                <w:szCs w:val="18"/>
              </w:rPr>
              <w:t>Data de referência dos dados:</w:t>
            </w:r>
          </w:p>
          <w:p w14:paraId="09E93AFB" w14:textId="77777777" w:rsidR="00416075" w:rsidRPr="00CD3F80" w:rsidRDefault="00416075" w:rsidP="002174CA">
            <w:pPr>
              <w:pStyle w:val="ListParagraph"/>
              <w:numPr>
                <w:ilvl w:val="0"/>
                <w:numId w:val="6"/>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6BD8FA84" w14:textId="0DB39AAF" w:rsidR="005E24BE" w:rsidRPr="005E24BE" w:rsidRDefault="005E24BE" w:rsidP="002174CA">
            <w:pPr>
              <w:pStyle w:val="ListParagraph"/>
              <w:numPr>
                <w:ilvl w:val="0"/>
                <w:numId w:val="6"/>
              </w:numPr>
              <w:rPr>
                <w:rFonts w:cs="Calibri"/>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1E0CC139" w14:textId="503712CC" w:rsidR="00416075" w:rsidRPr="00335137" w:rsidRDefault="00416075" w:rsidP="002174CA">
            <w:pPr>
              <w:pStyle w:val="ListParagraph"/>
              <w:numPr>
                <w:ilvl w:val="0"/>
                <w:numId w:val="6"/>
              </w:numPr>
              <w:rPr>
                <w:rFonts w:cs="Calibri"/>
                <w:color w:val="000000"/>
                <w:sz w:val="18"/>
                <w:szCs w:val="18"/>
              </w:rPr>
            </w:pPr>
            <w:r w:rsidRPr="006D556A">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6A5D5F60" w14:textId="7ECF20E4" w:rsidR="00416075" w:rsidRPr="00335137" w:rsidRDefault="009A74BC" w:rsidP="00416075">
            <w:pPr>
              <w:rPr>
                <w:rFonts w:cs="Calibri"/>
                <w:color w:val="000000"/>
                <w:sz w:val="18"/>
                <w:szCs w:val="18"/>
              </w:rPr>
            </w:pPr>
            <w:r w:rsidRPr="00CD3F80">
              <w:rPr>
                <w:color w:val="000000"/>
                <w:sz w:val="18"/>
                <w:szCs w:val="18"/>
              </w:rPr>
              <w:t>String</w:t>
            </w:r>
          </w:p>
        </w:tc>
        <w:tc>
          <w:tcPr>
            <w:tcW w:w="1842" w:type="dxa"/>
            <w:tcBorders>
              <w:top w:val="nil"/>
              <w:left w:val="single" w:sz="4" w:space="0" w:color="auto"/>
              <w:bottom w:val="single" w:sz="4" w:space="0" w:color="auto"/>
              <w:right w:val="single" w:sz="4" w:space="0" w:color="auto"/>
            </w:tcBorders>
          </w:tcPr>
          <w:p w14:paraId="637F61E4" w14:textId="26C82606" w:rsidR="00416075" w:rsidRDefault="00416075" w:rsidP="00416075">
            <w:pPr>
              <w:rPr>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2F6EE88" w14:textId="2C9E25A0" w:rsidR="00416075" w:rsidRDefault="00416075" w:rsidP="00416075">
            <w:pPr>
              <w:rPr>
                <w:color w:val="000000"/>
                <w:sz w:val="18"/>
                <w:szCs w:val="18"/>
              </w:rPr>
            </w:pPr>
            <w:r w:rsidRPr="00416075">
              <w:rPr>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06E7417" w14:textId="6AB4C2C1" w:rsidR="00416075" w:rsidRDefault="00DF559D" w:rsidP="00416075">
            <w:pPr>
              <w:rPr>
                <w:color w:val="000000"/>
                <w:sz w:val="18"/>
                <w:szCs w:val="18"/>
              </w:rPr>
            </w:pPr>
            <w:r>
              <w:rPr>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24DF3374" w14:textId="77777777" w:rsidR="00416075" w:rsidRDefault="00416075" w:rsidP="00416075">
            <w:pPr>
              <w:rPr>
                <w:rFonts w:cs="Calibri"/>
                <w:color w:val="000000"/>
                <w:sz w:val="18"/>
                <w:szCs w:val="18"/>
              </w:rPr>
            </w:pPr>
            <w:r>
              <w:rPr>
                <w:rFonts w:cs="Calibri"/>
                <w:color w:val="000000"/>
                <w:sz w:val="18"/>
                <w:szCs w:val="18"/>
              </w:rPr>
              <w:t>N/A</w:t>
            </w:r>
          </w:p>
          <w:p w14:paraId="6C05EACB" w14:textId="77777777" w:rsidR="00416075" w:rsidRDefault="00416075" w:rsidP="00416075">
            <w:pPr>
              <w:rPr>
                <w:color w:val="000000"/>
                <w:sz w:val="18"/>
                <w:szCs w:val="18"/>
              </w:rPr>
            </w:pPr>
          </w:p>
        </w:tc>
      </w:tr>
      <w:tr w:rsidR="00416075" w:rsidRPr="00335137" w14:paraId="2410865B" w14:textId="41966F03"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7EB01A7" w14:textId="5653F18D" w:rsidR="00416075" w:rsidRPr="00CB0153" w:rsidRDefault="00D91FC8" w:rsidP="00CB0153">
            <w:pPr>
              <w:rPr>
                <w:rFonts w:cs="Calibri"/>
                <w:color w:val="000000"/>
                <w:sz w:val="18"/>
                <w:szCs w:val="18"/>
              </w:rPr>
            </w:pPr>
            <w:r w:rsidRPr="00CB0153">
              <w:rPr>
                <w:rFonts w:cs="Calibri"/>
                <w:bCs/>
                <w:color w:val="000000"/>
                <w:sz w:val="18"/>
                <w:szCs w:val="18"/>
              </w:rPr>
              <w:lastRenderedPageBreak/>
              <w:t>dtultaval</w:t>
            </w:r>
          </w:p>
        </w:tc>
        <w:tc>
          <w:tcPr>
            <w:tcW w:w="5316" w:type="dxa"/>
            <w:tcBorders>
              <w:top w:val="nil"/>
              <w:left w:val="nil"/>
              <w:bottom w:val="single" w:sz="4" w:space="0" w:color="auto"/>
              <w:right w:val="single" w:sz="4" w:space="0" w:color="auto"/>
            </w:tcBorders>
            <w:shd w:val="clear" w:color="auto" w:fill="auto"/>
            <w:noWrap/>
          </w:tcPr>
          <w:p w14:paraId="4582741B" w14:textId="07C79C73" w:rsidR="00416075" w:rsidRPr="00212559" w:rsidRDefault="005E24BE" w:rsidP="00416075">
            <w:pPr>
              <w:rPr>
                <w:rFonts w:cs="Calibri"/>
                <w:color w:val="000000"/>
                <w:sz w:val="18"/>
                <w:szCs w:val="18"/>
              </w:rPr>
            </w:pPr>
            <w:r>
              <w:rPr>
                <w:rFonts w:cs="Calibri"/>
                <w:color w:val="000000"/>
                <w:sz w:val="18"/>
                <w:szCs w:val="18"/>
              </w:rPr>
              <w:t>Data da última avaliação:</w:t>
            </w:r>
          </w:p>
          <w:p w14:paraId="63361016" w14:textId="133F0A9C" w:rsidR="005E24BE" w:rsidRDefault="00416075" w:rsidP="002174CA">
            <w:pPr>
              <w:pStyle w:val="ListParagraph"/>
              <w:numPr>
                <w:ilvl w:val="0"/>
                <w:numId w:val="12"/>
              </w:numPr>
              <w:rPr>
                <w:rFonts w:cs="Calibri"/>
                <w:color w:val="000000"/>
                <w:sz w:val="18"/>
                <w:szCs w:val="18"/>
              </w:rPr>
            </w:pPr>
            <w:r>
              <w:rPr>
                <w:rFonts w:cs="Calibri"/>
                <w:color w:val="000000"/>
                <w:sz w:val="18"/>
                <w:szCs w:val="18"/>
              </w:rPr>
              <w:t xml:space="preserve">Esta data equivale </w:t>
            </w:r>
            <w:r w:rsidR="005E24BE">
              <w:rPr>
                <w:rFonts w:cs="Calibri"/>
                <w:color w:val="000000"/>
                <w:sz w:val="18"/>
                <w:szCs w:val="18"/>
              </w:rPr>
              <w:t xml:space="preserve">á data mais recente em que foi efetuada a última apreciação ou valorização da proteção, isto é, a data do último valor reportado no atributo “valor da proteção” determinado segundo o método de avaliação reportado no atributo “tipo de avaliação” da proteção. </w:t>
            </w:r>
          </w:p>
          <w:p w14:paraId="6DAB46DF" w14:textId="6262A33A" w:rsidR="00416075" w:rsidRPr="0038525E" w:rsidRDefault="00416075" w:rsidP="002174CA">
            <w:pPr>
              <w:pStyle w:val="ListParagraph"/>
              <w:numPr>
                <w:ilvl w:val="0"/>
                <w:numId w:val="12"/>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5ECAC5BB" w14:textId="77777777" w:rsidR="00416075" w:rsidRPr="00335137" w:rsidRDefault="009A74BC" w:rsidP="0041607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11FDE287" w14:textId="67F6D11F" w:rsidR="00416075" w:rsidRDefault="0041607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03EDC06A" w14:textId="1ACEC03E" w:rsidR="00416075" w:rsidRDefault="00416075" w:rsidP="00416075">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DA55593" w14:textId="2791107E" w:rsidR="00416075" w:rsidRDefault="00DF559D" w:rsidP="00416075">
            <w:pPr>
              <w:rPr>
                <w:rFonts w:cs="Calibri"/>
                <w:color w:val="000000"/>
                <w:sz w:val="18"/>
                <w:szCs w:val="18"/>
              </w:rPr>
            </w:pPr>
            <w:r>
              <w:rPr>
                <w:rFonts w:cs="Calibri"/>
                <w:color w:val="000000"/>
                <w:sz w:val="18"/>
                <w:szCs w:val="18"/>
              </w:rPr>
              <w:t>dtrcaval</w:t>
            </w:r>
          </w:p>
        </w:tc>
        <w:tc>
          <w:tcPr>
            <w:tcW w:w="1559" w:type="dxa"/>
            <w:tcBorders>
              <w:top w:val="nil"/>
              <w:left w:val="single" w:sz="4" w:space="0" w:color="auto"/>
              <w:bottom w:val="single" w:sz="4" w:space="0" w:color="auto"/>
              <w:right w:val="single" w:sz="4" w:space="0" w:color="auto"/>
            </w:tcBorders>
          </w:tcPr>
          <w:p w14:paraId="432D9C7B" w14:textId="737ED641" w:rsidR="00416075" w:rsidRDefault="00416075" w:rsidP="00416075">
            <w:pPr>
              <w:rPr>
                <w:rFonts w:cs="Calibri"/>
                <w:color w:val="000000"/>
                <w:sz w:val="18"/>
                <w:szCs w:val="18"/>
              </w:rPr>
            </w:pPr>
            <w:r w:rsidRPr="00416075">
              <w:rPr>
                <w:rFonts w:cs="Calibri"/>
                <w:color w:val="000000"/>
                <w:sz w:val="18"/>
                <w:szCs w:val="18"/>
              </w:rPr>
              <w:t>DTRCAVAL AS DTULTAVAL</w:t>
            </w:r>
          </w:p>
        </w:tc>
      </w:tr>
      <w:tr w:rsidR="00416075" w:rsidRPr="00335137" w14:paraId="2FD2549E" w14:textId="2C76E1EC"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28FF085B" w14:textId="1278B43C" w:rsidR="00416075" w:rsidRPr="00CB0153" w:rsidRDefault="00D91FC8" w:rsidP="00CB0153">
            <w:pPr>
              <w:rPr>
                <w:rFonts w:cs="Calibri"/>
                <w:color w:val="000000"/>
                <w:sz w:val="18"/>
                <w:szCs w:val="18"/>
              </w:rPr>
            </w:pPr>
            <w:r w:rsidRPr="00CB0153">
              <w:rPr>
                <w:rFonts w:cs="Calibri"/>
                <w:bCs/>
                <w:color w:val="000000"/>
                <w:sz w:val="18"/>
                <w:szCs w:val="18"/>
              </w:rPr>
              <w:t>dtvaloriprot</w:t>
            </w:r>
          </w:p>
        </w:tc>
        <w:tc>
          <w:tcPr>
            <w:tcW w:w="5316" w:type="dxa"/>
            <w:tcBorders>
              <w:top w:val="nil"/>
              <w:left w:val="nil"/>
              <w:bottom w:val="single" w:sz="4" w:space="0" w:color="auto"/>
              <w:right w:val="single" w:sz="4" w:space="0" w:color="auto"/>
            </w:tcBorders>
            <w:shd w:val="clear" w:color="auto" w:fill="auto"/>
            <w:noWrap/>
          </w:tcPr>
          <w:p w14:paraId="043E51EC" w14:textId="2CA19E3E" w:rsidR="00416075" w:rsidRPr="00212559" w:rsidRDefault="00416075" w:rsidP="00416075">
            <w:pPr>
              <w:rPr>
                <w:rFonts w:cs="Calibri"/>
                <w:color w:val="000000"/>
                <w:sz w:val="18"/>
                <w:szCs w:val="18"/>
              </w:rPr>
            </w:pPr>
            <w:r w:rsidRPr="00212559">
              <w:rPr>
                <w:rFonts w:cs="Calibri"/>
                <w:color w:val="000000"/>
                <w:sz w:val="18"/>
                <w:szCs w:val="18"/>
              </w:rPr>
              <w:t xml:space="preserve">Data de </w:t>
            </w:r>
            <w:r>
              <w:rPr>
                <w:rFonts w:cs="Calibri"/>
                <w:color w:val="000000"/>
                <w:sz w:val="18"/>
                <w:szCs w:val="18"/>
              </w:rPr>
              <w:t>valorização</w:t>
            </w:r>
            <w:r w:rsidR="003411D7">
              <w:rPr>
                <w:rFonts w:cs="Calibri"/>
                <w:color w:val="000000"/>
                <w:sz w:val="18"/>
                <w:szCs w:val="18"/>
              </w:rPr>
              <w:t xml:space="preserve"> original da </w:t>
            </w:r>
            <w:commentRangeStart w:id="285"/>
            <w:r w:rsidR="003411D7">
              <w:rPr>
                <w:rFonts w:cs="Calibri"/>
                <w:color w:val="000000"/>
                <w:sz w:val="18"/>
                <w:szCs w:val="18"/>
              </w:rPr>
              <w:t>proteção</w:t>
            </w:r>
            <w:commentRangeEnd w:id="285"/>
            <w:r w:rsidR="00791745">
              <w:rPr>
                <w:rStyle w:val="CommentReference"/>
              </w:rPr>
              <w:commentReference w:id="285"/>
            </w:r>
            <w:r w:rsidR="003411D7">
              <w:rPr>
                <w:rFonts w:cs="Calibri"/>
                <w:color w:val="000000"/>
                <w:sz w:val="18"/>
                <w:szCs w:val="18"/>
              </w:rPr>
              <w:t>:</w:t>
            </w:r>
          </w:p>
          <w:p w14:paraId="4F3AA1A5" w14:textId="717190F8" w:rsidR="003411D7" w:rsidRDefault="00416075" w:rsidP="003411D7">
            <w:pPr>
              <w:pStyle w:val="ListParagraph"/>
              <w:numPr>
                <w:ilvl w:val="0"/>
                <w:numId w:val="15"/>
              </w:numPr>
              <w:rPr>
                <w:sz w:val="20"/>
                <w:szCs w:val="20"/>
              </w:rPr>
            </w:pPr>
            <w:r w:rsidRPr="00416075">
              <w:rPr>
                <w:rFonts w:cs="Calibri"/>
                <w:color w:val="000000"/>
                <w:sz w:val="18"/>
                <w:szCs w:val="18"/>
              </w:rPr>
              <w:t>Esta data correspon</w:t>
            </w:r>
            <w:r w:rsidR="003411D7">
              <w:rPr>
                <w:rFonts w:cs="Calibri"/>
                <w:color w:val="000000"/>
                <w:sz w:val="18"/>
                <w:szCs w:val="18"/>
              </w:rPr>
              <w:t xml:space="preserve">de à data da avaliação do valor </w:t>
            </w:r>
            <w:r w:rsidRPr="00416075">
              <w:rPr>
                <w:rFonts w:cs="Calibri"/>
                <w:color w:val="000000"/>
                <w:sz w:val="18"/>
                <w:szCs w:val="18"/>
              </w:rPr>
              <w:t>or</w:t>
            </w:r>
            <w:r w:rsidR="003411D7">
              <w:rPr>
                <w:rFonts w:cs="Calibri"/>
                <w:color w:val="000000"/>
                <w:sz w:val="18"/>
                <w:szCs w:val="18"/>
              </w:rPr>
              <w:t>iginal da proteção (comunicado no campo ‘valoriprot’</w:t>
            </w:r>
            <w:r w:rsidR="00791745">
              <w:rPr>
                <w:rFonts w:cs="Calibri"/>
                <w:color w:val="000000"/>
                <w:sz w:val="18"/>
                <w:szCs w:val="18"/>
              </w:rPr>
              <w:t>)</w:t>
            </w:r>
            <w:r w:rsidR="003411D7">
              <w:rPr>
                <w:rFonts w:cs="Calibri"/>
                <w:color w:val="000000"/>
                <w:sz w:val="18"/>
                <w:szCs w:val="18"/>
              </w:rPr>
              <w:t>.</w:t>
            </w:r>
            <w:r w:rsidR="003411D7">
              <w:rPr>
                <w:sz w:val="20"/>
                <w:szCs w:val="20"/>
              </w:rPr>
              <w:t xml:space="preserve"> </w:t>
            </w:r>
          </w:p>
          <w:p w14:paraId="5AF066D8" w14:textId="2CF0415B" w:rsidR="00416075" w:rsidRPr="00F70C88" w:rsidRDefault="00416075" w:rsidP="002174CA">
            <w:pPr>
              <w:pStyle w:val="ListParagraph"/>
              <w:numPr>
                <w:ilvl w:val="0"/>
                <w:numId w:val="12"/>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53A659DD" w14:textId="77777777" w:rsidR="00416075" w:rsidRPr="00335137" w:rsidRDefault="009A74BC" w:rsidP="0041607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6A21A02E" w14:textId="77777777" w:rsidR="00611805"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3D59F1D9" w14:textId="66CDF5F7" w:rsidR="00416075" w:rsidRPr="00416075" w:rsidRDefault="00611805" w:rsidP="0041607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5C69035D" w14:textId="77777777" w:rsidR="00416075" w:rsidRPr="00416075" w:rsidRDefault="00416075" w:rsidP="00416075">
            <w:pPr>
              <w:rPr>
                <w:rFonts w:cs="Calibri"/>
                <w:color w:val="000000"/>
                <w:sz w:val="18"/>
                <w:szCs w:val="18"/>
              </w:rPr>
            </w:pPr>
            <w:r w:rsidRPr="00416075">
              <w:rPr>
                <w:rFonts w:cs="Calibri"/>
                <w:color w:val="000000"/>
                <w:sz w:val="18"/>
                <w:szCs w:val="18"/>
              </w:rPr>
              <w:t>GT018_RATEIO_AVAL,</w:t>
            </w:r>
          </w:p>
          <w:p w14:paraId="418D457C" w14:textId="43B2E7D1" w:rsidR="00416075" w:rsidRPr="00416075" w:rsidRDefault="00416075" w:rsidP="00416075">
            <w:pPr>
              <w:rPr>
                <w:rFonts w:cs="Calibri"/>
                <w:color w:val="000000"/>
                <w:sz w:val="18"/>
                <w:szCs w:val="18"/>
              </w:rPr>
            </w:pPr>
            <w:r w:rsidRPr="00416075">
              <w:rPr>
                <w:rFonts w:cs="Calibri"/>
                <w:color w:val="000000"/>
                <w:sz w:val="18"/>
                <w:szCs w:val="18"/>
              </w:rPr>
              <w:t>GT701_HIST_MAVALIAI</w:t>
            </w:r>
          </w:p>
        </w:tc>
        <w:tc>
          <w:tcPr>
            <w:tcW w:w="1843" w:type="dxa"/>
            <w:tcBorders>
              <w:top w:val="nil"/>
              <w:left w:val="single" w:sz="4" w:space="0" w:color="auto"/>
              <w:bottom w:val="single" w:sz="4" w:space="0" w:color="auto"/>
              <w:right w:val="single" w:sz="4" w:space="0" w:color="auto"/>
            </w:tcBorders>
          </w:tcPr>
          <w:p w14:paraId="2D0B6A50" w14:textId="435F8C03" w:rsidR="00416075" w:rsidRPr="00416075" w:rsidRDefault="00DF559D" w:rsidP="00416075">
            <w:pPr>
              <w:rPr>
                <w:rFonts w:cs="Calibri"/>
                <w:color w:val="000000"/>
                <w:sz w:val="18"/>
                <w:szCs w:val="18"/>
              </w:rPr>
            </w:pPr>
            <w:r w:rsidRPr="00416075">
              <w:rPr>
                <w:rFonts w:cs="Calibri"/>
                <w:color w:val="000000"/>
                <w:sz w:val="18"/>
                <w:szCs w:val="18"/>
              </w:rPr>
              <w:t>dtvaliai_resp_bem</w:t>
            </w:r>
          </w:p>
        </w:tc>
        <w:tc>
          <w:tcPr>
            <w:tcW w:w="1559" w:type="dxa"/>
            <w:tcBorders>
              <w:top w:val="nil"/>
              <w:left w:val="single" w:sz="4" w:space="0" w:color="auto"/>
              <w:bottom w:val="single" w:sz="4" w:space="0" w:color="auto"/>
              <w:right w:val="single" w:sz="4" w:space="0" w:color="auto"/>
            </w:tcBorders>
          </w:tcPr>
          <w:p w14:paraId="67C5EF2D" w14:textId="77777777" w:rsidR="00416075" w:rsidRPr="00416075" w:rsidRDefault="00416075" w:rsidP="00416075">
            <w:pPr>
              <w:rPr>
                <w:rFonts w:cs="Calibri"/>
                <w:color w:val="000000"/>
                <w:sz w:val="18"/>
                <w:szCs w:val="18"/>
              </w:rPr>
            </w:pPr>
          </w:p>
        </w:tc>
      </w:tr>
      <w:tr w:rsidR="00416075" w:rsidRPr="00335137" w14:paraId="12E146BA" w14:textId="0FD04BE0"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305095E" w14:textId="179C856D" w:rsidR="00416075" w:rsidRPr="00CB0153" w:rsidRDefault="00D91FC8" w:rsidP="00CB0153">
            <w:pPr>
              <w:rPr>
                <w:rFonts w:cs="Calibri"/>
                <w:color w:val="000000"/>
                <w:sz w:val="18"/>
                <w:szCs w:val="18"/>
              </w:rPr>
            </w:pPr>
            <w:r w:rsidRPr="00CB0153">
              <w:rPr>
                <w:rFonts w:cs="Calibri"/>
                <w:bCs/>
                <w:color w:val="000000"/>
                <w:sz w:val="18"/>
                <w:szCs w:val="18"/>
              </w:rPr>
              <w:t>valoriprot</w:t>
            </w:r>
          </w:p>
        </w:tc>
        <w:tc>
          <w:tcPr>
            <w:tcW w:w="5316" w:type="dxa"/>
            <w:tcBorders>
              <w:top w:val="nil"/>
              <w:left w:val="nil"/>
              <w:bottom w:val="single" w:sz="4" w:space="0" w:color="auto"/>
              <w:right w:val="single" w:sz="4" w:space="0" w:color="auto"/>
            </w:tcBorders>
            <w:shd w:val="clear" w:color="auto" w:fill="auto"/>
            <w:noWrap/>
          </w:tcPr>
          <w:p w14:paraId="6C89FE03" w14:textId="534F5D7B" w:rsidR="00416075" w:rsidRPr="00500AFB" w:rsidRDefault="00416075" w:rsidP="00416075">
            <w:pPr>
              <w:jc w:val="both"/>
              <w:rPr>
                <w:rFonts w:cs="Calibri"/>
                <w:color w:val="000000"/>
                <w:sz w:val="18"/>
                <w:szCs w:val="18"/>
              </w:rPr>
            </w:pPr>
            <w:r w:rsidRPr="00500AFB">
              <w:rPr>
                <w:rFonts w:cs="Calibri"/>
                <w:color w:val="000000"/>
                <w:sz w:val="18"/>
                <w:szCs w:val="18"/>
              </w:rPr>
              <w:t xml:space="preserve">Montante da avaliação </w:t>
            </w:r>
            <w:r w:rsidR="003411D7">
              <w:rPr>
                <w:rFonts w:cs="Calibri"/>
                <w:color w:val="000000"/>
                <w:sz w:val="18"/>
                <w:szCs w:val="18"/>
              </w:rPr>
              <w:t>original da proteção</w:t>
            </w:r>
            <w:r>
              <w:rPr>
                <w:rFonts w:cs="Calibri"/>
                <w:color w:val="000000"/>
                <w:sz w:val="18"/>
                <w:szCs w:val="18"/>
              </w:rPr>
              <w:t>:</w:t>
            </w:r>
          </w:p>
          <w:p w14:paraId="404F9CF7" w14:textId="77777777" w:rsidR="00416075" w:rsidRDefault="003411D7" w:rsidP="003411D7">
            <w:pPr>
              <w:pStyle w:val="ListParagraph"/>
              <w:numPr>
                <w:ilvl w:val="0"/>
                <w:numId w:val="12"/>
              </w:numPr>
              <w:rPr>
                <w:rFonts w:cs="Calibri"/>
                <w:color w:val="000000"/>
                <w:sz w:val="18"/>
                <w:szCs w:val="18"/>
              </w:rPr>
            </w:pPr>
            <w:r>
              <w:rPr>
                <w:rFonts w:cs="Calibri"/>
                <w:color w:val="000000"/>
                <w:sz w:val="18"/>
                <w:szCs w:val="18"/>
              </w:rPr>
              <w:t xml:space="preserve">Valor original da proteção, ou seja, corresponde ao valor da proteção na data inicial em que a mesma foi prestada e </w:t>
            </w:r>
            <w:r w:rsidR="00416075" w:rsidRPr="00500AFB">
              <w:rPr>
                <w:rFonts w:cs="Calibri"/>
                <w:color w:val="000000"/>
                <w:sz w:val="18"/>
                <w:szCs w:val="18"/>
              </w:rPr>
              <w:t>associad</w:t>
            </w:r>
            <w:r w:rsidR="009A74BC">
              <w:rPr>
                <w:rFonts w:cs="Calibri"/>
                <w:color w:val="000000"/>
                <w:sz w:val="18"/>
                <w:szCs w:val="18"/>
              </w:rPr>
              <w:t>a</w:t>
            </w:r>
            <w:r w:rsidR="00416075" w:rsidRPr="00500AFB">
              <w:rPr>
                <w:rFonts w:cs="Calibri"/>
                <w:color w:val="000000"/>
                <w:sz w:val="18"/>
                <w:szCs w:val="18"/>
              </w:rPr>
              <w:t xml:space="preserve"> </w:t>
            </w:r>
            <w:r w:rsidR="009A74BC">
              <w:rPr>
                <w:rFonts w:cs="Calibri"/>
                <w:color w:val="000000"/>
                <w:sz w:val="18"/>
                <w:szCs w:val="18"/>
              </w:rPr>
              <w:t>ao contrato.</w:t>
            </w:r>
          </w:p>
          <w:p w14:paraId="63451810" w14:textId="2385F68A" w:rsidR="00C749D5" w:rsidRPr="00952B10" w:rsidRDefault="00C749D5" w:rsidP="003411D7">
            <w:pPr>
              <w:pStyle w:val="ListParagraph"/>
              <w:numPr>
                <w:ilvl w:val="0"/>
                <w:numId w:val="12"/>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6CB91180" w14:textId="7B687F1C" w:rsidR="00416075" w:rsidRPr="00335137" w:rsidRDefault="009A74BC" w:rsidP="00416075">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11CE6CD8" w14:textId="77777777" w:rsidR="00611805"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2D3413EF" w14:textId="53C76616" w:rsidR="00416075" w:rsidRPr="00416075" w:rsidRDefault="00611805" w:rsidP="0041607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46C8AD13" w14:textId="77777777" w:rsidR="00416075" w:rsidRPr="00416075" w:rsidRDefault="00416075" w:rsidP="00416075">
            <w:pPr>
              <w:rPr>
                <w:rFonts w:cs="Calibri"/>
                <w:color w:val="000000"/>
                <w:sz w:val="18"/>
                <w:szCs w:val="18"/>
              </w:rPr>
            </w:pPr>
            <w:r w:rsidRPr="00416075">
              <w:rPr>
                <w:rFonts w:cs="Calibri"/>
                <w:color w:val="000000"/>
                <w:sz w:val="18"/>
                <w:szCs w:val="18"/>
              </w:rPr>
              <w:t>GT018_RATEIO_AVAL,</w:t>
            </w:r>
          </w:p>
          <w:p w14:paraId="5EB3D98A" w14:textId="1BA47FC1" w:rsidR="00416075" w:rsidRPr="00416075" w:rsidRDefault="00416075" w:rsidP="00416075">
            <w:pPr>
              <w:rPr>
                <w:rFonts w:cs="Calibri"/>
                <w:color w:val="000000"/>
                <w:sz w:val="18"/>
                <w:szCs w:val="18"/>
              </w:rPr>
            </w:pPr>
            <w:r w:rsidRPr="00416075">
              <w:rPr>
                <w:rFonts w:cs="Calibri"/>
                <w:color w:val="000000"/>
                <w:sz w:val="18"/>
                <w:szCs w:val="18"/>
              </w:rPr>
              <w:t>GT701_HIST_MAVALIAI</w:t>
            </w:r>
          </w:p>
        </w:tc>
        <w:tc>
          <w:tcPr>
            <w:tcW w:w="1843" w:type="dxa"/>
            <w:tcBorders>
              <w:top w:val="nil"/>
              <w:left w:val="single" w:sz="4" w:space="0" w:color="auto"/>
              <w:bottom w:val="single" w:sz="4" w:space="0" w:color="auto"/>
              <w:right w:val="single" w:sz="4" w:space="0" w:color="auto"/>
            </w:tcBorders>
          </w:tcPr>
          <w:p w14:paraId="6E60699F" w14:textId="4BD684D6" w:rsidR="00416075" w:rsidRPr="00416075" w:rsidRDefault="00DF559D" w:rsidP="00416075">
            <w:pPr>
              <w:rPr>
                <w:rFonts w:cs="Calibri"/>
                <w:color w:val="000000"/>
                <w:sz w:val="18"/>
                <w:szCs w:val="18"/>
              </w:rPr>
            </w:pPr>
            <w:r w:rsidRPr="00416075">
              <w:rPr>
                <w:rFonts w:cs="Calibri"/>
                <w:color w:val="000000"/>
                <w:sz w:val="18"/>
                <w:szCs w:val="18"/>
              </w:rPr>
              <w:t>mavaliai_resp_bem</w:t>
            </w:r>
          </w:p>
        </w:tc>
        <w:tc>
          <w:tcPr>
            <w:tcW w:w="1559" w:type="dxa"/>
            <w:tcBorders>
              <w:top w:val="nil"/>
              <w:left w:val="single" w:sz="4" w:space="0" w:color="auto"/>
              <w:bottom w:val="single" w:sz="4" w:space="0" w:color="auto"/>
              <w:right w:val="single" w:sz="4" w:space="0" w:color="auto"/>
            </w:tcBorders>
          </w:tcPr>
          <w:p w14:paraId="44FB8D24" w14:textId="77777777" w:rsidR="00416075" w:rsidRPr="00416075" w:rsidRDefault="00416075" w:rsidP="00416075">
            <w:pPr>
              <w:rPr>
                <w:rFonts w:cs="Calibri"/>
                <w:color w:val="000000"/>
                <w:sz w:val="18"/>
                <w:szCs w:val="18"/>
              </w:rPr>
            </w:pPr>
          </w:p>
        </w:tc>
      </w:tr>
      <w:tr w:rsidR="00416075" w:rsidRPr="00335137" w14:paraId="2A165989" w14:textId="2BBDF801"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762FE59" w14:textId="1A20B8E2" w:rsidR="00416075" w:rsidRPr="00CB0153" w:rsidRDefault="00D91FC8" w:rsidP="00CB0153">
            <w:pPr>
              <w:rPr>
                <w:rFonts w:cs="Calibri"/>
                <w:color w:val="000000"/>
                <w:sz w:val="18"/>
                <w:szCs w:val="18"/>
              </w:rPr>
            </w:pPr>
            <w:r w:rsidRPr="00CB0153">
              <w:rPr>
                <w:rFonts w:cs="Calibri"/>
                <w:bCs/>
                <w:color w:val="000000"/>
                <w:sz w:val="18"/>
                <w:szCs w:val="18"/>
              </w:rPr>
              <w:t>estexecprot</w:t>
            </w:r>
          </w:p>
        </w:tc>
        <w:tc>
          <w:tcPr>
            <w:tcW w:w="5316" w:type="dxa"/>
            <w:tcBorders>
              <w:top w:val="nil"/>
              <w:left w:val="nil"/>
              <w:bottom w:val="single" w:sz="4" w:space="0" w:color="auto"/>
              <w:right w:val="single" w:sz="4" w:space="0" w:color="auto"/>
            </w:tcBorders>
            <w:shd w:val="clear" w:color="auto" w:fill="auto"/>
            <w:noWrap/>
          </w:tcPr>
          <w:p w14:paraId="633CB852" w14:textId="24EEC603" w:rsidR="00416075" w:rsidRDefault="009A74BC" w:rsidP="009A74BC">
            <w:pPr>
              <w:rPr>
                <w:rFonts w:cs="Calibri"/>
                <w:color w:val="000000"/>
                <w:sz w:val="18"/>
                <w:szCs w:val="18"/>
              </w:rPr>
            </w:pPr>
            <w:r>
              <w:rPr>
                <w:rFonts w:cs="Calibri"/>
                <w:color w:val="000000"/>
                <w:sz w:val="18"/>
                <w:szCs w:val="18"/>
              </w:rPr>
              <w:t>Estado de execução da proteção:</w:t>
            </w:r>
          </w:p>
          <w:p w14:paraId="27804CB4" w14:textId="175F7151" w:rsidR="009A74BC" w:rsidRPr="00087A68" w:rsidRDefault="00087A68" w:rsidP="002174CA">
            <w:pPr>
              <w:pStyle w:val="ListParagraph"/>
              <w:numPr>
                <w:ilvl w:val="0"/>
                <w:numId w:val="12"/>
              </w:numPr>
              <w:rPr>
                <w:rFonts w:cs="Calibri"/>
                <w:color w:val="000000"/>
                <w:sz w:val="18"/>
                <w:szCs w:val="18"/>
              </w:rPr>
            </w:pPr>
            <w:r>
              <w:rPr>
                <w:rFonts w:cs="Calibri"/>
                <w:color w:val="000000"/>
                <w:sz w:val="18"/>
                <w:szCs w:val="18"/>
              </w:rPr>
              <w:t>Identifica se a proteção foi ou não executada.</w:t>
            </w:r>
          </w:p>
          <w:p w14:paraId="5BC47FB0" w14:textId="29890379" w:rsidR="009A74BC" w:rsidRPr="009A74BC" w:rsidRDefault="009A74BC" w:rsidP="002174CA">
            <w:pPr>
              <w:pStyle w:val="ListParagraph"/>
              <w:numPr>
                <w:ilvl w:val="0"/>
                <w:numId w:val="12"/>
              </w:numPr>
              <w:rPr>
                <w:rFonts w:cs="Calibri"/>
                <w:color w:val="000000"/>
                <w:sz w:val="18"/>
                <w:szCs w:val="18"/>
              </w:rPr>
            </w:pPr>
            <w:r w:rsidRPr="00500AFB">
              <w:rPr>
                <w:rFonts w:cs="Calibri"/>
                <w:color w:val="000000"/>
                <w:sz w:val="18"/>
                <w:szCs w:val="18"/>
              </w:rPr>
              <w:t>E</w:t>
            </w:r>
            <w:r w:rsidR="00D91FC8">
              <w:rPr>
                <w:rFonts w:cs="Calibri"/>
                <w:color w:val="000000"/>
                <w:sz w:val="18"/>
                <w:szCs w:val="18"/>
              </w:rPr>
              <w:t>stá preenchido com ‘002</w:t>
            </w:r>
            <w:r w:rsidRPr="00500AFB">
              <w:rPr>
                <w:rFonts w:cs="Calibri"/>
                <w:color w:val="000000"/>
                <w:sz w:val="18"/>
                <w:szCs w:val="18"/>
              </w:rPr>
              <w:t>’</w:t>
            </w:r>
            <w:r w:rsidR="00D91FC8">
              <w:rPr>
                <w:rFonts w:cs="Calibri"/>
                <w:color w:val="000000"/>
                <w:sz w:val="18"/>
                <w:szCs w:val="18"/>
              </w:rPr>
              <w:t xml:space="preserve"> caso o contrato exista na tabela Carteiras, indicado “execução parcial”. Caso o contrato não exista, então é preenchido com ‘001’ que indica “Execução total”. Nos casos em que é preenchido com ‘000’ é porque não é efetuada qualquer execução. </w:t>
            </w:r>
          </w:p>
        </w:tc>
        <w:tc>
          <w:tcPr>
            <w:tcW w:w="1134" w:type="dxa"/>
            <w:tcBorders>
              <w:top w:val="nil"/>
              <w:left w:val="single" w:sz="4" w:space="0" w:color="auto"/>
              <w:bottom w:val="single" w:sz="4" w:space="0" w:color="auto"/>
              <w:right w:val="single" w:sz="4" w:space="0" w:color="auto"/>
            </w:tcBorders>
            <w:shd w:val="clear" w:color="auto" w:fill="auto"/>
            <w:noWrap/>
            <w:hideMark/>
          </w:tcPr>
          <w:p w14:paraId="1C63573C" w14:textId="77777777" w:rsidR="00416075" w:rsidRPr="00335137" w:rsidRDefault="00416075" w:rsidP="0041607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50C475B0" w14:textId="632D19E0"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0818B27F" w14:textId="10CCBA27" w:rsidR="00416075" w:rsidRPr="00335137" w:rsidRDefault="00416075" w:rsidP="00416075">
            <w:pPr>
              <w:rPr>
                <w:rFonts w:cs="Calibri"/>
                <w:color w:val="000000"/>
                <w:sz w:val="18"/>
                <w:szCs w:val="18"/>
              </w:rPr>
            </w:pPr>
            <w:r w:rsidRPr="00416075">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0BB98DB6" w14:textId="0B1E757A" w:rsidR="00416075" w:rsidRPr="00335137" w:rsidRDefault="00DF559D" w:rsidP="00416075">
            <w:pPr>
              <w:rPr>
                <w:rFonts w:cs="Calibri"/>
                <w:color w:val="000000"/>
                <w:sz w:val="18"/>
                <w:szCs w:val="18"/>
              </w:rPr>
            </w:pPr>
            <w:r w:rsidRPr="00416075">
              <w:rPr>
                <w:rFonts w:cs="Calibri"/>
                <w:color w:val="000000"/>
                <w:sz w:val="18"/>
                <w:szCs w:val="18"/>
              </w:rPr>
              <w:t>estexec</w:t>
            </w:r>
          </w:p>
        </w:tc>
        <w:tc>
          <w:tcPr>
            <w:tcW w:w="1559" w:type="dxa"/>
            <w:tcBorders>
              <w:top w:val="nil"/>
              <w:left w:val="single" w:sz="4" w:space="0" w:color="auto"/>
              <w:bottom w:val="single" w:sz="4" w:space="0" w:color="auto"/>
              <w:right w:val="single" w:sz="4" w:space="0" w:color="auto"/>
            </w:tcBorders>
          </w:tcPr>
          <w:p w14:paraId="31E006E5" w14:textId="77777777" w:rsidR="00416075" w:rsidRPr="00335137" w:rsidRDefault="00416075" w:rsidP="00416075">
            <w:pPr>
              <w:rPr>
                <w:rFonts w:cs="Calibri"/>
                <w:color w:val="000000"/>
                <w:sz w:val="18"/>
                <w:szCs w:val="18"/>
              </w:rPr>
            </w:pPr>
          </w:p>
        </w:tc>
      </w:tr>
      <w:tr w:rsidR="00416075" w:rsidRPr="00335137" w14:paraId="462DA629" w14:textId="4B75F5ED"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675B436" w14:textId="696A6EC5" w:rsidR="00416075" w:rsidRPr="00CB0153" w:rsidRDefault="00D91FC8" w:rsidP="00CB0153">
            <w:pPr>
              <w:rPr>
                <w:rFonts w:cs="Calibri"/>
                <w:color w:val="000000"/>
                <w:sz w:val="18"/>
                <w:szCs w:val="18"/>
              </w:rPr>
            </w:pPr>
            <w:r w:rsidRPr="00CB0153">
              <w:rPr>
                <w:rFonts w:cs="Calibri"/>
                <w:bCs/>
                <w:color w:val="000000"/>
                <w:sz w:val="18"/>
                <w:szCs w:val="18"/>
              </w:rPr>
              <w:t>valacumexecprot</w:t>
            </w:r>
          </w:p>
        </w:tc>
        <w:tc>
          <w:tcPr>
            <w:tcW w:w="5316" w:type="dxa"/>
            <w:tcBorders>
              <w:top w:val="nil"/>
              <w:left w:val="nil"/>
              <w:bottom w:val="single" w:sz="4" w:space="0" w:color="auto"/>
              <w:right w:val="single" w:sz="4" w:space="0" w:color="auto"/>
            </w:tcBorders>
            <w:shd w:val="clear" w:color="auto" w:fill="auto"/>
            <w:noWrap/>
          </w:tcPr>
          <w:p w14:paraId="42D177B3" w14:textId="49A1E8FF" w:rsidR="00416075" w:rsidRDefault="009A74BC" w:rsidP="009A74BC">
            <w:pPr>
              <w:rPr>
                <w:rFonts w:cs="Calibri"/>
                <w:color w:val="000000"/>
                <w:sz w:val="18"/>
                <w:szCs w:val="18"/>
              </w:rPr>
            </w:pPr>
            <w:r w:rsidRPr="009A74BC">
              <w:rPr>
                <w:rFonts w:cs="Calibri"/>
                <w:color w:val="000000"/>
                <w:sz w:val="18"/>
                <w:szCs w:val="18"/>
              </w:rPr>
              <w:t xml:space="preserve">Valor acumulado </w:t>
            </w:r>
            <w:r w:rsidR="00C749D5">
              <w:rPr>
                <w:rFonts w:cs="Calibri"/>
                <w:color w:val="000000"/>
                <w:sz w:val="18"/>
                <w:szCs w:val="18"/>
              </w:rPr>
              <w:t>de execução da proteção:</w:t>
            </w:r>
          </w:p>
          <w:p w14:paraId="70856777" w14:textId="33EBEE44" w:rsidR="009A74BC" w:rsidRDefault="00C749D5" w:rsidP="00C749D5">
            <w:pPr>
              <w:pStyle w:val="ListParagraph"/>
              <w:numPr>
                <w:ilvl w:val="0"/>
                <w:numId w:val="18"/>
              </w:numPr>
              <w:rPr>
                <w:rFonts w:cs="Calibri"/>
                <w:color w:val="000000"/>
                <w:sz w:val="18"/>
                <w:szCs w:val="18"/>
              </w:rPr>
            </w:pPr>
            <w:r>
              <w:rPr>
                <w:rFonts w:cs="Calibri"/>
                <w:color w:val="000000"/>
                <w:sz w:val="18"/>
                <w:szCs w:val="18"/>
              </w:rPr>
              <w:t>Em caso de execução da proteção, indica o m</w:t>
            </w:r>
            <w:r w:rsidR="009A74BC" w:rsidRPr="009A74BC">
              <w:rPr>
                <w:rFonts w:cs="Calibri"/>
                <w:color w:val="000000"/>
                <w:sz w:val="18"/>
                <w:szCs w:val="18"/>
              </w:rPr>
              <w:t xml:space="preserve">ontante acumulado </w:t>
            </w:r>
            <w:r>
              <w:rPr>
                <w:rFonts w:cs="Calibri"/>
                <w:color w:val="000000"/>
                <w:sz w:val="18"/>
                <w:szCs w:val="18"/>
              </w:rPr>
              <w:t>de todas as execuções efetuadas.</w:t>
            </w:r>
          </w:p>
          <w:p w14:paraId="5C8F547B" w14:textId="29CB1B99" w:rsidR="00C749D5" w:rsidRPr="009A74BC" w:rsidRDefault="00C749D5" w:rsidP="00C749D5">
            <w:pPr>
              <w:pStyle w:val="ListParagraph"/>
              <w:numPr>
                <w:ilvl w:val="0"/>
                <w:numId w:val="18"/>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01A8DCDC" w14:textId="77777777" w:rsidR="00416075" w:rsidRPr="00335137" w:rsidRDefault="00416075" w:rsidP="0041607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476A93E2" w14:textId="41AB84BB"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83FFA61" w14:textId="0812497A" w:rsidR="00416075" w:rsidRPr="00335137" w:rsidRDefault="009A74BC" w:rsidP="00416075">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39B4F7BD" w14:textId="13F04DA4" w:rsidR="00416075" w:rsidRPr="00335137" w:rsidRDefault="00DF559D" w:rsidP="00416075">
            <w:pPr>
              <w:rPr>
                <w:rFonts w:cs="Calibri"/>
                <w:color w:val="000000"/>
                <w:sz w:val="18"/>
                <w:szCs w:val="18"/>
              </w:rPr>
            </w:pPr>
            <w:r w:rsidRPr="009A74BC">
              <w:rPr>
                <w:rFonts w:cs="Calibri"/>
                <w:color w:val="000000"/>
                <w:sz w:val="18"/>
                <w:szCs w:val="18"/>
              </w:rPr>
              <w:t>mont_exec_bem_acum</w:t>
            </w:r>
          </w:p>
        </w:tc>
        <w:tc>
          <w:tcPr>
            <w:tcW w:w="1559" w:type="dxa"/>
            <w:tcBorders>
              <w:top w:val="nil"/>
              <w:left w:val="single" w:sz="4" w:space="0" w:color="auto"/>
              <w:bottom w:val="single" w:sz="4" w:space="0" w:color="auto"/>
              <w:right w:val="single" w:sz="4" w:space="0" w:color="auto"/>
            </w:tcBorders>
          </w:tcPr>
          <w:p w14:paraId="076866A9" w14:textId="77777777" w:rsidR="00416075" w:rsidRPr="00335137" w:rsidRDefault="00416075" w:rsidP="00416075">
            <w:pPr>
              <w:rPr>
                <w:rFonts w:cs="Calibri"/>
                <w:color w:val="000000"/>
                <w:sz w:val="18"/>
                <w:szCs w:val="18"/>
              </w:rPr>
            </w:pPr>
          </w:p>
        </w:tc>
      </w:tr>
      <w:tr w:rsidR="00416075" w:rsidRPr="00335137" w14:paraId="7511F7EF" w14:textId="1757D79C"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04C3C40" w14:textId="312CDCBE" w:rsidR="00416075" w:rsidRPr="00CB0153" w:rsidRDefault="00D91FC8" w:rsidP="00CB0153">
            <w:pPr>
              <w:rPr>
                <w:rFonts w:cs="Calibri"/>
                <w:color w:val="000000"/>
                <w:sz w:val="18"/>
                <w:szCs w:val="18"/>
              </w:rPr>
            </w:pPr>
            <w:r w:rsidRPr="00CB0153">
              <w:rPr>
                <w:rFonts w:cs="Calibri"/>
                <w:bCs/>
                <w:color w:val="000000"/>
                <w:sz w:val="18"/>
                <w:szCs w:val="18"/>
              </w:rPr>
              <w:t>dtexecprot</w:t>
            </w:r>
          </w:p>
        </w:tc>
        <w:tc>
          <w:tcPr>
            <w:tcW w:w="5316" w:type="dxa"/>
            <w:tcBorders>
              <w:top w:val="nil"/>
              <w:left w:val="nil"/>
              <w:bottom w:val="single" w:sz="4" w:space="0" w:color="auto"/>
              <w:right w:val="single" w:sz="4" w:space="0" w:color="auto"/>
            </w:tcBorders>
            <w:shd w:val="clear" w:color="auto" w:fill="auto"/>
            <w:noWrap/>
          </w:tcPr>
          <w:p w14:paraId="21659B22" w14:textId="77777777" w:rsidR="00416075" w:rsidRDefault="009A74BC" w:rsidP="009A74BC">
            <w:pPr>
              <w:rPr>
                <w:rFonts w:cs="Calibri"/>
                <w:color w:val="000000"/>
                <w:sz w:val="18"/>
                <w:szCs w:val="18"/>
              </w:rPr>
            </w:pPr>
            <w:r w:rsidRPr="009A74BC">
              <w:rPr>
                <w:rFonts w:cs="Calibri"/>
                <w:color w:val="000000"/>
                <w:sz w:val="18"/>
                <w:szCs w:val="18"/>
              </w:rPr>
              <w:t>Data de execução da proteção</w:t>
            </w:r>
          </w:p>
          <w:p w14:paraId="3BF5E385" w14:textId="15CD3AE9" w:rsidR="009A74BC" w:rsidRDefault="00C749D5" w:rsidP="00C749D5">
            <w:pPr>
              <w:pStyle w:val="ListParagraph"/>
              <w:numPr>
                <w:ilvl w:val="0"/>
                <w:numId w:val="18"/>
              </w:numPr>
              <w:rPr>
                <w:rFonts w:cs="Calibri"/>
                <w:color w:val="000000"/>
                <w:sz w:val="18"/>
                <w:szCs w:val="18"/>
              </w:rPr>
            </w:pPr>
            <w:r>
              <w:rPr>
                <w:rFonts w:cs="Calibri"/>
                <w:color w:val="000000"/>
                <w:sz w:val="18"/>
                <w:szCs w:val="18"/>
              </w:rPr>
              <w:t xml:space="preserve">Em caso de execução da proteção, indica a data na qual a mesma foi executada, </w:t>
            </w:r>
            <w:r w:rsidRPr="005B6569">
              <w:rPr>
                <w:rFonts w:cs="Calibri"/>
                <w:color w:val="000000"/>
                <w:sz w:val="18"/>
                <w:szCs w:val="18"/>
              </w:rPr>
              <w:t>atribuída</w:t>
            </w:r>
            <w:r w:rsidR="005B6569" w:rsidRPr="005B6569">
              <w:rPr>
                <w:rFonts w:cs="Calibri"/>
                <w:color w:val="000000"/>
                <w:sz w:val="18"/>
                <w:szCs w:val="18"/>
              </w:rPr>
              <w:t xml:space="preserve"> ao contrato</w:t>
            </w:r>
            <w:r w:rsidR="005B6569">
              <w:rPr>
                <w:rFonts w:cs="Calibri"/>
                <w:color w:val="000000"/>
                <w:sz w:val="18"/>
                <w:szCs w:val="18"/>
              </w:rPr>
              <w:t>.</w:t>
            </w:r>
          </w:p>
          <w:p w14:paraId="67B041E2" w14:textId="7AC17331" w:rsidR="00C749D5" w:rsidRPr="009A74BC" w:rsidRDefault="00C749D5" w:rsidP="00C749D5">
            <w:pPr>
              <w:pStyle w:val="ListParagraph"/>
              <w:numPr>
                <w:ilvl w:val="0"/>
                <w:numId w:val="18"/>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6FDC64BF" w14:textId="77777777" w:rsidR="00416075" w:rsidRPr="00335137" w:rsidRDefault="00416075" w:rsidP="0041607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1E647296" w14:textId="3A202693" w:rsidR="00416075" w:rsidRPr="00335137" w:rsidRDefault="00611805" w:rsidP="0041607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583A095C" w14:textId="32E2F465" w:rsidR="00416075" w:rsidRPr="00335137" w:rsidRDefault="009A74BC" w:rsidP="00416075">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6A48E76E" w14:textId="0746C11E" w:rsidR="00416075" w:rsidRPr="00335137" w:rsidRDefault="00DF559D" w:rsidP="00416075">
            <w:pPr>
              <w:rPr>
                <w:rFonts w:cs="Calibri"/>
                <w:color w:val="000000"/>
                <w:sz w:val="18"/>
                <w:szCs w:val="18"/>
              </w:rPr>
            </w:pPr>
            <w:r w:rsidRPr="009A74BC">
              <w:rPr>
                <w:rFonts w:cs="Calibri"/>
                <w:color w:val="000000"/>
                <w:sz w:val="18"/>
                <w:szCs w:val="18"/>
              </w:rPr>
              <w:t>dtexecucao</w:t>
            </w:r>
          </w:p>
        </w:tc>
        <w:tc>
          <w:tcPr>
            <w:tcW w:w="1559" w:type="dxa"/>
            <w:tcBorders>
              <w:top w:val="nil"/>
              <w:left w:val="single" w:sz="4" w:space="0" w:color="auto"/>
              <w:bottom w:val="single" w:sz="4" w:space="0" w:color="auto"/>
              <w:right w:val="single" w:sz="4" w:space="0" w:color="auto"/>
            </w:tcBorders>
          </w:tcPr>
          <w:p w14:paraId="1FF735E5" w14:textId="77777777" w:rsidR="00416075" w:rsidRPr="00335137" w:rsidRDefault="00416075" w:rsidP="00416075">
            <w:pPr>
              <w:rPr>
                <w:rFonts w:cs="Calibri"/>
                <w:color w:val="000000"/>
                <w:sz w:val="18"/>
                <w:szCs w:val="18"/>
              </w:rPr>
            </w:pPr>
          </w:p>
        </w:tc>
      </w:tr>
      <w:tr w:rsidR="00611805" w:rsidRPr="00017397" w14:paraId="45617378" w14:textId="5FFD0997"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D61721A" w14:textId="782A0B2A" w:rsidR="00611805" w:rsidRPr="00CB0153" w:rsidRDefault="00611805" w:rsidP="00CB0153">
            <w:pPr>
              <w:rPr>
                <w:rFonts w:cs="Calibri"/>
                <w:color w:val="000000"/>
                <w:sz w:val="18"/>
                <w:szCs w:val="18"/>
              </w:rPr>
            </w:pPr>
            <w:r w:rsidRPr="00CB0153">
              <w:rPr>
                <w:rFonts w:cs="Calibri"/>
                <w:bCs/>
                <w:color w:val="000000"/>
                <w:sz w:val="18"/>
                <w:szCs w:val="18"/>
              </w:rPr>
              <w:t>hierqprot</w:t>
            </w:r>
          </w:p>
        </w:tc>
        <w:tc>
          <w:tcPr>
            <w:tcW w:w="5316" w:type="dxa"/>
            <w:tcBorders>
              <w:top w:val="nil"/>
              <w:left w:val="nil"/>
              <w:bottom w:val="single" w:sz="4" w:space="0" w:color="auto"/>
              <w:right w:val="single" w:sz="4" w:space="0" w:color="auto"/>
            </w:tcBorders>
            <w:shd w:val="clear" w:color="auto" w:fill="auto"/>
            <w:noWrap/>
          </w:tcPr>
          <w:p w14:paraId="5CD9060A" w14:textId="16139D65" w:rsidR="00611805" w:rsidRDefault="00611805" w:rsidP="00611805">
            <w:pPr>
              <w:rPr>
                <w:rFonts w:cs="Calibri"/>
                <w:color w:val="000000"/>
                <w:sz w:val="18"/>
                <w:szCs w:val="18"/>
              </w:rPr>
            </w:pPr>
            <w:r w:rsidRPr="005B6569">
              <w:rPr>
                <w:rFonts w:cs="Calibri"/>
                <w:color w:val="000000"/>
                <w:sz w:val="18"/>
                <w:szCs w:val="18"/>
              </w:rPr>
              <w:t>Número de hipoteca</w:t>
            </w:r>
            <w:r w:rsidR="00C749D5">
              <w:rPr>
                <w:rFonts w:cs="Calibri"/>
                <w:color w:val="000000"/>
                <w:sz w:val="18"/>
                <w:szCs w:val="18"/>
              </w:rPr>
              <w:t>:</w:t>
            </w:r>
          </w:p>
          <w:p w14:paraId="0C76FF83" w14:textId="1A1DAB2E" w:rsidR="00C749D5" w:rsidRDefault="00C749D5" w:rsidP="002174CA">
            <w:pPr>
              <w:pStyle w:val="ListParagraph"/>
              <w:numPr>
                <w:ilvl w:val="0"/>
                <w:numId w:val="18"/>
              </w:numPr>
              <w:rPr>
                <w:rFonts w:cs="Calibri"/>
                <w:color w:val="000000"/>
                <w:sz w:val="18"/>
                <w:szCs w:val="18"/>
              </w:rPr>
            </w:pPr>
            <w:r>
              <w:rPr>
                <w:rFonts w:cs="Calibri"/>
                <w:color w:val="000000"/>
                <w:sz w:val="18"/>
                <w:szCs w:val="18"/>
              </w:rPr>
              <w:t xml:space="preserve">Número de hipoteca/reserva sobre a proteção. </w:t>
            </w:r>
          </w:p>
          <w:p w14:paraId="2E63270A" w14:textId="104399FC" w:rsidR="00611805" w:rsidRPr="00D91FC8" w:rsidRDefault="00611805" w:rsidP="002174CA">
            <w:pPr>
              <w:pStyle w:val="ListParagraph"/>
              <w:numPr>
                <w:ilvl w:val="0"/>
                <w:numId w:val="18"/>
              </w:numPr>
              <w:rPr>
                <w:rFonts w:cs="Calibri"/>
                <w:color w:val="000000"/>
                <w:sz w:val="18"/>
                <w:szCs w:val="18"/>
              </w:rPr>
            </w:pPr>
            <w:r>
              <w:rPr>
                <w:rFonts w:cs="Calibri"/>
                <w:color w:val="000000"/>
                <w:sz w:val="18"/>
                <w:szCs w:val="18"/>
              </w:rPr>
              <w:lastRenderedPageBreak/>
              <w:t>Este campo está sempre preenchido, por defeito, com ‘1’.</w:t>
            </w:r>
          </w:p>
        </w:tc>
        <w:tc>
          <w:tcPr>
            <w:tcW w:w="1134" w:type="dxa"/>
            <w:tcBorders>
              <w:top w:val="nil"/>
              <w:left w:val="single" w:sz="4" w:space="0" w:color="auto"/>
              <w:bottom w:val="single" w:sz="4" w:space="0" w:color="auto"/>
              <w:right w:val="single" w:sz="4" w:space="0" w:color="auto"/>
            </w:tcBorders>
            <w:shd w:val="clear" w:color="auto" w:fill="auto"/>
            <w:noWrap/>
            <w:hideMark/>
          </w:tcPr>
          <w:p w14:paraId="2CDD6B13" w14:textId="20E5BDE9" w:rsidR="00611805" w:rsidRPr="00335137" w:rsidRDefault="00611805" w:rsidP="00611805">
            <w:pPr>
              <w:rPr>
                <w:rFonts w:cs="Calibri"/>
                <w:color w:val="000000"/>
                <w:sz w:val="18"/>
                <w:szCs w:val="18"/>
              </w:rPr>
            </w:pPr>
            <w:r>
              <w:rPr>
                <w:rFonts w:cs="Calibri"/>
                <w:color w:val="000000"/>
                <w:sz w:val="18"/>
                <w:szCs w:val="18"/>
              </w:rPr>
              <w:lastRenderedPageBreak/>
              <w:t>Int</w:t>
            </w:r>
          </w:p>
        </w:tc>
        <w:tc>
          <w:tcPr>
            <w:tcW w:w="1842" w:type="dxa"/>
            <w:tcBorders>
              <w:top w:val="nil"/>
              <w:left w:val="single" w:sz="4" w:space="0" w:color="auto"/>
              <w:bottom w:val="single" w:sz="4" w:space="0" w:color="auto"/>
              <w:right w:val="single" w:sz="4" w:space="0" w:color="auto"/>
            </w:tcBorders>
          </w:tcPr>
          <w:p w14:paraId="736F20BD" w14:textId="07CA1F3B" w:rsidR="00611805" w:rsidRPr="00335137" w:rsidRDefault="00611805" w:rsidP="00611805">
            <w:pPr>
              <w:rPr>
                <w:rFonts w:cs="Calibri"/>
                <w:color w:val="000000"/>
                <w:sz w:val="18"/>
                <w:szCs w:val="18"/>
              </w:rPr>
            </w:pPr>
            <w:r>
              <w:rPr>
                <w:rFonts w:cs="Calibri"/>
                <w:color w:val="000000"/>
                <w:sz w:val="18"/>
                <w:szCs w:val="18"/>
              </w:rPr>
              <w:t>N/A</w:t>
            </w:r>
          </w:p>
        </w:tc>
        <w:tc>
          <w:tcPr>
            <w:tcW w:w="1701" w:type="dxa"/>
            <w:tcBorders>
              <w:top w:val="nil"/>
              <w:left w:val="single" w:sz="4" w:space="0" w:color="auto"/>
              <w:bottom w:val="single" w:sz="4" w:space="0" w:color="auto"/>
              <w:right w:val="single" w:sz="4" w:space="0" w:color="auto"/>
            </w:tcBorders>
          </w:tcPr>
          <w:p w14:paraId="0F640FEF" w14:textId="36197C2D" w:rsidR="00611805" w:rsidRPr="00335137" w:rsidRDefault="00611805" w:rsidP="00611805">
            <w:pPr>
              <w:rPr>
                <w:rFonts w:cs="Calibri"/>
                <w:color w:val="000000"/>
                <w:sz w:val="18"/>
                <w:szCs w:val="18"/>
              </w:rPr>
            </w:pPr>
            <w:r w:rsidRPr="005B6569">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677163B2" w14:textId="67789A26" w:rsidR="00611805" w:rsidRPr="00335137" w:rsidRDefault="00DF559D" w:rsidP="00611805">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0965CDEF" w14:textId="77777777" w:rsidR="00611805" w:rsidRPr="00335137" w:rsidRDefault="00611805" w:rsidP="00611805">
            <w:pPr>
              <w:rPr>
                <w:rFonts w:cs="Calibri"/>
                <w:color w:val="000000"/>
                <w:sz w:val="18"/>
                <w:szCs w:val="18"/>
              </w:rPr>
            </w:pPr>
          </w:p>
        </w:tc>
      </w:tr>
      <w:tr w:rsidR="00611805" w:rsidRPr="00335137" w14:paraId="778BDBBD" w14:textId="4D46909A"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697ABF1" w14:textId="641FBCBC" w:rsidR="00611805" w:rsidRPr="00CB0153" w:rsidRDefault="00611805" w:rsidP="00CB0153">
            <w:pPr>
              <w:rPr>
                <w:rFonts w:cs="Calibri"/>
                <w:color w:val="000000"/>
                <w:sz w:val="18"/>
                <w:szCs w:val="18"/>
              </w:rPr>
            </w:pPr>
            <w:r w:rsidRPr="00CB0153">
              <w:rPr>
                <w:rFonts w:cs="Calibri"/>
                <w:bCs/>
                <w:color w:val="000000"/>
                <w:sz w:val="18"/>
                <w:szCs w:val="18"/>
              </w:rPr>
              <w:t>idprot</w:t>
            </w:r>
          </w:p>
        </w:tc>
        <w:tc>
          <w:tcPr>
            <w:tcW w:w="5316" w:type="dxa"/>
            <w:tcBorders>
              <w:top w:val="nil"/>
              <w:left w:val="nil"/>
              <w:bottom w:val="single" w:sz="4" w:space="0" w:color="auto"/>
              <w:right w:val="single" w:sz="4" w:space="0" w:color="auto"/>
            </w:tcBorders>
            <w:shd w:val="clear" w:color="auto" w:fill="auto"/>
            <w:noWrap/>
            <w:hideMark/>
          </w:tcPr>
          <w:p w14:paraId="15DA3B72" w14:textId="6117F466" w:rsidR="00611805" w:rsidRDefault="00C749D5" w:rsidP="00611805">
            <w:pPr>
              <w:rPr>
                <w:rFonts w:cs="Calibri"/>
                <w:color w:val="000000"/>
                <w:sz w:val="18"/>
                <w:szCs w:val="18"/>
              </w:rPr>
            </w:pPr>
            <w:r>
              <w:rPr>
                <w:rFonts w:cs="Calibri"/>
                <w:color w:val="000000"/>
                <w:sz w:val="18"/>
                <w:szCs w:val="18"/>
              </w:rPr>
              <w:t>I</w:t>
            </w:r>
            <w:r w:rsidR="00611805" w:rsidRPr="005B6569">
              <w:rPr>
                <w:rFonts w:cs="Calibri"/>
                <w:color w:val="000000"/>
                <w:sz w:val="18"/>
                <w:szCs w:val="18"/>
              </w:rPr>
              <w:t>dentificação da p</w:t>
            </w:r>
            <w:r w:rsidR="00075F92">
              <w:rPr>
                <w:rFonts w:cs="Calibri"/>
                <w:color w:val="000000"/>
                <w:sz w:val="18"/>
                <w:szCs w:val="18"/>
              </w:rPr>
              <w:t>roteção</w:t>
            </w:r>
            <w:r w:rsidR="00611805">
              <w:rPr>
                <w:rFonts w:cs="Calibri"/>
                <w:color w:val="000000"/>
                <w:sz w:val="18"/>
                <w:szCs w:val="18"/>
              </w:rPr>
              <w:t>:</w:t>
            </w:r>
          </w:p>
          <w:p w14:paraId="63F3004A" w14:textId="77777777" w:rsidR="00075F92" w:rsidRDefault="00611805" w:rsidP="002174CA">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w:t>
            </w:r>
            <w:r w:rsidR="00075F92">
              <w:rPr>
                <w:rFonts w:cs="Calibri"/>
                <w:color w:val="000000"/>
                <w:sz w:val="18"/>
                <w:szCs w:val="18"/>
              </w:rPr>
              <w:t xml:space="preserve">ao código utilizado para identificar cada proteção utilizada para garantir um ou mais instrumentos. </w:t>
            </w:r>
          </w:p>
          <w:p w14:paraId="4C2BCB88" w14:textId="77777777" w:rsidR="00075F92" w:rsidRDefault="00075F92" w:rsidP="002174CA">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6CC88E02" w14:textId="60E939AC" w:rsidR="00075F92" w:rsidRDefault="00220609" w:rsidP="00220609">
            <w:pPr>
              <w:pStyle w:val="ListParagraph"/>
              <w:numPr>
                <w:ilvl w:val="0"/>
                <w:numId w:val="18"/>
              </w:numPr>
              <w:rPr>
                <w:rFonts w:cs="Calibri"/>
                <w:color w:val="000000"/>
                <w:sz w:val="18"/>
                <w:szCs w:val="18"/>
              </w:rPr>
            </w:pPr>
            <w:r>
              <w:rPr>
                <w:rFonts w:cs="Calibri"/>
                <w:color w:val="000000"/>
                <w:sz w:val="18"/>
                <w:szCs w:val="18"/>
              </w:rPr>
              <w:t>Para garantias reais, este campo corresponde à</w:t>
            </w:r>
            <w:r w:rsidR="00611805">
              <w:rPr>
                <w:rFonts w:cs="Calibri"/>
                <w:color w:val="000000"/>
                <w:sz w:val="18"/>
                <w:szCs w:val="18"/>
              </w:rPr>
              <w:t xml:space="preserve"> chave única do terceiro pilar do MUG</w:t>
            </w:r>
            <w:r w:rsidR="00075F92">
              <w:rPr>
                <w:rFonts w:cs="Calibri"/>
                <w:color w:val="000000"/>
                <w:sz w:val="18"/>
                <w:szCs w:val="18"/>
              </w:rPr>
              <w:t>.</w:t>
            </w:r>
          </w:p>
          <w:p w14:paraId="0BD4E402" w14:textId="77777777" w:rsidR="00E742CD" w:rsidRDefault="00220609" w:rsidP="00E742CD">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43AC253A" w14:textId="4314049E" w:rsidR="00E742CD" w:rsidRPr="00E742CD" w:rsidRDefault="00220609" w:rsidP="00E742CD">
            <w:pPr>
              <w:pStyle w:val="ListParagraph"/>
              <w:numPr>
                <w:ilvl w:val="0"/>
                <w:numId w:val="18"/>
              </w:numPr>
              <w:rPr>
                <w:rFonts w:cs="Calibri"/>
                <w:color w:val="000000"/>
                <w:sz w:val="18"/>
                <w:szCs w:val="18"/>
              </w:rPr>
            </w:pPr>
            <w:r>
              <w:rPr>
                <w:rFonts w:cs="Calibri"/>
                <w:color w:val="000000"/>
                <w:sz w:val="18"/>
                <w:szCs w:val="18"/>
              </w:rPr>
              <w:t xml:space="preserve">Para </w:t>
            </w:r>
            <w:r w:rsidR="00E742CD">
              <w:rPr>
                <w:rFonts w:cs="Calibri"/>
                <w:color w:val="000000"/>
                <w:sz w:val="18"/>
                <w:szCs w:val="18"/>
              </w:rPr>
              <w:t xml:space="preserve">casos em que o </w:t>
            </w:r>
            <w:r>
              <w:rPr>
                <w:rFonts w:cs="Calibri"/>
                <w:color w:val="000000"/>
                <w:sz w:val="18"/>
                <w:szCs w:val="18"/>
              </w:rPr>
              <w:t>NIF</w:t>
            </w:r>
            <w:r w:rsidR="00E742CD">
              <w:rPr>
                <w:rFonts w:cs="Calibri"/>
                <w:color w:val="000000"/>
                <w:sz w:val="18"/>
                <w:szCs w:val="18"/>
              </w:rPr>
              <w:t xml:space="preserve"> é válido, o campo corresponde à soma dos 15 dígitos ‘ckbalres’, ‘ckctares, com os 7 dígitos correspondente a um sequenciador e o NIF. </w:t>
            </w:r>
            <w:r w:rsidR="00E742CD" w:rsidRPr="00E742CD">
              <w:rPr>
                <w:rFonts w:cs="Calibri"/>
                <w:color w:val="000000"/>
                <w:sz w:val="18"/>
                <w:szCs w:val="18"/>
              </w:rPr>
              <w:t>No caso em que o NIF não é válido então o ‘idprot’ corresponde</w:t>
            </w:r>
            <w:r w:rsidR="00C749D5">
              <w:rPr>
                <w:rFonts w:cs="Calibri"/>
                <w:color w:val="000000"/>
                <w:sz w:val="18"/>
                <w:szCs w:val="18"/>
              </w:rPr>
              <w:t xml:space="preserve"> à soma dos 15 dígitos ‘ckbalres’, ‘ckctares, com os 7 dígitos correspondente a um sequenciador e o ‘zcliente’.</w:t>
            </w:r>
          </w:p>
        </w:tc>
        <w:tc>
          <w:tcPr>
            <w:tcW w:w="1134" w:type="dxa"/>
            <w:tcBorders>
              <w:top w:val="nil"/>
              <w:left w:val="single" w:sz="4" w:space="0" w:color="auto"/>
              <w:bottom w:val="single" w:sz="4" w:space="0" w:color="auto"/>
              <w:right w:val="single" w:sz="4" w:space="0" w:color="auto"/>
            </w:tcBorders>
            <w:shd w:val="clear" w:color="auto" w:fill="auto"/>
            <w:noWrap/>
            <w:hideMark/>
          </w:tcPr>
          <w:p w14:paraId="3E1CF265"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671AF031" w14:textId="1FE87A51"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792DACD2" w14:textId="6FA706BE" w:rsidR="00611805" w:rsidRPr="00335137" w:rsidRDefault="00611805" w:rsidP="00611805">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56D489D4" w14:textId="7B38B1E9" w:rsidR="00611805" w:rsidRPr="00335137" w:rsidRDefault="00DF559D" w:rsidP="00611805">
            <w:pPr>
              <w:rPr>
                <w:rFonts w:cs="Calibri"/>
                <w:color w:val="000000"/>
                <w:sz w:val="18"/>
                <w:szCs w:val="18"/>
              </w:rPr>
            </w:pPr>
            <w:r w:rsidRPr="005B6569">
              <w:rPr>
                <w:rFonts w:cs="Calibri"/>
                <w:color w:val="000000"/>
                <w:sz w:val="18"/>
                <w:szCs w:val="18"/>
              </w:rPr>
              <w:t>cempbem, ckbalbem, ckctabem, ckrefbem</w:t>
            </w:r>
          </w:p>
        </w:tc>
        <w:tc>
          <w:tcPr>
            <w:tcW w:w="1559" w:type="dxa"/>
            <w:tcBorders>
              <w:top w:val="nil"/>
              <w:left w:val="single" w:sz="4" w:space="0" w:color="auto"/>
              <w:bottom w:val="single" w:sz="4" w:space="0" w:color="auto"/>
              <w:right w:val="single" w:sz="4" w:space="0" w:color="auto"/>
            </w:tcBorders>
          </w:tcPr>
          <w:p w14:paraId="270348BE" w14:textId="11EDDBD7" w:rsidR="0040460A" w:rsidRPr="0040460A" w:rsidRDefault="0040460A" w:rsidP="005E24BE">
            <w:pPr>
              <w:rPr>
                <w:rFonts w:cs="Calibri"/>
                <w:color w:val="000000"/>
                <w:sz w:val="18"/>
                <w:szCs w:val="18"/>
              </w:rPr>
            </w:pPr>
          </w:p>
          <w:p w14:paraId="440A6A14" w14:textId="77777777" w:rsidR="0040460A" w:rsidRPr="0040460A" w:rsidRDefault="0040460A" w:rsidP="0040460A">
            <w:pPr>
              <w:rPr>
                <w:rFonts w:cs="Calibri"/>
                <w:color w:val="000000"/>
                <w:sz w:val="18"/>
                <w:szCs w:val="18"/>
              </w:rPr>
            </w:pPr>
          </w:p>
          <w:p w14:paraId="27264521" w14:textId="31DD787A" w:rsidR="00611805" w:rsidRPr="00335137" w:rsidRDefault="00611805" w:rsidP="005E24BE">
            <w:pPr>
              <w:rPr>
                <w:rFonts w:cs="Calibri"/>
                <w:color w:val="000000"/>
                <w:sz w:val="18"/>
                <w:szCs w:val="18"/>
              </w:rPr>
            </w:pPr>
          </w:p>
        </w:tc>
      </w:tr>
      <w:tr w:rsidR="00611805" w:rsidRPr="00335137" w14:paraId="7A5FEA5F" w14:textId="16132C67"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B79D3B3" w14:textId="6395E0B5" w:rsidR="00611805" w:rsidRPr="00CB0153" w:rsidRDefault="00611805" w:rsidP="00CB0153">
            <w:pPr>
              <w:rPr>
                <w:rFonts w:cs="Calibri"/>
                <w:color w:val="000000"/>
                <w:sz w:val="18"/>
                <w:szCs w:val="18"/>
              </w:rPr>
            </w:pPr>
            <w:r w:rsidRPr="00CB0153">
              <w:rPr>
                <w:rFonts w:cs="Calibri"/>
                <w:bCs/>
                <w:color w:val="000000"/>
                <w:sz w:val="18"/>
                <w:szCs w:val="18"/>
              </w:rPr>
              <w:t>nifnipc</w:t>
            </w:r>
          </w:p>
        </w:tc>
        <w:tc>
          <w:tcPr>
            <w:tcW w:w="5316" w:type="dxa"/>
            <w:tcBorders>
              <w:top w:val="nil"/>
              <w:left w:val="nil"/>
              <w:bottom w:val="single" w:sz="4" w:space="0" w:color="auto"/>
              <w:right w:val="single" w:sz="4" w:space="0" w:color="auto"/>
            </w:tcBorders>
            <w:shd w:val="clear" w:color="auto" w:fill="auto"/>
            <w:noWrap/>
            <w:hideMark/>
          </w:tcPr>
          <w:p w14:paraId="47B4461F" w14:textId="55FE5AF2" w:rsidR="00611805" w:rsidRDefault="00C749D5" w:rsidP="00611805">
            <w:pPr>
              <w:rPr>
                <w:rFonts w:cs="Calibri"/>
                <w:color w:val="000000"/>
                <w:sz w:val="18"/>
                <w:szCs w:val="18"/>
              </w:rPr>
            </w:pPr>
            <w:r>
              <w:rPr>
                <w:rFonts w:cs="Calibri"/>
                <w:color w:val="000000"/>
                <w:sz w:val="18"/>
                <w:szCs w:val="18"/>
              </w:rPr>
              <w:t>Entidade responsável pela proteção:</w:t>
            </w:r>
          </w:p>
          <w:p w14:paraId="26F67668" w14:textId="5CC3E600" w:rsidR="00611805" w:rsidRDefault="00517572" w:rsidP="00517572">
            <w:pPr>
              <w:pStyle w:val="ListParagraph"/>
              <w:numPr>
                <w:ilvl w:val="0"/>
                <w:numId w:val="18"/>
              </w:numPr>
              <w:rPr>
                <w:rFonts w:cs="Calibri"/>
                <w:color w:val="000000"/>
                <w:sz w:val="18"/>
                <w:szCs w:val="18"/>
              </w:rPr>
            </w:pPr>
            <w:r>
              <w:rPr>
                <w:rFonts w:cs="Calibri"/>
                <w:color w:val="000000"/>
                <w:sz w:val="18"/>
                <w:szCs w:val="18"/>
              </w:rPr>
              <w:t xml:space="preserve">Identificação da entidade responsável pelo </w:t>
            </w:r>
            <w:r w:rsidR="00611805" w:rsidRPr="005B6569">
              <w:rPr>
                <w:rFonts w:cs="Calibri"/>
                <w:color w:val="000000"/>
                <w:sz w:val="18"/>
                <w:szCs w:val="18"/>
              </w:rPr>
              <w:t>pagamento em caso de execução da proteção</w:t>
            </w:r>
            <w:r w:rsidR="00611805">
              <w:rPr>
                <w:rFonts w:cs="Calibri"/>
                <w:color w:val="000000"/>
                <w:sz w:val="18"/>
                <w:szCs w:val="18"/>
              </w:rPr>
              <w:t>.</w:t>
            </w:r>
          </w:p>
          <w:p w14:paraId="0EC65AA6" w14:textId="0EB9125F" w:rsidR="00791745" w:rsidRPr="00791745" w:rsidRDefault="00517572" w:rsidP="00791745">
            <w:pPr>
              <w:pStyle w:val="ListParagraph"/>
              <w:numPr>
                <w:ilvl w:val="0"/>
                <w:numId w:val="18"/>
              </w:numPr>
              <w:rPr>
                <w:rFonts w:cs="Calibri"/>
                <w:color w:val="000000"/>
                <w:sz w:val="18"/>
                <w:szCs w:val="18"/>
              </w:rPr>
            </w:pPr>
            <w:r>
              <w:rPr>
                <w:rFonts w:cs="Calibri"/>
                <w:color w:val="000000"/>
                <w:sz w:val="18"/>
                <w:szCs w:val="18"/>
              </w:rPr>
              <w:t>No caso de garantias reais, imóveis ou títulos, esta entidade corresponde ao detentor da proteç</w:t>
            </w:r>
            <w:r w:rsidR="00791745">
              <w:rPr>
                <w:rFonts w:cs="Calibri"/>
                <w:color w:val="000000"/>
                <w:sz w:val="18"/>
                <w:szCs w:val="18"/>
              </w:rPr>
              <w:t>ão que está a ser caracterizada.</w:t>
            </w:r>
          </w:p>
          <w:p w14:paraId="1BBB658D" w14:textId="07AD28E3" w:rsidR="00611805" w:rsidRPr="005B6569" w:rsidRDefault="00611805" w:rsidP="002174CA">
            <w:pPr>
              <w:pStyle w:val="ListParagraph"/>
              <w:numPr>
                <w:ilvl w:val="0"/>
                <w:numId w:val="18"/>
              </w:numPr>
              <w:rPr>
                <w:rFonts w:cs="Calibri"/>
                <w:color w:val="000000"/>
                <w:sz w:val="18"/>
                <w:szCs w:val="18"/>
              </w:rPr>
            </w:pPr>
            <w:r>
              <w:rPr>
                <w:rFonts w:cs="Calibri"/>
                <w:color w:val="000000"/>
                <w:sz w:val="18"/>
                <w:szCs w:val="18"/>
              </w:rPr>
              <w:t xml:space="preserve">Correponde ao número de identificação fiscal. </w:t>
            </w:r>
          </w:p>
        </w:tc>
        <w:tc>
          <w:tcPr>
            <w:tcW w:w="1134" w:type="dxa"/>
            <w:tcBorders>
              <w:top w:val="nil"/>
              <w:left w:val="single" w:sz="4" w:space="0" w:color="auto"/>
              <w:bottom w:val="single" w:sz="4" w:space="0" w:color="auto"/>
              <w:right w:val="single" w:sz="4" w:space="0" w:color="auto"/>
            </w:tcBorders>
            <w:shd w:val="clear" w:color="auto" w:fill="auto"/>
            <w:noWrap/>
            <w:hideMark/>
          </w:tcPr>
          <w:p w14:paraId="7F339ECC"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6B5D754B" w14:textId="38BA8BDE"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050643A0" w14:textId="6EF7A930" w:rsidR="00611805" w:rsidRPr="00335137" w:rsidRDefault="00611805" w:rsidP="00611805">
            <w:pPr>
              <w:rPr>
                <w:rFonts w:cs="Calibri"/>
                <w:color w:val="000000"/>
                <w:sz w:val="18"/>
                <w:szCs w:val="18"/>
              </w:rPr>
            </w:pPr>
            <w:r w:rsidRPr="005B6569">
              <w:rPr>
                <w:rFonts w:cs="Calibri"/>
                <w:color w:val="000000"/>
                <w:sz w:val="18"/>
                <w:szCs w:val="18"/>
              </w:rPr>
              <w:t>INTERFACE_CLIENTES</w:t>
            </w:r>
          </w:p>
        </w:tc>
        <w:tc>
          <w:tcPr>
            <w:tcW w:w="1843" w:type="dxa"/>
            <w:tcBorders>
              <w:top w:val="nil"/>
              <w:left w:val="single" w:sz="4" w:space="0" w:color="auto"/>
              <w:bottom w:val="single" w:sz="4" w:space="0" w:color="auto"/>
              <w:right w:val="single" w:sz="4" w:space="0" w:color="auto"/>
            </w:tcBorders>
          </w:tcPr>
          <w:p w14:paraId="6BB283F7" w14:textId="4202ABAF" w:rsidR="00611805" w:rsidRPr="005B6569" w:rsidRDefault="00DF559D" w:rsidP="00611805">
            <w:pPr>
              <w:rPr>
                <w:rFonts w:cs="Calibri"/>
                <w:color w:val="000000"/>
                <w:sz w:val="18"/>
                <w:szCs w:val="18"/>
              </w:rPr>
            </w:pPr>
            <w:r w:rsidRPr="005B6569">
              <w:rPr>
                <w:rFonts w:cs="Calibri"/>
                <w:color w:val="000000"/>
                <w:sz w:val="18"/>
                <w:szCs w:val="18"/>
              </w:rPr>
              <w:t>cnum_doc_identif2,</w:t>
            </w:r>
          </w:p>
          <w:p w14:paraId="4C2C83B0" w14:textId="275AF3F7" w:rsidR="00611805" w:rsidRPr="00335137" w:rsidRDefault="00DF559D" w:rsidP="00611805">
            <w:pPr>
              <w:rPr>
                <w:rFonts w:cs="Calibri"/>
                <w:color w:val="000000"/>
                <w:sz w:val="18"/>
                <w:szCs w:val="18"/>
              </w:rPr>
            </w:pPr>
            <w:r w:rsidRPr="005B6569">
              <w:rPr>
                <w:rFonts w:cs="Calibri"/>
                <w:color w:val="000000"/>
                <w:sz w:val="18"/>
                <w:szCs w:val="18"/>
              </w:rPr>
              <w:t>cnum_doc_identif1</w:t>
            </w:r>
          </w:p>
        </w:tc>
        <w:tc>
          <w:tcPr>
            <w:tcW w:w="1559" w:type="dxa"/>
            <w:tcBorders>
              <w:top w:val="nil"/>
              <w:left w:val="single" w:sz="4" w:space="0" w:color="auto"/>
              <w:bottom w:val="single" w:sz="4" w:space="0" w:color="auto"/>
              <w:right w:val="single" w:sz="4" w:space="0" w:color="auto"/>
            </w:tcBorders>
          </w:tcPr>
          <w:p w14:paraId="789B27F3" w14:textId="77777777" w:rsidR="00611805" w:rsidRPr="00335137" w:rsidRDefault="00611805" w:rsidP="00611805">
            <w:pPr>
              <w:rPr>
                <w:rFonts w:cs="Calibri"/>
                <w:color w:val="000000"/>
                <w:sz w:val="18"/>
                <w:szCs w:val="18"/>
              </w:rPr>
            </w:pPr>
          </w:p>
        </w:tc>
      </w:tr>
      <w:tr w:rsidR="00611805" w:rsidRPr="00335137" w14:paraId="784C7778" w14:textId="608959D4"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4CAF3EDD" w14:textId="5F1EE8B7" w:rsidR="00611805" w:rsidRPr="00CB0153" w:rsidRDefault="00611805" w:rsidP="00CB0153">
            <w:pPr>
              <w:rPr>
                <w:rFonts w:cs="Calibri"/>
                <w:color w:val="000000"/>
                <w:sz w:val="18"/>
                <w:szCs w:val="18"/>
              </w:rPr>
            </w:pPr>
            <w:r w:rsidRPr="00CB0153">
              <w:rPr>
                <w:rFonts w:cs="Calibri"/>
                <w:bCs/>
                <w:color w:val="000000"/>
                <w:sz w:val="18"/>
                <w:szCs w:val="18"/>
              </w:rPr>
              <w:t>zcliente</w:t>
            </w:r>
          </w:p>
        </w:tc>
        <w:tc>
          <w:tcPr>
            <w:tcW w:w="5316" w:type="dxa"/>
            <w:tcBorders>
              <w:top w:val="nil"/>
              <w:left w:val="nil"/>
              <w:bottom w:val="single" w:sz="4" w:space="0" w:color="auto"/>
              <w:right w:val="single" w:sz="4" w:space="0" w:color="auto"/>
            </w:tcBorders>
            <w:shd w:val="clear" w:color="auto" w:fill="auto"/>
            <w:noWrap/>
            <w:hideMark/>
          </w:tcPr>
          <w:p w14:paraId="2B5A1850" w14:textId="77777777" w:rsidR="00517572" w:rsidRDefault="00517572" w:rsidP="00517572">
            <w:pPr>
              <w:rPr>
                <w:rFonts w:cs="Calibri"/>
                <w:color w:val="000000"/>
                <w:sz w:val="18"/>
                <w:szCs w:val="18"/>
              </w:rPr>
            </w:pPr>
            <w:r>
              <w:rPr>
                <w:rFonts w:cs="Calibri"/>
                <w:color w:val="000000"/>
                <w:sz w:val="18"/>
                <w:szCs w:val="18"/>
              </w:rPr>
              <w:t>Entidade responsável pela proteção:</w:t>
            </w:r>
          </w:p>
          <w:p w14:paraId="3A636DB5" w14:textId="77777777" w:rsidR="00517572" w:rsidRDefault="00517572" w:rsidP="00517572">
            <w:pPr>
              <w:pStyle w:val="ListParagraph"/>
              <w:numPr>
                <w:ilvl w:val="0"/>
                <w:numId w:val="7"/>
              </w:numPr>
              <w:rPr>
                <w:rFonts w:cs="Calibri"/>
                <w:color w:val="000000"/>
                <w:sz w:val="18"/>
                <w:szCs w:val="18"/>
              </w:rPr>
            </w:pPr>
            <w:r>
              <w:rPr>
                <w:rFonts w:cs="Calibri"/>
                <w:color w:val="000000"/>
                <w:sz w:val="18"/>
                <w:szCs w:val="18"/>
              </w:rPr>
              <w:t xml:space="preserve">Identificação da entidade responsável pelo </w:t>
            </w:r>
            <w:r w:rsidRPr="005B6569">
              <w:rPr>
                <w:rFonts w:cs="Calibri"/>
                <w:color w:val="000000"/>
                <w:sz w:val="18"/>
                <w:szCs w:val="18"/>
              </w:rPr>
              <w:t>pagamento em caso de execução da proteção</w:t>
            </w:r>
            <w:r>
              <w:rPr>
                <w:rFonts w:cs="Calibri"/>
                <w:color w:val="000000"/>
                <w:sz w:val="18"/>
                <w:szCs w:val="18"/>
              </w:rPr>
              <w:t>.</w:t>
            </w:r>
          </w:p>
          <w:p w14:paraId="13749EE2" w14:textId="77777777" w:rsidR="00517572" w:rsidRDefault="00517572" w:rsidP="00517572">
            <w:pPr>
              <w:pStyle w:val="ListParagraph"/>
              <w:numPr>
                <w:ilvl w:val="0"/>
                <w:numId w:val="7"/>
              </w:numPr>
              <w:rPr>
                <w:rFonts w:cs="Calibri"/>
                <w:color w:val="000000"/>
                <w:sz w:val="18"/>
                <w:szCs w:val="18"/>
              </w:rPr>
            </w:pPr>
            <w:r>
              <w:rPr>
                <w:rFonts w:cs="Calibri"/>
                <w:color w:val="000000"/>
                <w:sz w:val="18"/>
                <w:szCs w:val="18"/>
              </w:rPr>
              <w:t>No caso de garantias reais, imóveis ou títulos, esta entidade corresponde ao detentor da proteção que está a ser caracterizada.</w:t>
            </w:r>
          </w:p>
          <w:p w14:paraId="7A0B83F7" w14:textId="15CEFE8D" w:rsidR="00611805" w:rsidRPr="00A24375" w:rsidRDefault="00517572" w:rsidP="00517572">
            <w:pPr>
              <w:pStyle w:val="ListParagraph"/>
              <w:numPr>
                <w:ilvl w:val="0"/>
                <w:numId w:val="7"/>
              </w:numPr>
              <w:rPr>
                <w:rFonts w:cs="Calibri"/>
                <w:color w:val="000000"/>
                <w:sz w:val="18"/>
                <w:szCs w:val="18"/>
              </w:rPr>
            </w:pPr>
            <w:r>
              <w:rPr>
                <w:rFonts w:cs="Calibri"/>
                <w:color w:val="000000"/>
                <w:sz w:val="18"/>
                <w:szCs w:val="18"/>
              </w:rPr>
              <w:t xml:space="preserve"> </w:t>
            </w:r>
            <w:r w:rsidR="00611805">
              <w:rPr>
                <w:rFonts w:cs="Calibri"/>
                <w:color w:val="000000"/>
                <w:sz w:val="18"/>
                <w:szCs w:val="18"/>
              </w:rPr>
              <w:t>Este é ape</w:t>
            </w:r>
            <w:r>
              <w:rPr>
                <w:rFonts w:cs="Calibri"/>
                <w:color w:val="000000"/>
                <w:sz w:val="18"/>
                <w:szCs w:val="18"/>
              </w:rPr>
              <w:t>nas utilizado no caso do número de identificação fiscal não ser válido.</w:t>
            </w:r>
          </w:p>
        </w:tc>
        <w:tc>
          <w:tcPr>
            <w:tcW w:w="1134" w:type="dxa"/>
            <w:tcBorders>
              <w:top w:val="nil"/>
              <w:left w:val="single" w:sz="4" w:space="0" w:color="auto"/>
              <w:bottom w:val="single" w:sz="4" w:space="0" w:color="auto"/>
              <w:right w:val="single" w:sz="4" w:space="0" w:color="auto"/>
            </w:tcBorders>
            <w:shd w:val="clear" w:color="auto" w:fill="auto"/>
            <w:noWrap/>
            <w:hideMark/>
          </w:tcPr>
          <w:p w14:paraId="26D29936"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77B1ADAC" w14:textId="4FBB8986"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7A19179C" w14:textId="77777777" w:rsidR="00611805" w:rsidRPr="005B6569" w:rsidRDefault="00611805" w:rsidP="00611805">
            <w:pPr>
              <w:rPr>
                <w:rFonts w:cs="Calibri"/>
                <w:color w:val="000000"/>
                <w:sz w:val="18"/>
                <w:szCs w:val="18"/>
              </w:rPr>
            </w:pPr>
            <w:r w:rsidRPr="005B6569">
              <w:rPr>
                <w:rFonts w:cs="Calibri"/>
                <w:color w:val="000000"/>
                <w:sz w:val="18"/>
                <w:szCs w:val="18"/>
              </w:rPr>
              <w:t>GT004_BENS_FIN,</w:t>
            </w:r>
          </w:p>
          <w:p w14:paraId="2FABC11F" w14:textId="77777777" w:rsidR="00611805" w:rsidRPr="005B6569" w:rsidRDefault="00611805" w:rsidP="00611805">
            <w:pPr>
              <w:rPr>
                <w:rFonts w:cs="Calibri"/>
                <w:color w:val="000000"/>
                <w:sz w:val="18"/>
                <w:szCs w:val="18"/>
              </w:rPr>
            </w:pPr>
            <w:r w:rsidRPr="005B6569">
              <w:rPr>
                <w:rFonts w:cs="Calibri"/>
                <w:color w:val="000000"/>
                <w:sz w:val="18"/>
                <w:szCs w:val="18"/>
              </w:rPr>
              <w:t>GT009_BENS_IMOV,</w:t>
            </w:r>
          </w:p>
          <w:p w14:paraId="14A61F68" w14:textId="6B1C8911" w:rsidR="00611805" w:rsidRPr="00335137" w:rsidRDefault="00611805" w:rsidP="00611805">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CAF8E64" w14:textId="3903A78F" w:rsidR="00611805" w:rsidRPr="005B6569" w:rsidRDefault="00DF559D" w:rsidP="00611805">
            <w:pPr>
              <w:rPr>
                <w:rFonts w:cs="Calibri"/>
                <w:color w:val="000000"/>
                <w:sz w:val="18"/>
                <w:szCs w:val="18"/>
              </w:rPr>
            </w:pPr>
            <w:r w:rsidRPr="005B6569">
              <w:rPr>
                <w:rFonts w:cs="Calibri"/>
                <w:color w:val="000000"/>
                <w:sz w:val="18"/>
                <w:szCs w:val="18"/>
              </w:rPr>
              <w:t>detentor_bem,</w:t>
            </w:r>
          </w:p>
          <w:p w14:paraId="36E93B61" w14:textId="1DE46EF4" w:rsidR="00611805" w:rsidRPr="00335137" w:rsidRDefault="00DF559D" w:rsidP="00611805">
            <w:pPr>
              <w:rPr>
                <w:rFonts w:cs="Calibri"/>
                <w:color w:val="000000"/>
                <w:sz w:val="18"/>
                <w:szCs w:val="18"/>
              </w:rPr>
            </w:pPr>
            <w:r w:rsidRPr="005B6569">
              <w:rPr>
                <w:rFonts w:cs="Calibri"/>
                <w:color w:val="000000"/>
                <w:sz w:val="18"/>
                <w:szCs w:val="18"/>
              </w:rPr>
              <w:t>zcliente_ced</w:t>
            </w:r>
          </w:p>
        </w:tc>
        <w:tc>
          <w:tcPr>
            <w:tcW w:w="1559" w:type="dxa"/>
            <w:tcBorders>
              <w:top w:val="nil"/>
              <w:left w:val="single" w:sz="4" w:space="0" w:color="auto"/>
              <w:bottom w:val="single" w:sz="4" w:space="0" w:color="auto"/>
              <w:right w:val="single" w:sz="4" w:space="0" w:color="auto"/>
            </w:tcBorders>
          </w:tcPr>
          <w:p w14:paraId="1047FA3A" w14:textId="77777777" w:rsidR="00611805" w:rsidRPr="00335137" w:rsidRDefault="00611805" w:rsidP="00611805">
            <w:pPr>
              <w:rPr>
                <w:rFonts w:cs="Calibri"/>
                <w:color w:val="000000"/>
                <w:sz w:val="18"/>
                <w:szCs w:val="18"/>
              </w:rPr>
            </w:pPr>
          </w:p>
        </w:tc>
      </w:tr>
      <w:tr w:rsidR="00611805" w:rsidRPr="00335137" w14:paraId="50EBB933" w14:textId="37EFB81D" w:rsidTr="00CB0153">
        <w:trPr>
          <w:trHeight w:val="800"/>
        </w:trPr>
        <w:tc>
          <w:tcPr>
            <w:tcW w:w="1984" w:type="dxa"/>
            <w:tcBorders>
              <w:top w:val="nil"/>
              <w:left w:val="single" w:sz="4" w:space="0" w:color="auto"/>
              <w:bottom w:val="single" w:sz="4" w:space="0" w:color="auto"/>
              <w:right w:val="single" w:sz="4" w:space="0" w:color="auto"/>
            </w:tcBorders>
            <w:shd w:val="clear" w:color="000000" w:fill="F2F2F2"/>
          </w:tcPr>
          <w:p w14:paraId="2890220B" w14:textId="26CE46EA" w:rsidR="00611805" w:rsidRPr="00CB0153" w:rsidRDefault="00611805" w:rsidP="00CB0153">
            <w:pPr>
              <w:rPr>
                <w:rFonts w:cs="Calibri"/>
                <w:color w:val="000000"/>
                <w:sz w:val="18"/>
                <w:szCs w:val="18"/>
              </w:rPr>
            </w:pPr>
            <w:r w:rsidRPr="00517572">
              <w:rPr>
                <w:rFonts w:cs="Calibri"/>
                <w:bCs/>
                <w:color w:val="000000"/>
                <w:sz w:val="18"/>
                <w:szCs w:val="18"/>
              </w:rPr>
              <w:t>numregprot</w:t>
            </w:r>
          </w:p>
        </w:tc>
        <w:tc>
          <w:tcPr>
            <w:tcW w:w="5316" w:type="dxa"/>
            <w:tcBorders>
              <w:top w:val="nil"/>
              <w:left w:val="nil"/>
              <w:bottom w:val="single" w:sz="4" w:space="0" w:color="auto"/>
              <w:right w:val="single" w:sz="4" w:space="0" w:color="auto"/>
            </w:tcBorders>
            <w:shd w:val="clear" w:color="auto" w:fill="auto"/>
            <w:noWrap/>
            <w:hideMark/>
          </w:tcPr>
          <w:p w14:paraId="27B0DBF2" w14:textId="77777777" w:rsidR="00611805" w:rsidRDefault="00611805" w:rsidP="00611805">
            <w:pPr>
              <w:rPr>
                <w:rFonts w:cs="Calibri"/>
                <w:color w:val="000000"/>
                <w:sz w:val="18"/>
                <w:szCs w:val="18"/>
              </w:rPr>
            </w:pPr>
            <w:r>
              <w:rPr>
                <w:rFonts w:cs="Calibri"/>
                <w:color w:val="000000"/>
                <w:sz w:val="18"/>
                <w:szCs w:val="18"/>
              </w:rPr>
              <w:t>Número de registo da proteção:</w:t>
            </w:r>
          </w:p>
          <w:p w14:paraId="45970E01" w14:textId="559159D9" w:rsidR="00611805" w:rsidRDefault="00611805" w:rsidP="002174CA">
            <w:pPr>
              <w:pStyle w:val="ListParagraph"/>
              <w:numPr>
                <w:ilvl w:val="0"/>
                <w:numId w:val="19"/>
              </w:numPr>
              <w:rPr>
                <w:rFonts w:cs="Calibri"/>
                <w:color w:val="000000"/>
                <w:sz w:val="18"/>
                <w:szCs w:val="18"/>
              </w:rPr>
            </w:pPr>
            <w:r>
              <w:rPr>
                <w:rFonts w:cs="Calibri"/>
                <w:color w:val="000000"/>
                <w:sz w:val="18"/>
                <w:szCs w:val="18"/>
              </w:rPr>
              <w:t>C</w:t>
            </w:r>
            <w:r w:rsidRPr="00A031E4">
              <w:rPr>
                <w:rFonts w:cs="Calibri"/>
                <w:color w:val="000000"/>
                <w:sz w:val="18"/>
                <w:szCs w:val="18"/>
              </w:rPr>
              <w:t>orresponde ao código de identificação do imóvel constante na Caderneta Predial</w:t>
            </w:r>
            <w:r>
              <w:rPr>
                <w:rFonts w:cs="Calibri"/>
                <w:color w:val="000000"/>
                <w:sz w:val="18"/>
                <w:szCs w:val="18"/>
              </w:rPr>
              <w:t>.</w:t>
            </w:r>
          </w:p>
          <w:p w14:paraId="4430CA99" w14:textId="2C68C795" w:rsidR="00517572" w:rsidRDefault="00517572" w:rsidP="002174CA">
            <w:pPr>
              <w:pStyle w:val="ListParagraph"/>
              <w:numPr>
                <w:ilvl w:val="0"/>
                <w:numId w:val="19"/>
              </w:numPr>
              <w:rPr>
                <w:rFonts w:cs="Calibri"/>
                <w:color w:val="000000"/>
                <w:sz w:val="18"/>
                <w:szCs w:val="18"/>
              </w:rPr>
            </w:pPr>
            <w:r>
              <w:rPr>
                <w:rFonts w:cs="Calibri"/>
                <w:color w:val="000000"/>
                <w:sz w:val="18"/>
                <w:szCs w:val="18"/>
              </w:rPr>
              <w:lastRenderedPageBreak/>
              <w:t>Este código é composto pro 6 dígitos relativos à freguesia seguido do artigo matricial, separados por hífen (“-“).</w:t>
            </w:r>
          </w:p>
          <w:p w14:paraId="3C76C5C1" w14:textId="7DF408E0" w:rsidR="00517572" w:rsidRPr="00A031E4" w:rsidRDefault="00517572" w:rsidP="00517572">
            <w:pPr>
              <w:pStyle w:val="ListParagraph"/>
              <w:numPr>
                <w:ilvl w:val="0"/>
                <w:numId w:val="19"/>
              </w:numPr>
              <w:rPr>
                <w:rFonts w:cs="Calibri"/>
                <w:color w:val="000000"/>
                <w:sz w:val="18"/>
                <w:szCs w:val="18"/>
              </w:rPr>
            </w:pPr>
            <w:r>
              <w:rPr>
                <w:rFonts w:cs="Calibri"/>
                <w:color w:val="000000"/>
                <w:sz w:val="18"/>
                <w:szCs w:val="18"/>
              </w:rPr>
              <w:t xml:space="preserve">Quando aplicável, devem ainda identificar a fração respectiva. </w:t>
            </w:r>
          </w:p>
        </w:tc>
        <w:tc>
          <w:tcPr>
            <w:tcW w:w="1134" w:type="dxa"/>
            <w:tcBorders>
              <w:top w:val="nil"/>
              <w:left w:val="single" w:sz="4" w:space="0" w:color="auto"/>
              <w:bottom w:val="single" w:sz="4" w:space="0" w:color="auto"/>
              <w:right w:val="single" w:sz="4" w:space="0" w:color="auto"/>
            </w:tcBorders>
            <w:shd w:val="clear" w:color="auto" w:fill="auto"/>
            <w:noWrap/>
            <w:hideMark/>
          </w:tcPr>
          <w:p w14:paraId="338D5B13" w14:textId="77777777" w:rsidR="00611805" w:rsidRPr="00335137" w:rsidRDefault="00611805" w:rsidP="00611805">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single" w:sz="4" w:space="0" w:color="auto"/>
              <w:bottom w:val="single" w:sz="4" w:space="0" w:color="auto"/>
              <w:right w:val="single" w:sz="4" w:space="0" w:color="auto"/>
            </w:tcBorders>
          </w:tcPr>
          <w:p w14:paraId="492E4295" w14:textId="5C55404F"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AF662CA" w14:textId="0F3F5909" w:rsidR="00611805" w:rsidRPr="00335137" w:rsidRDefault="00611805" w:rsidP="00611805">
            <w:pPr>
              <w:rPr>
                <w:rFonts w:cs="Calibri"/>
                <w:color w:val="000000"/>
                <w:sz w:val="18"/>
                <w:szCs w:val="18"/>
              </w:rPr>
            </w:pPr>
            <w:r w:rsidRPr="00A031E4">
              <w:rPr>
                <w:rFonts w:cs="Calibri"/>
                <w:color w:val="000000"/>
                <w:sz w:val="18"/>
                <w:szCs w:val="18"/>
              </w:rPr>
              <w:t>GT009_BENS_IMOV</w:t>
            </w:r>
          </w:p>
        </w:tc>
        <w:tc>
          <w:tcPr>
            <w:tcW w:w="1843" w:type="dxa"/>
            <w:tcBorders>
              <w:top w:val="nil"/>
              <w:left w:val="single" w:sz="4" w:space="0" w:color="auto"/>
              <w:bottom w:val="single" w:sz="4" w:space="0" w:color="auto"/>
              <w:right w:val="single" w:sz="4" w:space="0" w:color="auto"/>
            </w:tcBorders>
          </w:tcPr>
          <w:p w14:paraId="6261F71C" w14:textId="7B54A5EE" w:rsidR="00611805" w:rsidRPr="005B6569" w:rsidRDefault="00DF559D" w:rsidP="00611805">
            <w:pPr>
              <w:rPr>
                <w:rFonts w:cs="Calibri"/>
                <w:color w:val="000000"/>
                <w:sz w:val="18"/>
                <w:szCs w:val="18"/>
              </w:rPr>
            </w:pPr>
            <w:r w:rsidRPr="005B6569">
              <w:rPr>
                <w:rFonts w:cs="Calibri"/>
                <w:color w:val="000000"/>
                <w:sz w:val="18"/>
                <w:szCs w:val="18"/>
              </w:rPr>
              <w:t>cdisconf,</w:t>
            </w:r>
          </w:p>
          <w:p w14:paraId="6351DB2A" w14:textId="2214A8FE" w:rsidR="00611805" w:rsidRPr="005B6569" w:rsidRDefault="00DF559D" w:rsidP="00611805">
            <w:pPr>
              <w:rPr>
                <w:rFonts w:cs="Calibri"/>
                <w:color w:val="000000"/>
                <w:sz w:val="18"/>
                <w:szCs w:val="18"/>
              </w:rPr>
            </w:pPr>
            <w:r w:rsidRPr="005B6569">
              <w:rPr>
                <w:rFonts w:cs="Calibri"/>
                <w:color w:val="000000"/>
                <w:sz w:val="18"/>
                <w:szCs w:val="18"/>
              </w:rPr>
              <w:t>cartmatr,</w:t>
            </w:r>
          </w:p>
          <w:p w14:paraId="153344DE" w14:textId="60F748F8" w:rsidR="00611805" w:rsidRPr="00335137" w:rsidRDefault="00DF559D" w:rsidP="00611805">
            <w:pPr>
              <w:rPr>
                <w:rFonts w:cs="Calibri"/>
                <w:color w:val="000000"/>
                <w:sz w:val="18"/>
                <w:szCs w:val="18"/>
              </w:rPr>
            </w:pPr>
            <w:r w:rsidRPr="005B6569">
              <w:rPr>
                <w:rFonts w:cs="Calibri"/>
                <w:color w:val="000000"/>
                <w:sz w:val="18"/>
                <w:szCs w:val="18"/>
              </w:rPr>
              <w:t>gfraccao</w:t>
            </w:r>
          </w:p>
        </w:tc>
        <w:tc>
          <w:tcPr>
            <w:tcW w:w="1559" w:type="dxa"/>
            <w:tcBorders>
              <w:top w:val="nil"/>
              <w:left w:val="single" w:sz="4" w:space="0" w:color="auto"/>
              <w:bottom w:val="single" w:sz="4" w:space="0" w:color="auto"/>
              <w:right w:val="single" w:sz="4" w:space="0" w:color="auto"/>
            </w:tcBorders>
          </w:tcPr>
          <w:p w14:paraId="027703DC" w14:textId="77777777" w:rsidR="00611805" w:rsidRPr="00335137" w:rsidRDefault="00611805" w:rsidP="00611805">
            <w:pPr>
              <w:rPr>
                <w:rFonts w:cs="Calibri"/>
                <w:color w:val="000000"/>
                <w:sz w:val="18"/>
                <w:szCs w:val="18"/>
              </w:rPr>
            </w:pPr>
          </w:p>
        </w:tc>
      </w:tr>
      <w:tr w:rsidR="00611805" w:rsidRPr="00335137" w14:paraId="7EE3E49E" w14:textId="50CC44D6"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E2CB66F" w14:textId="0F6B02C1" w:rsidR="00611805" w:rsidRPr="00CB0153" w:rsidRDefault="00611805" w:rsidP="00CB0153">
            <w:pPr>
              <w:rPr>
                <w:rFonts w:cs="Calibri"/>
                <w:color w:val="000000"/>
                <w:sz w:val="18"/>
                <w:szCs w:val="18"/>
              </w:rPr>
            </w:pPr>
            <w:r w:rsidRPr="00CB0153">
              <w:rPr>
                <w:rFonts w:cs="Calibri"/>
                <w:bCs/>
                <w:color w:val="000000"/>
                <w:sz w:val="18"/>
                <w:szCs w:val="18"/>
              </w:rPr>
              <w:t>paislocprot</w:t>
            </w:r>
          </w:p>
        </w:tc>
        <w:tc>
          <w:tcPr>
            <w:tcW w:w="5316" w:type="dxa"/>
            <w:tcBorders>
              <w:top w:val="nil"/>
              <w:left w:val="nil"/>
              <w:bottom w:val="single" w:sz="4" w:space="0" w:color="auto"/>
              <w:right w:val="single" w:sz="4" w:space="0" w:color="auto"/>
            </w:tcBorders>
            <w:shd w:val="clear" w:color="auto" w:fill="auto"/>
            <w:noWrap/>
            <w:hideMark/>
          </w:tcPr>
          <w:p w14:paraId="6DA591B8" w14:textId="159BFEBB" w:rsidR="00611805" w:rsidRPr="00212559" w:rsidRDefault="00611805" w:rsidP="00611805">
            <w:pPr>
              <w:rPr>
                <w:rFonts w:cs="Calibri"/>
                <w:color w:val="000000"/>
                <w:sz w:val="18"/>
                <w:szCs w:val="18"/>
              </w:rPr>
            </w:pPr>
            <w:r w:rsidRPr="00212559">
              <w:rPr>
                <w:rFonts w:cs="Calibri"/>
                <w:color w:val="000000"/>
                <w:sz w:val="18"/>
                <w:szCs w:val="18"/>
              </w:rPr>
              <w:t>País</w:t>
            </w:r>
            <w:r w:rsidR="00517572">
              <w:rPr>
                <w:rFonts w:cs="Calibri"/>
                <w:color w:val="000000"/>
                <w:sz w:val="18"/>
                <w:szCs w:val="18"/>
              </w:rPr>
              <w:t xml:space="preserve"> de localização</w:t>
            </w:r>
            <w:r w:rsidRPr="00212559">
              <w:rPr>
                <w:rFonts w:cs="Calibri"/>
                <w:color w:val="000000"/>
                <w:sz w:val="18"/>
                <w:szCs w:val="18"/>
              </w:rPr>
              <w:t>:</w:t>
            </w:r>
          </w:p>
          <w:p w14:paraId="630D1F3B" w14:textId="77777777" w:rsidR="00611805" w:rsidRDefault="00611805" w:rsidP="002174CA">
            <w:pPr>
              <w:pStyle w:val="ListParagraph"/>
              <w:numPr>
                <w:ilvl w:val="0"/>
                <w:numId w:val="14"/>
              </w:numPr>
              <w:rPr>
                <w:rFonts w:cs="Calibri"/>
                <w:color w:val="000000"/>
                <w:sz w:val="18"/>
                <w:szCs w:val="18"/>
              </w:rPr>
            </w:pPr>
            <w:r w:rsidRPr="00212559">
              <w:rPr>
                <w:rFonts w:cs="Calibri"/>
                <w:color w:val="000000"/>
                <w:sz w:val="18"/>
                <w:szCs w:val="18"/>
              </w:rPr>
              <w:t xml:space="preserve">Este campo indica o país </w:t>
            </w:r>
            <w:r>
              <w:rPr>
                <w:rFonts w:cs="Calibri"/>
                <w:color w:val="000000"/>
                <w:sz w:val="18"/>
                <w:szCs w:val="18"/>
              </w:rPr>
              <w:t xml:space="preserve">no qual se localiza a proteção do tipo imobiliário. </w:t>
            </w:r>
          </w:p>
          <w:p w14:paraId="145FC985" w14:textId="1C492D3F" w:rsidR="00611805" w:rsidRPr="008E7413" w:rsidRDefault="00611805" w:rsidP="002174CA">
            <w:pPr>
              <w:pStyle w:val="ListParagraph"/>
              <w:numPr>
                <w:ilvl w:val="0"/>
                <w:numId w:val="14"/>
              </w:numPr>
              <w:rPr>
                <w:rFonts w:cs="Calibri"/>
                <w:color w:val="000000"/>
                <w:sz w:val="18"/>
                <w:szCs w:val="18"/>
              </w:rPr>
            </w:pPr>
            <w:r w:rsidRPr="00212559">
              <w:rPr>
                <w:rFonts w:cs="Calibri"/>
                <w:color w:val="000000"/>
                <w:sz w:val="18"/>
                <w:szCs w:val="18"/>
              </w:rPr>
              <w:t>O</w:t>
            </w:r>
            <w:r>
              <w:rPr>
                <w:rFonts w:cs="Calibri"/>
                <w:color w:val="000000"/>
                <w:sz w:val="18"/>
                <w:szCs w:val="18"/>
              </w:rPr>
              <w:t xml:space="preserve"> código ‘PRT’ é referente a Portugal e é atribuído, por defeito, a todos os registos que não apresentam informação.</w:t>
            </w:r>
          </w:p>
        </w:tc>
        <w:tc>
          <w:tcPr>
            <w:tcW w:w="1134" w:type="dxa"/>
            <w:tcBorders>
              <w:top w:val="nil"/>
              <w:left w:val="single" w:sz="4" w:space="0" w:color="auto"/>
              <w:bottom w:val="single" w:sz="4" w:space="0" w:color="auto"/>
              <w:right w:val="single" w:sz="4" w:space="0" w:color="auto"/>
            </w:tcBorders>
            <w:shd w:val="clear" w:color="auto" w:fill="auto"/>
            <w:noWrap/>
            <w:hideMark/>
          </w:tcPr>
          <w:p w14:paraId="39C2BD45"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204A0A9E"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4CD5403C" w14:textId="4DB6E94E"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195F05A2" w14:textId="77777777" w:rsidR="00611805" w:rsidRPr="00A031E4" w:rsidRDefault="00611805" w:rsidP="00611805">
            <w:pPr>
              <w:rPr>
                <w:rFonts w:cs="Calibri"/>
                <w:color w:val="000000"/>
                <w:sz w:val="18"/>
                <w:szCs w:val="18"/>
              </w:rPr>
            </w:pPr>
            <w:r w:rsidRPr="00A031E4">
              <w:rPr>
                <w:rFonts w:cs="Calibri"/>
                <w:color w:val="000000"/>
                <w:sz w:val="18"/>
                <w:szCs w:val="18"/>
              </w:rPr>
              <w:t>GT009_BENS_IMOV,</w:t>
            </w:r>
          </w:p>
          <w:p w14:paraId="78D54C12" w14:textId="6D67E03B" w:rsidR="00611805" w:rsidRPr="00335137" w:rsidRDefault="00611805" w:rsidP="00611805">
            <w:pPr>
              <w:rPr>
                <w:rFonts w:cs="Calibri"/>
                <w:color w:val="000000"/>
                <w:sz w:val="18"/>
                <w:szCs w:val="18"/>
              </w:rPr>
            </w:pPr>
            <w:r w:rsidRPr="00A031E4">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7D3918A1" w14:textId="57CECB70" w:rsidR="00611805" w:rsidRPr="00A031E4" w:rsidRDefault="00DF559D" w:rsidP="00611805">
            <w:pPr>
              <w:rPr>
                <w:rFonts w:cs="Calibri"/>
                <w:color w:val="000000"/>
                <w:sz w:val="18"/>
                <w:szCs w:val="18"/>
              </w:rPr>
            </w:pPr>
            <w:r w:rsidRPr="00A031E4">
              <w:rPr>
                <w:rFonts w:cs="Calibri"/>
                <w:color w:val="000000"/>
                <w:sz w:val="18"/>
                <w:szCs w:val="18"/>
              </w:rPr>
              <w:t>cpais,</w:t>
            </w:r>
          </w:p>
          <w:p w14:paraId="5BC3E9CF" w14:textId="6DABC406" w:rsidR="00611805" w:rsidRPr="00335137" w:rsidRDefault="00DF559D" w:rsidP="00611805">
            <w:pPr>
              <w:rPr>
                <w:rFonts w:cs="Calibri"/>
                <w:color w:val="000000"/>
                <w:sz w:val="18"/>
                <w:szCs w:val="18"/>
              </w:rPr>
            </w:pPr>
            <w:r w:rsidRPr="00A031E4">
              <w:rPr>
                <w:rFonts w:cs="Calibri"/>
                <w:color w:val="000000"/>
                <w:sz w:val="18"/>
                <w:szCs w:val="18"/>
              </w:rPr>
              <w:t>tayd91c0_nelemc01</w:t>
            </w:r>
          </w:p>
        </w:tc>
        <w:tc>
          <w:tcPr>
            <w:tcW w:w="1559" w:type="dxa"/>
            <w:tcBorders>
              <w:top w:val="nil"/>
              <w:left w:val="single" w:sz="4" w:space="0" w:color="auto"/>
              <w:bottom w:val="single" w:sz="4" w:space="0" w:color="auto"/>
              <w:right w:val="single" w:sz="4" w:space="0" w:color="auto"/>
            </w:tcBorders>
          </w:tcPr>
          <w:p w14:paraId="4779AE44" w14:textId="77777777" w:rsidR="00611805" w:rsidRPr="00335137" w:rsidRDefault="00611805" w:rsidP="00611805">
            <w:pPr>
              <w:rPr>
                <w:rFonts w:cs="Calibri"/>
                <w:color w:val="000000"/>
                <w:sz w:val="18"/>
                <w:szCs w:val="18"/>
              </w:rPr>
            </w:pPr>
          </w:p>
        </w:tc>
      </w:tr>
      <w:tr w:rsidR="00611805" w:rsidRPr="00335137" w14:paraId="782444C2" w14:textId="4A762941"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7C67877" w14:textId="4293EDEC" w:rsidR="00611805" w:rsidRPr="00CB0153" w:rsidRDefault="00611805" w:rsidP="00CB0153">
            <w:pPr>
              <w:rPr>
                <w:rFonts w:cs="Calibri"/>
                <w:color w:val="000000"/>
                <w:sz w:val="18"/>
                <w:szCs w:val="18"/>
              </w:rPr>
            </w:pPr>
            <w:r w:rsidRPr="00CB0153">
              <w:rPr>
                <w:rFonts w:cs="Calibri"/>
                <w:bCs/>
                <w:color w:val="000000"/>
                <w:sz w:val="18"/>
                <w:szCs w:val="18"/>
              </w:rPr>
              <w:t>precoaquisimovel</w:t>
            </w:r>
          </w:p>
        </w:tc>
        <w:tc>
          <w:tcPr>
            <w:tcW w:w="5316" w:type="dxa"/>
            <w:tcBorders>
              <w:top w:val="nil"/>
              <w:left w:val="nil"/>
              <w:bottom w:val="single" w:sz="4" w:space="0" w:color="auto"/>
              <w:right w:val="single" w:sz="4" w:space="0" w:color="auto"/>
            </w:tcBorders>
            <w:shd w:val="clear" w:color="auto" w:fill="auto"/>
            <w:noWrap/>
            <w:hideMark/>
          </w:tcPr>
          <w:p w14:paraId="4B1F324A" w14:textId="43392A62" w:rsidR="00611805" w:rsidRDefault="00611805" w:rsidP="00611805">
            <w:pPr>
              <w:rPr>
                <w:rFonts w:cs="Calibri"/>
                <w:color w:val="000000"/>
                <w:sz w:val="18"/>
                <w:szCs w:val="18"/>
              </w:rPr>
            </w:pPr>
            <w:r>
              <w:rPr>
                <w:rFonts w:cs="Calibri"/>
                <w:color w:val="000000"/>
                <w:sz w:val="18"/>
                <w:szCs w:val="18"/>
              </w:rPr>
              <w:t>Preço de aquisição</w:t>
            </w:r>
            <w:r w:rsidR="00517572">
              <w:rPr>
                <w:rFonts w:cs="Calibri"/>
                <w:color w:val="000000"/>
                <w:sz w:val="18"/>
                <w:szCs w:val="18"/>
              </w:rPr>
              <w:t xml:space="preserve"> do imóvel</w:t>
            </w:r>
            <w:r>
              <w:rPr>
                <w:rFonts w:cs="Calibri"/>
                <w:color w:val="000000"/>
                <w:sz w:val="18"/>
                <w:szCs w:val="18"/>
              </w:rPr>
              <w:t>:</w:t>
            </w:r>
          </w:p>
          <w:p w14:paraId="6F4C5DB9" w14:textId="77777777" w:rsidR="00517572" w:rsidRDefault="00611805" w:rsidP="00517572">
            <w:pPr>
              <w:pStyle w:val="ListParagraph"/>
              <w:numPr>
                <w:ilvl w:val="0"/>
                <w:numId w:val="12"/>
              </w:numPr>
              <w:rPr>
                <w:rFonts w:cs="Calibri"/>
                <w:color w:val="000000"/>
                <w:sz w:val="18"/>
                <w:szCs w:val="18"/>
              </w:rPr>
            </w:pPr>
            <w:r>
              <w:rPr>
                <w:rFonts w:cs="Calibri"/>
                <w:color w:val="000000"/>
                <w:sz w:val="18"/>
                <w:szCs w:val="18"/>
              </w:rPr>
              <w:t>Este campo indica o</w:t>
            </w:r>
            <w:r w:rsidR="00517572">
              <w:rPr>
                <w:rFonts w:cs="Calibri"/>
                <w:color w:val="000000"/>
                <w:sz w:val="18"/>
                <w:szCs w:val="18"/>
              </w:rPr>
              <w:t xml:space="preserve"> valor de transação do bem hipotecado. </w:t>
            </w:r>
          </w:p>
          <w:p w14:paraId="64081278" w14:textId="1F52B308" w:rsidR="00611805" w:rsidRPr="00952B10" w:rsidRDefault="00517572" w:rsidP="00517572">
            <w:pPr>
              <w:pStyle w:val="ListParagraph"/>
              <w:numPr>
                <w:ilvl w:val="0"/>
                <w:numId w:val="12"/>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24B96A00" w14:textId="24CFE7E7" w:rsidR="00611805" w:rsidRPr="00335137" w:rsidRDefault="00611805" w:rsidP="00611805">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457BE7D5" w14:textId="2C799618"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52C33EA6" w14:textId="6D83C7F5" w:rsidR="00611805" w:rsidRPr="00335137" w:rsidRDefault="00611805" w:rsidP="00611805">
            <w:pPr>
              <w:rPr>
                <w:rFonts w:cs="Calibri"/>
                <w:color w:val="000000"/>
                <w:sz w:val="18"/>
                <w:szCs w:val="18"/>
              </w:rPr>
            </w:pPr>
            <w:r w:rsidRPr="00A031E4">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D152315" w14:textId="52FAB6AB" w:rsidR="00611805" w:rsidRPr="00335137" w:rsidRDefault="00DF559D" w:rsidP="00611805">
            <w:pPr>
              <w:rPr>
                <w:rFonts w:cs="Calibri"/>
                <w:color w:val="000000"/>
                <w:sz w:val="18"/>
                <w:szCs w:val="18"/>
              </w:rPr>
            </w:pPr>
            <w:r w:rsidRPr="00A031E4">
              <w:rPr>
                <w:rFonts w:cs="Calibri"/>
                <w:color w:val="000000"/>
                <w:sz w:val="18"/>
                <w:szCs w:val="18"/>
              </w:rPr>
              <w:t>preco_aquisicao</w:t>
            </w:r>
          </w:p>
        </w:tc>
        <w:tc>
          <w:tcPr>
            <w:tcW w:w="1559" w:type="dxa"/>
            <w:tcBorders>
              <w:top w:val="nil"/>
              <w:left w:val="single" w:sz="4" w:space="0" w:color="auto"/>
              <w:bottom w:val="single" w:sz="4" w:space="0" w:color="auto"/>
              <w:right w:val="single" w:sz="4" w:space="0" w:color="auto"/>
            </w:tcBorders>
          </w:tcPr>
          <w:p w14:paraId="32196EAB" w14:textId="77777777" w:rsidR="00611805" w:rsidRPr="00335137" w:rsidRDefault="00611805" w:rsidP="00611805">
            <w:pPr>
              <w:rPr>
                <w:rFonts w:cs="Calibri"/>
                <w:color w:val="000000"/>
                <w:sz w:val="18"/>
                <w:szCs w:val="18"/>
              </w:rPr>
            </w:pPr>
          </w:p>
        </w:tc>
      </w:tr>
      <w:tr w:rsidR="00611805" w:rsidRPr="00335137" w14:paraId="4860805B" w14:textId="5EA9A48E"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226EC09D" w14:textId="7150FBB2" w:rsidR="00611805" w:rsidRPr="00CB0153" w:rsidRDefault="00611805" w:rsidP="00CB0153">
            <w:pPr>
              <w:rPr>
                <w:rFonts w:cs="Calibri"/>
                <w:color w:val="000000"/>
                <w:sz w:val="18"/>
                <w:szCs w:val="18"/>
              </w:rPr>
            </w:pPr>
            <w:r w:rsidRPr="00CB0153">
              <w:rPr>
                <w:rFonts w:cs="Calibri"/>
                <w:bCs/>
                <w:color w:val="000000"/>
                <w:sz w:val="18"/>
                <w:szCs w:val="18"/>
              </w:rPr>
              <w:t>refextprot</w:t>
            </w:r>
          </w:p>
        </w:tc>
        <w:tc>
          <w:tcPr>
            <w:tcW w:w="5316" w:type="dxa"/>
            <w:tcBorders>
              <w:top w:val="nil"/>
              <w:left w:val="nil"/>
              <w:bottom w:val="single" w:sz="4" w:space="0" w:color="auto"/>
              <w:right w:val="single" w:sz="4" w:space="0" w:color="auto"/>
            </w:tcBorders>
            <w:shd w:val="clear" w:color="auto" w:fill="auto"/>
            <w:noWrap/>
            <w:hideMark/>
          </w:tcPr>
          <w:p w14:paraId="5647800B" w14:textId="6A175996" w:rsidR="00611805" w:rsidRDefault="00611805" w:rsidP="00611805">
            <w:pPr>
              <w:rPr>
                <w:rFonts w:cs="Calibri"/>
                <w:color w:val="000000"/>
                <w:sz w:val="18"/>
                <w:szCs w:val="18"/>
              </w:rPr>
            </w:pPr>
            <w:r>
              <w:rPr>
                <w:rFonts w:cs="Calibri"/>
                <w:color w:val="000000"/>
                <w:sz w:val="18"/>
                <w:szCs w:val="18"/>
              </w:rPr>
              <w:t xml:space="preserve">Referência </w:t>
            </w:r>
            <w:r w:rsidR="00B5623A">
              <w:rPr>
                <w:rFonts w:cs="Calibri"/>
                <w:color w:val="000000"/>
                <w:sz w:val="18"/>
                <w:szCs w:val="18"/>
              </w:rPr>
              <w:t xml:space="preserve">externa </w:t>
            </w:r>
            <w:r>
              <w:rPr>
                <w:rFonts w:cs="Calibri"/>
                <w:color w:val="000000"/>
                <w:sz w:val="18"/>
                <w:szCs w:val="18"/>
              </w:rPr>
              <w:t>da proteção:</w:t>
            </w:r>
          </w:p>
          <w:p w14:paraId="0DDFFD83" w14:textId="3221D132" w:rsidR="00B5623A" w:rsidRPr="00A031E4" w:rsidRDefault="00B5623A" w:rsidP="00B5623A">
            <w:pPr>
              <w:pStyle w:val="ListParagraph"/>
              <w:numPr>
                <w:ilvl w:val="0"/>
                <w:numId w:val="12"/>
              </w:numPr>
              <w:rPr>
                <w:rFonts w:cs="Calibri"/>
                <w:color w:val="000000"/>
                <w:sz w:val="18"/>
                <w:szCs w:val="18"/>
              </w:rPr>
            </w:pPr>
            <w:r>
              <w:rPr>
                <w:rFonts w:cs="Calibri"/>
                <w:color w:val="000000"/>
                <w:sz w:val="18"/>
                <w:szCs w:val="18"/>
              </w:rPr>
              <w:t>Referência utilizada internamentepara identificação</w:t>
            </w:r>
            <w:r w:rsidR="00611805" w:rsidRPr="00A031E4">
              <w:rPr>
                <w:rFonts w:cs="Calibri"/>
                <w:color w:val="000000"/>
                <w:sz w:val="18"/>
                <w:szCs w:val="18"/>
              </w:rPr>
              <w:t xml:space="preserve"> da proteção.</w:t>
            </w:r>
          </w:p>
        </w:tc>
        <w:tc>
          <w:tcPr>
            <w:tcW w:w="1134" w:type="dxa"/>
            <w:tcBorders>
              <w:top w:val="nil"/>
              <w:left w:val="single" w:sz="4" w:space="0" w:color="auto"/>
              <w:bottom w:val="single" w:sz="4" w:space="0" w:color="auto"/>
              <w:right w:val="single" w:sz="4" w:space="0" w:color="auto"/>
            </w:tcBorders>
            <w:shd w:val="clear" w:color="auto" w:fill="auto"/>
            <w:noWrap/>
            <w:hideMark/>
          </w:tcPr>
          <w:p w14:paraId="650D4016"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7C38BDB9" w14:textId="5DEA7040"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501B7BCA" w14:textId="3F043C09" w:rsidR="00611805" w:rsidRPr="00335137" w:rsidRDefault="00611805" w:rsidP="00611805">
            <w:pPr>
              <w:rPr>
                <w:rFonts w:cs="Calibri"/>
                <w:color w:val="000000"/>
                <w:sz w:val="18"/>
                <w:szCs w:val="18"/>
              </w:rPr>
            </w:pPr>
            <w:r w:rsidRPr="00A031E4">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4AF86A6" w14:textId="37E84393" w:rsidR="00611805" w:rsidRPr="00A031E4" w:rsidRDefault="00DF559D" w:rsidP="00611805">
            <w:pPr>
              <w:rPr>
                <w:rFonts w:cs="Calibri"/>
                <w:color w:val="000000"/>
                <w:sz w:val="18"/>
                <w:szCs w:val="18"/>
              </w:rPr>
            </w:pPr>
            <w:r w:rsidRPr="00A031E4">
              <w:rPr>
                <w:rFonts w:cs="Calibri"/>
                <w:color w:val="000000"/>
                <w:sz w:val="18"/>
                <w:szCs w:val="18"/>
              </w:rPr>
              <w:t>idprot,</w:t>
            </w:r>
          </w:p>
          <w:p w14:paraId="5CCD308C" w14:textId="7DC80D8A" w:rsidR="00611805" w:rsidRPr="00A031E4" w:rsidRDefault="00DF559D" w:rsidP="00611805">
            <w:pPr>
              <w:rPr>
                <w:rFonts w:cs="Calibri"/>
                <w:color w:val="000000"/>
                <w:sz w:val="18"/>
                <w:szCs w:val="18"/>
              </w:rPr>
            </w:pPr>
            <w:r w:rsidRPr="00A031E4">
              <w:rPr>
                <w:rFonts w:cs="Calibri"/>
                <w:color w:val="000000"/>
                <w:sz w:val="18"/>
                <w:szCs w:val="18"/>
              </w:rPr>
              <w:t>tipologia,</w:t>
            </w:r>
          </w:p>
          <w:p w14:paraId="650C8EFF" w14:textId="1D145D25" w:rsidR="00611805" w:rsidRPr="00335137" w:rsidRDefault="00DF559D" w:rsidP="00611805">
            <w:pPr>
              <w:rPr>
                <w:rFonts w:cs="Calibri"/>
                <w:color w:val="000000"/>
                <w:sz w:val="18"/>
                <w:szCs w:val="18"/>
              </w:rPr>
            </w:pPr>
            <w:r w:rsidRPr="00A031E4">
              <w:rPr>
                <w:rFonts w:cs="Calibri"/>
                <w:color w:val="000000"/>
                <w:sz w:val="18"/>
                <w:szCs w:val="18"/>
              </w:rPr>
              <w:t>origem</w:t>
            </w:r>
          </w:p>
        </w:tc>
        <w:tc>
          <w:tcPr>
            <w:tcW w:w="1559" w:type="dxa"/>
            <w:tcBorders>
              <w:top w:val="nil"/>
              <w:left w:val="single" w:sz="4" w:space="0" w:color="auto"/>
              <w:bottom w:val="single" w:sz="4" w:space="0" w:color="auto"/>
              <w:right w:val="single" w:sz="4" w:space="0" w:color="auto"/>
            </w:tcBorders>
          </w:tcPr>
          <w:p w14:paraId="2D1AC982" w14:textId="77777777" w:rsidR="00611805" w:rsidRPr="00335137" w:rsidRDefault="00611805" w:rsidP="00611805">
            <w:pPr>
              <w:rPr>
                <w:rFonts w:cs="Calibri"/>
                <w:color w:val="000000"/>
                <w:sz w:val="18"/>
                <w:szCs w:val="18"/>
              </w:rPr>
            </w:pPr>
          </w:p>
        </w:tc>
      </w:tr>
      <w:tr w:rsidR="00611805" w:rsidRPr="00335137" w14:paraId="4789F55E" w14:textId="2E2AE526"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39290045" w14:textId="5FE48959" w:rsidR="00611805" w:rsidRPr="00CB0153" w:rsidRDefault="00611805" w:rsidP="00CB0153">
            <w:pPr>
              <w:rPr>
                <w:rFonts w:cs="Calibri"/>
                <w:color w:val="000000"/>
                <w:sz w:val="18"/>
                <w:szCs w:val="18"/>
              </w:rPr>
            </w:pPr>
            <w:r w:rsidRPr="00CB0153">
              <w:rPr>
                <w:rFonts w:cs="Calibri"/>
                <w:bCs/>
                <w:color w:val="000000"/>
                <w:sz w:val="18"/>
                <w:szCs w:val="18"/>
              </w:rPr>
              <w:t>reglocprot</w:t>
            </w:r>
          </w:p>
        </w:tc>
        <w:tc>
          <w:tcPr>
            <w:tcW w:w="5316" w:type="dxa"/>
            <w:tcBorders>
              <w:top w:val="nil"/>
              <w:left w:val="nil"/>
              <w:bottom w:val="single" w:sz="4" w:space="0" w:color="auto"/>
              <w:right w:val="single" w:sz="4" w:space="0" w:color="auto"/>
            </w:tcBorders>
            <w:shd w:val="clear" w:color="auto" w:fill="auto"/>
            <w:noWrap/>
            <w:hideMark/>
          </w:tcPr>
          <w:p w14:paraId="74D244ED" w14:textId="75BDE4EB" w:rsidR="00611805" w:rsidRPr="00212559" w:rsidRDefault="00B5623A" w:rsidP="00611805">
            <w:pPr>
              <w:rPr>
                <w:rFonts w:cs="Calibri"/>
                <w:color w:val="000000"/>
                <w:sz w:val="18"/>
                <w:szCs w:val="18"/>
              </w:rPr>
            </w:pPr>
            <w:r>
              <w:rPr>
                <w:rFonts w:cs="Calibri"/>
                <w:color w:val="000000"/>
                <w:sz w:val="18"/>
                <w:szCs w:val="18"/>
              </w:rPr>
              <w:t>Região de loclaização</w:t>
            </w:r>
            <w:r w:rsidR="00611805" w:rsidRPr="00212559">
              <w:rPr>
                <w:rFonts w:cs="Calibri"/>
                <w:color w:val="000000"/>
                <w:sz w:val="18"/>
                <w:szCs w:val="18"/>
              </w:rPr>
              <w:t>:</w:t>
            </w:r>
          </w:p>
          <w:p w14:paraId="74FC2F67" w14:textId="73C25617" w:rsidR="00B5623A" w:rsidRPr="00B5623A" w:rsidRDefault="00611805" w:rsidP="00B5623A">
            <w:pPr>
              <w:pStyle w:val="ListParagraph"/>
              <w:numPr>
                <w:ilvl w:val="0"/>
                <w:numId w:val="12"/>
              </w:numPr>
              <w:rPr>
                <w:rFonts w:cs="Calibri"/>
                <w:color w:val="000000"/>
                <w:sz w:val="18"/>
                <w:szCs w:val="18"/>
              </w:rPr>
            </w:pPr>
            <w:r w:rsidRPr="008F7316">
              <w:rPr>
                <w:rFonts w:cs="Calibri"/>
                <w:color w:val="000000"/>
                <w:sz w:val="18"/>
                <w:szCs w:val="18"/>
              </w:rPr>
              <w:t>Identificação da região onde se localiza a proteção do tipo imobiliário</w:t>
            </w:r>
            <w:r w:rsidR="00B5623A">
              <w:rPr>
                <w:rFonts w:cs="Calibri"/>
                <w:color w:val="000000"/>
                <w:sz w:val="18"/>
                <w:szCs w:val="18"/>
              </w:rPr>
              <w:t xml:space="preserve"> (Distrito/Concelho/Freguesia).</w:t>
            </w:r>
          </w:p>
        </w:tc>
        <w:tc>
          <w:tcPr>
            <w:tcW w:w="1134" w:type="dxa"/>
            <w:tcBorders>
              <w:top w:val="nil"/>
              <w:left w:val="single" w:sz="4" w:space="0" w:color="auto"/>
              <w:bottom w:val="single" w:sz="4" w:space="0" w:color="auto"/>
              <w:right w:val="single" w:sz="4" w:space="0" w:color="auto"/>
            </w:tcBorders>
            <w:shd w:val="clear" w:color="auto" w:fill="auto"/>
            <w:noWrap/>
            <w:hideMark/>
          </w:tcPr>
          <w:p w14:paraId="09B3888B"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7F1CF51E"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06B90B5D" w14:textId="0022D738"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16A66DEB" w14:textId="77777777" w:rsidR="00611805" w:rsidRPr="008F7316" w:rsidRDefault="00611805" w:rsidP="00611805">
            <w:pPr>
              <w:rPr>
                <w:rFonts w:cs="Calibri"/>
                <w:color w:val="000000"/>
                <w:sz w:val="18"/>
                <w:szCs w:val="18"/>
              </w:rPr>
            </w:pPr>
            <w:r w:rsidRPr="008F7316">
              <w:rPr>
                <w:rFonts w:cs="Calibri"/>
                <w:color w:val="000000"/>
                <w:sz w:val="18"/>
                <w:szCs w:val="18"/>
              </w:rPr>
              <w:t>GT009_BENS_IMOV,</w:t>
            </w:r>
          </w:p>
          <w:p w14:paraId="14AB1FC0" w14:textId="09D397EE" w:rsidR="00611805" w:rsidRPr="00335137" w:rsidRDefault="00611805" w:rsidP="00611805">
            <w:pPr>
              <w:rPr>
                <w:rFonts w:cs="Calibri"/>
                <w:color w:val="000000"/>
                <w:sz w:val="18"/>
                <w:szCs w:val="18"/>
              </w:rPr>
            </w:pPr>
            <w:r w:rsidRPr="008F7316">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0B4FD2D2" w14:textId="6B509E80" w:rsidR="00611805" w:rsidRPr="008F7316" w:rsidRDefault="00DF559D" w:rsidP="00611805">
            <w:pPr>
              <w:rPr>
                <w:rFonts w:cs="Calibri"/>
                <w:color w:val="000000"/>
                <w:sz w:val="18"/>
                <w:szCs w:val="18"/>
              </w:rPr>
            </w:pPr>
            <w:r w:rsidRPr="008F7316">
              <w:rPr>
                <w:rFonts w:cs="Calibri"/>
                <w:color w:val="000000"/>
                <w:sz w:val="18"/>
                <w:szCs w:val="18"/>
              </w:rPr>
              <w:t>cdisconf,</w:t>
            </w:r>
          </w:p>
          <w:p w14:paraId="10577971" w14:textId="62D5AF35" w:rsidR="00611805" w:rsidRPr="008F7316" w:rsidRDefault="00DF559D" w:rsidP="00611805">
            <w:pPr>
              <w:rPr>
                <w:rFonts w:cs="Calibri"/>
                <w:color w:val="000000"/>
                <w:sz w:val="18"/>
                <w:szCs w:val="18"/>
              </w:rPr>
            </w:pPr>
            <w:r w:rsidRPr="008F7316">
              <w:rPr>
                <w:rFonts w:cs="Calibri"/>
                <w:color w:val="000000"/>
                <w:sz w:val="18"/>
                <w:szCs w:val="18"/>
              </w:rPr>
              <w:t>tayd91c0_nelemc05,</w:t>
            </w:r>
          </w:p>
          <w:p w14:paraId="04A4C593" w14:textId="79627AB8" w:rsidR="00611805" w:rsidRPr="00335137" w:rsidRDefault="00DF559D" w:rsidP="00611805">
            <w:pPr>
              <w:rPr>
                <w:rFonts w:cs="Calibri"/>
                <w:color w:val="000000"/>
                <w:sz w:val="18"/>
                <w:szCs w:val="18"/>
              </w:rPr>
            </w:pPr>
            <w:r w:rsidRPr="008F7316">
              <w:rPr>
                <w:rFonts w:cs="Calibri"/>
                <w:color w:val="000000"/>
                <w:sz w:val="18"/>
                <w:szCs w:val="18"/>
              </w:rPr>
              <w:t>tayd91c0_nelemc09</w:t>
            </w:r>
          </w:p>
        </w:tc>
        <w:tc>
          <w:tcPr>
            <w:tcW w:w="1559" w:type="dxa"/>
            <w:tcBorders>
              <w:top w:val="nil"/>
              <w:left w:val="single" w:sz="4" w:space="0" w:color="auto"/>
              <w:bottom w:val="single" w:sz="4" w:space="0" w:color="auto"/>
              <w:right w:val="single" w:sz="4" w:space="0" w:color="auto"/>
            </w:tcBorders>
          </w:tcPr>
          <w:p w14:paraId="3EA59E73" w14:textId="77777777" w:rsidR="00611805" w:rsidRPr="00335137" w:rsidRDefault="00611805" w:rsidP="00611805">
            <w:pPr>
              <w:rPr>
                <w:rFonts w:cs="Calibri"/>
                <w:color w:val="000000"/>
                <w:sz w:val="18"/>
                <w:szCs w:val="18"/>
              </w:rPr>
            </w:pPr>
          </w:p>
        </w:tc>
      </w:tr>
      <w:tr w:rsidR="00611805" w:rsidRPr="00335137" w14:paraId="385AFA8D" w14:textId="11A79143"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1296EBD2" w14:textId="5B86E278" w:rsidR="00611805" w:rsidRPr="00CB0153" w:rsidRDefault="00611805" w:rsidP="00CB0153">
            <w:pPr>
              <w:rPr>
                <w:rFonts w:cs="Calibri"/>
                <w:color w:val="000000"/>
                <w:sz w:val="18"/>
                <w:szCs w:val="18"/>
              </w:rPr>
            </w:pPr>
            <w:r w:rsidRPr="00CB0153">
              <w:rPr>
                <w:rFonts w:cs="Calibri"/>
                <w:bCs/>
                <w:color w:val="000000"/>
                <w:sz w:val="18"/>
                <w:szCs w:val="18"/>
              </w:rPr>
              <w:t>sistemafonte</w:t>
            </w:r>
          </w:p>
        </w:tc>
        <w:tc>
          <w:tcPr>
            <w:tcW w:w="5316" w:type="dxa"/>
            <w:tcBorders>
              <w:top w:val="nil"/>
              <w:left w:val="nil"/>
              <w:bottom w:val="single" w:sz="4" w:space="0" w:color="auto"/>
              <w:right w:val="single" w:sz="4" w:space="0" w:color="auto"/>
            </w:tcBorders>
            <w:shd w:val="clear" w:color="auto" w:fill="auto"/>
            <w:noWrap/>
            <w:hideMark/>
          </w:tcPr>
          <w:p w14:paraId="6F3DAE07" w14:textId="4AE03B15" w:rsidR="00611805" w:rsidRDefault="00611805" w:rsidP="00611805">
            <w:pPr>
              <w:rPr>
                <w:rFonts w:cs="Calibri"/>
                <w:color w:val="000000"/>
                <w:sz w:val="18"/>
                <w:szCs w:val="18"/>
              </w:rPr>
            </w:pPr>
            <w:r>
              <w:rPr>
                <w:rFonts w:cs="Calibri"/>
                <w:color w:val="000000"/>
                <w:sz w:val="18"/>
                <w:szCs w:val="18"/>
              </w:rPr>
              <w:t>Origem da informação:</w:t>
            </w:r>
          </w:p>
          <w:p w14:paraId="42E19481" w14:textId="473A27F2" w:rsidR="00611805" w:rsidRPr="00854285" w:rsidRDefault="00611805" w:rsidP="002174CA">
            <w:pPr>
              <w:pStyle w:val="ListParagraph"/>
              <w:numPr>
                <w:ilvl w:val="0"/>
                <w:numId w:val="12"/>
              </w:numPr>
              <w:rPr>
                <w:rFonts w:cs="Calibri"/>
                <w:color w:val="000000"/>
                <w:sz w:val="18"/>
                <w:szCs w:val="18"/>
              </w:rPr>
            </w:pPr>
            <w:r>
              <w:rPr>
                <w:rFonts w:cs="Calibri"/>
                <w:color w:val="000000"/>
                <w:sz w:val="18"/>
                <w:szCs w:val="18"/>
              </w:rPr>
              <w:t>Este campo está sempre preenchido com RC (“Repositório Consolidado”),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hideMark/>
          </w:tcPr>
          <w:p w14:paraId="630B0210" w14:textId="6173FFCE" w:rsidR="00611805" w:rsidRPr="00335137" w:rsidRDefault="00611805" w:rsidP="0061180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22E4D661" w14:textId="1EB88859" w:rsidR="00611805" w:rsidRPr="00335137" w:rsidRDefault="00611805" w:rsidP="00611805">
            <w:pPr>
              <w:rPr>
                <w:rFonts w:cs="Calibri"/>
                <w:color w:val="000000"/>
                <w:sz w:val="18"/>
                <w:szCs w:val="18"/>
              </w:rPr>
            </w:pPr>
            <w:r>
              <w:rPr>
                <w:rFonts w:cs="Calibri"/>
                <w:color w:val="000000"/>
                <w:sz w:val="18"/>
                <w:szCs w:val="18"/>
              </w:rPr>
              <w:t>N/A</w:t>
            </w:r>
          </w:p>
        </w:tc>
        <w:tc>
          <w:tcPr>
            <w:tcW w:w="1701" w:type="dxa"/>
            <w:tcBorders>
              <w:top w:val="nil"/>
              <w:left w:val="single" w:sz="4" w:space="0" w:color="auto"/>
              <w:bottom w:val="single" w:sz="4" w:space="0" w:color="auto"/>
              <w:right w:val="single" w:sz="4" w:space="0" w:color="auto"/>
            </w:tcBorders>
          </w:tcPr>
          <w:p w14:paraId="7587D84E" w14:textId="27C129BF" w:rsidR="00611805" w:rsidRPr="00335137" w:rsidRDefault="00611805" w:rsidP="00611805">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664F5193" w14:textId="06B125A3" w:rsidR="00611805" w:rsidRPr="00335137" w:rsidRDefault="00DF559D" w:rsidP="00611805">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647C6A70" w14:textId="27D2C2C6" w:rsidR="00611805" w:rsidRPr="00335137" w:rsidRDefault="00611805" w:rsidP="00611805">
            <w:pPr>
              <w:rPr>
                <w:rFonts w:cs="Calibri"/>
                <w:color w:val="000000"/>
                <w:sz w:val="18"/>
                <w:szCs w:val="18"/>
              </w:rPr>
            </w:pPr>
          </w:p>
        </w:tc>
      </w:tr>
      <w:tr w:rsidR="00611805" w:rsidRPr="00335137" w14:paraId="3CF66977" w14:textId="45D408AB"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154ACBCA" w14:textId="0E59D87C" w:rsidR="00611805" w:rsidRPr="00CB0153" w:rsidRDefault="00611805" w:rsidP="00CB0153">
            <w:pPr>
              <w:rPr>
                <w:rFonts w:cs="Calibri"/>
                <w:color w:val="000000"/>
                <w:sz w:val="18"/>
                <w:szCs w:val="18"/>
              </w:rPr>
            </w:pPr>
            <w:r w:rsidRPr="00CB0153">
              <w:rPr>
                <w:rFonts w:cs="Calibri"/>
                <w:bCs/>
                <w:color w:val="000000"/>
                <w:sz w:val="18"/>
                <w:szCs w:val="18"/>
              </w:rPr>
              <w:t>tpprot</w:t>
            </w:r>
          </w:p>
        </w:tc>
        <w:tc>
          <w:tcPr>
            <w:tcW w:w="5316" w:type="dxa"/>
            <w:tcBorders>
              <w:top w:val="nil"/>
              <w:left w:val="nil"/>
              <w:bottom w:val="single" w:sz="4" w:space="0" w:color="auto"/>
              <w:right w:val="single" w:sz="4" w:space="0" w:color="auto"/>
            </w:tcBorders>
            <w:shd w:val="clear" w:color="auto" w:fill="auto"/>
            <w:noWrap/>
            <w:hideMark/>
          </w:tcPr>
          <w:p w14:paraId="793CBDC6" w14:textId="552E6095" w:rsidR="00611805" w:rsidRDefault="00611805" w:rsidP="00611805">
            <w:pPr>
              <w:rPr>
                <w:rFonts w:cs="Calibri"/>
                <w:color w:val="000000"/>
                <w:sz w:val="18"/>
                <w:szCs w:val="18"/>
              </w:rPr>
            </w:pPr>
            <w:r w:rsidRPr="00335137">
              <w:rPr>
                <w:rFonts w:cs="Calibri"/>
                <w:color w:val="000000"/>
                <w:sz w:val="18"/>
                <w:szCs w:val="18"/>
              </w:rPr>
              <w:t>Ti</w:t>
            </w:r>
            <w:r>
              <w:rPr>
                <w:rFonts w:cs="Calibri"/>
                <w:color w:val="000000"/>
                <w:sz w:val="18"/>
                <w:szCs w:val="18"/>
              </w:rPr>
              <w:t>pologia da proteção:</w:t>
            </w:r>
          </w:p>
          <w:p w14:paraId="464EEBF7" w14:textId="77777777" w:rsidR="00B5623A" w:rsidRDefault="00B5623A" w:rsidP="00B5623A">
            <w:pPr>
              <w:pStyle w:val="ListParagraph"/>
              <w:numPr>
                <w:ilvl w:val="0"/>
                <w:numId w:val="7"/>
              </w:numPr>
              <w:jc w:val="both"/>
              <w:rPr>
                <w:rFonts w:cs="Calibri"/>
                <w:color w:val="000000"/>
                <w:sz w:val="18"/>
                <w:szCs w:val="18"/>
              </w:rPr>
            </w:pPr>
            <w:r w:rsidRPr="00B5623A">
              <w:rPr>
                <w:rFonts w:cs="Calibri"/>
                <w:color w:val="000000"/>
                <w:sz w:val="18"/>
                <w:szCs w:val="18"/>
              </w:rPr>
              <w:t>Classificação do tipo de proteção recebida</w:t>
            </w:r>
            <w:r>
              <w:rPr>
                <w:rFonts w:cs="Calibri"/>
                <w:color w:val="000000"/>
                <w:sz w:val="18"/>
                <w:szCs w:val="18"/>
              </w:rPr>
              <w:t>.</w:t>
            </w:r>
          </w:p>
          <w:p w14:paraId="7178D2AE" w14:textId="1613479B" w:rsidR="00B5623A" w:rsidRPr="00F343C1" w:rsidRDefault="00B5623A" w:rsidP="00B5623A">
            <w:pPr>
              <w:pStyle w:val="ListParagraph"/>
              <w:numPr>
                <w:ilvl w:val="0"/>
                <w:numId w:val="7"/>
              </w:numPr>
              <w:jc w:val="both"/>
              <w:rPr>
                <w:rFonts w:cs="Calibri"/>
                <w:color w:val="000000"/>
                <w:sz w:val="18"/>
                <w:szCs w:val="18"/>
              </w:rPr>
            </w:pPr>
            <w:r>
              <w:rPr>
                <w:rFonts w:cs="Calibri"/>
                <w:color w:val="000000"/>
                <w:sz w:val="18"/>
                <w:szCs w:val="18"/>
              </w:rPr>
              <w:t xml:space="preserve">No caso de garantias pessoais o campor é preenchido, por defeito, com ‘0100’. </w:t>
            </w:r>
          </w:p>
        </w:tc>
        <w:tc>
          <w:tcPr>
            <w:tcW w:w="1134" w:type="dxa"/>
            <w:tcBorders>
              <w:top w:val="nil"/>
              <w:left w:val="single" w:sz="4" w:space="0" w:color="auto"/>
              <w:bottom w:val="single" w:sz="4" w:space="0" w:color="auto"/>
              <w:right w:val="single" w:sz="4" w:space="0" w:color="auto"/>
            </w:tcBorders>
            <w:shd w:val="clear" w:color="auto" w:fill="auto"/>
            <w:noWrap/>
            <w:hideMark/>
          </w:tcPr>
          <w:p w14:paraId="4337564C" w14:textId="4D99E0EE" w:rsidR="00611805" w:rsidRPr="00335137" w:rsidRDefault="00611805" w:rsidP="0061180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3F60F868" w14:textId="0913B94F"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0D20810C" w14:textId="12755424" w:rsidR="00611805" w:rsidRPr="00335137" w:rsidRDefault="00611805" w:rsidP="00611805">
            <w:pPr>
              <w:rPr>
                <w:rFonts w:cs="Calibri"/>
                <w:color w:val="000000"/>
                <w:sz w:val="18"/>
                <w:szCs w:val="18"/>
              </w:rPr>
            </w:pPr>
            <w:r w:rsidRPr="008F7316">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615872B" w14:textId="0BF8DF90" w:rsidR="00611805" w:rsidRPr="00335137" w:rsidRDefault="00DF559D" w:rsidP="00611805">
            <w:pPr>
              <w:rPr>
                <w:rFonts w:cs="Calibri"/>
                <w:color w:val="000000"/>
                <w:sz w:val="18"/>
                <w:szCs w:val="18"/>
              </w:rPr>
            </w:pPr>
            <w:r w:rsidRPr="008F7316">
              <w:rPr>
                <w:rFonts w:cs="Calibri"/>
                <w:color w:val="000000"/>
                <w:sz w:val="18"/>
                <w:szCs w:val="18"/>
              </w:rPr>
              <w:t>cgarant_bem</w:t>
            </w:r>
          </w:p>
        </w:tc>
        <w:tc>
          <w:tcPr>
            <w:tcW w:w="1559" w:type="dxa"/>
            <w:tcBorders>
              <w:top w:val="nil"/>
              <w:left w:val="single" w:sz="4" w:space="0" w:color="auto"/>
              <w:bottom w:val="single" w:sz="4" w:space="0" w:color="auto"/>
              <w:right w:val="single" w:sz="4" w:space="0" w:color="auto"/>
            </w:tcBorders>
          </w:tcPr>
          <w:p w14:paraId="725D657B" w14:textId="626D18B6" w:rsidR="00611805" w:rsidRPr="00335137" w:rsidRDefault="00611805" w:rsidP="00611805">
            <w:pPr>
              <w:rPr>
                <w:rFonts w:cs="Calibri"/>
                <w:color w:val="000000"/>
                <w:sz w:val="18"/>
                <w:szCs w:val="18"/>
              </w:rPr>
            </w:pPr>
          </w:p>
        </w:tc>
      </w:tr>
      <w:tr w:rsidR="00611805" w:rsidRPr="00335137" w14:paraId="4A507406" w14:textId="674FEECE"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438DB7D" w14:textId="6362DAB4" w:rsidR="00611805" w:rsidRPr="00CB0153" w:rsidRDefault="00611805" w:rsidP="00CB0153">
            <w:pPr>
              <w:rPr>
                <w:rFonts w:cs="Calibri"/>
                <w:color w:val="000000"/>
                <w:sz w:val="18"/>
                <w:szCs w:val="18"/>
              </w:rPr>
            </w:pPr>
            <w:r w:rsidRPr="00CB0153">
              <w:rPr>
                <w:rFonts w:cs="Calibri"/>
                <w:bCs/>
                <w:color w:val="000000"/>
                <w:sz w:val="18"/>
                <w:szCs w:val="18"/>
              </w:rPr>
              <w:t>tpaval</w:t>
            </w:r>
          </w:p>
        </w:tc>
        <w:tc>
          <w:tcPr>
            <w:tcW w:w="5316" w:type="dxa"/>
            <w:tcBorders>
              <w:top w:val="nil"/>
              <w:left w:val="nil"/>
              <w:bottom w:val="single" w:sz="4" w:space="0" w:color="auto"/>
              <w:right w:val="single" w:sz="4" w:space="0" w:color="auto"/>
            </w:tcBorders>
            <w:shd w:val="clear" w:color="auto" w:fill="auto"/>
            <w:noWrap/>
            <w:hideMark/>
          </w:tcPr>
          <w:p w14:paraId="2D7E9043" w14:textId="66EE35D3" w:rsidR="00611805" w:rsidRPr="00A41BDE" w:rsidRDefault="00B5623A" w:rsidP="00611805">
            <w:pPr>
              <w:rPr>
                <w:rFonts w:cs="Calibri"/>
                <w:color w:val="000000"/>
                <w:sz w:val="18"/>
                <w:szCs w:val="18"/>
              </w:rPr>
            </w:pPr>
            <w:r>
              <w:rPr>
                <w:rFonts w:cs="Calibri"/>
                <w:color w:val="000000"/>
                <w:sz w:val="18"/>
                <w:szCs w:val="18"/>
              </w:rPr>
              <w:t>Tipo de avaliação</w:t>
            </w:r>
            <w:r w:rsidR="00611805">
              <w:rPr>
                <w:rFonts w:cs="Calibri"/>
                <w:color w:val="000000"/>
                <w:sz w:val="18"/>
                <w:szCs w:val="18"/>
              </w:rPr>
              <w:t>:</w:t>
            </w:r>
          </w:p>
          <w:p w14:paraId="667B0FD8" w14:textId="77777777" w:rsidR="00611805" w:rsidRDefault="00611805" w:rsidP="002174CA">
            <w:pPr>
              <w:pStyle w:val="ListParagraph"/>
              <w:numPr>
                <w:ilvl w:val="0"/>
                <w:numId w:val="12"/>
              </w:numPr>
              <w:rPr>
                <w:rFonts w:cs="Calibri"/>
                <w:color w:val="000000"/>
                <w:sz w:val="18"/>
                <w:szCs w:val="18"/>
              </w:rPr>
            </w:pPr>
            <w:r>
              <w:rPr>
                <w:rFonts w:cs="Calibri"/>
                <w:color w:val="000000"/>
                <w:sz w:val="18"/>
                <w:szCs w:val="18"/>
              </w:rPr>
              <w:t>Este campo identifica o</w:t>
            </w:r>
            <w:r w:rsidRPr="00F343C1">
              <w:rPr>
                <w:rFonts w:cs="Calibri"/>
                <w:color w:val="000000"/>
                <w:sz w:val="18"/>
                <w:szCs w:val="18"/>
              </w:rPr>
              <w:t xml:space="preserve"> método de valorização da proteção utilizado na útlima avaliação</w:t>
            </w:r>
            <w:r>
              <w:rPr>
                <w:rFonts w:cs="Calibri"/>
                <w:color w:val="000000"/>
                <w:sz w:val="18"/>
                <w:szCs w:val="18"/>
              </w:rPr>
              <w:t>.</w:t>
            </w:r>
          </w:p>
          <w:p w14:paraId="24491B69" w14:textId="6809A5F3" w:rsidR="006F1913" w:rsidRPr="00854285" w:rsidRDefault="006F1913" w:rsidP="00B70A40">
            <w:pPr>
              <w:pStyle w:val="ListParagraph"/>
              <w:numPr>
                <w:ilvl w:val="0"/>
                <w:numId w:val="12"/>
              </w:numPr>
              <w:rPr>
                <w:rFonts w:cs="Calibri"/>
                <w:color w:val="000000"/>
                <w:sz w:val="18"/>
                <w:szCs w:val="18"/>
              </w:rPr>
            </w:pPr>
            <w:r>
              <w:rPr>
                <w:rFonts w:cs="Calibri"/>
                <w:color w:val="000000"/>
                <w:sz w:val="18"/>
                <w:szCs w:val="18"/>
              </w:rPr>
              <w:t xml:space="preserve">Este campo deve ser reportado sempre que for resportado o respetivo </w:t>
            </w:r>
            <w:r w:rsidR="00B70A40">
              <w:rPr>
                <w:rFonts w:cs="Calibri"/>
                <w:color w:val="000000"/>
                <w:sz w:val="18"/>
                <w:szCs w:val="18"/>
              </w:rPr>
              <w:t xml:space="preserve"> valor da proteção (‘valprot’).</w:t>
            </w:r>
          </w:p>
        </w:tc>
        <w:tc>
          <w:tcPr>
            <w:tcW w:w="1134" w:type="dxa"/>
            <w:tcBorders>
              <w:top w:val="nil"/>
              <w:left w:val="single" w:sz="4" w:space="0" w:color="auto"/>
              <w:bottom w:val="single" w:sz="4" w:space="0" w:color="auto"/>
              <w:right w:val="single" w:sz="4" w:space="0" w:color="auto"/>
            </w:tcBorders>
            <w:shd w:val="clear" w:color="auto" w:fill="auto"/>
            <w:noWrap/>
            <w:hideMark/>
          </w:tcPr>
          <w:p w14:paraId="23AD4C2F" w14:textId="5C81F9D6" w:rsidR="00611805" w:rsidRPr="00335137" w:rsidRDefault="00611805" w:rsidP="00611805">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18918461"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18A8C0BC" w14:textId="5C195601" w:rsidR="00611805" w:rsidRPr="00335137" w:rsidRDefault="00611805" w:rsidP="00611805">
            <w:pPr>
              <w:rPr>
                <w:rFonts w:cs="Calibri"/>
                <w:color w:val="000000"/>
                <w:sz w:val="18"/>
                <w:szCs w:val="18"/>
              </w:rPr>
            </w:pPr>
            <w:r w:rsidRPr="002B6479">
              <w:rPr>
                <w:rFonts w:cs="Calibri"/>
                <w:color w:val="000000"/>
                <w:sz w:val="18"/>
                <w:szCs w:val="18"/>
              </w:rPr>
              <w:t>Estruturais (APMT0100050994)</w:t>
            </w:r>
          </w:p>
        </w:tc>
        <w:tc>
          <w:tcPr>
            <w:tcW w:w="1701" w:type="dxa"/>
            <w:tcBorders>
              <w:top w:val="nil"/>
              <w:left w:val="single" w:sz="4" w:space="0" w:color="auto"/>
              <w:bottom w:val="single" w:sz="4" w:space="0" w:color="auto"/>
              <w:right w:val="single" w:sz="4" w:space="0" w:color="auto"/>
            </w:tcBorders>
          </w:tcPr>
          <w:p w14:paraId="06F8139B" w14:textId="77777777" w:rsidR="00611805" w:rsidRPr="00F343C1" w:rsidRDefault="00611805" w:rsidP="00611805">
            <w:pPr>
              <w:rPr>
                <w:rFonts w:cs="Calibri"/>
                <w:color w:val="000000"/>
                <w:sz w:val="18"/>
                <w:szCs w:val="18"/>
              </w:rPr>
            </w:pPr>
            <w:r w:rsidRPr="00F343C1">
              <w:rPr>
                <w:rFonts w:cs="Calibri"/>
                <w:color w:val="000000"/>
                <w:sz w:val="18"/>
                <w:szCs w:val="18"/>
              </w:rPr>
              <w:t>GT018_RATEIO_AVAL,</w:t>
            </w:r>
          </w:p>
          <w:p w14:paraId="32D47E40" w14:textId="7614CE7D" w:rsidR="00611805" w:rsidRPr="00335137" w:rsidRDefault="00611805" w:rsidP="00611805">
            <w:pPr>
              <w:rPr>
                <w:rFonts w:cs="Calibri"/>
                <w:color w:val="000000"/>
                <w:sz w:val="18"/>
                <w:szCs w:val="18"/>
              </w:rPr>
            </w:pPr>
            <w:r w:rsidRPr="00F343C1">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07C7174E" w14:textId="141897B1" w:rsidR="00611805" w:rsidRPr="00F343C1" w:rsidRDefault="00DF559D" w:rsidP="00611805">
            <w:pPr>
              <w:rPr>
                <w:rFonts w:cs="Calibri"/>
                <w:color w:val="000000"/>
                <w:sz w:val="18"/>
                <w:szCs w:val="18"/>
              </w:rPr>
            </w:pPr>
            <w:r w:rsidRPr="00F343C1">
              <w:rPr>
                <w:rFonts w:cs="Calibri"/>
                <w:color w:val="000000"/>
                <w:sz w:val="18"/>
                <w:szCs w:val="18"/>
              </w:rPr>
              <w:t>cgarant_bem,</w:t>
            </w:r>
          </w:p>
          <w:p w14:paraId="2D958561" w14:textId="643C55DB" w:rsidR="00611805" w:rsidRPr="00335137" w:rsidRDefault="00DF559D" w:rsidP="00611805">
            <w:pPr>
              <w:rPr>
                <w:rFonts w:cs="Calibri"/>
                <w:color w:val="000000"/>
                <w:sz w:val="18"/>
                <w:szCs w:val="18"/>
              </w:rPr>
            </w:pPr>
            <w:r w:rsidRPr="00F343C1">
              <w:rPr>
                <w:rFonts w:cs="Calibri"/>
                <w:color w:val="000000"/>
                <w:sz w:val="18"/>
                <w:szCs w:val="18"/>
              </w:rPr>
              <w:t>tayd91c0_nelemc14</w:t>
            </w:r>
          </w:p>
        </w:tc>
        <w:tc>
          <w:tcPr>
            <w:tcW w:w="1559" w:type="dxa"/>
            <w:tcBorders>
              <w:top w:val="nil"/>
              <w:left w:val="single" w:sz="4" w:space="0" w:color="auto"/>
              <w:bottom w:val="single" w:sz="4" w:space="0" w:color="auto"/>
              <w:right w:val="single" w:sz="4" w:space="0" w:color="auto"/>
            </w:tcBorders>
          </w:tcPr>
          <w:p w14:paraId="008936C5" w14:textId="11BEE4F9" w:rsidR="00611805" w:rsidRPr="00335137" w:rsidRDefault="00611805" w:rsidP="00611805">
            <w:pPr>
              <w:rPr>
                <w:rFonts w:cs="Calibri"/>
                <w:color w:val="000000"/>
                <w:sz w:val="18"/>
                <w:szCs w:val="18"/>
              </w:rPr>
            </w:pPr>
          </w:p>
        </w:tc>
      </w:tr>
      <w:tr w:rsidR="00611805" w:rsidRPr="00335137" w14:paraId="3E1B0045" w14:textId="7E1B2E60"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B7FF8ED" w14:textId="54EC8BE0" w:rsidR="00611805" w:rsidRPr="00B70A40" w:rsidRDefault="00611805" w:rsidP="00CB0153">
            <w:pPr>
              <w:rPr>
                <w:rFonts w:cs="Calibri"/>
                <w:color w:val="000000"/>
                <w:sz w:val="18"/>
                <w:szCs w:val="18"/>
              </w:rPr>
            </w:pPr>
            <w:r w:rsidRPr="00B70A40">
              <w:rPr>
                <w:rFonts w:cs="Calibri"/>
                <w:bCs/>
                <w:color w:val="000000"/>
                <w:sz w:val="18"/>
                <w:szCs w:val="18"/>
              </w:rPr>
              <w:t>tpvalprot</w:t>
            </w:r>
          </w:p>
        </w:tc>
        <w:tc>
          <w:tcPr>
            <w:tcW w:w="5316" w:type="dxa"/>
            <w:tcBorders>
              <w:top w:val="nil"/>
              <w:left w:val="nil"/>
              <w:bottom w:val="single" w:sz="4" w:space="0" w:color="auto"/>
              <w:right w:val="single" w:sz="4" w:space="0" w:color="auto"/>
            </w:tcBorders>
            <w:shd w:val="clear" w:color="auto" w:fill="auto"/>
            <w:noWrap/>
            <w:hideMark/>
          </w:tcPr>
          <w:p w14:paraId="6C8AACC0" w14:textId="541BA3F0" w:rsidR="00611805" w:rsidRPr="00B70A40" w:rsidRDefault="00A126CD" w:rsidP="00611805">
            <w:pPr>
              <w:rPr>
                <w:rFonts w:cs="Calibri"/>
                <w:color w:val="000000"/>
                <w:sz w:val="18"/>
                <w:szCs w:val="18"/>
              </w:rPr>
            </w:pPr>
            <w:r w:rsidRPr="00B70A40">
              <w:rPr>
                <w:rFonts w:cs="Calibri"/>
                <w:color w:val="000000"/>
                <w:sz w:val="18"/>
                <w:szCs w:val="18"/>
              </w:rPr>
              <w:t>Tipo de valor da proteção</w:t>
            </w:r>
            <w:r w:rsidR="00611805" w:rsidRPr="00B70A40">
              <w:rPr>
                <w:rFonts w:cs="Calibri"/>
                <w:color w:val="000000"/>
                <w:sz w:val="18"/>
                <w:szCs w:val="18"/>
              </w:rPr>
              <w:t>:</w:t>
            </w:r>
          </w:p>
          <w:p w14:paraId="57139ADF" w14:textId="77777777" w:rsidR="00611805" w:rsidRDefault="00611805" w:rsidP="002174CA">
            <w:pPr>
              <w:pStyle w:val="ListParagraph"/>
              <w:numPr>
                <w:ilvl w:val="0"/>
                <w:numId w:val="12"/>
              </w:numPr>
              <w:rPr>
                <w:rFonts w:cs="Calibri"/>
                <w:color w:val="000000"/>
                <w:sz w:val="18"/>
                <w:szCs w:val="18"/>
              </w:rPr>
            </w:pPr>
            <w:r w:rsidRPr="00B70A40">
              <w:rPr>
                <w:rFonts w:cs="Calibri"/>
                <w:color w:val="000000"/>
                <w:sz w:val="18"/>
                <w:szCs w:val="18"/>
              </w:rPr>
              <w:t>Este campo identifica o tipo de valorização da proteção</w:t>
            </w:r>
            <w:r w:rsidR="00A126CD" w:rsidRPr="00B70A40">
              <w:rPr>
                <w:rFonts w:cs="Calibri"/>
                <w:color w:val="000000"/>
                <w:sz w:val="18"/>
                <w:szCs w:val="18"/>
              </w:rPr>
              <w:t xml:space="preserve"> implícita no valor comunicado na variável </w:t>
            </w:r>
            <w:r w:rsidR="00B70A40" w:rsidRPr="00B70A40">
              <w:rPr>
                <w:rFonts w:cs="Calibri"/>
                <w:color w:val="000000"/>
                <w:sz w:val="18"/>
                <w:szCs w:val="18"/>
              </w:rPr>
              <w:t>‘valprot’</w:t>
            </w:r>
            <w:r w:rsidR="00B70A40">
              <w:rPr>
                <w:rFonts w:cs="Calibri"/>
                <w:color w:val="000000"/>
                <w:sz w:val="18"/>
                <w:szCs w:val="18"/>
              </w:rPr>
              <w:t>.</w:t>
            </w:r>
          </w:p>
          <w:p w14:paraId="477D6168" w14:textId="20919FEE" w:rsidR="00B70A40" w:rsidRPr="00B70A40" w:rsidRDefault="00B70A40" w:rsidP="002174CA">
            <w:pPr>
              <w:pStyle w:val="ListParagraph"/>
              <w:numPr>
                <w:ilvl w:val="0"/>
                <w:numId w:val="12"/>
              </w:numPr>
              <w:rPr>
                <w:rFonts w:cs="Calibri"/>
                <w:color w:val="000000"/>
                <w:sz w:val="18"/>
                <w:szCs w:val="18"/>
              </w:rPr>
            </w:pPr>
            <w:r>
              <w:rPr>
                <w:rFonts w:cs="Calibri"/>
                <w:color w:val="000000"/>
                <w:sz w:val="18"/>
                <w:szCs w:val="18"/>
              </w:rPr>
              <w:lastRenderedPageBreak/>
              <w:t xml:space="preserve">Este campo deve ser reportado, para cada proteção, sempre que for comunicado o respetivo valor. </w:t>
            </w:r>
          </w:p>
        </w:tc>
        <w:tc>
          <w:tcPr>
            <w:tcW w:w="1134" w:type="dxa"/>
            <w:tcBorders>
              <w:top w:val="nil"/>
              <w:left w:val="single" w:sz="4" w:space="0" w:color="auto"/>
              <w:bottom w:val="single" w:sz="4" w:space="0" w:color="auto"/>
              <w:right w:val="single" w:sz="4" w:space="0" w:color="auto"/>
            </w:tcBorders>
            <w:shd w:val="clear" w:color="auto" w:fill="auto"/>
            <w:noWrap/>
            <w:hideMark/>
          </w:tcPr>
          <w:p w14:paraId="300EAD4C" w14:textId="564C469E" w:rsidR="00611805" w:rsidRPr="00335137" w:rsidRDefault="00611805" w:rsidP="00611805">
            <w:pPr>
              <w:rPr>
                <w:rFonts w:cs="Calibri"/>
                <w:color w:val="000000"/>
                <w:sz w:val="18"/>
                <w:szCs w:val="18"/>
              </w:rPr>
            </w:pPr>
            <w:r>
              <w:rPr>
                <w:rFonts w:cs="Calibri"/>
                <w:color w:val="000000"/>
                <w:sz w:val="18"/>
                <w:szCs w:val="18"/>
              </w:rPr>
              <w:lastRenderedPageBreak/>
              <w:t>String</w:t>
            </w:r>
          </w:p>
        </w:tc>
        <w:tc>
          <w:tcPr>
            <w:tcW w:w="1842" w:type="dxa"/>
            <w:tcBorders>
              <w:top w:val="nil"/>
              <w:left w:val="single" w:sz="4" w:space="0" w:color="auto"/>
              <w:bottom w:val="single" w:sz="4" w:space="0" w:color="auto"/>
              <w:right w:val="single" w:sz="4" w:space="0" w:color="auto"/>
            </w:tcBorders>
          </w:tcPr>
          <w:p w14:paraId="67C5B57D" w14:textId="77777777" w:rsidR="00611805"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p w14:paraId="6971074C" w14:textId="1E1BCE2F" w:rsidR="00611805" w:rsidRPr="00335137" w:rsidRDefault="00611805" w:rsidP="00611805">
            <w:pPr>
              <w:rPr>
                <w:rFonts w:cs="Calibri"/>
                <w:color w:val="000000"/>
                <w:sz w:val="18"/>
                <w:szCs w:val="18"/>
              </w:rPr>
            </w:pPr>
            <w:r w:rsidRPr="002B6479">
              <w:rPr>
                <w:rFonts w:cs="Calibri"/>
                <w:color w:val="000000"/>
                <w:sz w:val="18"/>
                <w:szCs w:val="18"/>
              </w:rPr>
              <w:lastRenderedPageBreak/>
              <w:t>Estruturais (APMT0100050994)</w:t>
            </w:r>
          </w:p>
        </w:tc>
        <w:tc>
          <w:tcPr>
            <w:tcW w:w="1701" w:type="dxa"/>
            <w:tcBorders>
              <w:top w:val="nil"/>
              <w:left w:val="single" w:sz="4" w:space="0" w:color="auto"/>
              <w:bottom w:val="single" w:sz="4" w:space="0" w:color="auto"/>
              <w:right w:val="single" w:sz="4" w:space="0" w:color="auto"/>
            </w:tcBorders>
          </w:tcPr>
          <w:p w14:paraId="3FDC5F87" w14:textId="77777777" w:rsidR="00611805" w:rsidRPr="00F343C1" w:rsidRDefault="00611805" w:rsidP="00611805">
            <w:pPr>
              <w:rPr>
                <w:rFonts w:cs="Calibri"/>
                <w:color w:val="000000"/>
                <w:sz w:val="18"/>
                <w:szCs w:val="18"/>
              </w:rPr>
            </w:pPr>
            <w:r w:rsidRPr="00F343C1">
              <w:rPr>
                <w:rFonts w:cs="Calibri"/>
                <w:color w:val="000000"/>
                <w:sz w:val="18"/>
                <w:szCs w:val="18"/>
              </w:rPr>
              <w:lastRenderedPageBreak/>
              <w:t>GT018_RATEIO_AVAL,</w:t>
            </w:r>
          </w:p>
          <w:p w14:paraId="1C45A9E4" w14:textId="044987A0" w:rsidR="00611805" w:rsidRPr="00335137" w:rsidRDefault="00611805" w:rsidP="00611805">
            <w:pPr>
              <w:rPr>
                <w:rFonts w:cs="Calibri"/>
                <w:color w:val="000000"/>
                <w:sz w:val="18"/>
                <w:szCs w:val="18"/>
              </w:rPr>
            </w:pPr>
            <w:r w:rsidRPr="00F343C1">
              <w:rPr>
                <w:rFonts w:cs="Calibri"/>
                <w:color w:val="000000"/>
                <w:sz w:val="18"/>
                <w:szCs w:val="18"/>
              </w:rPr>
              <w:t>TAT91_TABELAS</w:t>
            </w:r>
          </w:p>
        </w:tc>
        <w:tc>
          <w:tcPr>
            <w:tcW w:w="1843" w:type="dxa"/>
            <w:tcBorders>
              <w:top w:val="nil"/>
              <w:left w:val="single" w:sz="4" w:space="0" w:color="auto"/>
              <w:bottom w:val="single" w:sz="4" w:space="0" w:color="auto"/>
              <w:right w:val="single" w:sz="4" w:space="0" w:color="auto"/>
            </w:tcBorders>
          </w:tcPr>
          <w:p w14:paraId="153A59AC" w14:textId="70A9F7DF" w:rsidR="00611805" w:rsidRPr="00A41BDE" w:rsidRDefault="00DF559D" w:rsidP="00611805">
            <w:pPr>
              <w:rPr>
                <w:rFonts w:cs="Calibri"/>
                <w:color w:val="000000"/>
                <w:sz w:val="18"/>
                <w:szCs w:val="18"/>
              </w:rPr>
            </w:pPr>
            <w:r w:rsidRPr="00A41BDE">
              <w:rPr>
                <w:rFonts w:cs="Calibri"/>
                <w:color w:val="000000"/>
                <w:sz w:val="18"/>
                <w:szCs w:val="18"/>
              </w:rPr>
              <w:t>cgarant_bem,</w:t>
            </w:r>
          </w:p>
          <w:p w14:paraId="61B1C93E" w14:textId="175FEC37" w:rsidR="00611805" w:rsidRPr="00335137" w:rsidRDefault="00DF559D" w:rsidP="00611805">
            <w:pPr>
              <w:rPr>
                <w:rFonts w:cs="Calibri"/>
                <w:color w:val="000000"/>
                <w:sz w:val="18"/>
                <w:szCs w:val="18"/>
              </w:rPr>
            </w:pPr>
            <w:r w:rsidRPr="00A41BDE">
              <w:rPr>
                <w:rFonts w:cs="Calibri"/>
                <w:color w:val="000000"/>
                <w:sz w:val="18"/>
                <w:szCs w:val="18"/>
              </w:rPr>
              <w:t>tayd91c0_nelemc14</w:t>
            </w:r>
          </w:p>
        </w:tc>
        <w:tc>
          <w:tcPr>
            <w:tcW w:w="1559" w:type="dxa"/>
            <w:tcBorders>
              <w:top w:val="nil"/>
              <w:left w:val="single" w:sz="4" w:space="0" w:color="auto"/>
              <w:bottom w:val="single" w:sz="4" w:space="0" w:color="auto"/>
              <w:right w:val="single" w:sz="4" w:space="0" w:color="auto"/>
            </w:tcBorders>
          </w:tcPr>
          <w:p w14:paraId="73CF1CE5" w14:textId="4013DC05" w:rsidR="00611805" w:rsidRPr="00335137" w:rsidRDefault="00611805" w:rsidP="00611805">
            <w:pPr>
              <w:rPr>
                <w:rFonts w:cs="Calibri"/>
                <w:color w:val="000000"/>
                <w:sz w:val="18"/>
                <w:szCs w:val="18"/>
              </w:rPr>
            </w:pPr>
          </w:p>
        </w:tc>
      </w:tr>
      <w:tr w:rsidR="00611805" w:rsidRPr="00335137" w14:paraId="6060E25C" w14:textId="05100710" w:rsidTr="00CB0153">
        <w:trPr>
          <w:trHeight w:val="600"/>
        </w:trPr>
        <w:tc>
          <w:tcPr>
            <w:tcW w:w="1984" w:type="dxa"/>
            <w:tcBorders>
              <w:top w:val="nil"/>
              <w:left w:val="single" w:sz="4" w:space="0" w:color="auto"/>
              <w:bottom w:val="single" w:sz="4" w:space="0" w:color="auto"/>
              <w:right w:val="single" w:sz="4" w:space="0" w:color="auto"/>
            </w:tcBorders>
            <w:shd w:val="clear" w:color="000000" w:fill="F2F2F2"/>
          </w:tcPr>
          <w:p w14:paraId="2CE631BB" w14:textId="30797F42" w:rsidR="00611805" w:rsidRPr="00CB0153" w:rsidRDefault="00611805" w:rsidP="00CB0153">
            <w:pPr>
              <w:rPr>
                <w:rFonts w:cs="Calibri"/>
                <w:color w:val="000000"/>
                <w:sz w:val="18"/>
                <w:szCs w:val="18"/>
              </w:rPr>
            </w:pPr>
            <w:r w:rsidRPr="00CB0153">
              <w:rPr>
                <w:rFonts w:cs="Calibri"/>
                <w:bCs/>
                <w:color w:val="000000"/>
                <w:sz w:val="18"/>
                <w:szCs w:val="18"/>
              </w:rPr>
              <w:t>valprot</w:t>
            </w:r>
          </w:p>
        </w:tc>
        <w:tc>
          <w:tcPr>
            <w:tcW w:w="5316" w:type="dxa"/>
            <w:tcBorders>
              <w:top w:val="nil"/>
              <w:left w:val="nil"/>
              <w:bottom w:val="single" w:sz="4" w:space="0" w:color="auto"/>
              <w:right w:val="single" w:sz="4" w:space="0" w:color="auto"/>
            </w:tcBorders>
            <w:shd w:val="clear" w:color="auto" w:fill="auto"/>
            <w:noWrap/>
            <w:hideMark/>
          </w:tcPr>
          <w:p w14:paraId="4E759328" w14:textId="657FD60C" w:rsidR="00611805" w:rsidRDefault="00611805" w:rsidP="00611805">
            <w:pPr>
              <w:jc w:val="both"/>
              <w:rPr>
                <w:rFonts w:cs="Calibri"/>
                <w:color w:val="000000"/>
                <w:sz w:val="18"/>
                <w:szCs w:val="18"/>
              </w:rPr>
            </w:pPr>
            <w:r>
              <w:rPr>
                <w:rFonts w:cs="Calibri"/>
                <w:color w:val="000000"/>
                <w:sz w:val="18"/>
                <w:szCs w:val="18"/>
              </w:rPr>
              <w:t>Valor da Proteção:</w:t>
            </w:r>
          </w:p>
          <w:p w14:paraId="6759E2AC" w14:textId="27506D9C" w:rsidR="00B70A40" w:rsidRDefault="00B70A40" w:rsidP="00B70A40">
            <w:pPr>
              <w:pStyle w:val="ListParagraph"/>
              <w:numPr>
                <w:ilvl w:val="0"/>
                <w:numId w:val="12"/>
              </w:numPr>
              <w:jc w:val="both"/>
              <w:rPr>
                <w:rFonts w:cs="Calibri"/>
                <w:color w:val="000000"/>
                <w:sz w:val="18"/>
                <w:szCs w:val="18"/>
              </w:rPr>
            </w:pPr>
            <w:r>
              <w:rPr>
                <w:rFonts w:cs="Calibri"/>
                <w:color w:val="000000"/>
                <w:sz w:val="18"/>
                <w:szCs w:val="18"/>
              </w:rPr>
              <w:t>Montante do valor da proteção de acordo com o método de valorização estabelecido na variável ‘tpvalprot’.</w:t>
            </w:r>
          </w:p>
          <w:p w14:paraId="77F05C52" w14:textId="77777777" w:rsidR="00B70A40" w:rsidRPr="00B70A40" w:rsidRDefault="00B70A40" w:rsidP="00B70A40">
            <w:pPr>
              <w:pStyle w:val="ListParagraph"/>
              <w:numPr>
                <w:ilvl w:val="0"/>
                <w:numId w:val="12"/>
              </w:numPr>
              <w:jc w:val="both"/>
              <w:rPr>
                <w:rFonts w:cs="Calibri"/>
                <w:color w:val="000000"/>
                <w:sz w:val="18"/>
                <w:szCs w:val="18"/>
              </w:rPr>
            </w:pPr>
            <w:r>
              <w:rPr>
                <w:rFonts w:cs="Calibri"/>
                <w:color w:val="000000"/>
                <w:sz w:val="18"/>
                <w:szCs w:val="18"/>
              </w:rPr>
              <w:t>O valor da proteção corresponde ao montante estabelecido na última data de avaliação, anterior à data de referência.</w:t>
            </w:r>
            <w:r>
              <w:rPr>
                <w:sz w:val="20"/>
                <w:szCs w:val="20"/>
              </w:rPr>
              <w:t xml:space="preserve"> </w:t>
            </w:r>
          </w:p>
          <w:p w14:paraId="160EA489" w14:textId="2D4B4816" w:rsidR="00B70A40" w:rsidRPr="000C4F04" w:rsidRDefault="00B70A40" w:rsidP="00B70A40">
            <w:pPr>
              <w:pStyle w:val="ListParagraph"/>
              <w:numPr>
                <w:ilvl w:val="0"/>
                <w:numId w:val="12"/>
              </w:numPr>
              <w:jc w:val="both"/>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4ACAC7D4" w14:textId="24211BB2" w:rsidR="00611805" w:rsidRPr="00335137" w:rsidRDefault="00611805" w:rsidP="00611805">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64D80794" w14:textId="32409919"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64FC4037" w14:textId="3EB7BC3B" w:rsidR="00611805" w:rsidRPr="00335137" w:rsidRDefault="00611805" w:rsidP="00611805">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A7ABDCF" w14:textId="4E3445DB" w:rsidR="00611805" w:rsidRPr="00335137" w:rsidRDefault="00DF559D" w:rsidP="00611805">
            <w:pPr>
              <w:rPr>
                <w:rFonts w:cs="Calibri"/>
                <w:color w:val="000000"/>
                <w:sz w:val="18"/>
                <w:szCs w:val="18"/>
              </w:rPr>
            </w:pPr>
            <w:r w:rsidRPr="00A41BDE">
              <w:rPr>
                <w:rFonts w:cs="Calibri"/>
                <w:color w:val="000000"/>
                <w:sz w:val="18"/>
                <w:szCs w:val="18"/>
              </w:rPr>
              <w:t>valalocprot</w:t>
            </w:r>
          </w:p>
        </w:tc>
        <w:tc>
          <w:tcPr>
            <w:tcW w:w="1559" w:type="dxa"/>
            <w:tcBorders>
              <w:top w:val="nil"/>
              <w:left w:val="single" w:sz="4" w:space="0" w:color="auto"/>
              <w:bottom w:val="single" w:sz="4" w:space="0" w:color="auto"/>
              <w:right w:val="single" w:sz="4" w:space="0" w:color="auto"/>
            </w:tcBorders>
          </w:tcPr>
          <w:p w14:paraId="52EBA603" w14:textId="0E32086A" w:rsidR="00611805" w:rsidRPr="00335137" w:rsidRDefault="00611805" w:rsidP="00611805">
            <w:pPr>
              <w:rPr>
                <w:rFonts w:cs="Calibri"/>
                <w:color w:val="000000"/>
                <w:sz w:val="18"/>
                <w:szCs w:val="18"/>
              </w:rPr>
            </w:pPr>
          </w:p>
        </w:tc>
      </w:tr>
      <w:tr w:rsidR="00611805" w:rsidRPr="00335137" w14:paraId="67991676" w14:textId="39FA75B6"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FD8D529" w14:textId="5EC03159" w:rsidR="00611805" w:rsidRPr="00CB0153" w:rsidRDefault="00611805" w:rsidP="00CB0153">
            <w:pPr>
              <w:rPr>
                <w:rFonts w:cs="Calibri"/>
                <w:color w:val="000000"/>
                <w:sz w:val="18"/>
                <w:szCs w:val="18"/>
              </w:rPr>
            </w:pPr>
            <w:r w:rsidRPr="00CB0153">
              <w:rPr>
                <w:rFonts w:cs="Calibri"/>
                <w:bCs/>
                <w:color w:val="000000"/>
                <w:sz w:val="18"/>
                <w:szCs w:val="18"/>
              </w:rPr>
              <w:t>dtmatprot</w:t>
            </w:r>
          </w:p>
        </w:tc>
        <w:tc>
          <w:tcPr>
            <w:tcW w:w="5316" w:type="dxa"/>
            <w:tcBorders>
              <w:top w:val="nil"/>
              <w:left w:val="nil"/>
              <w:bottom w:val="single" w:sz="4" w:space="0" w:color="auto"/>
              <w:right w:val="single" w:sz="4" w:space="0" w:color="auto"/>
            </w:tcBorders>
            <w:shd w:val="clear" w:color="auto" w:fill="auto"/>
            <w:noWrap/>
            <w:hideMark/>
          </w:tcPr>
          <w:p w14:paraId="1D6736E2" w14:textId="7FC84595" w:rsidR="00611805" w:rsidRDefault="00611805" w:rsidP="00611805">
            <w:pPr>
              <w:rPr>
                <w:rFonts w:cs="Calibri"/>
                <w:color w:val="000000"/>
                <w:sz w:val="18"/>
                <w:szCs w:val="18"/>
              </w:rPr>
            </w:pPr>
            <w:r w:rsidRPr="00335137">
              <w:rPr>
                <w:rFonts w:cs="Calibri"/>
                <w:color w:val="000000"/>
                <w:sz w:val="18"/>
                <w:szCs w:val="18"/>
              </w:rPr>
              <w:t>D</w:t>
            </w:r>
            <w:r w:rsidR="00B70A40">
              <w:rPr>
                <w:rFonts w:cs="Calibri"/>
                <w:color w:val="000000"/>
                <w:sz w:val="18"/>
                <w:szCs w:val="18"/>
              </w:rPr>
              <w:t>ata de maturidade final:</w:t>
            </w:r>
          </w:p>
          <w:p w14:paraId="7170FB1F" w14:textId="2249CAA0" w:rsidR="00611805" w:rsidRDefault="00B70A40" w:rsidP="002174CA">
            <w:pPr>
              <w:pStyle w:val="ListParagraph"/>
              <w:numPr>
                <w:ilvl w:val="0"/>
                <w:numId w:val="12"/>
              </w:numPr>
              <w:rPr>
                <w:rFonts w:cs="Calibri"/>
                <w:color w:val="000000"/>
                <w:sz w:val="18"/>
                <w:szCs w:val="18"/>
              </w:rPr>
            </w:pPr>
            <w:r>
              <w:rPr>
                <w:rFonts w:cs="Calibri"/>
                <w:color w:val="000000"/>
                <w:sz w:val="18"/>
                <w:szCs w:val="18"/>
              </w:rPr>
              <w:t xml:space="preserve">Data de maturidade da proteção, correspondendo à data à qual a proteção pode ser executada. </w:t>
            </w:r>
          </w:p>
          <w:p w14:paraId="6E252E40" w14:textId="77777777" w:rsidR="00B70A40" w:rsidRPr="00261386" w:rsidRDefault="00B70A40" w:rsidP="00B70A40">
            <w:pPr>
              <w:pStyle w:val="ListParagraph"/>
              <w:numPr>
                <w:ilvl w:val="0"/>
                <w:numId w:val="12"/>
              </w:numPr>
              <w:rPr>
                <w:rFonts w:cs="Calibri"/>
                <w:color w:val="000000"/>
                <w:sz w:val="18"/>
                <w:szCs w:val="18"/>
              </w:rPr>
            </w:pPr>
            <w:r>
              <w:rPr>
                <w:rFonts w:cs="Calibri"/>
                <w:color w:val="000000"/>
                <w:sz w:val="18"/>
                <w:szCs w:val="18"/>
              </w:rPr>
              <w:t xml:space="preserve">Caso a proteção se encontre definida em mais do que um instrumento, deve-se assumir a menor data de entre as acordadas. </w:t>
            </w:r>
          </w:p>
          <w:p w14:paraId="26370930" w14:textId="7B0C5BA9" w:rsidR="00261386" w:rsidRDefault="00B70A40" w:rsidP="00261386">
            <w:pPr>
              <w:pStyle w:val="ListParagraph"/>
              <w:numPr>
                <w:ilvl w:val="0"/>
                <w:numId w:val="12"/>
              </w:numPr>
              <w:rPr>
                <w:sz w:val="20"/>
                <w:szCs w:val="20"/>
              </w:rPr>
            </w:pPr>
            <w:r w:rsidRPr="00261386">
              <w:rPr>
                <w:sz w:val="18"/>
                <w:szCs w:val="18"/>
              </w:rPr>
              <w:t>Se nenhuma da</w:t>
            </w:r>
            <w:r w:rsidR="00261386" w:rsidRPr="00261386">
              <w:rPr>
                <w:sz w:val="18"/>
                <w:szCs w:val="18"/>
              </w:rPr>
              <w:t>ta for especificada no contrato, ou a mesma tiver uma dura</w:t>
            </w:r>
            <w:r w:rsidRPr="00261386">
              <w:rPr>
                <w:sz w:val="18"/>
                <w:szCs w:val="18"/>
              </w:rPr>
              <w:t xml:space="preserve">ção ilimitada, então a variável deverá assumir </w:t>
            </w:r>
            <w:r w:rsidR="00261386" w:rsidRPr="00261386">
              <w:rPr>
                <w:sz w:val="18"/>
                <w:szCs w:val="18"/>
              </w:rPr>
              <w:t>como default ‘9999-12-31’ (valor assumido como “Não Aplicável”)</w:t>
            </w:r>
            <w:r w:rsidR="00261386">
              <w:rPr>
                <w:rFonts w:cs="Calibri"/>
                <w:color w:val="000000"/>
                <w:sz w:val="18"/>
                <w:szCs w:val="18"/>
              </w:rPr>
              <w:t>.</w:t>
            </w:r>
          </w:p>
          <w:p w14:paraId="3C767BC2" w14:textId="165EC2A2" w:rsidR="00611805" w:rsidRPr="00A01606" w:rsidRDefault="00611805" w:rsidP="002174CA">
            <w:pPr>
              <w:pStyle w:val="ListParagraph"/>
              <w:numPr>
                <w:ilvl w:val="0"/>
                <w:numId w:val="13"/>
              </w:numPr>
              <w:rPr>
                <w:rFonts w:cs="Calibri"/>
                <w:color w:val="000000"/>
                <w:sz w:val="18"/>
                <w:szCs w:val="18"/>
              </w:rPr>
            </w:pPr>
            <w:r w:rsidRPr="00212559">
              <w:rPr>
                <w:rFonts w:cs="Calibri"/>
                <w:color w:val="000000"/>
                <w:sz w:val="18"/>
                <w:szCs w:val="18"/>
              </w:rPr>
              <w:t>Todas as datas no modelo respeitam o formato ‘aaaa-mm-dd’ .</w:t>
            </w:r>
          </w:p>
        </w:tc>
        <w:tc>
          <w:tcPr>
            <w:tcW w:w="1134" w:type="dxa"/>
            <w:tcBorders>
              <w:top w:val="nil"/>
              <w:left w:val="single" w:sz="4" w:space="0" w:color="auto"/>
              <w:bottom w:val="single" w:sz="4" w:space="0" w:color="auto"/>
              <w:right w:val="single" w:sz="4" w:space="0" w:color="auto"/>
            </w:tcBorders>
            <w:shd w:val="clear" w:color="auto" w:fill="auto"/>
            <w:noWrap/>
            <w:hideMark/>
          </w:tcPr>
          <w:p w14:paraId="287690AD"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5AED772C" w14:textId="199253D8"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30B0011E" w14:textId="32516FCE" w:rsidR="00611805" w:rsidRPr="00335137" w:rsidRDefault="00611805" w:rsidP="00611805">
            <w:pPr>
              <w:rPr>
                <w:rFonts w:cs="Calibri"/>
                <w:color w:val="000000"/>
                <w:sz w:val="18"/>
                <w:szCs w:val="18"/>
              </w:rPr>
            </w:pPr>
            <w:r w:rsidRPr="00A41BDE">
              <w:rPr>
                <w:rFonts w:cs="Calibri"/>
                <w:color w:val="000000"/>
                <w:sz w:val="18"/>
                <w:szCs w:val="18"/>
              </w:rPr>
              <w:t>GT003_TRZ_GT_FIN</w:t>
            </w:r>
          </w:p>
        </w:tc>
        <w:tc>
          <w:tcPr>
            <w:tcW w:w="1843" w:type="dxa"/>
            <w:tcBorders>
              <w:top w:val="nil"/>
              <w:left w:val="single" w:sz="4" w:space="0" w:color="auto"/>
              <w:bottom w:val="single" w:sz="4" w:space="0" w:color="auto"/>
              <w:right w:val="single" w:sz="4" w:space="0" w:color="auto"/>
            </w:tcBorders>
          </w:tcPr>
          <w:p w14:paraId="0DFBD2A8" w14:textId="3AA04BC5" w:rsidR="00611805" w:rsidRPr="00335137" w:rsidRDefault="00DF559D" w:rsidP="00611805">
            <w:pPr>
              <w:rPr>
                <w:rFonts w:cs="Calibri"/>
                <w:color w:val="000000"/>
                <w:sz w:val="18"/>
                <w:szCs w:val="18"/>
              </w:rPr>
            </w:pPr>
            <w:r w:rsidRPr="00A41BDE">
              <w:rPr>
                <w:rFonts w:cs="Calibri"/>
                <w:color w:val="000000"/>
                <w:sz w:val="18"/>
                <w:szCs w:val="18"/>
              </w:rPr>
              <w:t>dvengar</w:t>
            </w:r>
          </w:p>
        </w:tc>
        <w:tc>
          <w:tcPr>
            <w:tcW w:w="1559" w:type="dxa"/>
            <w:tcBorders>
              <w:top w:val="nil"/>
              <w:left w:val="single" w:sz="4" w:space="0" w:color="auto"/>
              <w:bottom w:val="single" w:sz="4" w:space="0" w:color="auto"/>
              <w:right w:val="single" w:sz="4" w:space="0" w:color="auto"/>
            </w:tcBorders>
          </w:tcPr>
          <w:p w14:paraId="58828E99" w14:textId="3FDEBB32" w:rsidR="00611805" w:rsidRPr="00335137" w:rsidRDefault="00611805" w:rsidP="00611805">
            <w:pPr>
              <w:rPr>
                <w:rFonts w:cs="Calibri"/>
                <w:color w:val="000000"/>
                <w:sz w:val="18"/>
                <w:szCs w:val="18"/>
              </w:rPr>
            </w:pPr>
          </w:p>
        </w:tc>
      </w:tr>
      <w:tr w:rsidR="00611805" w:rsidRPr="00335137" w14:paraId="6693DE05" w14:textId="1C6006B6"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76FF8FFF" w14:textId="44E5D30F" w:rsidR="00611805" w:rsidRPr="00CB0153" w:rsidRDefault="00611805" w:rsidP="00CB0153">
            <w:pPr>
              <w:rPr>
                <w:rFonts w:cs="Calibri"/>
                <w:color w:val="000000"/>
                <w:sz w:val="18"/>
                <w:szCs w:val="18"/>
              </w:rPr>
            </w:pPr>
            <w:r w:rsidRPr="00CB0153">
              <w:rPr>
                <w:rFonts w:cs="Calibri"/>
                <w:bCs/>
                <w:color w:val="000000"/>
                <w:sz w:val="18"/>
                <w:szCs w:val="18"/>
              </w:rPr>
              <w:t>cdgpostal</w:t>
            </w:r>
          </w:p>
        </w:tc>
        <w:tc>
          <w:tcPr>
            <w:tcW w:w="5316" w:type="dxa"/>
            <w:tcBorders>
              <w:top w:val="nil"/>
              <w:left w:val="nil"/>
              <w:bottom w:val="single" w:sz="4" w:space="0" w:color="auto"/>
              <w:right w:val="single" w:sz="4" w:space="0" w:color="auto"/>
            </w:tcBorders>
            <w:shd w:val="clear" w:color="auto" w:fill="auto"/>
            <w:noWrap/>
            <w:hideMark/>
          </w:tcPr>
          <w:p w14:paraId="2EAB57B7" w14:textId="77777777" w:rsidR="00611805" w:rsidRPr="00212559" w:rsidRDefault="00611805" w:rsidP="00611805">
            <w:pPr>
              <w:rPr>
                <w:rFonts w:cs="Calibri"/>
                <w:color w:val="000000"/>
                <w:sz w:val="18"/>
                <w:szCs w:val="18"/>
              </w:rPr>
            </w:pPr>
            <w:r w:rsidRPr="00212559">
              <w:rPr>
                <w:rFonts w:cs="Calibri"/>
                <w:color w:val="000000"/>
                <w:sz w:val="18"/>
                <w:szCs w:val="18"/>
              </w:rPr>
              <w:t>Código postal:</w:t>
            </w:r>
          </w:p>
          <w:p w14:paraId="45440F64" w14:textId="122D65D0" w:rsidR="00611805" w:rsidRPr="006F6382" w:rsidRDefault="00611805" w:rsidP="00611805">
            <w:pPr>
              <w:pStyle w:val="ListParagraph"/>
              <w:numPr>
                <w:ilvl w:val="0"/>
                <w:numId w:val="1"/>
              </w:numPr>
              <w:jc w:val="both"/>
              <w:rPr>
                <w:color w:val="000000"/>
                <w:sz w:val="18"/>
                <w:szCs w:val="18"/>
              </w:rPr>
            </w:pPr>
            <w:r w:rsidRPr="00212559">
              <w:rPr>
                <w:rFonts w:cs="Calibri"/>
                <w:color w:val="000000"/>
                <w:sz w:val="18"/>
                <w:szCs w:val="18"/>
              </w:rPr>
              <w:t xml:space="preserve">Este campo </w:t>
            </w:r>
            <w:r>
              <w:rPr>
                <w:rFonts w:cs="Calibri"/>
                <w:color w:val="000000"/>
                <w:sz w:val="18"/>
                <w:szCs w:val="18"/>
              </w:rPr>
              <w:t>corresponde ao có</w:t>
            </w:r>
            <w:r w:rsidRPr="00A41BDE">
              <w:rPr>
                <w:color w:val="000000"/>
                <w:sz w:val="18"/>
                <w:szCs w:val="18"/>
              </w:rPr>
              <w:t>digo postal do imóvel dado como proteção de um contrato.</w:t>
            </w:r>
          </w:p>
        </w:tc>
        <w:tc>
          <w:tcPr>
            <w:tcW w:w="1134" w:type="dxa"/>
            <w:tcBorders>
              <w:top w:val="nil"/>
              <w:left w:val="single" w:sz="4" w:space="0" w:color="auto"/>
              <w:bottom w:val="single" w:sz="4" w:space="0" w:color="auto"/>
              <w:right w:val="single" w:sz="4" w:space="0" w:color="auto"/>
            </w:tcBorders>
            <w:shd w:val="clear" w:color="auto" w:fill="auto"/>
            <w:noWrap/>
            <w:hideMark/>
          </w:tcPr>
          <w:p w14:paraId="5F0F3C94"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03E5BD71" w14:textId="77DF373A"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3A76E252" w14:textId="2F7BECEA" w:rsidR="00611805" w:rsidRPr="00335137" w:rsidRDefault="00611805" w:rsidP="00611805">
            <w:pPr>
              <w:rPr>
                <w:rFonts w:cs="Calibri"/>
                <w:color w:val="000000"/>
                <w:sz w:val="18"/>
                <w:szCs w:val="18"/>
              </w:rPr>
            </w:pPr>
            <w:r w:rsidRPr="00A41BDE">
              <w:rPr>
                <w:rFonts w:cs="Calibri"/>
                <w:color w:val="000000"/>
                <w:sz w:val="18"/>
                <w:szCs w:val="18"/>
              </w:rPr>
              <w:t>GT009_BENS_IMOV</w:t>
            </w:r>
          </w:p>
        </w:tc>
        <w:tc>
          <w:tcPr>
            <w:tcW w:w="1843" w:type="dxa"/>
            <w:tcBorders>
              <w:top w:val="nil"/>
              <w:left w:val="single" w:sz="4" w:space="0" w:color="auto"/>
              <w:bottom w:val="single" w:sz="4" w:space="0" w:color="auto"/>
              <w:right w:val="single" w:sz="4" w:space="0" w:color="auto"/>
            </w:tcBorders>
          </w:tcPr>
          <w:p w14:paraId="7D49360E" w14:textId="18DA61B0" w:rsidR="00611805" w:rsidRPr="00335137" w:rsidRDefault="00DF559D" w:rsidP="00611805">
            <w:pPr>
              <w:rPr>
                <w:rFonts w:cs="Calibri"/>
                <w:color w:val="000000"/>
                <w:sz w:val="18"/>
                <w:szCs w:val="18"/>
              </w:rPr>
            </w:pPr>
            <w:r w:rsidRPr="00A41BDE">
              <w:rPr>
                <w:rFonts w:cs="Calibri"/>
                <w:color w:val="000000"/>
                <w:sz w:val="18"/>
                <w:szCs w:val="18"/>
              </w:rPr>
              <w:t>cpost</w:t>
            </w:r>
          </w:p>
        </w:tc>
        <w:tc>
          <w:tcPr>
            <w:tcW w:w="1559" w:type="dxa"/>
            <w:tcBorders>
              <w:top w:val="nil"/>
              <w:left w:val="single" w:sz="4" w:space="0" w:color="auto"/>
              <w:bottom w:val="single" w:sz="4" w:space="0" w:color="auto"/>
              <w:right w:val="single" w:sz="4" w:space="0" w:color="auto"/>
            </w:tcBorders>
          </w:tcPr>
          <w:p w14:paraId="2AEE2C51" w14:textId="2FBB70DE" w:rsidR="00611805" w:rsidRPr="00335137" w:rsidRDefault="00611805" w:rsidP="00611805">
            <w:pPr>
              <w:rPr>
                <w:rFonts w:cs="Calibri"/>
                <w:color w:val="000000"/>
                <w:sz w:val="18"/>
                <w:szCs w:val="18"/>
              </w:rPr>
            </w:pPr>
          </w:p>
        </w:tc>
      </w:tr>
      <w:tr w:rsidR="00611805" w:rsidRPr="00335137" w14:paraId="3B5C5D88" w14:textId="4DD27E58" w:rsidTr="00CB0153">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51B94101" w14:textId="5F789365" w:rsidR="00611805" w:rsidRPr="00CB0153" w:rsidRDefault="00611805" w:rsidP="00CB0153">
            <w:pPr>
              <w:rPr>
                <w:rFonts w:cs="Calibri"/>
                <w:color w:val="000000"/>
                <w:sz w:val="18"/>
                <w:szCs w:val="18"/>
              </w:rPr>
            </w:pPr>
            <w:r w:rsidRPr="00CB0153">
              <w:rPr>
                <w:rFonts w:cs="Calibri"/>
                <w:bCs/>
                <w:color w:val="000000"/>
                <w:sz w:val="18"/>
                <w:szCs w:val="18"/>
              </w:rPr>
              <w:t>dtinsercao</w:t>
            </w:r>
          </w:p>
        </w:tc>
        <w:tc>
          <w:tcPr>
            <w:tcW w:w="5316" w:type="dxa"/>
            <w:tcBorders>
              <w:top w:val="nil"/>
              <w:left w:val="nil"/>
              <w:bottom w:val="single" w:sz="4" w:space="0" w:color="auto"/>
              <w:right w:val="single" w:sz="4" w:space="0" w:color="auto"/>
            </w:tcBorders>
            <w:shd w:val="clear" w:color="auto" w:fill="auto"/>
            <w:noWrap/>
            <w:hideMark/>
          </w:tcPr>
          <w:p w14:paraId="70024A13" w14:textId="77777777" w:rsidR="00611805" w:rsidRDefault="00611805" w:rsidP="00611805">
            <w:pPr>
              <w:jc w:val="both"/>
              <w:rPr>
                <w:color w:val="000000"/>
                <w:sz w:val="18"/>
                <w:szCs w:val="18"/>
              </w:rPr>
            </w:pPr>
            <w:r>
              <w:rPr>
                <w:color w:val="000000"/>
                <w:sz w:val="18"/>
                <w:szCs w:val="18"/>
              </w:rPr>
              <w:t>Data de inserção:</w:t>
            </w:r>
          </w:p>
          <w:p w14:paraId="4AFF9F60" w14:textId="53BF6D42" w:rsidR="00611805" w:rsidRPr="00A41BDE" w:rsidRDefault="00611805" w:rsidP="00611805">
            <w:pPr>
              <w:pStyle w:val="ListParagraph"/>
              <w:numPr>
                <w:ilvl w:val="0"/>
                <w:numId w:val="1"/>
              </w:numPr>
              <w:jc w:val="both"/>
              <w:rPr>
                <w:color w:val="000000"/>
                <w:sz w:val="18"/>
                <w:szCs w:val="18"/>
              </w:rPr>
            </w:pPr>
            <w:r>
              <w:rPr>
                <w:color w:val="000000"/>
                <w:sz w:val="18"/>
                <w:szCs w:val="18"/>
              </w:rPr>
              <w:t xml:space="preserve">Esta data equivale à data e inserção do registo no sistema. </w:t>
            </w:r>
          </w:p>
        </w:tc>
        <w:tc>
          <w:tcPr>
            <w:tcW w:w="1134" w:type="dxa"/>
            <w:tcBorders>
              <w:top w:val="nil"/>
              <w:left w:val="single" w:sz="4" w:space="0" w:color="auto"/>
              <w:bottom w:val="single" w:sz="4" w:space="0" w:color="auto"/>
              <w:right w:val="single" w:sz="4" w:space="0" w:color="auto"/>
            </w:tcBorders>
            <w:shd w:val="clear" w:color="auto" w:fill="auto"/>
            <w:noWrap/>
            <w:hideMark/>
          </w:tcPr>
          <w:p w14:paraId="4B9201D0" w14:textId="77777777" w:rsidR="00611805" w:rsidRPr="00335137" w:rsidRDefault="00611805" w:rsidP="00611805">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1B02871A" w14:textId="381BFF1D" w:rsidR="00611805" w:rsidRPr="00335137" w:rsidRDefault="00611805" w:rsidP="00611805">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300DB744" w14:textId="49583040" w:rsidR="00611805" w:rsidRPr="00335137" w:rsidRDefault="00611805" w:rsidP="00611805">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4EE5CC57" w14:textId="626D1615" w:rsidR="00611805" w:rsidRPr="00335137" w:rsidRDefault="00DF559D" w:rsidP="00611805">
            <w:pPr>
              <w:rPr>
                <w:rFonts w:cs="Calibri"/>
                <w:color w:val="000000"/>
                <w:sz w:val="18"/>
                <w:szCs w:val="18"/>
              </w:rPr>
            </w:pPr>
            <w:r w:rsidRPr="00A41BDE">
              <w:rPr>
                <w:rFonts w:cs="Calibri"/>
                <w:color w:val="000000"/>
                <w:sz w:val="18"/>
                <w:szCs w:val="18"/>
              </w:rPr>
              <w:t>htimest</w:t>
            </w:r>
          </w:p>
        </w:tc>
        <w:tc>
          <w:tcPr>
            <w:tcW w:w="1559" w:type="dxa"/>
            <w:tcBorders>
              <w:top w:val="nil"/>
              <w:left w:val="single" w:sz="4" w:space="0" w:color="auto"/>
              <w:bottom w:val="single" w:sz="4" w:space="0" w:color="auto"/>
              <w:right w:val="single" w:sz="4" w:space="0" w:color="auto"/>
            </w:tcBorders>
          </w:tcPr>
          <w:p w14:paraId="1F45CA0A" w14:textId="061B46D2" w:rsidR="00611805" w:rsidRPr="00335137" w:rsidRDefault="00611805" w:rsidP="00611805">
            <w:pPr>
              <w:rPr>
                <w:rFonts w:cs="Calibri"/>
                <w:color w:val="000000"/>
                <w:sz w:val="18"/>
                <w:szCs w:val="18"/>
              </w:rPr>
            </w:pPr>
          </w:p>
        </w:tc>
      </w:tr>
    </w:tbl>
    <w:p w14:paraId="43DE794E" w14:textId="77777777" w:rsidR="00657EF8" w:rsidRDefault="00657EF8" w:rsidP="00854A49">
      <w:pPr>
        <w:rPr>
          <w:rFonts w:cs="Calibri"/>
        </w:rPr>
      </w:pPr>
    </w:p>
    <w:p w14:paraId="4199AD2B" w14:textId="77777777" w:rsidR="00657EF8" w:rsidRDefault="00657EF8" w:rsidP="00854A49">
      <w:pPr>
        <w:rPr>
          <w:rFonts w:cs="Calibri"/>
        </w:rPr>
      </w:pPr>
    </w:p>
    <w:p w14:paraId="05AB8373" w14:textId="77777777" w:rsidR="00657EF8" w:rsidRDefault="00657EF8" w:rsidP="00854A49">
      <w:pPr>
        <w:rPr>
          <w:rFonts w:cs="Calibri"/>
        </w:rPr>
      </w:pPr>
    </w:p>
    <w:p w14:paraId="0D760FE8" w14:textId="6027E164"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6BC7ECC4" w:rsidR="006548F1" w:rsidRPr="00666790" w:rsidRDefault="006548F1" w:rsidP="00E84B56">
      <w:pPr>
        <w:pStyle w:val="Heading4"/>
      </w:pPr>
      <w:bookmarkStart w:id="286" w:name="_Toc163902250"/>
      <w:bookmarkStart w:id="287" w:name="_Toc178080183"/>
      <w:r w:rsidRPr="00E07147">
        <w:lastRenderedPageBreak/>
        <w:t xml:space="preserve">Tabela de </w:t>
      </w:r>
      <w:r w:rsidR="000F630D">
        <w:t>processos/cauções</w:t>
      </w:r>
      <w:r w:rsidR="00F23A21" w:rsidRPr="00E07147">
        <w:t xml:space="preserve"> de bens reais</w:t>
      </w:r>
      <w:r w:rsidRPr="00E07147">
        <w:t xml:space="preserve">: </w:t>
      </w:r>
      <w:r w:rsidRPr="00AA4469">
        <w:rPr>
          <w:i/>
        </w:rPr>
        <w:t>cd_garantias.</w:t>
      </w:r>
      <w:bookmarkEnd w:id="286"/>
      <w:r w:rsidR="00E84B56">
        <w:t>gt</w:t>
      </w:r>
      <w:r w:rsidR="006A06B8">
        <w:t>0</w:t>
      </w:r>
      <w:r w:rsidR="00E84B56">
        <w:t>23_crc5g_rl_contratos_garantia_rct</w:t>
      </w:r>
      <w:r w:rsidR="00E84B56" w:rsidRPr="00E84B56">
        <w:t>210</w:t>
      </w:r>
      <w:bookmarkEnd w:id="287"/>
      <w:ins w:id="288" w:author="Marta Rafaela Teixeira Nunes" w:date="2024-09-24T11:27:00Z">
        <w:r w:rsidR="00AD5050">
          <w:fldChar w:fldCharType="begin"/>
        </w:r>
        <w:r w:rsidR="00AD5050">
          <w:instrText xml:space="preserve"> XE "</w:instrText>
        </w:r>
      </w:ins>
      <w:r w:rsidR="00AD5050" w:rsidRPr="00C74FC5">
        <w:instrText>gt23_crc5g_rl_contratos_garantia_rct210</w:instrText>
      </w:r>
      <w:ins w:id="289" w:author="Marta Rafaela Teixeira Nunes" w:date="2024-09-24T11:27:00Z">
        <w:r w:rsidR="00AD5050">
          <w:instrText xml:space="preserve">" \i </w:instrText>
        </w:r>
        <w:r w:rsidR="00AD5050">
          <w:fldChar w:fldCharType="end"/>
        </w:r>
      </w:ins>
    </w:p>
    <w:p w14:paraId="0EFAFF92" w14:textId="26D45AC1" w:rsidR="006548F1" w:rsidRPr="00E07147" w:rsidRDefault="006548F1" w:rsidP="00666790">
      <w:pPr>
        <w:pStyle w:val="Heading5"/>
      </w:pPr>
      <w:bookmarkStart w:id="290" w:name="_Toc163902251"/>
      <w:bookmarkStart w:id="291" w:name="_Toc178080184"/>
      <w:r w:rsidRPr="00E07147">
        <w:t xml:space="preserve">Visão </w:t>
      </w:r>
      <w:commentRangeStart w:id="292"/>
      <w:r w:rsidRPr="00E07147">
        <w:t>Geral</w:t>
      </w:r>
      <w:bookmarkEnd w:id="290"/>
      <w:commentRangeEnd w:id="292"/>
      <w:r w:rsidR="00CB0153">
        <w:rPr>
          <w:rStyle w:val="CommentReference"/>
          <w:rFonts w:eastAsia="Times New Roman" w:cs="Times New Roman"/>
          <w:b w:val="0"/>
        </w:rPr>
        <w:commentReference w:id="292"/>
      </w:r>
      <w:bookmarkEnd w:id="291"/>
    </w:p>
    <w:p w14:paraId="50DC7713" w14:textId="6F14F534" w:rsidR="00CB0153" w:rsidRDefault="00CB0153" w:rsidP="00CB0153">
      <w:pPr>
        <w:spacing w:after="160" w:line="259" w:lineRule="auto"/>
        <w:jc w:val="both"/>
        <w:rPr>
          <w:rFonts w:eastAsiaTheme="minorHAnsi" w:cstheme="minorBidi"/>
          <w:szCs w:val="22"/>
          <w:lang w:eastAsia="en-US"/>
        </w:rPr>
      </w:pPr>
      <w:del w:id="293" w:author="Marta Rafaela Teixeira Nunes" w:date="2024-09-09T12:14:00Z">
        <w:r w:rsidDel="00CB0153">
          <w:rPr>
            <w:rFonts w:eastAsiaTheme="minorHAnsi" w:cstheme="minorBidi"/>
            <w:szCs w:val="22"/>
            <w:lang w:eastAsia="en-US"/>
          </w:rPr>
          <w:delText>A</w:delText>
        </w:r>
        <w:r w:rsidRPr="00720567" w:rsidDel="00CB0153">
          <w:rPr>
            <w:rFonts w:eastAsiaTheme="minorHAnsi" w:cstheme="minorBidi"/>
            <w:szCs w:val="22"/>
            <w:lang w:eastAsia="en-US"/>
          </w:rPr>
          <w:delText xml:space="preserve"> tabela </w:delText>
        </w:r>
        <w:r w:rsidRPr="00720567" w:rsidDel="00CB0153">
          <w:rPr>
            <w:rFonts w:eastAsiaTheme="minorHAnsi" w:cstheme="minorBidi"/>
            <w:i/>
            <w:szCs w:val="22"/>
            <w:lang w:eastAsia="en-US"/>
          </w:rPr>
          <w:delText>c</w:delText>
        </w:r>
        <w:r w:rsidDel="00CB0153">
          <w:rPr>
            <w:rFonts w:eastAsiaTheme="minorHAnsi" w:cstheme="minorBidi"/>
            <w:i/>
            <w:szCs w:val="22"/>
            <w:lang w:eastAsia="en-US"/>
          </w:rPr>
          <w:delText>d_garantias.gt019</w:delText>
        </w:r>
        <w:r w:rsidRPr="00720567" w:rsidDel="00CB0153">
          <w:rPr>
            <w:rFonts w:eastAsiaTheme="minorHAnsi" w:cstheme="minorBidi"/>
            <w:i/>
            <w:szCs w:val="22"/>
            <w:lang w:eastAsia="en-US"/>
          </w:rPr>
          <w:delText>_report_b</w:delText>
        </w:r>
        <w:r w:rsidDel="00CB0153">
          <w:rPr>
            <w:rFonts w:eastAsiaTheme="minorHAnsi" w:cstheme="minorBidi"/>
            <w:i/>
            <w:szCs w:val="22"/>
            <w:lang w:eastAsia="en-US"/>
          </w:rPr>
          <w:delText>iyr950</w:delText>
        </w:r>
        <w:r w:rsidRPr="00720567" w:rsidDel="00CB0153">
          <w:rPr>
            <w:rFonts w:eastAsiaTheme="minorHAnsi" w:cstheme="minorBidi"/>
            <w:i/>
            <w:szCs w:val="22"/>
            <w:lang w:eastAsia="en-US"/>
          </w:rPr>
          <w:delText>0</w:delText>
        </w:r>
        <w:r w:rsidDel="00CB0153">
          <w:rPr>
            <w:rFonts w:eastAsiaTheme="minorHAnsi" w:cstheme="minorBidi"/>
            <w:szCs w:val="22"/>
            <w:lang w:eastAsia="en-US"/>
          </w:rPr>
          <w:delText xml:space="preserve"> assegura a continuidade das tabelas anteriores, somente com alteração a nível da granularidade, que passa agora a estar a nível do Bem.</w:delText>
        </w:r>
      </w:del>
      <w:r>
        <w:rPr>
          <w:rFonts w:eastAsiaTheme="minorHAnsi" w:cstheme="minorBidi"/>
          <w:szCs w:val="22"/>
          <w:lang w:eastAsia="en-US"/>
        </w:rPr>
        <w:t xml:space="preserve"> </w:t>
      </w:r>
    </w:p>
    <w:p w14:paraId="34D0FAC8" w14:textId="37AF2DBA" w:rsidR="00CB0153" w:rsidRPr="00720567" w:rsidRDefault="00CB0153" w:rsidP="00CB0153">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del w:id="294" w:author="Marta Rafaela Teixeira Nunes" w:date="2024-09-09T12:14:00Z">
        <w:r w:rsidRPr="00720567" w:rsidDel="00CB0153">
          <w:rPr>
            <w:rFonts w:eastAsiaTheme="minorHAnsi" w:cstheme="minorBidi"/>
            <w:i/>
            <w:szCs w:val="22"/>
            <w:lang w:eastAsia="en-US"/>
          </w:rPr>
          <w:delText>cd_garantias.gt01</w:delText>
        </w:r>
        <w:r w:rsidDel="00CB0153">
          <w:rPr>
            <w:rFonts w:eastAsiaTheme="minorHAnsi" w:cstheme="minorBidi"/>
            <w:i/>
            <w:szCs w:val="22"/>
            <w:lang w:eastAsia="en-US"/>
          </w:rPr>
          <w:delText>9</w:delText>
        </w:r>
        <w:r w:rsidRPr="00720567" w:rsidDel="00CB0153">
          <w:rPr>
            <w:rFonts w:eastAsiaTheme="minorHAnsi" w:cstheme="minorBidi"/>
            <w:i/>
            <w:szCs w:val="22"/>
            <w:lang w:eastAsia="en-US"/>
          </w:rPr>
          <w:delText>_report_biyr9500</w:delText>
        </w:r>
        <w:r w:rsidRPr="00720567" w:rsidDel="00CB0153">
          <w:rPr>
            <w:rFonts w:eastAsiaTheme="minorHAnsi" w:cstheme="minorBidi"/>
            <w:szCs w:val="22"/>
            <w:lang w:eastAsia="en-US"/>
          </w:rPr>
          <w:delText xml:space="preserve"> </w:delText>
        </w:r>
      </w:del>
      <w:ins w:id="295" w:author="Marta Rafaela Teixeira Nunes" w:date="2024-09-09T12:14:00Z">
        <w:r w:rsidRPr="00B51BDC">
          <w:rPr>
            <w:i/>
          </w:rPr>
          <w:t>cd_garantias.gt</w:t>
        </w:r>
      </w:ins>
      <w:ins w:id="296" w:author="Marta Rafaela Teixeira Nunes" w:date="2024-09-24T14:09:00Z">
        <w:r w:rsidR="006A06B8">
          <w:rPr>
            <w:i/>
          </w:rPr>
          <w:t>0</w:t>
        </w:r>
      </w:ins>
      <w:ins w:id="297" w:author="Marta Rafaela Teixeira Nunes" w:date="2024-09-09T12:14:00Z">
        <w:r w:rsidRPr="00B51BDC">
          <w:rPr>
            <w:i/>
          </w:rPr>
          <w:t>23_crc5g_rl_contratos_garantia_rct210</w:t>
        </w:r>
        <w:r>
          <w:t xml:space="preserve"> </w:t>
        </w:r>
      </w:ins>
      <w:ins w:id="298" w:author="Marta Rafaela Teixeira Nunes" w:date="2024-09-09T12:15:00Z">
        <w:r>
          <w:t xml:space="preserve"> </w:t>
        </w:r>
      </w:ins>
      <w:r w:rsidRPr="00720567">
        <w:rPr>
          <w:rFonts w:eastAsiaTheme="minorHAnsi" w:cstheme="minorBidi"/>
          <w:szCs w:val="22"/>
          <w:lang w:eastAsia="en-US"/>
        </w:rPr>
        <w:t>é uma tabela de interface entre o MUG e os seus casos de uso</w:t>
      </w:r>
      <w:ins w:id="299" w:author="Marta Rafaela Teixeira Nunes" w:date="2024-09-09T12:16:00Z">
        <w:r>
          <w:rPr>
            <w:rFonts w:eastAsiaTheme="minorHAnsi" w:cstheme="minorBidi"/>
            <w:szCs w:val="22"/>
            <w:lang w:eastAsia="en-US"/>
          </w:rPr>
          <w:t>.</w:t>
        </w:r>
      </w:ins>
      <w:r w:rsidRPr="00720567">
        <w:rPr>
          <w:rFonts w:eastAsiaTheme="minorHAnsi" w:cstheme="minorBidi"/>
          <w:szCs w:val="22"/>
          <w:lang w:eastAsia="en-US"/>
        </w:rPr>
        <w:t xml:space="preserve"> </w:t>
      </w:r>
      <w:del w:id="300" w:author="Marta Rafaela Teixeira Nunes" w:date="2024-09-09T12:16:00Z">
        <w:r w:rsidDel="00CB0153">
          <w:rPr>
            <w:rFonts w:eastAsiaTheme="minorHAnsi" w:cstheme="minorBidi"/>
            <w:szCs w:val="22"/>
            <w:lang w:eastAsia="en-US"/>
          </w:rPr>
          <w:delText xml:space="preserve">e apresenta a informação </w:delText>
        </w:r>
        <w:r w:rsidRPr="00EC17E8" w:rsidDel="00CB0153">
          <w:rPr>
            <w:rFonts w:eastAsiaTheme="minorHAnsi" w:cstheme="minorBidi"/>
            <w:szCs w:val="22"/>
            <w:lang w:eastAsia="en-US"/>
          </w:rPr>
          <w:delText>de todas as responsabilidades e Bem do</w:delText>
        </w:r>
        <w:r w:rsidRPr="00720567" w:rsidDel="00CB0153">
          <w:rPr>
            <w:rFonts w:eastAsiaTheme="minorHAnsi" w:cstheme="minorBidi"/>
            <w:szCs w:val="22"/>
            <w:lang w:eastAsia="en-US"/>
          </w:rPr>
          <w:delText xml:space="preserve"> MUG. Assim, todas as chaves destes pilares devem ser representadas nesta tabela, bem como os atributos desta relação e as suas garantias associadas</w:delText>
        </w:r>
      </w:del>
      <w:r w:rsidRPr="00720567">
        <w:rPr>
          <w:rFonts w:eastAsiaTheme="minorHAnsi" w:cstheme="minorBidi"/>
          <w:szCs w:val="22"/>
          <w:lang w:eastAsia="en-US"/>
        </w:rPr>
        <w:t xml:space="preserve">. </w:t>
      </w:r>
      <w:ins w:id="301" w:author="Marta Rafaela Teixeira Nunes" w:date="2024-09-25T13:16:00Z">
        <w:r w:rsidR="00113326">
          <w:rPr>
            <w:rFonts w:eastAsiaTheme="minorHAnsi" w:cstheme="minorBidi"/>
            <w:szCs w:val="22"/>
            <w:lang w:eastAsia="en-US"/>
          </w:rPr>
          <w:t>O seu objetivo é comunica a infromaç</w:t>
        </w:r>
      </w:ins>
      <w:ins w:id="302" w:author="Marta Rafaela Teixeira Nunes" w:date="2024-09-25T13:17:00Z">
        <w:r w:rsidR="00113326">
          <w:rPr>
            <w:rFonts w:eastAsiaTheme="minorHAnsi" w:cstheme="minorBidi"/>
            <w:szCs w:val="22"/>
            <w:lang w:eastAsia="en-US"/>
          </w:rPr>
          <w:t>ã</w:t>
        </w:r>
      </w:ins>
      <w:ins w:id="303" w:author="Marta Rafaela Teixeira Nunes" w:date="2024-09-25T13:16:00Z">
        <w:r w:rsidR="00113326">
          <w:rPr>
            <w:rFonts w:eastAsiaTheme="minorHAnsi" w:cstheme="minorBidi"/>
            <w:szCs w:val="22"/>
            <w:lang w:eastAsia="en-US"/>
          </w:rPr>
          <w:t xml:space="preserve">o financeira relativa a cada contrato, </w:t>
        </w:r>
      </w:ins>
      <w:ins w:id="304" w:author="Marta Rafaela Teixeira Nunes" w:date="2024-09-25T13:17:00Z">
        <w:r w:rsidR="00113326">
          <w:rPr>
            <w:rFonts w:eastAsiaTheme="minorHAnsi" w:cstheme="minorBidi"/>
            <w:szCs w:val="22"/>
            <w:lang w:eastAsia="en-US"/>
          </w:rPr>
          <w:t xml:space="preserve">incluindo </w:t>
        </w:r>
      </w:ins>
      <w:ins w:id="305" w:author="Marta Rafaela Teixeira Nunes" w:date="2024-09-09T12:16:00Z">
        <w:r>
          <w:rPr>
            <w:rFonts w:eastAsiaTheme="minorHAnsi" w:cstheme="minorBidi"/>
            <w:szCs w:val="22"/>
            <w:lang w:eastAsia="en-US"/>
          </w:rPr>
          <w:t xml:space="preserve">todas as responsabilidades associadas às proteções, </w:t>
        </w:r>
      </w:ins>
      <w:ins w:id="306" w:author="Marta Rafaela Teixeira Nunes" w:date="2024-09-25T13:17:00Z">
        <w:r w:rsidR="00113326">
          <w:rPr>
            <w:rFonts w:eastAsiaTheme="minorHAnsi" w:cstheme="minorBidi"/>
            <w:szCs w:val="22"/>
            <w:lang w:eastAsia="en-US"/>
          </w:rPr>
          <w:t xml:space="preserve">juntamente com a apresentação de </w:t>
        </w:r>
      </w:ins>
      <w:ins w:id="307" w:author="Marta Rafaela Teixeira Nunes" w:date="2024-09-09T12:16:00Z">
        <w:r>
          <w:rPr>
            <w:rFonts w:eastAsiaTheme="minorHAnsi" w:cstheme="minorBidi"/>
            <w:szCs w:val="22"/>
            <w:lang w:eastAsia="en-US"/>
          </w:rPr>
          <w:t xml:space="preserve">todos os seus atributos. </w:t>
        </w:r>
        <w:r w:rsidRPr="00720567">
          <w:rPr>
            <w:rFonts w:eastAsiaTheme="minorHAnsi" w:cstheme="minorBidi"/>
            <w:szCs w:val="22"/>
            <w:lang w:eastAsia="en-US"/>
          </w:rPr>
          <w:t>De reforçar que o universo desta tabela provém dos módulos base e consolidado do MUG, havendo uma transformação da chave dos pilares em causa</w:t>
        </w:r>
        <w:r>
          <w:rPr>
            <w:rFonts w:eastAsiaTheme="minorHAnsi" w:cstheme="minorBidi"/>
            <w:szCs w:val="22"/>
            <w:lang w:eastAsia="en-US"/>
          </w:rPr>
          <w:t xml:space="preserve">, passível de rasteio através de uma tabela de tradução de chaves </w:t>
        </w:r>
      </w:ins>
      <w:del w:id="308" w:author="Marta Rafaela Teixeira Nunes" w:date="2024-09-09T12:17:00Z">
        <w:r w:rsidRPr="00720567" w:rsidDel="00CB0153">
          <w:rPr>
            <w:rFonts w:eastAsiaTheme="minorHAnsi" w:cstheme="minorBidi"/>
            <w:szCs w:val="22"/>
            <w:lang w:eastAsia="en-US"/>
          </w:rPr>
          <w:delText xml:space="preserve">Apesar da informação provir do módulo base e do módulo consolidado do MUG, as chaves são transformadas e existe uma tabela de tradução </w:delText>
        </w:r>
      </w:del>
      <w:r w:rsidRPr="00720567">
        <w:rPr>
          <w:rFonts w:eastAsiaTheme="minorHAnsi" w:cstheme="minorBidi"/>
          <w:szCs w:val="22"/>
          <w:lang w:eastAsia="en-US"/>
        </w:rPr>
        <w:t>que garante a sua traçabilidade (</w:t>
      </w:r>
      <w:del w:id="309" w:author="Marta Rafaela Teixeira Nunes" w:date="2024-09-09T12:17:00Z">
        <w:r w:rsidRPr="00720567" w:rsidDel="00CB0153">
          <w:rPr>
            <w:rFonts w:eastAsiaTheme="minorHAnsi" w:cstheme="minorBidi"/>
            <w:i/>
            <w:szCs w:val="22"/>
            <w:lang w:eastAsia="en-US"/>
          </w:rPr>
          <w:delText>cd_garantias.kt_chaves_intrf_grts_biyr</w:delText>
        </w:r>
        <w:r w:rsidDel="00CB0153">
          <w:rPr>
            <w:rFonts w:eastAsiaTheme="minorHAnsi" w:cstheme="minorBidi"/>
            <w:i/>
            <w:szCs w:val="22"/>
            <w:lang w:eastAsia="en-US"/>
          </w:rPr>
          <w:delText>_bem</w:delText>
        </w:r>
      </w:del>
      <w:ins w:id="310" w:author="Marta Rafaela Teixeira Nunes" w:date="2024-09-09T12:17:00Z">
        <w:r w:rsidRPr="00CB0153">
          <w:rPr>
            <w:rFonts w:eastAsiaTheme="minorHAnsi" w:cstheme="minorBidi"/>
            <w:i/>
            <w:szCs w:val="22"/>
            <w:lang w:eastAsia="en-US"/>
          </w:rPr>
          <w:t xml:space="preserve"> </w:t>
        </w:r>
        <w:r w:rsidRPr="005D4A68">
          <w:rPr>
            <w:rFonts w:eastAsiaTheme="minorHAnsi" w:cstheme="minorBidi"/>
            <w:i/>
            <w:szCs w:val="22"/>
            <w:lang w:eastAsia="en-US"/>
          </w:rPr>
          <w:t>kt_chaves_intrf_grts_crc</w:t>
        </w:r>
      </w:ins>
      <w:r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w:t>
      </w:r>
      <w:del w:id="311" w:author="Marta Rafaela Teixeira Nunes" w:date="2024-09-09T12:17:00Z">
        <w:r w:rsidRPr="00720567" w:rsidDel="00CB0153">
          <w:rPr>
            <w:rFonts w:eastAsiaTheme="minorHAnsi" w:cstheme="minorBidi"/>
            <w:szCs w:val="22"/>
            <w:lang w:eastAsia="en-US"/>
          </w:rPr>
          <w:delText xml:space="preserve">BDR </w:delText>
        </w:r>
        <w:r w:rsidDel="00CB0153">
          <w:rPr>
            <w:rFonts w:eastAsiaTheme="minorHAnsi" w:cstheme="minorBidi"/>
            <w:szCs w:val="22"/>
            <w:lang w:eastAsia="en-US"/>
          </w:rPr>
          <w:delText>e IFRS9</w:delText>
        </w:r>
      </w:del>
      <w:ins w:id="312" w:author="Marta Rafaela Teixeira Nunes" w:date="2024-09-09T12:17:00Z">
        <w:r>
          <w:rPr>
            <w:rFonts w:eastAsiaTheme="minorHAnsi" w:cstheme="minorBidi"/>
            <w:szCs w:val="22"/>
            <w:lang w:eastAsia="en-US"/>
          </w:rPr>
          <w:t xml:space="preserve"> CRC</w:t>
        </w:r>
      </w:ins>
      <w:del w:id="313" w:author="Marta Rafaela Teixeira Nunes" w:date="2024-09-09T12:17:00Z">
        <w:r w:rsidDel="00CB0153">
          <w:rPr>
            <w:rFonts w:eastAsiaTheme="minorHAnsi" w:cstheme="minorBidi"/>
            <w:szCs w:val="22"/>
            <w:lang w:eastAsia="en-US"/>
          </w:rPr>
          <w:delText xml:space="preserve"> </w:delText>
        </w:r>
      </w:del>
      <w:r>
        <w:rPr>
          <w:rFonts w:eastAsiaTheme="minorHAnsi" w:cstheme="minorBidi"/>
          <w:szCs w:val="22"/>
          <w:lang w:eastAsia="en-US"/>
        </w:rPr>
        <w:t>para o MUG</w:t>
      </w:r>
      <w:ins w:id="314" w:author="Marta Rafaela Teixeira Nunes" w:date="2024-09-09T12:17:00Z">
        <w:r>
          <w:rPr>
            <w:rFonts w:eastAsiaTheme="minorHAnsi" w:cstheme="minorBidi"/>
            <w:szCs w:val="22"/>
            <w:lang w:eastAsia="en-US"/>
          </w:rPr>
          <w:t xml:space="preserve">, </w:t>
        </w:r>
      </w:ins>
      <w:del w:id="315" w:author="Marta Rafaela Teixeira Nunes" w:date="2024-09-09T12:17:00Z">
        <w:r w:rsidDel="00CB0153">
          <w:rPr>
            <w:rFonts w:eastAsiaTheme="minorHAnsi" w:cstheme="minorBidi"/>
            <w:szCs w:val="22"/>
            <w:lang w:eastAsia="en-US"/>
          </w:rPr>
          <w:delText xml:space="preserve"> </w:delText>
        </w:r>
      </w:del>
      <w:r>
        <w:rPr>
          <w:rFonts w:eastAsiaTheme="minorHAnsi" w:cstheme="minorBidi"/>
          <w:szCs w:val="22"/>
          <w:lang w:eastAsia="en-US"/>
        </w:rPr>
        <w:t xml:space="preserve">em </w:t>
      </w:r>
      <w:ins w:id="316" w:author="Marta Rafaela Teixeira Nunes" w:date="2024-09-09T12:18:00Z">
        <w:r>
          <w:rPr>
            <w:rFonts w:eastAsiaTheme="minorHAnsi" w:cstheme="minorBidi"/>
            <w:szCs w:val="22"/>
            <w:lang w:eastAsia="en-US"/>
          </w:rPr>
          <w:t>julho</w:t>
        </w:r>
      </w:ins>
      <w:del w:id="317" w:author="Marta Rafaela Teixeira Nunes" w:date="2024-09-09T12:18:00Z">
        <w:r w:rsidDel="00CB0153">
          <w:rPr>
            <w:rFonts w:eastAsiaTheme="minorHAnsi" w:cstheme="minorBidi"/>
            <w:szCs w:val="22"/>
            <w:lang w:eastAsia="en-US"/>
          </w:rPr>
          <w:delText>a</w:delText>
        </w:r>
        <w:r w:rsidRPr="00720567" w:rsidDel="00CB0153">
          <w:rPr>
            <w:rFonts w:eastAsiaTheme="minorHAnsi" w:cstheme="minorBidi"/>
            <w:szCs w:val="22"/>
            <w:lang w:eastAsia="en-US"/>
          </w:rPr>
          <w:delText>bril</w:delText>
        </w:r>
      </w:del>
      <w:r w:rsidRPr="00720567">
        <w:rPr>
          <w:rFonts w:eastAsiaTheme="minorHAnsi" w:cstheme="minorBidi"/>
          <w:szCs w:val="22"/>
          <w:lang w:eastAsia="en-US"/>
        </w:rPr>
        <w:t xml:space="preserve"> 202</w:t>
      </w:r>
      <w:ins w:id="318" w:author="Marta Rafaela Teixeira Nunes" w:date="2024-09-09T12:18:00Z">
        <w:r>
          <w:rPr>
            <w:rFonts w:eastAsiaTheme="minorHAnsi" w:cstheme="minorBidi"/>
            <w:szCs w:val="22"/>
            <w:lang w:eastAsia="en-US"/>
          </w:rPr>
          <w:t>4</w:t>
        </w:r>
      </w:ins>
      <w:del w:id="319" w:author="Marta Rafaela Teixeira Nunes" w:date="2024-09-09T12:18:00Z">
        <w:r w:rsidRPr="00720567" w:rsidDel="00CB0153">
          <w:rPr>
            <w:rFonts w:eastAsiaTheme="minorHAnsi" w:cstheme="minorBidi"/>
            <w:szCs w:val="22"/>
            <w:lang w:eastAsia="en-US"/>
          </w:rPr>
          <w:delText>3</w:delText>
        </w:r>
      </w:del>
      <w:r w:rsidRPr="00720567">
        <w:rPr>
          <w:rFonts w:eastAsiaTheme="minorHAnsi" w:cstheme="minorBidi"/>
          <w:szCs w:val="22"/>
          <w:lang w:eastAsia="en-US"/>
        </w:rPr>
        <w:t xml:space="preserve">, bem como para garantir a boa ligação das garantias provindas do MUG com as chaves contratuais aprovisionadas pela </w:t>
      </w:r>
      <w:del w:id="320" w:author="Marta Rafaela Teixeira Nunes" w:date="2024-09-09T12:18:00Z">
        <w:r w:rsidRPr="00720567" w:rsidDel="00CB0153">
          <w:rPr>
            <w:rFonts w:eastAsiaTheme="minorHAnsi" w:cstheme="minorBidi"/>
            <w:szCs w:val="22"/>
            <w:lang w:eastAsia="en-US"/>
          </w:rPr>
          <w:delText>BDR e IFRS9</w:delText>
        </w:r>
      </w:del>
      <w:ins w:id="321" w:author="Marta Rafaela Teixeira Nunes" w:date="2024-09-09T12:18:00Z">
        <w:r>
          <w:rPr>
            <w:rFonts w:eastAsiaTheme="minorHAnsi" w:cstheme="minorBidi"/>
            <w:szCs w:val="22"/>
            <w:lang w:eastAsia="en-US"/>
          </w:rPr>
          <w:t>CRC</w:t>
        </w:r>
      </w:ins>
      <w:r w:rsidRPr="00720567">
        <w:rPr>
          <w:rFonts w:eastAsiaTheme="minorHAnsi" w:cstheme="minorBidi"/>
          <w:szCs w:val="22"/>
          <w:lang w:eastAsia="en-US"/>
        </w:rPr>
        <w:t>.</w:t>
      </w:r>
    </w:p>
    <w:p w14:paraId="50318D31" w14:textId="6B337737" w:rsidR="00CB0153" w:rsidDel="00CB0153" w:rsidRDefault="00CB0153" w:rsidP="00CB0153">
      <w:pPr>
        <w:spacing w:after="160" w:line="259" w:lineRule="auto"/>
        <w:jc w:val="both"/>
        <w:rPr>
          <w:del w:id="322" w:author="Marta Rafaela Teixeira Nunes" w:date="2024-09-09T12:18:00Z"/>
          <w:rFonts w:eastAsiaTheme="minorHAnsi" w:cstheme="minorBidi"/>
          <w:szCs w:val="22"/>
          <w:lang w:eastAsia="en-US"/>
        </w:rPr>
      </w:pPr>
      <w:del w:id="323" w:author="Marta Rafaela Teixeira Nunes" w:date="2024-09-09T12:18:00Z">
        <w:r w:rsidRPr="00720567" w:rsidDel="00CB0153">
          <w:rPr>
            <w:rFonts w:eastAsiaTheme="minorHAnsi" w:cstheme="minorBidi"/>
            <w:szCs w:val="22"/>
            <w:lang w:eastAsia="en-US"/>
          </w:rPr>
          <w:delText xml:space="preserve">Os campos desta tabela são aprovisionados pelo MUG com o intuito de enviar para os casos de uso. Desta forma, a estrutura da tabela está preparada para respeitar os formatos apropriados aos diferentes casos de uso, contendo campos que não são preenchidos pelo MUG e são responsabilidade dos respetivos casos de uso. É possível encontrar campos com nomes muito semelhantes em que a única alteração está no seu sufixo. Os campos terminados em ‘bl’ são geralmente associados a baremos locais, contendo informação do Banco Santander Totta em Portugal, preenchidos de forma automática pelo MUG. Por outro lado, os campos terminados em ‘bg’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delText>
        </w:r>
      </w:del>
    </w:p>
    <w:p w14:paraId="314B2A48" w14:textId="1BF851D2" w:rsidR="005D4A68" w:rsidDel="00AD5050" w:rsidRDefault="00CB0153" w:rsidP="00720567">
      <w:pPr>
        <w:spacing w:after="160" w:line="259" w:lineRule="auto"/>
        <w:jc w:val="both"/>
        <w:rPr>
          <w:del w:id="324" w:author="Marta Rafaela Teixeira Nunes" w:date="2024-09-24T11:33:00Z"/>
          <w:rFonts w:eastAsiaTheme="minorHAnsi" w:cstheme="minorBidi"/>
          <w:szCs w:val="22"/>
          <w:lang w:eastAsia="en-US"/>
        </w:rPr>
      </w:pPr>
      <w:del w:id="325" w:author="Marta Rafaela Teixeira Nunes" w:date="2024-09-24T11:33:00Z">
        <w:r w:rsidDel="00AD5050">
          <w:rPr>
            <w:rFonts w:eastAsiaTheme="minorHAnsi" w:cstheme="minorBidi"/>
            <w:szCs w:val="22"/>
            <w:lang w:eastAsia="en-US"/>
          </w:rPr>
          <w:delText xml:space="preserve">Ademais, é possível encontrar campos que ficam a vazio, uma vez que é importante garantir que a estrutura da tabela se mantem inalterável, para os casos de uso. </w:delText>
        </w:r>
      </w:del>
    </w:p>
    <w:p w14:paraId="746BE8E2" w14:textId="77777777" w:rsidR="000E62B0" w:rsidRPr="00720567" w:rsidRDefault="000E62B0" w:rsidP="00720567">
      <w:pPr>
        <w:spacing w:after="160" w:line="259" w:lineRule="auto"/>
        <w:jc w:val="both"/>
        <w:rPr>
          <w:rFonts w:eastAsiaTheme="minorHAnsi" w:cstheme="minorBidi"/>
          <w:szCs w:val="22"/>
          <w:lang w:eastAsia="en-US"/>
        </w:rPr>
      </w:pPr>
    </w:p>
    <w:p w14:paraId="4E2B490C" w14:textId="269A2BD4" w:rsidR="006548F1" w:rsidRDefault="006548F1" w:rsidP="00666790">
      <w:pPr>
        <w:pStyle w:val="Heading5"/>
      </w:pPr>
      <w:bookmarkStart w:id="326" w:name="_Toc163902252"/>
      <w:bookmarkStart w:id="327" w:name="_Toc178080185"/>
      <w:r w:rsidRPr="00E07147">
        <w:t>Granularidade e chave</w:t>
      </w:r>
      <w:bookmarkEnd w:id="326"/>
      <w:bookmarkEnd w:id="327"/>
    </w:p>
    <w:p w14:paraId="5DFA38E1" w14:textId="2FAC8F17"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ins w:id="328" w:author="Marta Rafaela Teixeira Nunes" w:date="2024-09-09T12:19:00Z">
        <w:r w:rsidRPr="00B51BDC">
          <w:rPr>
            <w:i/>
          </w:rPr>
          <w:t>cd_garantias.gt</w:t>
        </w:r>
      </w:ins>
      <w:ins w:id="329" w:author="Marta Rafaela Teixeira Nunes" w:date="2024-09-24T14:09:00Z">
        <w:r w:rsidR="006A06B8">
          <w:rPr>
            <w:i/>
          </w:rPr>
          <w:t>0</w:t>
        </w:r>
      </w:ins>
      <w:ins w:id="330" w:author="Marta Rafaela Teixeira Nunes" w:date="2024-09-09T12:19:00Z">
        <w:r w:rsidRPr="00B51BDC">
          <w:rPr>
            <w:i/>
          </w:rPr>
          <w:t>23_crc5g_rl_contratos_garantia_rct210</w:t>
        </w:r>
        <w:r>
          <w:t xml:space="preserve"> </w:t>
        </w:r>
      </w:ins>
      <w:del w:id="331" w:author="Marta Rafaela Teixeira Nunes" w:date="2024-09-09T12:19:00Z">
        <w:r w:rsidRPr="00720567" w:rsidDel="000E62B0">
          <w:rPr>
            <w:rFonts w:eastAsiaTheme="minorHAnsi" w:cstheme="minorBidi"/>
            <w:i/>
            <w:szCs w:val="22"/>
            <w:lang w:eastAsia="en-US"/>
          </w:rPr>
          <w:delText>cd_garantias.gt01</w:delText>
        </w:r>
        <w:r w:rsidDel="000E62B0">
          <w:rPr>
            <w:rFonts w:eastAsiaTheme="minorHAnsi" w:cstheme="minorBidi"/>
            <w:i/>
            <w:szCs w:val="22"/>
            <w:lang w:eastAsia="en-US"/>
          </w:rPr>
          <w:delText>9</w:delText>
        </w:r>
        <w:r w:rsidRPr="00720567" w:rsidDel="000E62B0">
          <w:rPr>
            <w:rFonts w:eastAsiaTheme="minorHAnsi" w:cstheme="minorBidi"/>
            <w:i/>
            <w:szCs w:val="22"/>
            <w:lang w:eastAsia="en-US"/>
          </w:rPr>
          <w:delText>_report_biyr9500</w:delText>
        </w:r>
        <w:r w:rsidRPr="00720567" w:rsidDel="000E62B0">
          <w:rPr>
            <w:rFonts w:eastAsiaTheme="minorHAnsi" w:cstheme="minorBidi"/>
            <w:szCs w:val="22"/>
            <w:lang w:eastAsia="en-US"/>
          </w:rPr>
          <w:delText xml:space="preserve"> </w:delText>
        </w:r>
      </w:del>
      <w:del w:id="332" w:author="Marta Rafaela Teixeira Nunes" w:date="2024-09-09T12:20:00Z">
        <w:r w:rsidRPr="00720567" w:rsidDel="000E62B0">
          <w:rPr>
            <w:rFonts w:eastAsiaTheme="minorHAnsi" w:cstheme="minorBidi"/>
            <w:szCs w:val="22"/>
            <w:lang w:eastAsia="en-US"/>
          </w:rPr>
          <w:delText xml:space="preserve">é variável consoante a tipologia da garantia apresentada. </w:delText>
        </w:r>
      </w:del>
      <w:ins w:id="333" w:author="Marta Rafaela Teixeira Nunes" w:date="2024-09-09T12:20:00Z">
        <w:r>
          <w:rPr>
            <w:rFonts w:eastAsiaTheme="minorHAnsi" w:cstheme="minorBidi"/>
            <w:szCs w:val="22"/>
            <w:lang w:eastAsia="en-US"/>
          </w:rPr>
          <w:t xml:space="preserve">apresenta uma chave primária, constituída pelos campos identificativos da responsabilidade </w:t>
        </w:r>
        <w:r w:rsidRPr="002A7D78">
          <w:rPr>
            <w:rFonts w:eastAsiaTheme="minorHAnsi" w:cstheme="minorBidi"/>
            <w:i/>
            <w:szCs w:val="22"/>
            <w:lang w:eastAsia="en-US"/>
          </w:rPr>
          <w:t>(‘idcont’</w:t>
        </w:r>
        <w:r>
          <w:rPr>
            <w:rFonts w:eastAsiaTheme="minorHAnsi" w:cstheme="minorBidi"/>
            <w:szCs w:val="22"/>
            <w:lang w:eastAsia="en-US"/>
          </w:rPr>
          <w:t xml:space="preserve"> e </w:t>
        </w:r>
        <w:r w:rsidRPr="002A7D78">
          <w:rPr>
            <w:rFonts w:eastAsiaTheme="minorHAnsi" w:cstheme="minorBidi"/>
            <w:i/>
            <w:szCs w:val="22"/>
            <w:lang w:eastAsia="en-US"/>
          </w:rPr>
          <w:t>‘idinst’</w:t>
        </w:r>
        <w:r>
          <w:rPr>
            <w:rFonts w:eastAsiaTheme="minorHAnsi" w:cstheme="minorBidi"/>
            <w:szCs w:val="22"/>
            <w:lang w:eastAsia="en-US"/>
          </w:rPr>
          <w:t>) e da garantia/proteção (</w:t>
        </w:r>
        <w:r w:rsidRPr="002A7D78">
          <w:rPr>
            <w:rFonts w:eastAsiaTheme="minorHAnsi" w:cstheme="minorBidi"/>
            <w:i/>
            <w:szCs w:val="22"/>
            <w:lang w:eastAsia="en-US"/>
          </w:rPr>
          <w:t>‘idprot’</w:t>
        </w:r>
        <w:r>
          <w:rPr>
            <w:rFonts w:eastAsiaTheme="minorHAnsi" w:cstheme="minorBidi"/>
            <w:szCs w:val="22"/>
            <w:lang w:eastAsia="en-US"/>
          </w:rPr>
          <w:t>).</w:t>
        </w:r>
      </w:ins>
    </w:p>
    <w:p w14:paraId="63650599" w14:textId="06AD970E" w:rsidR="000E62B0" w:rsidRPr="00720567" w:rsidDel="000E62B0" w:rsidRDefault="000E62B0" w:rsidP="000E62B0">
      <w:pPr>
        <w:spacing w:after="160" w:line="259" w:lineRule="auto"/>
        <w:jc w:val="both"/>
        <w:rPr>
          <w:del w:id="334" w:author="Marta Rafaela Teixeira Nunes" w:date="2024-09-09T12:20:00Z"/>
          <w:rFonts w:eastAsiaTheme="minorHAnsi" w:cstheme="minorBidi"/>
          <w:szCs w:val="22"/>
          <w:lang w:eastAsia="en-US"/>
        </w:rPr>
      </w:pPr>
      <w:del w:id="335" w:author="Marta Rafaela Teixeira Nunes" w:date="2024-09-09T12:20:00Z">
        <w:r w:rsidRPr="00720567" w:rsidDel="000E62B0">
          <w:rPr>
            <w:rFonts w:eastAsiaTheme="minorHAnsi" w:cstheme="minorBidi"/>
            <w:szCs w:val="22"/>
            <w:lang w:eastAsia="en-US"/>
          </w:rPr>
          <w:delText>Para garantias reais imobiliárias, a chave completa da tabela é constituída pelos campos identificativos da responsabilidade (‘cempresa’, ’ckbalcao’, ’cknumcta’, ’zdeposit’) e do</w:delText>
        </w:r>
        <w:r w:rsidDel="000E62B0">
          <w:rPr>
            <w:rFonts w:eastAsiaTheme="minorHAnsi" w:cstheme="minorBidi"/>
            <w:szCs w:val="22"/>
            <w:lang w:eastAsia="en-US"/>
          </w:rPr>
          <w:delText xml:space="preserve"> bem (‘ckbalbem’, ‘ckctabem’, ckrefbem’). </w:delText>
        </w:r>
      </w:del>
    </w:p>
    <w:p w14:paraId="3594B412" w14:textId="3A82379A" w:rsidR="000E62B0" w:rsidRPr="00720567" w:rsidDel="000E62B0" w:rsidRDefault="000E62B0" w:rsidP="000E62B0">
      <w:pPr>
        <w:spacing w:after="160" w:line="259" w:lineRule="auto"/>
        <w:jc w:val="both"/>
        <w:rPr>
          <w:del w:id="336" w:author="Marta Rafaela Teixeira Nunes" w:date="2024-09-09T12:20:00Z"/>
          <w:rFonts w:eastAsiaTheme="minorHAnsi" w:cstheme="minorBidi"/>
          <w:szCs w:val="22"/>
          <w:lang w:eastAsia="en-US"/>
        </w:rPr>
      </w:pPr>
      <w:del w:id="337" w:author="Marta Rafaela Teixeira Nunes" w:date="2024-09-09T12:20:00Z">
        <w:r w:rsidRPr="00720567" w:rsidDel="000E62B0">
          <w:rPr>
            <w:rFonts w:eastAsiaTheme="minorHAnsi" w:cstheme="minorBidi"/>
            <w:szCs w:val="22"/>
            <w:lang w:eastAsia="en-US"/>
          </w:rPr>
          <w:delText>No caso de garantias reais financeiras, a chave completa é composta pelos campos identificativos da responsabilidade (‘cempresa’, ’ckba</w:delText>
        </w:r>
        <w:r w:rsidDel="000E62B0">
          <w:rPr>
            <w:rFonts w:eastAsiaTheme="minorHAnsi" w:cstheme="minorBidi"/>
            <w:szCs w:val="22"/>
            <w:lang w:eastAsia="en-US"/>
          </w:rPr>
          <w:delText>lcao’, ’cknumcta’, ’zdeposit’),</w:delText>
        </w:r>
        <w:r w:rsidRPr="00720567" w:rsidDel="000E62B0">
          <w:rPr>
            <w:rFonts w:eastAsiaTheme="minorHAnsi" w:cstheme="minorBidi"/>
            <w:szCs w:val="22"/>
            <w:lang w:eastAsia="en-US"/>
          </w:rPr>
          <w:delText xml:space="preserve"> do</w:delText>
        </w:r>
        <w:r w:rsidDel="000E62B0">
          <w:rPr>
            <w:rFonts w:eastAsiaTheme="minorHAnsi" w:cstheme="minorBidi"/>
            <w:szCs w:val="22"/>
            <w:lang w:eastAsia="en-US"/>
          </w:rPr>
          <w:delText xml:space="preserve"> bem (‘ckbalbem’, ‘ckctabem’, ckrefbem’). </w:delText>
        </w:r>
      </w:del>
    </w:p>
    <w:p w14:paraId="24CCE930" w14:textId="16A96E3E" w:rsidR="000E62B0" w:rsidDel="000E62B0" w:rsidRDefault="000E62B0" w:rsidP="000E62B0">
      <w:pPr>
        <w:spacing w:after="160" w:line="259" w:lineRule="auto"/>
        <w:jc w:val="both"/>
        <w:rPr>
          <w:del w:id="338" w:author="Marta Rafaela Teixeira Nunes" w:date="2024-09-09T12:20:00Z"/>
          <w:rFonts w:eastAsiaTheme="minorHAnsi" w:cstheme="minorBidi"/>
          <w:szCs w:val="22"/>
          <w:lang w:eastAsia="en-US"/>
        </w:rPr>
      </w:pPr>
      <w:del w:id="339" w:author="Marta Rafaela Teixeira Nunes" w:date="2024-09-09T12:20:00Z">
        <w:r w:rsidRPr="00720567" w:rsidDel="000E62B0">
          <w:rPr>
            <w:rFonts w:eastAsiaTheme="minorHAnsi" w:cstheme="minorBidi"/>
            <w:szCs w:val="22"/>
            <w:lang w:eastAsia="en-US"/>
          </w:rPr>
          <w:delText>Por fim, no caso das garantias pessoais, a chave completa da tabela é visível pelos campos identificadores da responsabilidade (‘cempresa’, ’ckbalcao’, ’cknumcta’, ’zdeposit’), do</w:delText>
        </w:r>
        <w:r w:rsidDel="000E62B0">
          <w:rPr>
            <w:rFonts w:eastAsiaTheme="minorHAnsi" w:cstheme="minorBidi"/>
            <w:szCs w:val="22"/>
            <w:lang w:eastAsia="en-US"/>
          </w:rPr>
          <w:delText xml:space="preserve"> bem (‘ckbalbem’, ‘ckctabem’, ckrefbem’) </w:delText>
        </w:r>
        <w:r w:rsidRPr="00720567" w:rsidDel="000E62B0">
          <w:rPr>
            <w:rFonts w:eastAsiaTheme="minorHAnsi" w:cstheme="minorBidi"/>
            <w:szCs w:val="22"/>
            <w:lang w:eastAsia="en-US"/>
          </w:rPr>
          <w:delText xml:space="preserve">e cliente garante (‘zcliente’). </w:delText>
        </w:r>
      </w:del>
    </w:p>
    <w:p w14:paraId="10C303BF" w14:textId="7470EE96" w:rsidR="00C1279F" w:rsidRDefault="00113326" w:rsidP="00113326">
      <w:pPr>
        <w:spacing w:after="160" w:line="259" w:lineRule="auto"/>
        <w:jc w:val="both"/>
        <w:rPr>
          <w:rStyle w:val="ui-provider"/>
          <w:rFonts w:eastAsiaTheme="majorEastAsia"/>
        </w:rPr>
      </w:pPr>
      <w:ins w:id="340" w:author="Marta Rafaela Teixeira Nunes" w:date="2024-09-25T13:18:00Z">
        <w:r>
          <w:rPr>
            <w:rFonts w:eastAsiaTheme="minorHAnsi" w:cstheme="minorBidi"/>
            <w:szCs w:val="22"/>
            <w:lang w:eastAsia="en-US"/>
          </w:rPr>
          <w:t xml:space="preserve">A construção da chave do campo </w:t>
        </w:r>
        <w:r w:rsidRPr="002A7D78">
          <w:rPr>
            <w:rFonts w:eastAsiaTheme="minorHAnsi" w:cstheme="minorBidi"/>
            <w:i/>
            <w:szCs w:val="22"/>
            <w:lang w:eastAsia="en-US"/>
          </w:rPr>
          <w:t>‘</w:t>
        </w:r>
        <w:r w:rsidRPr="00E742CD">
          <w:rPr>
            <w:rFonts w:eastAsiaTheme="minorHAnsi" w:cstheme="minorBidi"/>
            <w:szCs w:val="22"/>
            <w:lang w:eastAsia="en-US"/>
          </w:rPr>
          <w:t>idprot’</w:t>
        </w:r>
        <w:r>
          <w:rPr>
            <w:rFonts w:eastAsiaTheme="minorHAnsi" w:cstheme="minorBidi"/>
            <w:szCs w:val="22"/>
            <w:lang w:eastAsia="en-US"/>
          </w:rPr>
          <w:t xml:space="preserve"> é diferenciada conforme a tipologia da garantia. Especificamente, no caso das garantias reais, o campo ‘idprot’ corresponde aos campos identificadores do bem (</w:t>
        </w:r>
        <w:r w:rsidRPr="002A7D78">
          <w:rPr>
            <w:rFonts w:eastAsiaTheme="minorHAnsi" w:cstheme="minorBidi"/>
            <w:i/>
            <w:szCs w:val="22"/>
            <w:lang w:eastAsia="en-US"/>
          </w:rPr>
          <w:t>‘</w:t>
        </w:r>
        <w:r w:rsidRPr="00E742CD">
          <w:rPr>
            <w:rStyle w:val="ui-provider"/>
            <w:rFonts w:eastAsiaTheme="majorEastAsia"/>
          </w:rPr>
          <w:t>cempbem’, ‘ckbalbem’, ‘ckctabem’, ‘ckrefbem’</w:t>
        </w:r>
        <w:r>
          <w:rPr>
            <w:rStyle w:val="ui-provider"/>
            <w:rFonts w:eastAsiaTheme="majorEastAsia"/>
          </w:rPr>
          <w:t>), enquanto nas garantias pessoais, a chave é construída com base na necessidade de adaptar a estrutura de dados à tipologia, assegurando precisão e consistência na identificação dos registos. Importa salientar que a regra de formação do ‘idprot’ implicou a criação de uma nova tabela cumulativa (</w:t>
        </w:r>
        <w:r w:rsidRPr="009B5FC6">
          <w:rPr>
            <w:i/>
          </w:rPr>
          <w:t>cd_garantias.</w:t>
        </w:r>
        <w:r w:rsidRPr="009B5FC6">
          <w:t xml:space="preserve"> </w:t>
        </w:r>
        <w:r w:rsidRPr="009B5FC6">
          <w:rPr>
            <w:i/>
          </w:rPr>
          <w:t>gt703_hist_chvs_crc</w:t>
        </w:r>
        <w:r>
          <w:rPr>
            <w:rStyle w:val="ui-provider"/>
            <w:rFonts w:eastAsiaTheme="majorEastAsia"/>
          </w:rPr>
          <w:t>), destinada a armazenar todos os ‘idprot’ previamente gerados, bem como estabelecer novas combinações para futuros registos. Estas novas combinações são geradas com base nos ‘idinst’, que estão associados a cada combinação de ‘idprot’ e ‘zcliente’.</w:t>
        </w:r>
      </w:ins>
      <w:ins w:id="341" w:author="Marta Rafaela Teixeira Nunes" w:date="2024-09-09T12:20:00Z">
        <w:r w:rsidR="000E62B0">
          <w:rPr>
            <w:rStyle w:val="ui-provider"/>
            <w:rFonts w:eastAsiaTheme="majorEastAsia"/>
          </w:rPr>
          <w:t xml:space="preserve"> </w:t>
        </w:r>
      </w:ins>
    </w:p>
    <w:p w14:paraId="56D14EC7" w14:textId="77777777" w:rsidR="000E62B0" w:rsidRPr="000E62B0" w:rsidRDefault="000E62B0" w:rsidP="00720567">
      <w:pPr>
        <w:spacing w:after="160" w:line="259" w:lineRule="auto"/>
        <w:jc w:val="both"/>
        <w:rPr>
          <w:rFonts w:eastAsiaTheme="majorEastAsia"/>
        </w:rPr>
      </w:pPr>
    </w:p>
    <w:p w14:paraId="2ECBBD1B" w14:textId="21553E55" w:rsidR="001E7842" w:rsidRPr="00E07147" w:rsidRDefault="006548F1" w:rsidP="00666790">
      <w:pPr>
        <w:pStyle w:val="Heading5"/>
      </w:pPr>
      <w:bookmarkStart w:id="342" w:name="_Toc163902253"/>
      <w:bookmarkStart w:id="343" w:name="_Toc178080186"/>
      <w:r w:rsidRPr="00E07147">
        <w:t>Periodicidade</w:t>
      </w:r>
      <w:bookmarkEnd w:id="342"/>
      <w:bookmarkEnd w:id="343"/>
    </w:p>
    <w:p w14:paraId="658C55C5" w14:textId="01F5BEBC"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ins w:id="344" w:author="Marta Rafaela Teixeira Nunes" w:date="2024-09-09T12:21:00Z">
        <w:r w:rsidRPr="00B51BDC">
          <w:rPr>
            <w:i/>
          </w:rPr>
          <w:t>cd_garantias.gt</w:t>
        </w:r>
      </w:ins>
      <w:ins w:id="345" w:author="Marta Rafaela Teixeira Nunes" w:date="2024-09-24T14:10:00Z">
        <w:r w:rsidR="006A06B8">
          <w:rPr>
            <w:i/>
          </w:rPr>
          <w:t>0</w:t>
        </w:r>
      </w:ins>
      <w:ins w:id="346" w:author="Marta Rafaela Teixeira Nunes" w:date="2024-09-09T12:21:00Z">
        <w:r w:rsidRPr="00B51BDC">
          <w:rPr>
            <w:i/>
          </w:rPr>
          <w:t>23_crc5g_rl_contratos_garantia_rct210</w:t>
        </w:r>
        <w:r>
          <w:t xml:space="preserve"> </w:t>
        </w:r>
      </w:ins>
      <w:del w:id="347" w:author="Marta Rafaela Teixeira Nunes" w:date="2024-09-09T12:21:00Z">
        <w:r w:rsidDel="000E62B0">
          <w:rPr>
            <w:rFonts w:eastAsiaTheme="minorHAnsi" w:cstheme="minorBidi"/>
            <w:i/>
            <w:szCs w:val="22"/>
            <w:lang w:eastAsia="en-US"/>
          </w:rPr>
          <w:delText>cd_garantias.gt019</w:delText>
        </w:r>
        <w:r w:rsidRPr="00720567" w:rsidDel="000E62B0">
          <w:rPr>
            <w:rFonts w:eastAsiaTheme="minorHAnsi" w:cstheme="minorBidi"/>
            <w:i/>
            <w:szCs w:val="22"/>
            <w:lang w:eastAsia="en-US"/>
          </w:rPr>
          <w:delText>_report_biyr9500</w:delText>
        </w:r>
        <w:r w:rsidRPr="00720567" w:rsidDel="000E62B0">
          <w:rPr>
            <w:rFonts w:eastAsiaTheme="minorHAnsi" w:cstheme="minorBidi"/>
            <w:szCs w:val="22"/>
            <w:lang w:eastAsia="en-US"/>
          </w:rPr>
          <w:delText xml:space="preserve"> </w:delText>
        </w:r>
      </w:del>
      <w:r w:rsidRPr="00720567">
        <w:rPr>
          <w:rFonts w:eastAsiaTheme="minorHAnsi" w:cstheme="minorBidi"/>
          <w:szCs w:val="22"/>
          <w:lang w:eastAsia="en-US"/>
        </w:rPr>
        <w:t xml:space="preserve">é </w:t>
      </w:r>
      <w:del w:id="348" w:author="Marta Rafaela Teixeira Nunes" w:date="2024-09-09T12:21:00Z">
        <w:r w:rsidRPr="00720567" w:rsidDel="000E62B0">
          <w:rPr>
            <w:rFonts w:eastAsiaTheme="minorHAnsi" w:cstheme="minorBidi"/>
            <w:szCs w:val="22"/>
            <w:lang w:eastAsia="en-US"/>
          </w:rPr>
          <w:delText xml:space="preserve">mensal e </w:delText>
        </w:r>
      </w:del>
      <w:ins w:id="349" w:author="Marta Rafaela Teixeira Nunes" w:date="2024-09-25T13:19:00Z">
        <w:r w:rsidR="00113326">
          <w:rPr>
            <w:rFonts w:eastAsiaTheme="minorHAnsi" w:cstheme="minorBidi"/>
            <w:szCs w:val="22"/>
            <w:lang w:eastAsia="en-US"/>
          </w:rPr>
          <w:t xml:space="preserve">é </w:t>
        </w:r>
      </w:ins>
      <w:r w:rsidRPr="00720567">
        <w:rPr>
          <w:rFonts w:eastAsiaTheme="minorHAnsi" w:cstheme="minorBidi"/>
          <w:szCs w:val="22"/>
          <w:lang w:eastAsia="en-US"/>
        </w:rPr>
        <w:t xml:space="preserve">gerada </w:t>
      </w:r>
      <w:ins w:id="350" w:author="Marta Rafaela Teixeira Nunes" w:date="2024-09-09T12:21:00Z">
        <w:r>
          <w:rPr>
            <w:rFonts w:eastAsiaTheme="minorHAnsi" w:cstheme="minorBidi"/>
            <w:szCs w:val="22"/>
            <w:lang w:eastAsia="en-US"/>
          </w:rPr>
          <w:t>diariamente</w:t>
        </w:r>
      </w:ins>
      <w:ins w:id="351" w:author="Marta Rafaela Teixeira Nunes" w:date="2024-09-09T12:22:00Z">
        <w:r>
          <w:rPr>
            <w:rFonts w:eastAsiaTheme="minorHAnsi" w:cstheme="minorBidi"/>
            <w:szCs w:val="22"/>
            <w:lang w:eastAsia="en-US"/>
          </w:rPr>
          <w:t xml:space="preserve">, </w:t>
        </w:r>
      </w:ins>
      <w:del w:id="352" w:author="Marta Rafaela Teixeira Nunes" w:date="2024-09-09T12:21:00Z">
        <w:r w:rsidRPr="00720567" w:rsidDel="000E62B0">
          <w:rPr>
            <w:rFonts w:eastAsiaTheme="minorHAnsi" w:cstheme="minorBidi"/>
            <w:szCs w:val="22"/>
            <w:lang w:eastAsia="en-US"/>
          </w:rPr>
          <w:delText>automaticamente no último dia útil de cada mês</w:delText>
        </w:r>
      </w:del>
      <w:ins w:id="353" w:author="Marta Rafaela Teixeira Nunes" w:date="2024-09-09T12:22:00Z">
        <w:r>
          <w:rPr>
            <w:rFonts w:eastAsiaTheme="minorHAnsi" w:cstheme="minorBidi"/>
            <w:szCs w:val="22"/>
            <w:lang w:eastAsia="en-US"/>
          </w:rPr>
          <w:t xml:space="preserve"> com os relatórios correspondentes enviados à CRC</w:t>
        </w:r>
      </w:ins>
      <w:r w:rsidRPr="00720567">
        <w:rPr>
          <w:rFonts w:eastAsiaTheme="minorHAnsi" w:cstheme="minorBidi"/>
          <w:szCs w:val="22"/>
          <w:lang w:eastAsia="en-US"/>
        </w:rPr>
        <w:t>. No caso</w:t>
      </w:r>
      <w:r w:rsidR="00113326">
        <w:rPr>
          <w:rFonts w:eastAsiaTheme="minorHAnsi" w:cstheme="minorBidi"/>
          <w:szCs w:val="22"/>
          <w:lang w:eastAsia="en-US"/>
        </w:rPr>
        <w:t xml:space="preserve"> do ultimo dia do mês não ser um dia útil,</w:t>
      </w:r>
      <w:r w:rsidRPr="00720567">
        <w:rPr>
          <w:rFonts w:eastAsiaTheme="minorHAnsi" w:cstheme="minorBidi"/>
          <w:szCs w:val="22"/>
          <w:lang w:eastAsia="en-US"/>
        </w:rPr>
        <w:t xml:space="preserve"> o modelo gera uma cópia do último dia útil e atribui-lhe a partição de último dia</w:t>
      </w:r>
      <w:del w:id="354" w:author="Marta Rafaela Teixeira Nunes" w:date="2024-09-09T12:22:00Z">
        <w:r w:rsidRPr="00720567" w:rsidDel="000E62B0">
          <w:rPr>
            <w:rFonts w:eastAsiaTheme="minorHAnsi" w:cstheme="minorBidi"/>
            <w:szCs w:val="22"/>
            <w:lang w:eastAsia="en-US"/>
          </w:rPr>
          <w:delText xml:space="preserve"> </w:delText>
        </w:r>
      </w:del>
      <w:r w:rsidR="00113326">
        <w:rPr>
          <w:rFonts w:eastAsiaTheme="minorHAnsi" w:cstheme="minorBidi"/>
          <w:szCs w:val="22"/>
          <w:lang w:eastAsia="en-US"/>
        </w:rPr>
        <w:t>de calendário do mês</w:t>
      </w:r>
      <w:r w:rsidR="00113326" w:rsidRPr="00113326">
        <w:rPr>
          <w:rFonts w:eastAsiaTheme="minorHAnsi" w:cstheme="minorBidi"/>
          <w:color w:val="000000" w:themeColor="text1"/>
          <w:szCs w:val="22"/>
          <w:lang w:eastAsia="en-US"/>
        </w:rPr>
        <w:t>.</w:t>
      </w:r>
      <w:r w:rsidR="00113326">
        <w:rPr>
          <w:rFonts w:eastAsiaTheme="minorHAnsi" w:cstheme="minorBidi"/>
          <w:color w:val="000000" w:themeColor="text1"/>
          <w:szCs w:val="22"/>
          <w:lang w:eastAsia="en-US"/>
        </w:rPr>
        <w:t xml:space="preserve"> </w:t>
      </w:r>
      <w:ins w:id="355" w:author="Marta Rafaela Teixeira Nunes" w:date="2024-09-25T13:19:00Z">
        <w:r w:rsidR="00113326" w:rsidRPr="00113326">
          <w:rPr>
            <w:rFonts w:eastAsiaTheme="minorHAnsi" w:cstheme="minorBidi"/>
            <w:color w:val="000000" w:themeColor="text1"/>
            <w:szCs w:val="22"/>
            <w:lang w:eastAsia="en-US"/>
          </w:rPr>
          <w:t>A título de exemplo, se o dia 31 de um mês corresponde a um sábado, é criada uma cópia do dia 30 (último dia útil) e atribui-lhe a ‘ref_date´ do dia 31</w:t>
        </w:r>
      </w:ins>
      <w:r w:rsidR="00113326" w:rsidRPr="00113326">
        <w:rPr>
          <w:rFonts w:eastAsiaTheme="minorHAnsi" w:cstheme="minorBidi"/>
          <w:color w:val="000000" w:themeColor="text1"/>
          <w:szCs w:val="22"/>
          <w:lang w:eastAsia="en-US"/>
        </w:rPr>
        <w:t>.</w:t>
      </w:r>
      <w:r w:rsidRPr="00113326">
        <w:rPr>
          <w:rFonts w:eastAsiaTheme="minorHAnsi" w:cstheme="minorBidi"/>
          <w:color w:val="000000" w:themeColor="text1"/>
          <w:szCs w:val="22"/>
          <w:lang w:eastAsia="en-US"/>
        </w:rPr>
        <w:t xml:space="preserve"> </w:t>
      </w:r>
    </w:p>
    <w:p w14:paraId="28FB1953" w14:textId="7F0FDAFA" w:rsidR="00103140" w:rsidRDefault="000E62B0" w:rsidP="00720567">
      <w:pPr>
        <w:spacing w:after="160" w:line="259" w:lineRule="auto"/>
        <w:jc w:val="both"/>
        <w:rPr>
          <w:ins w:id="356" w:author="Marta Rafaela Teixeira Nunes" w:date="2024-09-25T13:18:00Z"/>
          <w:rFonts w:eastAsiaTheme="minorHAnsi" w:cstheme="minorBidi"/>
          <w:szCs w:val="22"/>
          <w:lang w:eastAsia="en-US"/>
        </w:rPr>
      </w:pPr>
      <w:r w:rsidRPr="00720567">
        <w:rPr>
          <w:rFonts w:eastAsiaTheme="minorHAnsi" w:cstheme="minorBidi"/>
          <w:szCs w:val="22"/>
          <w:lang w:eastAsia="en-US"/>
        </w:rPr>
        <w:t>Só se devem considerar como oficiais os valores constantes nes</w:t>
      </w:r>
      <w:r>
        <w:rPr>
          <w:rFonts w:eastAsiaTheme="minorHAnsi" w:cstheme="minorBidi"/>
          <w:szCs w:val="22"/>
          <w:lang w:eastAsia="en-US"/>
        </w:rPr>
        <w:t>ta tabela desde, e incluindo, 3</w:t>
      </w:r>
      <w:ins w:id="357" w:author="Marta Rafaela Teixeira Nunes" w:date="2024-09-09T12:23:00Z">
        <w:r>
          <w:rPr>
            <w:rFonts w:eastAsiaTheme="minorHAnsi" w:cstheme="minorBidi"/>
            <w:szCs w:val="22"/>
            <w:lang w:eastAsia="en-US"/>
          </w:rPr>
          <w:t>1</w:t>
        </w:r>
      </w:ins>
      <w:del w:id="358" w:author="Marta Rafaela Teixeira Nunes" w:date="2024-09-09T12:23:00Z">
        <w:r w:rsidDel="000E62B0">
          <w:rPr>
            <w:rFonts w:eastAsiaTheme="minorHAnsi" w:cstheme="minorBidi"/>
            <w:szCs w:val="22"/>
            <w:lang w:eastAsia="en-US"/>
          </w:rPr>
          <w:delText>0</w:delText>
        </w:r>
      </w:del>
      <w:r>
        <w:rPr>
          <w:rFonts w:eastAsiaTheme="minorHAnsi" w:cstheme="minorBidi"/>
          <w:szCs w:val="22"/>
          <w:lang w:eastAsia="en-US"/>
        </w:rPr>
        <w:t xml:space="preserve"> de</w:t>
      </w:r>
      <w:r w:rsidRPr="00720567">
        <w:rPr>
          <w:rFonts w:eastAsiaTheme="minorHAnsi" w:cstheme="minorBidi"/>
          <w:szCs w:val="22"/>
          <w:lang w:eastAsia="en-US"/>
        </w:rPr>
        <w:t xml:space="preserve"> </w:t>
      </w:r>
      <w:del w:id="359" w:author="Marta Rafaela Teixeira Nunes" w:date="2024-09-09T12:23:00Z">
        <w:r w:rsidDel="000E62B0">
          <w:rPr>
            <w:rFonts w:eastAsiaTheme="minorHAnsi" w:cstheme="minorBidi"/>
            <w:szCs w:val="22"/>
            <w:lang w:eastAsia="en-US"/>
          </w:rPr>
          <w:delText xml:space="preserve">abril </w:delText>
        </w:r>
      </w:del>
      <w:ins w:id="360" w:author="Marta Rafaela Teixeira Nunes" w:date="2024-09-09T12:23:00Z">
        <w:r>
          <w:rPr>
            <w:rFonts w:eastAsiaTheme="minorHAnsi" w:cstheme="minorBidi"/>
            <w:szCs w:val="22"/>
            <w:lang w:eastAsia="en-US"/>
          </w:rPr>
          <w:t xml:space="preserve">julho </w:t>
        </w:r>
      </w:ins>
      <w:r>
        <w:rPr>
          <w:rFonts w:eastAsiaTheme="minorHAnsi" w:cstheme="minorBidi"/>
          <w:szCs w:val="22"/>
          <w:lang w:eastAsia="en-US"/>
        </w:rPr>
        <w:t xml:space="preserve">de </w:t>
      </w:r>
      <w:commentRangeStart w:id="361"/>
      <w:r>
        <w:rPr>
          <w:rFonts w:eastAsiaTheme="minorHAnsi" w:cstheme="minorBidi"/>
          <w:szCs w:val="22"/>
          <w:lang w:eastAsia="en-US"/>
        </w:rPr>
        <w:t>2024</w:t>
      </w:r>
      <w:commentRangeEnd w:id="361"/>
      <w:r>
        <w:rPr>
          <w:rStyle w:val="CommentReference"/>
        </w:rPr>
        <w:commentReference w:id="361"/>
      </w:r>
      <w:r>
        <w:rPr>
          <w:rFonts w:eastAsiaTheme="minorHAnsi" w:cstheme="minorBidi"/>
          <w:szCs w:val="22"/>
          <w:lang w:eastAsia="en-US"/>
        </w:rPr>
        <w:t>.</w:t>
      </w:r>
    </w:p>
    <w:p w14:paraId="446EA447" w14:textId="7C1A28B2" w:rsidR="00113326" w:rsidRPr="00720567" w:rsidRDefault="00113326" w:rsidP="00113326">
      <w:pPr>
        <w:spacing w:after="160" w:line="259" w:lineRule="auto"/>
        <w:jc w:val="both"/>
        <w:rPr>
          <w:rFonts w:eastAsiaTheme="minorHAnsi" w:cstheme="minorBidi"/>
          <w:szCs w:val="22"/>
          <w:lang w:eastAsia="en-US"/>
        </w:rPr>
      </w:pPr>
      <w:ins w:id="362" w:author="Marta Rafaela Teixeira Nunes" w:date="2024-09-25T13:19:00Z">
        <w:r>
          <w:rPr>
            <w:rFonts w:eastAsiaTheme="minorHAnsi" w:cstheme="minorBidi"/>
            <w:szCs w:val="22"/>
            <w:lang w:eastAsia="en-US"/>
          </w:rPr>
          <w:t xml:space="preserve"> </w:t>
        </w:r>
      </w:ins>
    </w:p>
    <w:p w14:paraId="699861ED" w14:textId="27B56AA9" w:rsidR="006548F1" w:rsidRPr="00E07147" w:rsidRDefault="006548F1" w:rsidP="00666790">
      <w:pPr>
        <w:pStyle w:val="Heading5"/>
      </w:pPr>
      <w:bookmarkStart w:id="363" w:name="_Toc163902254"/>
      <w:bookmarkStart w:id="364" w:name="_Toc178080187"/>
      <w:r w:rsidRPr="00E07147">
        <w:t>Aprovisionamento</w:t>
      </w:r>
      <w:bookmarkEnd w:id="363"/>
      <w:bookmarkEnd w:id="364"/>
    </w:p>
    <w:p w14:paraId="62BA788D" w14:textId="690D4625" w:rsidR="002A7D78" w:rsidRDefault="000E62B0" w:rsidP="002A7D78">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ins w:id="365" w:author="Marta Rafaela Teixeira Nunes" w:date="2024-09-09T12:24:00Z">
        <w:r w:rsidRPr="00B51BDC">
          <w:rPr>
            <w:i/>
          </w:rPr>
          <w:t>cd_garantias.gt</w:t>
        </w:r>
      </w:ins>
      <w:ins w:id="366" w:author="Marta Rafaela Teixeira Nunes" w:date="2024-09-24T14:10:00Z">
        <w:r w:rsidR="006A06B8">
          <w:rPr>
            <w:i/>
          </w:rPr>
          <w:t>0</w:t>
        </w:r>
      </w:ins>
      <w:ins w:id="367" w:author="Marta Rafaela Teixeira Nunes" w:date="2024-09-09T12:24:00Z">
        <w:r w:rsidRPr="00B51BDC">
          <w:rPr>
            <w:i/>
          </w:rPr>
          <w:t>23_crc5g_rl_contratos_garantia_rct210</w:t>
        </w:r>
        <w:r>
          <w:t xml:space="preserve"> </w:t>
        </w:r>
      </w:ins>
      <w:del w:id="368" w:author="Marta Rafaela Teixeira Nunes" w:date="2024-09-09T12:24:00Z">
        <w:r w:rsidRPr="00720567" w:rsidDel="000E62B0">
          <w:rPr>
            <w:rFonts w:eastAsiaTheme="minorHAnsi" w:cstheme="minorBidi"/>
            <w:i/>
            <w:szCs w:val="22"/>
            <w:lang w:eastAsia="en-US"/>
          </w:rPr>
          <w:delText>cd_garantias.gt01</w:delText>
        </w:r>
        <w:r w:rsidDel="000E62B0">
          <w:rPr>
            <w:rFonts w:eastAsiaTheme="minorHAnsi" w:cstheme="minorBidi"/>
            <w:i/>
            <w:szCs w:val="22"/>
            <w:lang w:eastAsia="en-US"/>
          </w:rPr>
          <w:delText>9</w:delText>
        </w:r>
        <w:r w:rsidRPr="00720567" w:rsidDel="000E62B0">
          <w:rPr>
            <w:rFonts w:eastAsiaTheme="minorHAnsi" w:cstheme="minorBidi"/>
            <w:i/>
            <w:szCs w:val="22"/>
            <w:lang w:eastAsia="en-US"/>
          </w:rPr>
          <w:delText>_report_biyr9500</w:delText>
        </w:r>
        <w:r w:rsidRPr="00720567" w:rsidDel="000E62B0">
          <w:rPr>
            <w:rFonts w:eastAsiaTheme="minorHAnsi" w:cstheme="minorBidi"/>
            <w:szCs w:val="22"/>
            <w:lang w:eastAsia="en-US"/>
          </w:rPr>
          <w:delText xml:space="preserve"> </w:delText>
        </w:r>
      </w:del>
      <w:r w:rsidRPr="00720567">
        <w:rPr>
          <w:rFonts w:eastAsiaTheme="minorHAnsi" w:cstheme="minorBidi"/>
          <w:szCs w:val="22"/>
          <w:lang w:eastAsia="en-US"/>
        </w:rPr>
        <w:t xml:space="preserve">é, sem nenhuma exceção, concordante com os princípios funcionais e as regras de definição de universo </w:t>
      </w:r>
      <w:r w:rsidRPr="00720567">
        <w:rPr>
          <w:rFonts w:eastAsiaTheme="minorHAnsi" w:cstheme="minorBidi"/>
          <w:szCs w:val="22"/>
          <w:lang w:eastAsia="en-US"/>
        </w:rPr>
        <w:lastRenderedPageBreak/>
        <w:t>descritas nos capítulos 2.2.2. e 2.2.3., respetivamente, da documentação funcional do MUG. Os dados desta tabela provêm essencialmente do módulo base e do módulo consolidado do MUG, sendo esta informação completada com recurso a tabelas externas ao modelo.</w:t>
      </w:r>
      <w:del w:id="369" w:author="Marta Rafaela Teixeira Nunes" w:date="2024-09-09T12:24:00Z">
        <w:r w:rsidRPr="00720567" w:rsidDel="000E62B0">
          <w:rPr>
            <w:rFonts w:eastAsiaTheme="minorHAnsi" w:cstheme="minorBidi"/>
            <w:szCs w:val="22"/>
            <w:lang w:eastAsia="en-US"/>
          </w:rPr>
          <w:delText xml:space="preserve"> Desta forma,</w:delText>
        </w:r>
      </w:del>
      <w:ins w:id="370" w:author="Marta Rafaela Teixeira Nunes" w:date="2024-09-09T12:24:00Z">
        <w:r w:rsidRPr="000E62B0">
          <w:rPr>
            <w:rFonts w:eastAsiaTheme="minorHAnsi" w:cstheme="minorBidi"/>
            <w:szCs w:val="22"/>
            <w:lang w:eastAsia="en-US"/>
          </w:rPr>
          <w:t xml:space="preserve"> </w:t>
        </w:r>
        <w:r w:rsidRPr="00C62D76">
          <w:rPr>
            <w:rFonts w:eastAsiaTheme="minorHAnsi" w:cstheme="minorBidi"/>
            <w:szCs w:val="22"/>
            <w:lang w:eastAsia="en-US"/>
          </w:rPr>
          <w:t xml:space="preserve">Para obtenção do universo de responsabilidades e garantias a considerar para a construção das tabelas devem ser aplicadas, incialmente, as seguintes regras ao universo da tabela </w:t>
        </w:r>
        <w:r w:rsidRPr="00135917">
          <w:rPr>
            <w:rFonts w:eastAsiaTheme="minorHAnsi" w:cstheme="minorBidi"/>
            <w:i/>
            <w:szCs w:val="22"/>
            <w:lang w:eastAsia="en-US"/>
          </w:rPr>
          <w:t>gt018_rateio_</w:t>
        </w:r>
        <w:commentRangeStart w:id="371"/>
        <w:r w:rsidRPr="00135917">
          <w:rPr>
            <w:rFonts w:eastAsiaTheme="minorHAnsi" w:cstheme="minorBidi"/>
            <w:i/>
            <w:szCs w:val="22"/>
            <w:lang w:eastAsia="en-US"/>
          </w:rPr>
          <w:t>aval</w:t>
        </w:r>
        <w:commentRangeEnd w:id="371"/>
        <w:r>
          <w:rPr>
            <w:rStyle w:val="CommentReference"/>
          </w:rPr>
          <w:commentReference w:id="371"/>
        </w:r>
        <w:r>
          <w:rPr>
            <w:rFonts w:eastAsiaTheme="minorHAnsi" w:cstheme="minorBidi"/>
            <w:szCs w:val="22"/>
            <w:lang w:eastAsia="en-US"/>
          </w:rPr>
          <w:t>:</w:t>
        </w:r>
      </w:ins>
      <w:r w:rsidRPr="00720567">
        <w:rPr>
          <w:rFonts w:eastAsiaTheme="minorHAnsi" w:cstheme="minorBidi"/>
          <w:szCs w:val="22"/>
          <w:lang w:eastAsia="en-US"/>
        </w:rPr>
        <w:t xml:space="preserve"> </w:t>
      </w:r>
    </w:p>
    <w:p w14:paraId="6625CADD" w14:textId="1ABF3629" w:rsidR="00774003" w:rsidRDefault="00774003" w:rsidP="002A7D78">
      <w:pPr>
        <w:spacing w:after="160" w:line="259" w:lineRule="auto"/>
        <w:jc w:val="both"/>
        <w:rPr>
          <w:ins w:id="372" w:author="Marta Rafaela Teixeira Nunes" w:date="2024-09-24T11:38:00Z"/>
          <w:rFonts w:eastAsiaTheme="minorHAnsi" w:cstheme="minorBidi"/>
          <w:szCs w:val="22"/>
          <w:lang w:eastAsia="en-US"/>
        </w:rPr>
      </w:pPr>
    </w:p>
    <w:p w14:paraId="348D874E" w14:textId="2416AB03" w:rsidR="00774003" w:rsidRPr="00261F31" w:rsidRDefault="00261F31" w:rsidP="00261F31">
      <w:pPr>
        <w:pStyle w:val="Caption"/>
        <w:jc w:val="center"/>
        <w:rPr>
          <w:rFonts w:eastAsiaTheme="minorHAnsi" w:cstheme="minorBidi"/>
          <w:b/>
          <w:color w:val="000000" w:themeColor="text1"/>
          <w:sz w:val="22"/>
          <w:szCs w:val="22"/>
          <w:lang w:eastAsia="en-US"/>
        </w:rPr>
      </w:pPr>
      <w:ins w:id="373" w:author="Marta Rafaela Teixeira Nunes" w:date="2024-09-24T14:25:00Z">
        <w:r w:rsidRPr="00261F31">
          <w:rPr>
            <w:b/>
            <w:color w:val="000000" w:themeColor="text1"/>
            <w:sz w:val="22"/>
            <w:szCs w:val="22"/>
          </w:rPr>
          <w:t xml:space="preserve">Tabela </w:t>
        </w:r>
        <w:r w:rsidRPr="00261F31">
          <w:rPr>
            <w:b/>
            <w:color w:val="000000" w:themeColor="text1"/>
            <w:sz w:val="22"/>
            <w:szCs w:val="22"/>
          </w:rPr>
          <w:fldChar w:fldCharType="begin"/>
        </w:r>
        <w:r w:rsidRPr="00261F31">
          <w:rPr>
            <w:b/>
            <w:color w:val="000000" w:themeColor="text1"/>
            <w:sz w:val="22"/>
            <w:szCs w:val="22"/>
          </w:rPr>
          <w:instrText xml:space="preserve"> SEQ Tabela \* ARABIC </w:instrText>
        </w:r>
      </w:ins>
      <w:r w:rsidRPr="00261F31">
        <w:rPr>
          <w:b/>
          <w:color w:val="000000" w:themeColor="text1"/>
          <w:sz w:val="22"/>
          <w:szCs w:val="22"/>
        </w:rPr>
        <w:fldChar w:fldCharType="separate"/>
      </w:r>
      <w:ins w:id="374" w:author="Marta Rafaela Teixeira Nunes" w:date="2024-09-24T14:25:00Z">
        <w:r w:rsidRPr="00261F31">
          <w:rPr>
            <w:b/>
            <w:noProof/>
            <w:color w:val="000000" w:themeColor="text1"/>
            <w:sz w:val="22"/>
            <w:szCs w:val="22"/>
          </w:rPr>
          <w:t>5</w:t>
        </w:r>
        <w:r w:rsidRPr="00261F31">
          <w:rPr>
            <w:b/>
            <w:color w:val="000000" w:themeColor="text1"/>
            <w:sz w:val="22"/>
            <w:szCs w:val="22"/>
          </w:rPr>
          <w:fldChar w:fldCharType="end"/>
        </w:r>
        <w:r w:rsidRPr="00261F31">
          <w:rPr>
            <w:b/>
            <w:color w:val="000000" w:themeColor="text1"/>
            <w:sz w:val="22"/>
            <w:szCs w:val="22"/>
          </w:rPr>
          <w:t xml:space="preserve"> Regras de aplicação do universo</w:t>
        </w:r>
      </w:ins>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3"/>
        <w:gridCol w:w="6804"/>
      </w:tblGrid>
      <w:tr w:rsidR="00774003" w:rsidRPr="00E07147" w14:paraId="45D3D23A" w14:textId="77777777" w:rsidTr="00261F31">
        <w:trPr>
          <w:trHeight w:val="290"/>
          <w:ins w:id="375" w:author="Marta Rafaela Teixeira Nunes" w:date="2024-09-24T11:38:00Z"/>
        </w:trPr>
        <w:tc>
          <w:tcPr>
            <w:tcW w:w="2263" w:type="dxa"/>
            <w:shd w:val="clear" w:color="000000" w:fill="FF0000"/>
          </w:tcPr>
          <w:p w14:paraId="598F20CB" w14:textId="77777777" w:rsidR="00774003" w:rsidRPr="00135917" w:rsidRDefault="00774003" w:rsidP="00261F31">
            <w:pPr>
              <w:rPr>
                <w:ins w:id="376" w:author="Marta Rafaela Teixeira Nunes" w:date="2024-09-24T11:38:00Z"/>
                <w:rFonts w:cs="Calibri"/>
                <w:b/>
                <w:bCs/>
                <w:color w:val="FFFFFF"/>
                <w:sz w:val="18"/>
                <w:szCs w:val="18"/>
              </w:rPr>
            </w:pPr>
            <w:ins w:id="377" w:author="Marta Rafaela Teixeira Nunes" w:date="2024-09-24T11:38:00Z">
              <w:r w:rsidRPr="00135917">
                <w:rPr>
                  <w:rFonts w:cs="Calibri"/>
                  <w:b/>
                  <w:bCs/>
                  <w:color w:val="FFFFFF"/>
                  <w:sz w:val="18"/>
                  <w:szCs w:val="18"/>
                </w:rPr>
                <w:t>Regra</w:t>
              </w:r>
            </w:ins>
          </w:p>
        </w:tc>
        <w:tc>
          <w:tcPr>
            <w:tcW w:w="6804" w:type="dxa"/>
            <w:shd w:val="clear" w:color="000000" w:fill="FF0000"/>
            <w:noWrap/>
            <w:hideMark/>
          </w:tcPr>
          <w:p w14:paraId="62E9FE76" w14:textId="77777777" w:rsidR="00774003" w:rsidRPr="00E07147" w:rsidRDefault="00774003" w:rsidP="00261F31">
            <w:pPr>
              <w:rPr>
                <w:ins w:id="378" w:author="Marta Rafaela Teixeira Nunes" w:date="2024-09-24T11:38:00Z"/>
                <w:rFonts w:cs="Calibri"/>
                <w:b/>
                <w:bCs/>
                <w:color w:val="FFFFFF"/>
                <w:sz w:val="18"/>
                <w:szCs w:val="18"/>
              </w:rPr>
            </w:pPr>
            <w:ins w:id="379" w:author="Marta Rafaela Teixeira Nunes" w:date="2024-09-24T11:38:00Z">
              <w:r>
                <w:rPr>
                  <w:rFonts w:cs="Calibri"/>
                  <w:b/>
                  <w:bCs/>
                  <w:color w:val="FFFFFF"/>
                  <w:sz w:val="18"/>
                  <w:szCs w:val="18"/>
                </w:rPr>
                <w:t>Descrição</w:t>
              </w:r>
            </w:ins>
          </w:p>
        </w:tc>
      </w:tr>
      <w:tr w:rsidR="00774003" w:rsidRPr="00E07147" w14:paraId="22FF66AB" w14:textId="77777777" w:rsidTr="00261F31">
        <w:trPr>
          <w:trHeight w:val="290"/>
          <w:ins w:id="380" w:author="Marta Rafaela Teixeira Nunes" w:date="2024-09-24T11:38:00Z"/>
        </w:trPr>
        <w:tc>
          <w:tcPr>
            <w:tcW w:w="2263" w:type="dxa"/>
            <w:vAlign w:val="center"/>
          </w:tcPr>
          <w:p w14:paraId="6A34E158" w14:textId="77777777" w:rsidR="00774003" w:rsidRPr="00DF559D" w:rsidRDefault="00774003" w:rsidP="00261F31">
            <w:pPr>
              <w:rPr>
                <w:ins w:id="381" w:author="Marta Rafaela Teixeira Nunes" w:date="2024-09-24T11:38:00Z"/>
                <w:rFonts w:cs="Calibri"/>
                <w:color w:val="000000"/>
                <w:sz w:val="18"/>
                <w:szCs w:val="18"/>
              </w:rPr>
            </w:pPr>
            <w:ins w:id="382" w:author="Marta Rafaela Teixeira Nunes" w:date="2024-09-24T11:38:00Z">
              <w:r w:rsidRPr="00DF559D">
                <w:rPr>
                  <w:rFonts w:cs="Calibri"/>
                  <w:bCs/>
                  <w:color w:val="000000"/>
                  <w:sz w:val="18"/>
                  <w:szCs w:val="18"/>
                </w:rPr>
                <w:t>Exclusão de Produtos e Subprodutos</w:t>
              </w:r>
            </w:ins>
          </w:p>
        </w:tc>
        <w:tc>
          <w:tcPr>
            <w:tcW w:w="6804" w:type="dxa"/>
            <w:shd w:val="clear" w:color="auto" w:fill="auto"/>
            <w:noWrap/>
            <w:vAlign w:val="center"/>
          </w:tcPr>
          <w:p w14:paraId="09B5EADA" w14:textId="77777777" w:rsidR="00774003" w:rsidRPr="00DF559D" w:rsidRDefault="00774003" w:rsidP="00261F31">
            <w:pPr>
              <w:rPr>
                <w:ins w:id="383" w:author="Marta Rafaela Teixeira Nunes" w:date="2024-09-24T11:38:00Z"/>
                <w:rFonts w:cs="Calibri"/>
                <w:color w:val="000000"/>
                <w:sz w:val="18"/>
                <w:szCs w:val="18"/>
              </w:rPr>
            </w:pPr>
            <w:ins w:id="384" w:author="Marta Rafaela Teixeira Nunes" w:date="2024-09-24T11:38:00Z">
              <w:r w:rsidRPr="00DF559D">
                <w:rPr>
                  <w:rFonts w:cs="Calibri"/>
                  <w:color w:val="000000"/>
                  <w:sz w:val="18"/>
                  <w:szCs w:val="18"/>
                </w:rPr>
                <w:t>Devem ser excluídas do universo da GT018_RATEIO_AVAL as responsabilidades que apresentem uma combinação de produto e subproduto para o qual o campo TAYD91C0_NELEMC19 da tabela TAT91_TABELAS é igual a 'X'.</w:t>
              </w:r>
            </w:ins>
          </w:p>
        </w:tc>
      </w:tr>
      <w:tr w:rsidR="00774003" w:rsidRPr="00E07147" w14:paraId="4E4D8F2E" w14:textId="77777777" w:rsidTr="00261F31">
        <w:trPr>
          <w:trHeight w:val="290"/>
          <w:ins w:id="385" w:author="Marta Rafaela Teixeira Nunes" w:date="2024-09-24T11:38:00Z"/>
        </w:trPr>
        <w:tc>
          <w:tcPr>
            <w:tcW w:w="2263" w:type="dxa"/>
            <w:vAlign w:val="center"/>
          </w:tcPr>
          <w:p w14:paraId="3B126DD0" w14:textId="77777777" w:rsidR="00774003" w:rsidRPr="00DF559D" w:rsidRDefault="00774003" w:rsidP="00261F31">
            <w:pPr>
              <w:rPr>
                <w:ins w:id="386" w:author="Marta Rafaela Teixeira Nunes" w:date="2024-09-24T11:38:00Z"/>
                <w:rFonts w:cs="Calibri"/>
                <w:color w:val="000000"/>
                <w:sz w:val="18"/>
                <w:szCs w:val="18"/>
              </w:rPr>
            </w:pPr>
            <w:ins w:id="387" w:author="Marta Rafaela Teixeira Nunes" w:date="2024-09-24T11:38:00Z">
              <w:r w:rsidRPr="00DF559D">
                <w:rPr>
                  <w:rFonts w:cs="Calibri"/>
                  <w:bCs/>
                  <w:color w:val="000000"/>
                  <w:sz w:val="18"/>
                  <w:szCs w:val="18"/>
                </w:rPr>
                <w:t>Saldos devedores</w:t>
              </w:r>
            </w:ins>
          </w:p>
        </w:tc>
        <w:tc>
          <w:tcPr>
            <w:tcW w:w="6804" w:type="dxa"/>
            <w:shd w:val="clear" w:color="auto" w:fill="auto"/>
            <w:noWrap/>
            <w:vAlign w:val="center"/>
          </w:tcPr>
          <w:p w14:paraId="4D0B872C" w14:textId="77777777" w:rsidR="00774003" w:rsidRPr="00DF559D" w:rsidRDefault="00774003" w:rsidP="00261F31">
            <w:pPr>
              <w:rPr>
                <w:ins w:id="388" w:author="Marta Rafaela Teixeira Nunes" w:date="2024-09-24T11:38:00Z"/>
                <w:rFonts w:cs="Calibri"/>
                <w:color w:val="000000"/>
                <w:sz w:val="18"/>
                <w:szCs w:val="18"/>
              </w:rPr>
            </w:pPr>
            <w:ins w:id="389" w:author="Marta Rafaela Teixeira Nunes" w:date="2024-09-24T11:38:00Z">
              <w:r w:rsidRPr="00DF559D">
                <w:rPr>
                  <w:rFonts w:cs="Calibri"/>
                  <w:color w:val="000000"/>
                  <w:sz w:val="18"/>
                  <w:szCs w:val="18"/>
                </w:rPr>
                <w:t>Devem apenas ser considerados os registos da tabela GT018_RATEIO_AVAL que apresentem saldos devedores nas IC's.</w:t>
              </w:r>
            </w:ins>
          </w:p>
        </w:tc>
      </w:tr>
      <w:tr w:rsidR="00774003" w:rsidRPr="00E07147" w14:paraId="55274566" w14:textId="77777777" w:rsidTr="00261F31">
        <w:trPr>
          <w:trHeight w:val="290"/>
          <w:ins w:id="390" w:author="Marta Rafaela Teixeira Nunes" w:date="2024-09-24T11:38:00Z"/>
        </w:trPr>
        <w:tc>
          <w:tcPr>
            <w:tcW w:w="2263" w:type="dxa"/>
            <w:vAlign w:val="center"/>
          </w:tcPr>
          <w:p w14:paraId="107ABCA4" w14:textId="77777777" w:rsidR="00774003" w:rsidRPr="00DF559D" w:rsidRDefault="00774003" w:rsidP="00261F31">
            <w:pPr>
              <w:rPr>
                <w:ins w:id="391" w:author="Marta Rafaela Teixeira Nunes" w:date="2024-09-24T11:38:00Z"/>
                <w:rFonts w:cs="Calibri"/>
                <w:color w:val="000000"/>
                <w:sz w:val="18"/>
                <w:szCs w:val="18"/>
                <w:highlight w:val="yellow"/>
              </w:rPr>
            </w:pPr>
            <w:ins w:id="392" w:author="Marta Rafaela Teixeira Nunes" w:date="2024-09-24T11:38:00Z">
              <w:r w:rsidRPr="00DF559D">
                <w:rPr>
                  <w:rFonts w:cs="Calibri"/>
                  <w:bCs/>
                  <w:color w:val="000000"/>
                  <w:sz w:val="18"/>
                  <w:szCs w:val="18"/>
                </w:rPr>
                <w:t>Listagem de Contas PCSB</w:t>
              </w:r>
            </w:ins>
          </w:p>
        </w:tc>
        <w:tc>
          <w:tcPr>
            <w:tcW w:w="6804" w:type="dxa"/>
            <w:shd w:val="clear" w:color="auto" w:fill="auto"/>
            <w:noWrap/>
            <w:vAlign w:val="center"/>
          </w:tcPr>
          <w:p w14:paraId="4FA3ACC1" w14:textId="77777777" w:rsidR="00774003" w:rsidRPr="00DF559D" w:rsidRDefault="00774003" w:rsidP="00261F31">
            <w:pPr>
              <w:rPr>
                <w:ins w:id="393" w:author="Marta Rafaela Teixeira Nunes" w:date="2024-09-24T11:38:00Z"/>
                <w:rFonts w:cs="Calibri"/>
                <w:color w:val="000000"/>
                <w:sz w:val="18"/>
                <w:szCs w:val="18"/>
                <w:highlight w:val="yellow"/>
              </w:rPr>
            </w:pPr>
            <w:ins w:id="394" w:author="Marta Rafaela Teixeira Nunes" w:date="2024-09-24T11:38:00Z">
              <w:r w:rsidRPr="00DF559D">
                <w:rPr>
                  <w:rFonts w:cs="Calibri"/>
                  <w:color w:val="000000"/>
                  <w:sz w:val="18"/>
                  <w:szCs w:val="18"/>
                </w:rPr>
                <w:t>Devem apenas ser considerados os registos da tabela GT018_RATEIO_AVAL que apresentem uma conta PCSB marcada com "S" no campo INDUCRC da tabela CGT01_CUENTAS.</w:t>
              </w:r>
            </w:ins>
          </w:p>
        </w:tc>
      </w:tr>
      <w:tr w:rsidR="00774003" w:rsidRPr="00E07147" w14:paraId="0F4A8EB2" w14:textId="77777777" w:rsidTr="00261F31">
        <w:trPr>
          <w:trHeight w:val="290"/>
          <w:ins w:id="395" w:author="Marta Rafaela Teixeira Nunes" w:date="2024-09-24T11:38:00Z"/>
        </w:trPr>
        <w:tc>
          <w:tcPr>
            <w:tcW w:w="2263" w:type="dxa"/>
            <w:vAlign w:val="center"/>
          </w:tcPr>
          <w:p w14:paraId="5E9E395D" w14:textId="77777777" w:rsidR="00774003" w:rsidRPr="00DF559D" w:rsidRDefault="00774003" w:rsidP="00261F31">
            <w:pPr>
              <w:rPr>
                <w:ins w:id="396" w:author="Marta Rafaela Teixeira Nunes" w:date="2024-09-24T11:38:00Z"/>
                <w:rFonts w:cs="Calibri"/>
                <w:color w:val="000000"/>
                <w:sz w:val="18"/>
                <w:szCs w:val="18"/>
                <w:highlight w:val="yellow"/>
              </w:rPr>
            </w:pPr>
            <w:ins w:id="397" w:author="Marta Rafaela Teixeira Nunes" w:date="2024-09-24T11:38:00Z">
              <w:r w:rsidRPr="00DF559D">
                <w:rPr>
                  <w:rFonts w:cs="Calibri"/>
                  <w:bCs/>
                  <w:color w:val="000000"/>
                  <w:sz w:val="18"/>
                  <w:szCs w:val="18"/>
                </w:rPr>
                <w:t>Clientes Totta</w:t>
              </w:r>
            </w:ins>
          </w:p>
        </w:tc>
        <w:tc>
          <w:tcPr>
            <w:tcW w:w="6804" w:type="dxa"/>
            <w:shd w:val="clear" w:color="auto" w:fill="auto"/>
            <w:noWrap/>
            <w:vAlign w:val="center"/>
          </w:tcPr>
          <w:p w14:paraId="770B806B" w14:textId="77777777" w:rsidR="00774003" w:rsidRPr="00DF559D" w:rsidRDefault="00774003" w:rsidP="00261F31">
            <w:pPr>
              <w:rPr>
                <w:ins w:id="398" w:author="Marta Rafaela Teixeira Nunes" w:date="2024-09-24T11:38:00Z"/>
                <w:rFonts w:cs="Calibri"/>
                <w:color w:val="000000"/>
                <w:sz w:val="18"/>
                <w:szCs w:val="18"/>
                <w:highlight w:val="yellow"/>
              </w:rPr>
            </w:pPr>
            <w:ins w:id="399" w:author="Marta Rafaela Teixeira Nunes" w:date="2024-09-24T11:38:00Z">
              <w:r w:rsidRPr="00DF559D">
                <w:rPr>
                  <w:rFonts w:cs="Calibri"/>
                  <w:color w:val="000000"/>
                  <w:sz w:val="18"/>
                  <w:szCs w:val="18"/>
                </w:rPr>
                <w:t>Devem ser excluídas do universo da GT018_RATEIO_AVAL as responsabilidades para as quais os clientes indentificados no ficheiro "SAT104" estão marcados como titulares.</w:t>
              </w:r>
            </w:ins>
          </w:p>
        </w:tc>
      </w:tr>
      <w:tr w:rsidR="00774003" w:rsidRPr="00E07147" w14:paraId="104A13F7" w14:textId="77777777" w:rsidTr="00261F31">
        <w:trPr>
          <w:trHeight w:val="290"/>
          <w:ins w:id="400" w:author="Marta Rafaela Teixeira Nunes" w:date="2024-09-24T11:38:00Z"/>
        </w:trPr>
        <w:tc>
          <w:tcPr>
            <w:tcW w:w="2263" w:type="dxa"/>
            <w:vAlign w:val="center"/>
          </w:tcPr>
          <w:p w14:paraId="3A510606" w14:textId="77777777" w:rsidR="00774003" w:rsidRPr="00DF559D" w:rsidRDefault="00774003" w:rsidP="00261F31">
            <w:pPr>
              <w:rPr>
                <w:ins w:id="401" w:author="Marta Rafaela Teixeira Nunes" w:date="2024-09-24T11:38:00Z"/>
                <w:rFonts w:cs="Calibri"/>
                <w:color w:val="000000"/>
                <w:sz w:val="18"/>
                <w:szCs w:val="18"/>
                <w:highlight w:val="yellow"/>
              </w:rPr>
            </w:pPr>
            <w:ins w:id="402" w:author="Marta Rafaela Teixeira Nunes" w:date="2024-09-24T11:38:00Z">
              <w:r w:rsidRPr="00DF559D">
                <w:rPr>
                  <w:rFonts w:cs="Calibri"/>
                  <w:bCs/>
                  <w:color w:val="000000"/>
                  <w:sz w:val="18"/>
                  <w:szCs w:val="18"/>
                </w:rPr>
                <w:t>Contratos Confirming</w:t>
              </w:r>
            </w:ins>
          </w:p>
        </w:tc>
        <w:tc>
          <w:tcPr>
            <w:tcW w:w="6804" w:type="dxa"/>
            <w:shd w:val="clear" w:color="auto" w:fill="auto"/>
            <w:noWrap/>
            <w:vAlign w:val="center"/>
          </w:tcPr>
          <w:p w14:paraId="5160F955" w14:textId="77777777" w:rsidR="00774003" w:rsidRPr="00DF559D" w:rsidRDefault="00774003" w:rsidP="00261F31">
            <w:pPr>
              <w:rPr>
                <w:ins w:id="403" w:author="Marta Rafaela Teixeira Nunes" w:date="2024-09-24T11:38:00Z"/>
                <w:rFonts w:cs="Calibri"/>
                <w:color w:val="000000"/>
                <w:sz w:val="18"/>
                <w:szCs w:val="18"/>
                <w:highlight w:val="yellow"/>
              </w:rPr>
            </w:pPr>
            <w:ins w:id="404" w:author="Marta Rafaela Teixeira Nunes" w:date="2024-09-24T11:38:00Z">
              <w:r w:rsidRPr="00DF559D">
                <w:rPr>
                  <w:rFonts w:cs="Calibri"/>
                  <w:color w:val="000000"/>
                  <w:sz w:val="18"/>
                  <w:szCs w:val="18"/>
                </w:rPr>
                <w:t>Devem ser excluídas do universo da GT018_RATEIO_AVAL as responsabilidades que apresentem produto igual a 007, subproduto iniciado por 9 e conta PCSB iniciada por 2.</w:t>
              </w:r>
            </w:ins>
          </w:p>
        </w:tc>
      </w:tr>
    </w:tbl>
    <w:p w14:paraId="5F84808B" w14:textId="5CB81240" w:rsidR="002A7D78" w:rsidRDefault="002A7D78" w:rsidP="002A7D78">
      <w:pPr>
        <w:spacing w:after="160" w:line="259" w:lineRule="auto"/>
        <w:jc w:val="both"/>
        <w:rPr>
          <w:rFonts w:cs="Calibri"/>
        </w:rPr>
      </w:pPr>
    </w:p>
    <w:p w14:paraId="32B91088" w14:textId="77777777" w:rsidR="00113326" w:rsidRDefault="00113326" w:rsidP="00113326">
      <w:pPr>
        <w:spacing w:after="160" w:line="259" w:lineRule="auto"/>
        <w:jc w:val="both"/>
        <w:rPr>
          <w:rFonts w:eastAsiaTheme="minorHAnsi" w:cstheme="minorBidi"/>
          <w:szCs w:val="22"/>
          <w:lang w:eastAsia="en-US"/>
        </w:rPr>
      </w:pPr>
      <w:ins w:id="405" w:author="Marta Rafaela Teixeira Nunes" w:date="2024-09-24T11:22:00Z">
        <w:r w:rsidRPr="00AD5050">
          <w:rPr>
            <w:rFonts w:eastAsiaTheme="minorHAnsi" w:cstheme="minorBidi"/>
            <w:szCs w:val="22"/>
            <w:lang w:eastAsia="en-US"/>
          </w:rPr>
          <w:t>Com base no universo de respo</w:t>
        </w:r>
        <w:r>
          <w:rPr>
            <w:rFonts w:eastAsiaTheme="minorHAnsi" w:cstheme="minorBidi"/>
            <w:szCs w:val="22"/>
            <w:lang w:eastAsia="en-US"/>
          </w:rPr>
          <w:t xml:space="preserve">nsabilidades e garantias obtido, </w:t>
        </w:r>
        <w:r w:rsidRPr="00AD5050">
          <w:rPr>
            <w:rFonts w:eastAsiaTheme="minorHAnsi" w:cstheme="minorBidi"/>
            <w:szCs w:val="22"/>
            <w:lang w:eastAsia="en-US"/>
          </w:rPr>
          <w:t>devem ser aplicadas regras para a criação da chave da reponsabilidade de acordo com os critérios da CRC e</w:t>
        </w:r>
        <w:r>
          <w:rPr>
            <w:rFonts w:eastAsiaTheme="minorHAnsi" w:cstheme="minorBidi"/>
            <w:szCs w:val="22"/>
            <w:lang w:eastAsia="en-US"/>
          </w:rPr>
          <w:t xml:space="preserve"> respetiva</w:t>
        </w:r>
        <w:r w:rsidRPr="00AD5050">
          <w:rPr>
            <w:rFonts w:eastAsiaTheme="minorHAnsi" w:cstheme="minorBidi"/>
            <w:szCs w:val="22"/>
            <w:lang w:eastAsia="en-US"/>
          </w:rPr>
          <w:t xml:space="preserve"> construção da chave de proteção</w:t>
        </w:r>
        <w:r>
          <w:rPr>
            <w:rFonts w:eastAsiaTheme="minorHAnsi" w:cstheme="minorBidi"/>
            <w:szCs w:val="22"/>
            <w:lang w:eastAsia="en-US"/>
          </w:rPr>
          <w:t>.</w:t>
        </w:r>
      </w:ins>
    </w:p>
    <w:p w14:paraId="79444389" w14:textId="52BE4BBC" w:rsidR="002A7D78" w:rsidRPr="00E07147" w:rsidRDefault="000E62B0" w:rsidP="002A7D78">
      <w:pPr>
        <w:spacing w:after="160" w:line="259" w:lineRule="auto"/>
        <w:jc w:val="both"/>
        <w:rPr>
          <w:rFonts w:cs="Calibri"/>
        </w:rPr>
      </w:pPr>
      <w:del w:id="406" w:author="Marta Rafaela Teixeira Nunes" w:date="2024-09-09T12:25:00Z">
        <w:r w:rsidDel="000E62B0">
          <w:rPr>
            <w:rFonts w:eastAsiaTheme="minorHAnsi" w:cstheme="minorBidi"/>
            <w:szCs w:val="22"/>
            <w:lang w:eastAsia="en-US"/>
          </w:rPr>
          <w:delText>o</w:delText>
        </w:r>
      </w:del>
      <w:r w:rsidR="002A7D78">
        <w:rPr>
          <w:rFonts w:eastAsiaTheme="minorHAnsi" w:cstheme="minorBidi"/>
          <w:szCs w:val="22"/>
          <w:lang w:eastAsia="en-US"/>
        </w:rPr>
        <w:t>O</w:t>
      </w:r>
      <w:r w:rsidR="002A7D78" w:rsidRPr="00720567">
        <w:rPr>
          <w:rFonts w:eastAsiaTheme="minorHAnsi" w:cstheme="minorBidi"/>
          <w:szCs w:val="22"/>
          <w:lang w:eastAsia="en-US"/>
        </w:rPr>
        <w:t xml:space="preserve"> aprovisionamento é realizado exclusivamente a partir das seguintes tabelas: </w:t>
      </w:r>
    </w:p>
    <w:p w14:paraId="25D93AC7" w14:textId="4C489246" w:rsidR="00BC1FC6" w:rsidRPr="00BC1FC6" w:rsidRDefault="00BC1FC6" w:rsidP="00BC1FC6">
      <w:pPr>
        <w:pStyle w:val="Caption"/>
        <w:keepNext/>
        <w:jc w:val="center"/>
        <w:rPr>
          <w:rFonts w:cs="Calibri"/>
          <w:b/>
          <w:color w:val="000000" w:themeColor="text1"/>
          <w:sz w:val="22"/>
          <w:szCs w:val="22"/>
        </w:rPr>
      </w:pPr>
      <w:bookmarkStart w:id="407" w:name="_Toc178080214"/>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ins w:id="408" w:author="Marta Rafaela Teixeira Nunes" w:date="2024-09-24T14:25:00Z">
        <w:r w:rsidR="00261F31">
          <w:rPr>
            <w:rFonts w:cs="Calibri"/>
            <w:b/>
            <w:noProof/>
            <w:color w:val="000000" w:themeColor="text1"/>
            <w:sz w:val="22"/>
            <w:szCs w:val="22"/>
          </w:rPr>
          <w:t>6</w:t>
        </w:r>
      </w:ins>
      <w:del w:id="409" w:author="Marta Rafaela Teixeira Nunes" w:date="2024-09-24T14:25:00Z">
        <w:r w:rsidR="00AD5050" w:rsidDel="00261F31">
          <w:rPr>
            <w:rFonts w:cs="Calibri"/>
            <w:b/>
            <w:noProof/>
            <w:color w:val="000000" w:themeColor="text1"/>
            <w:sz w:val="22"/>
            <w:szCs w:val="22"/>
          </w:rPr>
          <w:delText>5</w:delText>
        </w:r>
      </w:del>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w:t>
      </w:r>
      <w:r w:rsidR="002A7D78">
        <w:rPr>
          <w:rFonts w:cs="Calibri"/>
          <w:b/>
          <w:color w:val="000000" w:themeColor="text1"/>
          <w:sz w:val="22"/>
          <w:szCs w:val="22"/>
        </w:rPr>
        <w:t xml:space="preserve"> </w:t>
      </w:r>
      <w:r w:rsidR="00671DF0" w:rsidRPr="00671DF0">
        <w:rPr>
          <w:rFonts w:cs="Calibri"/>
          <w:b/>
          <w:color w:val="000000" w:themeColor="text1"/>
          <w:sz w:val="22"/>
          <w:szCs w:val="22"/>
        </w:rPr>
        <w:t>cd_garantias.gt</w:t>
      </w:r>
      <w:r w:rsidR="006A06B8">
        <w:rPr>
          <w:rFonts w:cs="Calibri"/>
          <w:b/>
          <w:color w:val="000000" w:themeColor="text1"/>
          <w:sz w:val="22"/>
          <w:szCs w:val="22"/>
        </w:rPr>
        <w:t>0</w:t>
      </w:r>
      <w:r w:rsidR="00671DF0" w:rsidRPr="00671DF0">
        <w:rPr>
          <w:rFonts w:cs="Calibri"/>
          <w:b/>
          <w:color w:val="000000" w:themeColor="text1"/>
          <w:sz w:val="22"/>
          <w:szCs w:val="22"/>
        </w:rPr>
        <w:t>23_crc5g_rl_contratos_garantia_rct210</w:t>
      </w:r>
      <w:bookmarkEnd w:id="40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2A7D78" w:rsidRPr="00E07147" w14:paraId="27E70BC6" w14:textId="77777777" w:rsidTr="00C57547">
        <w:trPr>
          <w:trHeight w:val="290"/>
        </w:trPr>
        <w:tc>
          <w:tcPr>
            <w:tcW w:w="1701" w:type="dxa"/>
          </w:tcPr>
          <w:p w14:paraId="24D3C837" w14:textId="4171706A" w:rsidR="002A7D78" w:rsidRPr="00E07147" w:rsidRDefault="002A7D78" w:rsidP="002A7D78">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BB4BA59" w14:textId="7C6D14CF" w:rsidR="002A7D78" w:rsidRPr="00E07147" w:rsidRDefault="002A7D78" w:rsidP="002A7D78">
            <w:pPr>
              <w:rPr>
                <w:rFonts w:cs="Calibri"/>
                <w:color w:val="000000"/>
                <w:sz w:val="18"/>
                <w:szCs w:val="18"/>
              </w:rPr>
            </w:pPr>
            <w:r w:rsidRPr="00135917">
              <w:rPr>
                <w:rFonts w:cs="Calibri"/>
                <w:color w:val="000000"/>
                <w:sz w:val="18"/>
                <w:szCs w:val="18"/>
              </w:rPr>
              <w:t>gt024_exec_grnt</w:t>
            </w:r>
          </w:p>
        </w:tc>
        <w:tc>
          <w:tcPr>
            <w:tcW w:w="2041" w:type="dxa"/>
            <w:shd w:val="clear" w:color="auto" w:fill="auto"/>
            <w:noWrap/>
          </w:tcPr>
          <w:p w14:paraId="0F5DD668" w14:textId="7FC43A1D" w:rsidR="002A7D78" w:rsidRPr="00E07147" w:rsidRDefault="002A7D78" w:rsidP="002A7D78">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DF700D1" w14:textId="214A7B85" w:rsidR="002A7D78" w:rsidRPr="00E07147" w:rsidRDefault="002A7D78" w:rsidP="002A7D78">
            <w:pPr>
              <w:rPr>
                <w:rFonts w:cs="Calibri"/>
                <w:color w:val="000000"/>
                <w:sz w:val="18"/>
                <w:szCs w:val="18"/>
              </w:rPr>
            </w:pPr>
            <w:r w:rsidRPr="00135917">
              <w:rPr>
                <w:rFonts w:cs="Calibri"/>
                <w:color w:val="000000"/>
                <w:sz w:val="18"/>
                <w:szCs w:val="18"/>
              </w:rPr>
              <w:t>gt024_exec_grnt</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2174CA">
      <w:pPr>
        <w:pStyle w:val="Heading5"/>
        <w:numPr>
          <w:ilvl w:val="4"/>
          <w:numId w:val="8"/>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4F8031B6" w:rsidR="00C54D3D" w:rsidRDefault="006548F1" w:rsidP="00666790">
      <w:pPr>
        <w:pStyle w:val="Heading5"/>
      </w:pPr>
      <w:bookmarkStart w:id="410" w:name="_Toc163902255"/>
      <w:bookmarkStart w:id="411" w:name="_Toc178080188"/>
      <w:r w:rsidRPr="00E07147">
        <w:lastRenderedPageBreak/>
        <w:t>Detalhe dos Campos</w:t>
      </w:r>
      <w:bookmarkEnd w:id="410"/>
      <w:bookmarkEnd w:id="411"/>
    </w:p>
    <w:p w14:paraId="0FCFFADA" w14:textId="164452F4" w:rsidR="000E62B0" w:rsidRPr="00671DF0" w:rsidRDefault="000E62B0" w:rsidP="000E62B0">
      <w:pPr>
        <w:spacing w:after="160" w:line="259" w:lineRule="auto"/>
        <w:jc w:val="both"/>
        <w:rPr>
          <w:ins w:id="412" w:author="Marta Rafaela Teixeira Nunes" w:date="2024-09-09T12:25:00Z"/>
          <w:rFonts w:cs="Calibri"/>
          <w:b/>
          <w:i/>
          <w:iCs/>
          <w:color w:val="000000" w:themeColor="text1"/>
          <w:szCs w:val="22"/>
        </w:rPr>
      </w:pPr>
      <w:ins w:id="413" w:author="Marta Rafaela Teixeira Nunes" w:date="2024-09-09T12:25:00Z">
        <w:r w:rsidRPr="00720567">
          <w:rPr>
            <w:rFonts w:eastAsiaTheme="minorHAnsi" w:cstheme="minorBidi"/>
            <w:szCs w:val="22"/>
            <w:lang w:eastAsia="en-US"/>
          </w:rPr>
          <w:t xml:space="preserve">De seguida, apresentam-se todos os campos da </w:t>
        </w:r>
        <w:r w:rsidRPr="00B51BDC">
          <w:rPr>
            <w:i/>
          </w:rPr>
          <w:t>cd_garantias.gt</w:t>
        </w:r>
      </w:ins>
      <w:ins w:id="414" w:author="Marta Rafaela Teixeira Nunes" w:date="2024-09-24T14:10:00Z">
        <w:r w:rsidR="006A06B8">
          <w:rPr>
            <w:i/>
          </w:rPr>
          <w:t>0</w:t>
        </w:r>
      </w:ins>
      <w:ins w:id="415" w:author="Marta Rafaela Teixeira Nunes" w:date="2024-09-09T12:25:00Z">
        <w:r w:rsidRPr="00B51BDC">
          <w:rPr>
            <w:i/>
          </w:rPr>
          <w:t>23_crc5g_rl_contratos_garantia_rct210</w:t>
        </w:r>
        <w:r>
          <w:t xml:space="preserve">, </w:t>
        </w:r>
        <w:r w:rsidRPr="00720567">
          <w:rPr>
            <w:rFonts w:eastAsiaTheme="minorHAnsi" w:cstheme="minorBidi"/>
            <w:szCs w:val="22"/>
            <w:lang w:eastAsia="en-US"/>
          </w:rPr>
          <w:t>tabela relativa ao detalhe de informação</w:t>
        </w:r>
        <w:r>
          <w:rPr>
            <w:rFonts w:eastAsiaTheme="minorHAnsi" w:cstheme="minorBidi"/>
            <w:szCs w:val="22"/>
            <w:lang w:eastAsia="en-US"/>
          </w:rPr>
          <w:t xml:space="preserve"> das responsabilidades e garantias/proteções associadas</w:t>
        </w:r>
        <w:r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ins>
    </w:p>
    <w:p w14:paraId="03FFF7D3" w14:textId="77777777" w:rsidR="000E62B0" w:rsidRPr="000E62B0" w:rsidRDefault="000E62B0" w:rsidP="000E62B0"/>
    <w:p w14:paraId="562BD6E8" w14:textId="4342B7BF" w:rsidR="00BC1FC6" w:rsidRPr="00BC1FC6" w:rsidRDefault="00BC1FC6" w:rsidP="00BC1FC6">
      <w:pPr>
        <w:pStyle w:val="Caption"/>
        <w:keepNext/>
        <w:jc w:val="center"/>
        <w:rPr>
          <w:rFonts w:cs="Calibri"/>
          <w:b/>
          <w:color w:val="000000" w:themeColor="text1"/>
          <w:sz w:val="22"/>
          <w:szCs w:val="22"/>
        </w:rPr>
      </w:pPr>
      <w:bookmarkStart w:id="416" w:name="_Toc178080215"/>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ins w:id="417" w:author="Marta Rafaela Teixeira Nunes" w:date="2024-09-24T14:25:00Z">
        <w:r w:rsidR="00261F31">
          <w:rPr>
            <w:rFonts w:cs="Calibri"/>
            <w:b/>
            <w:noProof/>
            <w:color w:val="000000" w:themeColor="text1"/>
            <w:sz w:val="22"/>
            <w:szCs w:val="22"/>
          </w:rPr>
          <w:t>7</w:t>
        </w:r>
      </w:ins>
      <w:del w:id="418" w:author="Marta Rafaela Teixeira Nunes" w:date="2024-09-24T14:25:00Z">
        <w:r w:rsidR="00AD5050" w:rsidDel="00261F31">
          <w:rPr>
            <w:rFonts w:cs="Calibri"/>
            <w:b/>
            <w:noProof/>
            <w:color w:val="000000" w:themeColor="text1"/>
            <w:sz w:val="22"/>
            <w:szCs w:val="22"/>
          </w:rPr>
          <w:delText>6</w:delText>
        </w:r>
      </w:del>
      <w:r w:rsidRPr="00BC1FC6">
        <w:rPr>
          <w:rFonts w:cs="Calibri"/>
          <w:b/>
          <w:color w:val="000000" w:themeColor="text1"/>
          <w:sz w:val="22"/>
          <w:szCs w:val="22"/>
        </w:rPr>
        <w:fldChar w:fldCharType="end"/>
      </w:r>
      <w:r w:rsidRPr="00BC1FC6">
        <w:rPr>
          <w:rFonts w:cs="Calibri"/>
          <w:b/>
          <w:color w:val="000000" w:themeColor="text1"/>
          <w:sz w:val="22"/>
          <w:szCs w:val="22"/>
        </w:rPr>
        <w:t xml:space="preserve">:Detalhe dos campos da </w:t>
      </w:r>
      <w:r w:rsidR="00671DF0" w:rsidRPr="00671DF0">
        <w:rPr>
          <w:rFonts w:cs="Calibri"/>
          <w:b/>
          <w:color w:val="000000" w:themeColor="text1"/>
          <w:sz w:val="22"/>
          <w:szCs w:val="22"/>
        </w:rPr>
        <w:t>cd_garantias.gt23_crc5g_rl_contratos_garantia_rct210</w:t>
      </w:r>
      <w:bookmarkEnd w:id="416"/>
    </w:p>
    <w:p w14:paraId="6C9FB2DE" w14:textId="021143E9" w:rsidR="00F76194" w:rsidRDefault="00F76194" w:rsidP="008010B2">
      <w:pPr>
        <w:jc w:val="both"/>
      </w:pPr>
    </w:p>
    <w:tbl>
      <w:tblPr>
        <w:tblW w:w="15379" w:type="dxa"/>
        <w:tblInd w:w="-75" w:type="dxa"/>
        <w:tblLayout w:type="fixed"/>
        <w:tblCellMar>
          <w:left w:w="70" w:type="dxa"/>
          <w:right w:w="70" w:type="dxa"/>
        </w:tblCellMar>
        <w:tblLook w:val="04A0" w:firstRow="1" w:lastRow="0" w:firstColumn="1" w:lastColumn="0" w:noHBand="0" w:noVBand="1"/>
      </w:tblPr>
      <w:tblGrid>
        <w:gridCol w:w="1984"/>
        <w:gridCol w:w="5316"/>
        <w:gridCol w:w="1134"/>
        <w:gridCol w:w="1842"/>
        <w:gridCol w:w="1701"/>
        <w:gridCol w:w="1843"/>
        <w:gridCol w:w="1559"/>
      </w:tblGrid>
      <w:tr w:rsidR="00671DF0" w:rsidRPr="00335137" w14:paraId="0E290942" w14:textId="77777777" w:rsidTr="00671DF0">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236F6660" w14:textId="77777777" w:rsidR="00671DF0" w:rsidRPr="00335137" w:rsidRDefault="00671DF0" w:rsidP="00671DF0">
            <w:pPr>
              <w:rPr>
                <w:rFonts w:cs="Calibri"/>
                <w:b/>
                <w:bCs/>
                <w:color w:val="FFFFFF"/>
                <w:sz w:val="18"/>
                <w:szCs w:val="18"/>
              </w:rPr>
            </w:pPr>
            <w:r>
              <w:rPr>
                <w:rFonts w:cs="Calibri"/>
                <w:b/>
                <w:bCs/>
                <w:color w:val="FFFFFF"/>
                <w:sz w:val="18"/>
                <w:szCs w:val="18"/>
              </w:rPr>
              <w:t>Campos</w:t>
            </w:r>
            <w:r w:rsidRPr="00335137">
              <w:rPr>
                <w:rFonts w:cs="Calibri"/>
                <w:b/>
                <w:bCs/>
                <w:color w:val="FFFFFF"/>
                <w:sz w:val="18"/>
                <w:szCs w:val="18"/>
              </w:rPr>
              <w:t xml:space="preserve"> da tabela</w:t>
            </w:r>
          </w:p>
          <w:p w14:paraId="03B73091" w14:textId="038624C9" w:rsidR="00671DF0" w:rsidRPr="00335137" w:rsidRDefault="00671DF0" w:rsidP="00671DF0">
            <w:pPr>
              <w:rPr>
                <w:rFonts w:cs="Calibri"/>
                <w:b/>
                <w:bCs/>
                <w:color w:val="FFFFFF"/>
                <w:sz w:val="18"/>
                <w:szCs w:val="18"/>
              </w:rPr>
            </w:pPr>
            <w:r w:rsidRPr="00671DF0">
              <w:rPr>
                <w:rFonts w:cs="Calibri"/>
                <w:b/>
                <w:bCs/>
                <w:color w:val="FFFFFF"/>
                <w:sz w:val="18"/>
                <w:szCs w:val="18"/>
              </w:rPr>
              <w:t>gt23_crc</w:t>
            </w:r>
            <w:r w:rsidR="000E62B0">
              <w:rPr>
                <w:rFonts w:cs="Calibri"/>
                <w:b/>
                <w:bCs/>
                <w:color w:val="FFFFFF"/>
                <w:sz w:val="18"/>
                <w:szCs w:val="18"/>
              </w:rPr>
              <w:t>5g_rl_contratos_garantia_rct210</w:t>
            </w:r>
          </w:p>
        </w:tc>
        <w:tc>
          <w:tcPr>
            <w:tcW w:w="5316" w:type="dxa"/>
            <w:tcBorders>
              <w:top w:val="single" w:sz="4" w:space="0" w:color="auto"/>
              <w:left w:val="nil"/>
              <w:bottom w:val="single" w:sz="4" w:space="0" w:color="auto"/>
              <w:right w:val="single" w:sz="4" w:space="0" w:color="auto"/>
            </w:tcBorders>
            <w:shd w:val="clear" w:color="000000" w:fill="FF0000"/>
            <w:noWrap/>
            <w:hideMark/>
          </w:tcPr>
          <w:p w14:paraId="25CEED4A" w14:textId="77777777" w:rsidR="00671DF0" w:rsidRPr="00335137" w:rsidRDefault="00671DF0" w:rsidP="00671DF0">
            <w:pPr>
              <w:rPr>
                <w:rFonts w:cs="Calibri"/>
                <w:b/>
                <w:bCs/>
                <w:color w:val="FFFFFF"/>
                <w:sz w:val="18"/>
                <w:szCs w:val="18"/>
              </w:rPr>
            </w:pPr>
            <w:r w:rsidRPr="00335137">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0E71F5B8" w14:textId="77777777" w:rsidR="00671DF0" w:rsidRPr="00335137" w:rsidRDefault="00671DF0" w:rsidP="00671DF0">
            <w:pPr>
              <w:rPr>
                <w:rFonts w:cs="Calibri"/>
                <w:b/>
                <w:bCs/>
                <w:color w:val="FFFFFF"/>
                <w:sz w:val="18"/>
                <w:szCs w:val="18"/>
              </w:rPr>
            </w:pPr>
            <w:r w:rsidRPr="00335137">
              <w:rPr>
                <w:rFonts w:cs="Calibri"/>
                <w:b/>
                <w:bCs/>
                <w:color w:val="FFFFFF"/>
                <w:sz w:val="18"/>
                <w:szCs w:val="18"/>
              </w:rPr>
              <w:t>Formato</w:t>
            </w:r>
          </w:p>
        </w:tc>
        <w:tc>
          <w:tcPr>
            <w:tcW w:w="1842" w:type="dxa"/>
            <w:tcBorders>
              <w:top w:val="single" w:sz="4" w:space="0" w:color="auto"/>
              <w:left w:val="single" w:sz="4" w:space="0" w:color="auto"/>
              <w:bottom w:val="single" w:sz="4" w:space="0" w:color="auto"/>
              <w:right w:val="single" w:sz="4" w:space="0" w:color="auto"/>
            </w:tcBorders>
            <w:shd w:val="clear" w:color="000000" w:fill="FF0000"/>
          </w:tcPr>
          <w:p w14:paraId="44EC5269" w14:textId="77777777" w:rsidR="00671DF0" w:rsidRDefault="00671DF0" w:rsidP="00671DF0">
            <w:pPr>
              <w:rPr>
                <w:rFonts w:cs="Calibri"/>
                <w:b/>
                <w:bCs/>
                <w:color w:val="FFFFFF"/>
                <w:sz w:val="18"/>
                <w:szCs w:val="18"/>
              </w:rPr>
            </w:pPr>
            <w:r>
              <w:rPr>
                <w:rFonts w:cs="Calibri"/>
                <w:b/>
                <w:bCs/>
                <w:color w:val="FFFFFF"/>
                <w:sz w:val="18"/>
                <w:szCs w:val="18"/>
              </w:rPr>
              <w:t xml:space="preserve">Aplicação na Origem  </w:t>
            </w:r>
          </w:p>
        </w:tc>
        <w:tc>
          <w:tcPr>
            <w:tcW w:w="1701" w:type="dxa"/>
            <w:tcBorders>
              <w:top w:val="single" w:sz="4" w:space="0" w:color="auto"/>
              <w:left w:val="single" w:sz="4" w:space="0" w:color="auto"/>
              <w:bottom w:val="single" w:sz="4" w:space="0" w:color="auto"/>
              <w:right w:val="single" w:sz="4" w:space="0" w:color="auto"/>
            </w:tcBorders>
            <w:shd w:val="clear" w:color="000000" w:fill="FF0000"/>
          </w:tcPr>
          <w:p w14:paraId="39225352" w14:textId="77777777" w:rsidR="00671DF0" w:rsidRDefault="00671DF0" w:rsidP="00671DF0">
            <w:pPr>
              <w:rPr>
                <w:rFonts w:cs="Calibri"/>
                <w:b/>
                <w:bCs/>
                <w:color w:val="FFFFFF"/>
                <w:sz w:val="18"/>
                <w:szCs w:val="18"/>
              </w:rPr>
            </w:pPr>
            <w:r>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74E34E12" w14:textId="77777777" w:rsidR="00671DF0" w:rsidRDefault="00671DF0" w:rsidP="00671DF0">
            <w:pPr>
              <w:rPr>
                <w:rFonts w:cs="Calibri"/>
                <w:b/>
                <w:bCs/>
                <w:color w:val="FFFFFF"/>
                <w:sz w:val="18"/>
                <w:szCs w:val="18"/>
              </w:rPr>
            </w:pPr>
            <w:r>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4F370E36" w14:textId="77777777" w:rsidR="00671DF0" w:rsidRDefault="00671DF0" w:rsidP="00671DF0">
            <w:pPr>
              <w:rPr>
                <w:rFonts w:cs="Calibri"/>
                <w:b/>
                <w:bCs/>
                <w:color w:val="FFFFFF"/>
                <w:sz w:val="18"/>
                <w:szCs w:val="18"/>
              </w:rPr>
            </w:pPr>
            <w:r>
              <w:rPr>
                <w:rFonts w:cs="Calibri"/>
                <w:b/>
                <w:bCs/>
                <w:color w:val="FFFFFF"/>
                <w:sz w:val="18"/>
                <w:szCs w:val="18"/>
              </w:rPr>
              <w:t>Condição</w:t>
            </w:r>
          </w:p>
        </w:tc>
      </w:tr>
      <w:tr w:rsidR="00671DF0" w:rsidRPr="00542255" w14:paraId="490F1F38"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5754E212" w14:textId="77777777" w:rsidR="00671DF0" w:rsidRPr="000E62B0" w:rsidRDefault="00671DF0" w:rsidP="000E62B0">
            <w:pPr>
              <w:rPr>
                <w:rFonts w:cs="Calibri"/>
                <w:color w:val="000000"/>
                <w:sz w:val="18"/>
                <w:szCs w:val="18"/>
              </w:rPr>
            </w:pPr>
            <w:r w:rsidRPr="000E62B0">
              <w:rPr>
                <w:rFonts w:cs="Calibri"/>
                <w:bCs/>
                <w:color w:val="000000"/>
                <w:sz w:val="18"/>
                <w:szCs w:val="18"/>
              </w:rPr>
              <w:t>dtref</w:t>
            </w:r>
          </w:p>
        </w:tc>
        <w:tc>
          <w:tcPr>
            <w:tcW w:w="5316" w:type="dxa"/>
            <w:tcBorders>
              <w:top w:val="nil"/>
              <w:left w:val="nil"/>
              <w:bottom w:val="single" w:sz="4" w:space="0" w:color="auto"/>
              <w:right w:val="single" w:sz="4" w:space="0" w:color="auto"/>
            </w:tcBorders>
            <w:shd w:val="clear" w:color="auto" w:fill="auto"/>
            <w:noWrap/>
          </w:tcPr>
          <w:p w14:paraId="52E8D4F3" w14:textId="77777777" w:rsidR="00113326" w:rsidRPr="00CD3F80" w:rsidRDefault="00113326" w:rsidP="00113326">
            <w:pPr>
              <w:jc w:val="both"/>
              <w:rPr>
                <w:color w:val="000000"/>
                <w:sz w:val="18"/>
                <w:szCs w:val="18"/>
              </w:rPr>
            </w:pPr>
            <w:r w:rsidRPr="00CD3F80">
              <w:rPr>
                <w:color w:val="000000"/>
                <w:sz w:val="18"/>
                <w:szCs w:val="18"/>
              </w:rPr>
              <w:t>Data de referência dos dados:</w:t>
            </w:r>
          </w:p>
          <w:p w14:paraId="493E5887" w14:textId="77777777" w:rsidR="00113326" w:rsidRPr="00CD3F80" w:rsidRDefault="00113326" w:rsidP="00113326">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77D6FC3F" w14:textId="77777777" w:rsidR="00113326" w:rsidRPr="00CD3F80" w:rsidRDefault="00113326" w:rsidP="00113326">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2AEE0E14" w14:textId="0D97E87D" w:rsidR="00671DF0" w:rsidRPr="00113326" w:rsidRDefault="00113326" w:rsidP="00113326">
            <w:pPr>
              <w:jc w:val="both"/>
              <w:rPr>
                <w:color w:val="000000"/>
                <w:sz w:val="18"/>
                <w:szCs w:val="18"/>
              </w:rPr>
            </w:pPr>
            <w:r w:rsidRPr="006D556A">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hideMark/>
          </w:tcPr>
          <w:p w14:paraId="099ED688" w14:textId="77777777" w:rsidR="00671DF0" w:rsidRPr="00335137" w:rsidRDefault="00671DF0" w:rsidP="00671DF0">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2D98DAE7" w14:textId="77777777" w:rsidR="00671DF0" w:rsidRDefault="00671DF0" w:rsidP="00671DF0">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5C128BEF" w14:textId="77777777" w:rsidR="00671DF0" w:rsidRDefault="00671DF0" w:rsidP="00671DF0">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4E8F3C9F" w14:textId="414A6F29" w:rsidR="00671DF0" w:rsidRDefault="00DF559D" w:rsidP="00671DF0">
            <w:pPr>
              <w:rPr>
                <w:rFonts w:cs="Calibri"/>
                <w:color w:val="000000"/>
                <w:sz w:val="18"/>
                <w:szCs w:val="18"/>
              </w:rPr>
            </w:pPr>
            <w:r>
              <w:rPr>
                <w:rFonts w:cs="Calibri"/>
                <w:color w:val="000000"/>
                <w:sz w:val="18"/>
                <w:szCs w:val="18"/>
              </w:rPr>
              <w:t>ref_date</w:t>
            </w:r>
          </w:p>
        </w:tc>
        <w:tc>
          <w:tcPr>
            <w:tcW w:w="1559" w:type="dxa"/>
            <w:tcBorders>
              <w:top w:val="nil"/>
              <w:left w:val="single" w:sz="4" w:space="0" w:color="auto"/>
              <w:bottom w:val="single" w:sz="4" w:space="0" w:color="auto"/>
              <w:right w:val="single" w:sz="4" w:space="0" w:color="auto"/>
            </w:tcBorders>
          </w:tcPr>
          <w:p w14:paraId="68156FB5" w14:textId="77777777" w:rsidR="00671DF0" w:rsidRDefault="00671DF0" w:rsidP="00671DF0">
            <w:pPr>
              <w:rPr>
                <w:rFonts w:cs="Calibri"/>
                <w:color w:val="000000"/>
                <w:sz w:val="18"/>
                <w:szCs w:val="18"/>
              </w:rPr>
            </w:pPr>
            <w:r>
              <w:rPr>
                <w:rFonts w:cs="Calibri"/>
                <w:color w:val="000000"/>
                <w:sz w:val="18"/>
                <w:szCs w:val="18"/>
              </w:rPr>
              <w:t>N/A</w:t>
            </w:r>
          </w:p>
          <w:p w14:paraId="196B6BB1" w14:textId="77777777" w:rsidR="00671DF0" w:rsidRDefault="00671DF0" w:rsidP="00671DF0">
            <w:pPr>
              <w:rPr>
                <w:rFonts w:cs="Calibri"/>
                <w:color w:val="000000"/>
                <w:sz w:val="18"/>
                <w:szCs w:val="18"/>
              </w:rPr>
            </w:pPr>
          </w:p>
        </w:tc>
      </w:tr>
      <w:tr w:rsidR="006451AE" w:rsidRPr="00542255" w14:paraId="36270150"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0B3E21C0" w14:textId="108E6074" w:rsidR="006451AE" w:rsidRPr="000E62B0" w:rsidRDefault="006451AE" w:rsidP="006451AE">
            <w:pPr>
              <w:rPr>
                <w:rFonts w:cs="Calibri"/>
                <w:bCs/>
                <w:color w:val="000000"/>
                <w:sz w:val="18"/>
                <w:szCs w:val="18"/>
              </w:rPr>
            </w:pPr>
            <w:r w:rsidRPr="000E62B0">
              <w:rPr>
                <w:rFonts w:cs="Calibri"/>
                <w:bCs/>
                <w:color w:val="000000"/>
                <w:sz w:val="18"/>
                <w:szCs w:val="18"/>
              </w:rPr>
              <w:t>sistemafonte</w:t>
            </w:r>
          </w:p>
        </w:tc>
        <w:tc>
          <w:tcPr>
            <w:tcW w:w="5316" w:type="dxa"/>
            <w:tcBorders>
              <w:top w:val="nil"/>
              <w:left w:val="nil"/>
              <w:bottom w:val="single" w:sz="4" w:space="0" w:color="auto"/>
              <w:right w:val="single" w:sz="4" w:space="0" w:color="auto"/>
            </w:tcBorders>
            <w:shd w:val="clear" w:color="auto" w:fill="auto"/>
            <w:noWrap/>
          </w:tcPr>
          <w:p w14:paraId="20209F31" w14:textId="77777777" w:rsidR="006451AE" w:rsidRDefault="006451AE" w:rsidP="006451AE">
            <w:pPr>
              <w:rPr>
                <w:rFonts w:cs="Calibri"/>
                <w:color w:val="000000"/>
                <w:sz w:val="18"/>
                <w:szCs w:val="18"/>
              </w:rPr>
            </w:pPr>
            <w:r>
              <w:rPr>
                <w:rFonts w:cs="Calibri"/>
                <w:color w:val="000000"/>
                <w:sz w:val="18"/>
                <w:szCs w:val="18"/>
              </w:rPr>
              <w:t>Origem da informação:</w:t>
            </w:r>
          </w:p>
          <w:p w14:paraId="69A18C2D" w14:textId="1E87DD90" w:rsidR="006451AE" w:rsidRPr="006451AE" w:rsidRDefault="006451AE" w:rsidP="006451AE">
            <w:pPr>
              <w:pStyle w:val="ListParagraph"/>
              <w:numPr>
                <w:ilvl w:val="0"/>
                <w:numId w:val="30"/>
              </w:numPr>
              <w:rPr>
                <w:color w:val="000000"/>
                <w:sz w:val="18"/>
                <w:szCs w:val="18"/>
              </w:rPr>
            </w:pPr>
            <w:r w:rsidRPr="006451AE">
              <w:rPr>
                <w:rFonts w:cs="Calibri"/>
                <w:color w:val="000000"/>
                <w:sz w:val="18"/>
                <w:szCs w:val="18"/>
              </w:rPr>
              <w:t>Este campo está sempre preenchido com RC (“Repositório Consolidado”),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tcPr>
          <w:p w14:paraId="758B9AD9" w14:textId="4F10DD6C" w:rsidR="006451AE" w:rsidRDefault="006451AE" w:rsidP="006451AE">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07C06462" w14:textId="5CB6D58F" w:rsidR="006451AE" w:rsidRPr="00E07147" w:rsidRDefault="006451AE" w:rsidP="006451AE">
            <w:pPr>
              <w:rPr>
                <w:rFonts w:cs="Calibri"/>
                <w:color w:val="000000"/>
                <w:sz w:val="18"/>
                <w:szCs w:val="18"/>
              </w:rPr>
            </w:pPr>
            <w:r>
              <w:rPr>
                <w:rFonts w:cs="Calibri"/>
                <w:color w:val="000000"/>
                <w:sz w:val="18"/>
                <w:szCs w:val="18"/>
              </w:rPr>
              <w:t>N/A</w:t>
            </w:r>
          </w:p>
        </w:tc>
        <w:tc>
          <w:tcPr>
            <w:tcW w:w="1701" w:type="dxa"/>
            <w:tcBorders>
              <w:top w:val="nil"/>
              <w:left w:val="single" w:sz="4" w:space="0" w:color="auto"/>
              <w:bottom w:val="single" w:sz="4" w:space="0" w:color="auto"/>
              <w:right w:val="single" w:sz="4" w:space="0" w:color="auto"/>
            </w:tcBorders>
          </w:tcPr>
          <w:p w14:paraId="7AD7A64A" w14:textId="550B573E" w:rsidR="006451AE" w:rsidRPr="00416075" w:rsidRDefault="006451AE" w:rsidP="006451AE">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3E1368E8" w14:textId="67814D99" w:rsidR="006451AE" w:rsidRDefault="006451AE" w:rsidP="006451AE">
            <w:pPr>
              <w:rPr>
                <w:rFonts w:cs="Calibri"/>
                <w:color w:val="000000"/>
                <w:sz w:val="18"/>
                <w:szCs w:val="18"/>
              </w:rPr>
            </w:pPr>
            <w:r>
              <w:rPr>
                <w:rFonts w:cs="Calibri"/>
                <w:color w:val="000000"/>
                <w:sz w:val="18"/>
                <w:szCs w:val="18"/>
              </w:rPr>
              <w:t>N/A</w:t>
            </w:r>
          </w:p>
        </w:tc>
        <w:tc>
          <w:tcPr>
            <w:tcW w:w="1559" w:type="dxa"/>
            <w:tcBorders>
              <w:top w:val="nil"/>
              <w:left w:val="single" w:sz="4" w:space="0" w:color="auto"/>
              <w:bottom w:val="single" w:sz="4" w:space="0" w:color="auto"/>
              <w:right w:val="single" w:sz="4" w:space="0" w:color="auto"/>
            </w:tcBorders>
          </w:tcPr>
          <w:p w14:paraId="09AC6839" w14:textId="77777777" w:rsidR="006451AE" w:rsidRDefault="006451AE" w:rsidP="006451AE">
            <w:pPr>
              <w:rPr>
                <w:rFonts w:cs="Calibri"/>
                <w:color w:val="000000"/>
                <w:sz w:val="18"/>
                <w:szCs w:val="18"/>
              </w:rPr>
            </w:pPr>
          </w:p>
        </w:tc>
      </w:tr>
      <w:tr w:rsidR="006451AE" w:rsidRPr="00542255" w14:paraId="3D5259F2"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17809CA6" w14:textId="53FA9609" w:rsidR="006451AE" w:rsidRPr="000E62B0" w:rsidRDefault="006451AE" w:rsidP="006451AE">
            <w:pPr>
              <w:rPr>
                <w:rFonts w:cs="Calibri"/>
                <w:bCs/>
                <w:color w:val="000000"/>
                <w:sz w:val="18"/>
                <w:szCs w:val="18"/>
              </w:rPr>
            </w:pPr>
            <w:r w:rsidRPr="000E62B0">
              <w:rPr>
                <w:rFonts w:cs="Calibri"/>
                <w:bCs/>
                <w:color w:val="000000"/>
                <w:sz w:val="18"/>
                <w:szCs w:val="18"/>
              </w:rPr>
              <w:lastRenderedPageBreak/>
              <w:t>Idcont</w:t>
            </w:r>
          </w:p>
        </w:tc>
        <w:tc>
          <w:tcPr>
            <w:tcW w:w="5316" w:type="dxa"/>
            <w:tcBorders>
              <w:top w:val="nil"/>
              <w:left w:val="nil"/>
              <w:bottom w:val="single" w:sz="4" w:space="0" w:color="auto"/>
              <w:right w:val="single" w:sz="4" w:space="0" w:color="auto"/>
            </w:tcBorders>
            <w:shd w:val="clear" w:color="auto" w:fill="auto"/>
            <w:noWrap/>
          </w:tcPr>
          <w:p w14:paraId="20EC701E" w14:textId="59A5AF19" w:rsidR="006451AE" w:rsidRDefault="006451AE" w:rsidP="006451AE">
            <w:pPr>
              <w:rPr>
                <w:rFonts w:cs="Calibri"/>
                <w:color w:val="000000"/>
                <w:sz w:val="18"/>
                <w:szCs w:val="18"/>
              </w:rPr>
            </w:pPr>
            <w:r>
              <w:rPr>
                <w:rFonts w:cs="Calibri"/>
                <w:color w:val="000000"/>
                <w:sz w:val="18"/>
                <w:szCs w:val="18"/>
              </w:rPr>
              <w:t>Código de Identificação de contrato:</w:t>
            </w:r>
          </w:p>
          <w:p w14:paraId="389C2AF4" w14:textId="4A008776" w:rsidR="006451AE" w:rsidRDefault="006451AE" w:rsidP="006451AE">
            <w:pPr>
              <w:pStyle w:val="ListParagraph"/>
              <w:numPr>
                <w:ilvl w:val="0"/>
                <w:numId w:val="11"/>
              </w:numPr>
              <w:rPr>
                <w:rFonts w:cs="Calibri"/>
                <w:color w:val="000000"/>
                <w:sz w:val="18"/>
                <w:szCs w:val="18"/>
              </w:rPr>
            </w:pPr>
            <w:r>
              <w:rPr>
                <w:rFonts w:cs="Calibri"/>
                <w:color w:val="000000"/>
                <w:sz w:val="18"/>
                <w:szCs w:val="18"/>
              </w:rPr>
              <w:t>Identificador utilizado para identificar cada contrato.</w:t>
            </w:r>
          </w:p>
          <w:p w14:paraId="3C064B05" w14:textId="12C55D62" w:rsidR="006451AE" w:rsidRPr="00671DF0" w:rsidRDefault="006451AE" w:rsidP="006451AE">
            <w:pPr>
              <w:pStyle w:val="ListParagraph"/>
              <w:numPr>
                <w:ilvl w:val="0"/>
                <w:numId w:val="11"/>
              </w:numPr>
              <w:rPr>
                <w:rFonts w:cs="Calibri"/>
                <w:color w:val="000000"/>
                <w:sz w:val="18"/>
                <w:szCs w:val="18"/>
              </w:rPr>
            </w:pPr>
            <w:r w:rsidRPr="00671DF0">
              <w:rPr>
                <w:rFonts w:cs="Calibri"/>
                <w:color w:val="000000"/>
                <w:sz w:val="18"/>
                <w:szCs w:val="18"/>
              </w:rPr>
              <w:t xml:space="preserve">Este campo </w:t>
            </w:r>
            <w:r>
              <w:rPr>
                <w:rFonts w:cs="Calibri"/>
                <w:color w:val="000000"/>
                <w:sz w:val="18"/>
                <w:szCs w:val="18"/>
              </w:rPr>
              <w:t>corresponde aos campos ‘clbalres’ e ‘ckctares’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5878D9EE" w14:textId="1240BDDF" w:rsidR="006451AE" w:rsidRDefault="006451AE" w:rsidP="006451AE">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2F4D5482" w14:textId="565D877A"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44AFB8EC" w14:textId="5D23339A" w:rsidR="006451AE" w:rsidRDefault="006451AE" w:rsidP="006451AE">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9923423" w14:textId="2721F516" w:rsidR="006451AE" w:rsidRPr="00671DF0" w:rsidRDefault="006451AE" w:rsidP="006451AE">
            <w:pPr>
              <w:rPr>
                <w:rFonts w:cs="Calibri"/>
                <w:color w:val="000000"/>
                <w:sz w:val="18"/>
                <w:szCs w:val="18"/>
              </w:rPr>
            </w:pPr>
            <w:r w:rsidRPr="00671DF0">
              <w:rPr>
                <w:rFonts w:cs="Calibri"/>
                <w:color w:val="000000"/>
                <w:sz w:val="18"/>
                <w:szCs w:val="18"/>
              </w:rPr>
              <w:t>ckbalres,</w:t>
            </w:r>
          </w:p>
          <w:p w14:paraId="24560A55" w14:textId="67D9BBAD" w:rsidR="006451AE" w:rsidRDefault="006451AE" w:rsidP="006451AE">
            <w:pPr>
              <w:rPr>
                <w:rFonts w:cs="Calibri"/>
                <w:color w:val="000000"/>
                <w:sz w:val="18"/>
                <w:szCs w:val="18"/>
              </w:rPr>
            </w:pPr>
            <w:r w:rsidRPr="00671DF0">
              <w:rPr>
                <w:rFonts w:cs="Calibri"/>
                <w:color w:val="000000"/>
                <w:sz w:val="18"/>
                <w:szCs w:val="18"/>
              </w:rPr>
              <w:t>ckctares</w:t>
            </w:r>
          </w:p>
        </w:tc>
        <w:tc>
          <w:tcPr>
            <w:tcW w:w="1559" w:type="dxa"/>
            <w:tcBorders>
              <w:top w:val="nil"/>
              <w:left w:val="single" w:sz="4" w:space="0" w:color="auto"/>
              <w:bottom w:val="single" w:sz="4" w:space="0" w:color="auto"/>
              <w:right w:val="single" w:sz="4" w:space="0" w:color="auto"/>
            </w:tcBorders>
          </w:tcPr>
          <w:p w14:paraId="13D71521" w14:textId="77777777" w:rsidR="006451AE" w:rsidRDefault="006451AE" w:rsidP="006451AE">
            <w:pPr>
              <w:rPr>
                <w:rFonts w:cs="Calibri"/>
                <w:color w:val="000000"/>
                <w:sz w:val="18"/>
                <w:szCs w:val="18"/>
              </w:rPr>
            </w:pPr>
          </w:p>
        </w:tc>
      </w:tr>
      <w:tr w:rsidR="006451AE" w:rsidRPr="00542255" w14:paraId="10B79638"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E0C60E2" w14:textId="2EDE4105" w:rsidR="006451AE" w:rsidRPr="000E62B0" w:rsidRDefault="006451AE" w:rsidP="006451AE">
            <w:pPr>
              <w:rPr>
                <w:rFonts w:cs="Calibri"/>
                <w:bCs/>
                <w:color w:val="000000"/>
                <w:sz w:val="18"/>
                <w:szCs w:val="18"/>
              </w:rPr>
            </w:pPr>
            <w:r w:rsidRPr="000E62B0">
              <w:rPr>
                <w:rFonts w:cs="Calibri"/>
                <w:bCs/>
                <w:color w:val="000000"/>
                <w:sz w:val="18"/>
                <w:szCs w:val="18"/>
              </w:rPr>
              <w:t>Idinst</w:t>
            </w:r>
          </w:p>
        </w:tc>
        <w:tc>
          <w:tcPr>
            <w:tcW w:w="5316" w:type="dxa"/>
            <w:tcBorders>
              <w:top w:val="nil"/>
              <w:left w:val="nil"/>
              <w:bottom w:val="single" w:sz="4" w:space="0" w:color="auto"/>
              <w:right w:val="single" w:sz="4" w:space="0" w:color="auto"/>
            </w:tcBorders>
            <w:shd w:val="clear" w:color="auto" w:fill="auto"/>
            <w:noWrap/>
          </w:tcPr>
          <w:p w14:paraId="664F69E1" w14:textId="04100667" w:rsidR="006451AE" w:rsidRDefault="006451AE" w:rsidP="006451AE">
            <w:pPr>
              <w:rPr>
                <w:rFonts w:cs="Calibri"/>
                <w:color w:val="000000"/>
                <w:sz w:val="18"/>
                <w:szCs w:val="18"/>
              </w:rPr>
            </w:pPr>
            <w:r>
              <w:rPr>
                <w:rFonts w:cs="Calibri"/>
                <w:color w:val="000000"/>
                <w:sz w:val="18"/>
                <w:szCs w:val="18"/>
              </w:rPr>
              <w:t>Código de identificação do instrumento:</w:t>
            </w:r>
          </w:p>
          <w:p w14:paraId="26686D0E" w14:textId="30C03A63" w:rsidR="006451AE" w:rsidRDefault="006451AE" w:rsidP="006451AE">
            <w:pPr>
              <w:pStyle w:val="ListParagraph"/>
              <w:numPr>
                <w:ilvl w:val="0"/>
                <w:numId w:val="11"/>
              </w:numPr>
              <w:rPr>
                <w:rFonts w:cs="Calibri"/>
                <w:color w:val="000000"/>
                <w:sz w:val="18"/>
                <w:szCs w:val="18"/>
              </w:rPr>
            </w:pPr>
            <w:r>
              <w:rPr>
                <w:rFonts w:cs="Calibri"/>
                <w:color w:val="000000"/>
                <w:sz w:val="18"/>
                <w:szCs w:val="18"/>
              </w:rPr>
              <w:t>Identificador aplicado para identificar cada instrumento do contrato identificado na variável ‘Idcont’.</w:t>
            </w:r>
          </w:p>
          <w:p w14:paraId="2BED8BF4" w14:textId="159C40A3" w:rsidR="006451AE" w:rsidRPr="00671DF0" w:rsidRDefault="006451AE" w:rsidP="006451AE">
            <w:pPr>
              <w:pStyle w:val="ListParagraph"/>
              <w:numPr>
                <w:ilvl w:val="0"/>
                <w:numId w:val="11"/>
              </w:numPr>
              <w:rPr>
                <w:rFonts w:cs="Calibri"/>
                <w:color w:val="000000"/>
                <w:sz w:val="18"/>
                <w:szCs w:val="18"/>
              </w:rPr>
            </w:pPr>
            <w:r w:rsidRPr="00671DF0">
              <w:rPr>
                <w:rFonts w:cs="Calibri"/>
                <w:color w:val="000000"/>
                <w:sz w:val="18"/>
                <w:szCs w:val="18"/>
              </w:rPr>
              <w:t xml:space="preserve">Este campo corresponde </w:t>
            </w:r>
            <w:r>
              <w:rPr>
                <w:rFonts w:cs="Calibri"/>
                <w:color w:val="000000"/>
                <w:sz w:val="18"/>
                <w:szCs w:val="18"/>
              </w:rPr>
              <w:t xml:space="preserve">ao campo </w:t>
            </w:r>
            <w:r w:rsidRPr="00671DF0">
              <w:rPr>
                <w:rFonts w:cs="Calibri"/>
                <w:color w:val="000000"/>
                <w:sz w:val="18"/>
                <w:szCs w:val="18"/>
              </w:rPr>
              <w:t>‘</w:t>
            </w:r>
            <w:r>
              <w:rPr>
                <w:rFonts w:cs="Calibri"/>
                <w:color w:val="000000"/>
                <w:sz w:val="18"/>
                <w:szCs w:val="18"/>
              </w:rPr>
              <w:t>ckrefresp’</w:t>
            </w:r>
            <w:r w:rsidRPr="00671DF0">
              <w:rPr>
                <w:rFonts w:cs="Calibri"/>
                <w:color w:val="000000"/>
                <w:sz w:val="18"/>
                <w:szCs w:val="18"/>
              </w:rPr>
              <w:t xml:space="preserve">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531EDEEA" w14:textId="32232E59" w:rsidR="006451AE" w:rsidRDefault="006451AE" w:rsidP="006451AE">
            <w:pPr>
              <w:rPr>
                <w:rFonts w:cs="Calibri"/>
                <w:color w:val="000000"/>
                <w:sz w:val="18"/>
                <w:szCs w:val="18"/>
              </w:rPr>
            </w:pPr>
            <w:r>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625A9797" w14:textId="1BDD9619"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48765ADD" w14:textId="1ED40F35" w:rsidR="006451AE" w:rsidRDefault="006451AE" w:rsidP="006451AE">
            <w:pPr>
              <w:rPr>
                <w:rFonts w:cs="Calibri"/>
                <w:color w:val="000000"/>
                <w:sz w:val="18"/>
                <w:szCs w:val="18"/>
              </w:rPr>
            </w:pPr>
            <w:r w:rsidRPr="00416075">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7F88B669" w14:textId="09D19986" w:rsidR="006451AE" w:rsidRDefault="006451AE" w:rsidP="006451AE">
            <w:pPr>
              <w:rPr>
                <w:rFonts w:cs="Calibri"/>
                <w:color w:val="000000"/>
                <w:sz w:val="18"/>
                <w:szCs w:val="18"/>
              </w:rPr>
            </w:pPr>
            <w:r w:rsidRPr="00671DF0">
              <w:rPr>
                <w:rFonts w:cs="Calibri"/>
                <w:color w:val="000000"/>
                <w:sz w:val="18"/>
                <w:szCs w:val="18"/>
              </w:rPr>
              <w:t>ckrefresp</w:t>
            </w:r>
          </w:p>
        </w:tc>
        <w:tc>
          <w:tcPr>
            <w:tcW w:w="1559" w:type="dxa"/>
            <w:tcBorders>
              <w:top w:val="nil"/>
              <w:left w:val="single" w:sz="4" w:space="0" w:color="auto"/>
              <w:bottom w:val="single" w:sz="4" w:space="0" w:color="auto"/>
              <w:right w:val="single" w:sz="4" w:space="0" w:color="auto"/>
            </w:tcBorders>
          </w:tcPr>
          <w:p w14:paraId="3ACACA17" w14:textId="77777777" w:rsidR="006451AE" w:rsidRDefault="006451AE" w:rsidP="006451AE">
            <w:pPr>
              <w:rPr>
                <w:rFonts w:cs="Calibri"/>
                <w:color w:val="000000"/>
                <w:sz w:val="18"/>
                <w:szCs w:val="18"/>
              </w:rPr>
            </w:pPr>
          </w:p>
        </w:tc>
      </w:tr>
      <w:tr w:rsidR="006451AE" w:rsidRPr="00542255" w14:paraId="543424F0"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4E604FC" w14:textId="04E3E816" w:rsidR="006451AE" w:rsidRPr="000E62B0" w:rsidRDefault="006451AE" w:rsidP="006451AE">
            <w:pPr>
              <w:rPr>
                <w:rFonts w:cs="Calibri"/>
                <w:bCs/>
                <w:color w:val="000000"/>
                <w:sz w:val="18"/>
                <w:szCs w:val="18"/>
              </w:rPr>
            </w:pPr>
            <w:r w:rsidRPr="000E62B0">
              <w:rPr>
                <w:rFonts w:cs="Calibri"/>
                <w:bCs/>
                <w:color w:val="000000"/>
                <w:sz w:val="18"/>
                <w:szCs w:val="18"/>
              </w:rPr>
              <w:t>idprot</w:t>
            </w:r>
          </w:p>
        </w:tc>
        <w:tc>
          <w:tcPr>
            <w:tcW w:w="5316" w:type="dxa"/>
            <w:tcBorders>
              <w:top w:val="nil"/>
              <w:left w:val="nil"/>
              <w:bottom w:val="single" w:sz="4" w:space="0" w:color="auto"/>
              <w:right w:val="single" w:sz="4" w:space="0" w:color="auto"/>
            </w:tcBorders>
            <w:shd w:val="clear" w:color="auto" w:fill="auto"/>
            <w:noWrap/>
          </w:tcPr>
          <w:p w14:paraId="03B5C9DE" w14:textId="77777777" w:rsidR="006451AE" w:rsidRDefault="006451AE" w:rsidP="006451AE">
            <w:pPr>
              <w:rPr>
                <w:rFonts w:cs="Calibri"/>
                <w:color w:val="000000"/>
                <w:sz w:val="18"/>
                <w:szCs w:val="18"/>
              </w:rPr>
            </w:pPr>
            <w:r>
              <w:rPr>
                <w:rFonts w:cs="Calibri"/>
                <w:color w:val="000000"/>
                <w:sz w:val="18"/>
                <w:szCs w:val="18"/>
              </w:rPr>
              <w:t>I</w:t>
            </w:r>
            <w:r w:rsidRPr="005B6569">
              <w:rPr>
                <w:rFonts w:cs="Calibri"/>
                <w:color w:val="000000"/>
                <w:sz w:val="18"/>
                <w:szCs w:val="18"/>
              </w:rPr>
              <w:t>dentificação da p</w:t>
            </w:r>
            <w:r>
              <w:rPr>
                <w:rFonts w:cs="Calibri"/>
                <w:color w:val="000000"/>
                <w:sz w:val="18"/>
                <w:szCs w:val="18"/>
              </w:rPr>
              <w:t>roteção:</w:t>
            </w:r>
          </w:p>
          <w:p w14:paraId="700DEF09" w14:textId="77777777" w:rsidR="006451AE" w:rsidRDefault="006451AE" w:rsidP="006451AE">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ao código utilizado para identificar cada proteção utilizada para garantir um ou mais instrumentos. </w:t>
            </w:r>
          </w:p>
          <w:p w14:paraId="61981E9C"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23DB27B5"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Para garantias reais, este campo corresponde à chave única do terceiro pilar do MUG.</w:t>
            </w:r>
          </w:p>
          <w:p w14:paraId="1DE8BF2C" w14:textId="77777777" w:rsidR="006451AE" w:rsidRDefault="006451AE" w:rsidP="006451AE">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275A0E9E" w14:textId="585B7A08" w:rsidR="006451AE" w:rsidRPr="006451AE" w:rsidRDefault="006451AE" w:rsidP="006451AE">
            <w:pPr>
              <w:pStyle w:val="ListParagraph"/>
              <w:numPr>
                <w:ilvl w:val="0"/>
                <w:numId w:val="18"/>
              </w:numPr>
              <w:rPr>
                <w:rFonts w:cs="Calibri"/>
                <w:color w:val="000000"/>
                <w:sz w:val="18"/>
                <w:szCs w:val="18"/>
              </w:rPr>
            </w:pPr>
            <w:r w:rsidRPr="006451AE">
              <w:rPr>
                <w:rFonts w:cs="Calibri"/>
                <w:color w:val="000000"/>
                <w:sz w:val="18"/>
                <w:szCs w:val="18"/>
              </w:rPr>
              <w:t>Para casos em que o NIF é vá</w:t>
            </w:r>
            <w:r w:rsidR="00195A46">
              <w:rPr>
                <w:rFonts w:cs="Calibri"/>
                <w:color w:val="000000"/>
                <w:sz w:val="18"/>
                <w:szCs w:val="18"/>
              </w:rPr>
              <w:t>lido, o campo corresponde à concatenação</w:t>
            </w:r>
            <w:r w:rsidRPr="006451AE">
              <w:rPr>
                <w:rFonts w:cs="Calibri"/>
                <w:color w:val="000000"/>
                <w:sz w:val="18"/>
                <w:szCs w:val="18"/>
              </w:rPr>
              <w:t xml:space="preserve"> dos 15 dígitos ‘ckbalres’, ‘ckctares, com os 7 dígitos correspondente a um sequenciador e o NIF. No caso </w:t>
            </w:r>
            <w:r w:rsidRPr="006451AE">
              <w:rPr>
                <w:rFonts w:cs="Calibri"/>
                <w:color w:val="000000"/>
                <w:sz w:val="18"/>
                <w:szCs w:val="18"/>
              </w:rPr>
              <w:lastRenderedPageBreak/>
              <w:t xml:space="preserve">em que o NIF não é válido então o ‘idprot’ corresponde à </w:t>
            </w:r>
            <w:r w:rsidR="00195A46">
              <w:rPr>
                <w:rFonts w:cs="Calibri"/>
                <w:color w:val="000000"/>
                <w:sz w:val="18"/>
                <w:szCs w:val="18"/>
              </w:rPr>
              <w:t>concatenação</w:t>
            </w:r>
            <w:r w:rsidRPr="006451AE">
              <w:rPr>
                <w:rFonts w:cs="Calibri"/>
                <w:color w:val="000000"/>
                <w:sz w:val="18"/>
                <w:szCs w:val="18"/>
              </w:rPr>
              <w:t xml:space="preserve"> dos 15 dígitos ‘ckbalres’, ‘ckctares, com os 7 dígitos correspondente a um sequenciador e o ‘zcliente’. </w:t>
            </w:r>
          </w:p>
        </w:tc>
        <w:tc>
          <w:tcPr>
            <w:tcW w:w="1134" w:type="dxa"/>
            <w:tcBorders>
              <w:top w:val="nil"/>
              <w:left w:val="single" w:sz="4" w:space="0" w:color="auto"/>
              <w:bottom w:val="single" w:sz="4" w:space="0" w:color="auto"/>
              <w:right w:val="single" w:sz="4" w:space="0" w:color="auto"/>
            </w:tcBorders>
            <w:shd w:val="clear" w:color="auto" w:fill="auto"/>
            <w:noWrap/>
          </w:tcPr>
          <w:p w14:paraId="44EF796C" w14:textId="08295E75" w:rsidR="006451AE" w:rsidRDefault="006451AE" w:rsidP="006451AE">
            <w:pPr>
              <w:rPr>
                <w:rFonts w:cs="Calibri"/>
                <w:color w:val="000000"/>
                <w:sz w:val="18"/>
                <w:szCs w:val="18"/>
              </w:rPr>
            </w:pPr>
            <w:r w:rsidRPr="00335137">
              <w:rPr>
                <w:rFonts w:cs="Calibri"/>
                <w:color w:val="000000"/>
                <w:sz w:val="18"/>
                <w:szCs w:val="18"/>
              </w:rPr>
              <w:lastRenderedPageBreak/>
              <w:t>String</w:t>
            </w:r>
          </w:p>
        </w:tc>
        <w:tc>
          <w:tcPr>
            <w:tcW w:w="1842" w:type="dxa"/>
            <w:tcBorders>
              <w:top w:val="nil"/>
              <w:left w:val="single" w:sz="4" w:space="0" w:color="auto"/>
              <w:bottom w:val="single" w:sz="4" w:space="0" w:color="auto"/>
              <w:right w:val="single" w:sz="4" w:space="0" w:color="auto"/>
            </w:tcBorders>
          </w:tcPr>
          <w:p w14:paraId="3211FCA7" w14:textId="751C9886"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77165307" w14:textId="361974DD" w:rsidR="006451AE" w:rsidRPr="00416075" w:rsidRDefault="006451AE" w:rsidP="006451AE">
            <w:pPr>
              <w:rPr>
                <w:rFonts w:cs="Calibri"/>
                <w:color w:val="000000"/>
                <w:sz w:val="18"/>
                <w:szCs w:val="18"/>
              </w:rPr>
            </w:pPr>
            <w:r w:rsidRPr="005B6569">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2E7C34DF" w14:textId="6F0C0F5F" w:rsidR="006451AE" w:rsidRPr="00671DF0" w:rsidRDefault="006451AE" w:rsidP="006451AE">
            <w:pPr>
              <w:rPr>
                <w:rFonts w:cs="Calibri"/>
                <w:color w:val="000000"/>
                <w:sz w:val="18"/>
                <w:szCs w:val="18"/>
              </w:rPr>
            </w:pPr>
            <w:r w:rsidRPr="002C27E8">
              <w:rPr>
                <w:rFonts w:cs="Calibri"/>
                <w:color w:val="000000"/>
                <w:sz w:val="18"/>
                <w:szCs w:val="18"/>
              </w:rPr>
              <w:t>ckbalbem, ckctabem, ckrefbem</w:t>
            </w:r>
          </w:p>
        </w:tc>
        <w:tc>
          <w:tcPr>
            <w:tcW w:w="1559" w:type="dxa"/>
            <w:tcBorders>
              <w:top w:val="nil"/>
              <w:left w:val="single" w:sz="4" w:space="0" w:color="auto"/>
              <w:bottom w:val="single" w:sz="4" w:space="0" w:color="auto"/>
              <w:right w:val="single" w:sz="4" w:space="0" w:color="auto"/>
            </w:tcBorders>
          </w:tcPr>
          <w:p w14:paraId="6E051644" w14:textId="77777777" w:rsidR="006451AE" w:rsidRDefault="006451AE" w:rsidP="006451AE">
            <w:pPr>
              <w:rPr>
                <w:rFonts w:cs="Calibri"/>
                <w:color w:val="000000"/>
                <w:sz w:val="18"/>
                <w:szCs w:val="18"/>
              </w:rPr>
            </w:pPr>
          </w:p>
        </w:tc>
      </w:tr>
      <w:tr w:rsidR="006451AE" w:rsidRPr="00542255" w14:paraId="22689305"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29A87A12" w14:textId="1968045B" w:rsidR="006451AE" w:rsidRPr="000E62B0" w:rsidRDefault="006451AE" w:rsidP="006451AE">
            <w:pPr>
              <w:rPr>
                <w:rFonts w:cs="Calibri"/>
                <w:bCs/>
                <w:color w:val="000000"/>
                <w:sz w:val="18"/>
                <w:szCs w:val="18"/>
              </w:rPr>
            </w:pPr>
            <w:r w:rsidRPr="000E62B0">
              <w:rPr>
                <w:rFonts w:cs="Calibri"/>
                <w:bCs/>
                <w:color w:val="000000"/>
                <w:sz w:val="18"/>
                <w:szCs w:val="18"/>
              </w:rPr>
              <w:t>valalocprot</w:t>
            </w:r>
          </w:p>
        </w:tc>
        <w:tc>
          <w:tcPr>
            <w:tcW w:w="5316" w:type="dxa"/>
            <w:tcBorders>
              <w:top w:val="nil"/>
              <w:left w:val="nil"/>
              <w:bottom w:val="single" w:sz="4" w:space="0" w:color="auto"/>
              <w:right w:val="single" w:sz="4" w:space="0" w:color="auto"/>
            </w:tcBorders>
            <w:shd w:val="clear" w:color="auto" w:fill="auto"/>
            <w:noWrap/>
          </w:tcPr>
          <w:p w14:paraId="7588631B" w14:textId="75E4DA4E" w:rsidR="006451AE" w:rsidRDefault="006451AE" w:rsidP="006451AE">
            <w:pPr>
              <w:rPr>
                <w:rFonts w:cs="Calibri"/>
                <w:color w:val="000000"/>
                <w:sz w:val="18"/>
                <w:szCs w:val="18"/>
              </w:rPr>
            </w:pPr>
            <w:r>
              <w:rPr>
                <w:rFonts w:cs="Calibri"/>
                <w:color w:val="000000"/>
                <w:sz w:val="18"/>
                <w:szCs w:val="18"/>
              </w:rPr>
              <w:t>Aalocação do valor da proteção:</w:t>
            </w:r>
          </w:p>
          <w:p w14:paraId="3F36380F" w14:textId="467593F1" w:rsidR="006451AE" w:rsidRDefault="006451AE" w:rsidP="006451AE">
            <w:pPr>
              <w:pStyle w:val="ListParagraph"/>
              <w:numPr>
                <w:ilvl w:val="0"/>
                <w:numId w:val="11"/>
              </w:numPr>
              <w:rPr>
                <w:rFonts w:cs="Calibri"/>
                <w:color w:val="000000"/>
                <w:sz w:val="18"/>
                <w:szCs w:val="18"/>
              </w:rPr>
            </w:pPr>
            <w:r>
              <w:rPr>
                <w:rFonts w:cs="Calibri"/>
                <w:color w:val="000000"/>
                <w:sz w:val="18"/>
                <w:szCs w:val="18"/>
              </w:rPr>
              <w:t xml:space="preserve">Montante do valor da proteção </w:t>
            </w:r>
            <w:r w:rsidRPr="002C27E8">
              <w:rPr>
                <w:rFonts w:cs="Calibri"/>
                <w:color w:val="000000"/>
                <w:sz w:val="18"/>
                <w:szCs w:val="18"/>
              </w:rPr>
              <w:t>que foi alocado como proteção de crédito para o instrumento</w:t>
            </w:r>
            <w:r>
              <w:rPr>
                <w:rFonts w:cs="Calibri"/>
                <w:color w:val="000000"/>
                <w:sz w:val="18"/>
                <w:szCs w:val="18"/>
              </w:rPr>
              <w:t>.</w:t>
            </w:r>
          </w:p>
          <w:p w14:paraId="27B968BB" w14:textId="20F7BE5A" w:rsidR="003625E1" w:rsidRDefault="003625E1" w:rsidP="006451AE">
            <w:pPr>
              <w:pStyle w:val="ListParagraph"/>
              <w:numPr>
                <w:ilvl w:val="0"/>
                <w:numId w:val="11"/>
              </w:numPr>
              <w:rPr>
                <w:rFonts w:cs="Calibri"/>
                <w:color w:val="000000"/>
                <w:sz w:val="18"/>
                <w:szCs w:val="18"/>
              </w:rPr>
            </w:pPr>
            <w:r>
              <w:rPr>
                <w:rFonts w:cs="Calibri"/>
                <w:color w:val="000000"/>
                <w:sz w:val="18"/>
                <w:szCs w:val="18"/>
              </w:rPr>
              <w:t xml:space="preserve">Este campo encontra-se preenchido, por </w:t>
            </w:r>
            <w:r w:rsidRPr="003625E1">
              <w:rPr>
                <w:rFonts w:cs="Calibri"/>
                <w:i/>
                <w:color w:val="000000"/>
                <w:sz w:val="18"/>
                <w:szCs w:val="18"/>
              </w:rPr>
              <w:t>default</w:t>
            </w:r>
            <w:r>
              <w:rPr>
                <w:rFonts w:cs="Calibri"/>
                <w:color w:val="000000"/>
                <w:sz w:val="18"/>
                <w:szCs w:val="18"/>
              </w:rPr>
              <w:t xml:space="preserve">, com o valor ‘0.00’ caso não existam valores para esta variável no período de referência. </w:t>
            </w:r>
          </w:p>
          <w:p w14:paraId="3F5FC0EE" w14:textId="5041304B" w:rsidR="006451AE" w:rsidRPr="002C27E8" w:rsidRDefault="006451AE" w:rsidP="006451AE">
            <w:pPr>
              <w:pStyle w:val="ListParagraph"/>
              <w:numPr>
                <w:ilvl w:val="0"/>
                <w:numId w:val="11"/>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tcPr>
          <w:p w14:paraId="577953BC" w14:textId="56B78D3F" w:rsidR="006451AE" w:rsidRPr="00335137" w:rsidRDefault="006451AE" w:rsidP="006451AE">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648E3500" w14:textId="6DC23C00" w:rsidR="006451AE" w:rsidRPr="00E0714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3E943BCF" w14:textId="2EE34BC9" w:rsidR="006451AE" w:rsidRPr="005B6569" w:rsidRDefault="006451AE" w:rsidP="006451AE">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57C742DF" w14:textId="6C4CD9D0" w:rsidR="006451AE" w:rsidRPr="002C27E8" w:rsidRDefault="006451AE" w:rsidP="006451AE">
            <w:pPr>
              <w:rPr>
                <w:rFonts w:cs="Calibri"/>
                <w:color w:val="000000"/>
                <w:sz w:val="18"/>
                <w:szCs w:val="18"/>
              </w:rPr>
            </w:pPr>
            <w:r>
              <w:rPr>
                <w:rFonts w:cs="Calibri"/>
                <w:color w:val="000000"/>
                <w:sz w:val="18"/>
                <w:szCs w:val="18"/>
              </w:rPr>
              <w:t>mavaliaa</w:t>
            </w:r>
          </w:p>
        </w:tc>
        <w:tc>
          <w:tcPr>
            <w:tcW w:w="1559" w:type="dxa"/>
            <w:tcBorders>
              <w:top w:val="nil"/>
              <w:left w:val="single" w:sz="4" w:space="0" w:color="auto"/>
              <w:bottom w:val="single" w:sz="4" w:space="0" w:color="auto"/>
              <w:right w:val="single" w:sz="4" w:space="0" w:color="auto"/>
            </w:tcBorders>
          </w:tcPr>
          <w:p w14:paraId="125D5A94" w14:textId="77777777" w:rsidR="006451AE" w:rsidRDefault="006451AE" w:rsidP="006451AE">
            <w:pPr>
              <w:rPr>
                <w:rFonts w:cs="Calibri"/>
                <w:color w:val="000000"/>
                <w:sz w:val="18"/>
                <w:szCs w:val="18"/>
              </w:rPr>
            </w:pPr>
          </w:p>
        </w:tc>
      </w:tr>
      <w:tr w:rsidR="006451AE" w:rsidRPr="00542255" w14:paraId="17AB950B" w14:textId="77777777" w:rsidTr="000E62B0">
        <w:trPr>
          <w:trHeight w:val="2627"/>
        </w:trPr>
        <w:tc>
          <w:tcPr>
            <w:tcW w:w="1984" w:type="dxa"/>
            <w:tcBorders>
              <w:top w:val="nil"/>
              <w:left w:val="single" w:sz="4" w:space="0" w:color="auto"/>
              <w:bottom w:val="single" w:sz="4" w:space="0" w:color="auto"/>
              <w:right w:val="single" w:sz="4" w:space="0" w:color="auto"/>
            </w:tcBorders>
            <w:shd w:val="clear" w:color="000000" w:fill="F2F2F2"/>
          </w:tcPr>
          <w:p w14:paraId="3B2D1E3B" w14:textId="6548F31F" w:rsidR="006451AE" w:rsidRPr="000E62B0" w:rsidRDefault="006451AE" w:rsidP="006451AE">
            <w:pPr>
              <w:rPr>
                <w:rFonts w:cs="Calibri"/>
                <w:bCs/>
                <w:color w:val="000000"/>
                <w:sz w:val="18"/>
                <w:szCs w:val="18"/>
              </w:rPr>
            </w:pPr>
            <w:r w:rsidRPr="000E62B0">
              <w:rPr>
                <w:rFonts w:cs="Calibri"/>
                <w:bCs/>
                <w:color w:val="000000"/>
                <w:sz w:val="18"/>
                <w:szCs w:val="18"/>
              </w:rPr>
              <w:t>credprior</w:t>
            </w:r>
          </w:p>
        </w:tc>
        <w:tc>
          <w:tcPr>
            <w:tcW w:w="5316" w:type="dxa"/>
            <w:tcBorders>
              <w:top w:val="nil"/>
              <w:left w:val="nil"/>
              <w:bottom w:val="single" w:sz="4" w:space="0" w:color="auto"/>
              <w:right w:val="single" w:sz="4" w:space="0" w:color="auto"/>
            </w:tcBorders>
            <w:shd w:val="clear" w:color="auto" w:fill="auto"/>
            <w:noWrap/>
          </w:tcPr>
          <w:p w14:paraId="52C21A67" w14:textId="33DA61CF" w:rsidR="006451AE" w:rsidRPr="002C27E8" w:rsidRDefault="006451AE" w:rsidP="006451AE">
            <w:pPr>
              <w:rPr>
                <w:rFonts w:cs="Calibri"/>
                <w:color w:val="000000"/>
                <w:sz w:val="18"/>
                <w:szCs w:val="18"/>
              </w:rPr>
            </w:pPr>
            <w:r w:rsidRPr="002C27E8">
              <w:rPr>
                <w:rFonts w:cs="Calibri"/>
                <w:color w:val="000000"/>
                <w:sz w:val="18"/>
                <w:szCs w:val="18"/>
              </w:rPr>
              <w:t>Direitos de crédito</w:t>
            </w:r>
            <w:r>
              <w:rPr>
                <w:rFonts w:cs="Calibri"/>
                <w:color w:val="000000"/>
                <w:sz w:val="18"/>
                <w:szCs w:val="18"/>
              </w:rPr>
              <w:t xml:space="preserve"> </w:t>
            </w:r>
            <w:r w:rsidRPr="002C27E8">
              <w:rPr>
                <w:rFonts w:cs="Calibri"/>
                <w:color w:val="000000"/>
                <w:sz w:val="18"/>
                <w:szCs w:val="18"/>
              </w:rPr>
              <w:t>de terceiros com prioridade sobre a proteção</w:t>
            </w:r>
            <w:r>
              <w:rPr>
                <w:rFonts w:cs="Calibri"/>
                <w:color w:val="000000"/>
                <w:sz w:val="18"/>
                <w:szCs w:val="18"/>
              </w:rPr>
              <w:t>:</w:t>
            </w:r>
          </w:p>
          <w:p w14:paraId="291F4291" w14:textId="693D1CD7" w:rsidR="006451AE" w:rsidRDefault="006451AE" w:rsidP="006451AE">
            <w:pPr>
              <w:pStyle w:val="ListParagraph"/>
              <w:numPr>
                <w:ilvl w:val="0"/>
                <w:numId w:val="11"/>
              </w:numPr>
              <w:rPr>
                <w:rFonts w:cs="Calibri"/>
                <w:color w:val="000000"/>
                <w:sz w:val="18"/>
                <w:szCs w:val="18"/>
              </w:rPr>
            </w:pPr>
            <w:r>
              <w:rPr>
                <w:rFonts w:cs="Calibri"/>
                <w:color w:val="000000"/>
                <w:sz w:val="18"/>
                <w:szCs w:val="18"/>
              </w:rPr>
              <w:t xml:space="preserve">Corresponde ao montante máximo de quaisquer direitos de crédito de terceiros existentes de maior prioridade sobre a proteção. </w:t>
            </w:r>
          </w:p>
          <w:p w14:paraId="4CED8CDC" w14:textId="393A19A2" w:rsidR="006451AE" w:rsidRPr="002C27E8" w:rsidRDefault="006451AE" w:rsidP="003625E1">
            <w:pPr>
              <w:pStyle w:val="ListParagraph"/>
              <w:numPr>
                <w:ilvl w:val="0"/>
                <w:numId w:val="11"/>
              </w:numPr>
              <w:rPr>
                <w:rFonts w:cs="Calibri"/>
                <w:color w:val="000000"/>
                <w:sz w:val="18"/>
                <w:szCs w:val="18"/>
              </w:rPr>
            </w:pPr>
            <w:r w:rsidRPr="002C27E8">
              <w:rPr>
                <w:rFonts w:cs="Calibri"/>
                <w:color w:val="000000"/>
                <w:sz w:val="18"/>
                <w:szCs w:val="18"/>
              </w:rPr>
              <w:t xml:space="preserve">Este campo encontra-se </w:t>
            </w:r>
            <w:r w:rsidR="003625E1">
              <w:rPr>
                <w:rFonts w:cs="Calibri"/>
                <w:color w:val="000000"/>
                <w:sz w:val="18"/>
                <w:szCs w:val="18"/>
              </w:rPr>
              <w:t>preenchido com o valor ‘0.00’</w:t>
            </w:r>
            <w:r w:rsidRPr="002C27E8">
              <w:rPr>
                <w:rFonts w:cs="Calibri"/>
                <w:color w:val="000000"/>
                <w:sz w:val="18"/>
                <w:szCs w:val="18"/>
              </w:rPr>
              <w:t>para todos os registos da tabela, uma vez que a sua informação não é obrigatória no reporte para os casos de uso, sendo apenas mantido para assegurar a estrutura da tabela.</w:t>
            </w:r>
          </w:p>
        </w:tc>
        <w:tc>
          <w:tcPr>
            <w:tcW w:w="1134" w:type="dxa"/>
            <w:tcBorders>
              <w:top w:val="nil"/>
              <w:left w:val="single" w:sz="4" w:space="0" w:color="auto"/>
              <w:bottom w:val="single" w:sz="4" w:space="0" w:color="auto"/>
              <w:right w:val="single" w:sz="4" w:space="0" w:color="auto"/>
            </w:tcBorders>
            <w:shd w:val="clear" w:color="auto" w:fill="auto"/>
            <w:noWrap/>
          </w:tcPr>
          <w:p w14:paraId="5041B315" w14:textId="62CEEAF9" w:rsidR="006451AE" w:rsidRDefault="006451AE" w:rsidP="006451AE">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037FFA55" w14:textId="3814C6F4" w:rsidR="006451AE" w:rsidRPr="00E07147" w:rsidRDefault="006451AE" w:rsidP="006451AE">
            <w:pPr>
              <w:rPr>
                <w:rFonts w:cs="Calibri"/>
                <w:color w:val="000000"/>
                <w:sz w:val="18"/>
                <w:szCs w:val="18"/>
              </w:rPr>
            </w:pPr>
            <w:r>
              <w:rPr>
                <w:rFonts w:cs="Calibri"/>
                <w:color w:val="000000"/>
                <w:sz w:val="18"/>
                <w:szCs w:val="18"/>
              </w:rPr>
              <w:t>N/A</w:t>
            </w:r>
          </w:p>
        </w:tc>
        <w:tc>
          <w:tcPr>
            <w:tcW w:w="1701" w:type="dxa"/>
            <w:tcBorders>
              <w:top w:val="nil"/>
              <w:left w:val="single" w:sz="4" w:space="0" w:color="auto"/>
              <w:bottom w:val="single" w:sz="4" w:space="0" w:color="auto"/>
              <w:right w:val="single" w:sz="4" w:space="0" w:color="auto"/>
            </w:tcBorders>
          </w:tcPr>
          <w:p w14:paraId="5FB35037" w14:textId="1814738D" w:rsidR="006451AE" w:rsidRPr="005B6569" w:rsidRDefault="006451AE" w:rsidP="006451AE">
            <w:pPr>
              <w:rPr>
                <w:rFonts w:cs="Calibri"/>
                <w:color w:val="000000"/>
                <w:sz w:val="18"/>
                <w:szCs w:val="18"/>
              </w:rPr>
            </w:pPr>
            <w:r>
              <w:rPr>
                <w:rFonts w:cs="Calibri"/>
                <w:color w:val="000000"/>
                <w:sz w:val="18"/>
                <w:szCs w:val="18"/>
              </w:rPr>
              <w:t>N/A</w:t>
            </w:r>
          </w:p>
        </w:tc>
        <w:tc>
          <w:tcPr>
            <w:tcW w:w="1843" w:type="dxa"/>
            <w:tcBorders>
              <w:top w:val="nil"/>
              <w:left w:val="single" w:sz="4" w:space="0" w:color="auto"/>
              <w:bottom w:val="single" w:sz="4" w:space="0" w:color="auto"/>
              <w:right w:val="single" w:sz="4" w:space="0" w:color="auto"/>
            </w:tcBorders>
          </w:tcPr>
          <w:p w14:paraId="7D1936CD" w14:textId="31506E20" w:rsidR="006451AE" w:rsidRPr="002C27E8" w:rsidRDefault="006451AE" w:rsidP="006451AE">
            <w:pPr>
              <w:rPr>
                <w:rFonts w:cs="Calibri"/>
                <w:color w:val="000000"/>
                <w:sz w:val="18"/>
                <w:szCs w:val="18"/>
              </w:rPr>
            </w:pPr>
            <w:r>
              <w:rPr>
                <w:rFonts w:cs="Calibri"/>
                <w:color w:val="000000"/>
                <w:sz w:val="18"/>
                <w:szCs w:val="18"/>
              </w:rPr>
              <w:t xml:space="preserve">N/A </w:t>
            </w:r>
          </w:p>
        </w:tc>
        <w:tc>
          <w:tcPr>
            <w:tcW w:w="1559" w:type="dxa"/>
            <w:tcBorders>
              <w:top w:val="nil"/>
              <w:left w:val="single" w:sz="4" w:space="0" w:color="auto"/>
              <w:bottom w:val="single" w:sz="4" w:space="0" w:color="auto"/>
              <w:right w:val="single" w:sz="4" w:space="0" w:color="auto"/>
            </w:tcBorders>
          </w:tcPr>
          <w:p w14:paraId="4B585B18" w14:textId="77777777" w:rsidR="006451AE" w:rsidRDefault="006451AE" w:rsidP="006451AE">
            <w:pPr>
              <w:rPr>
                <w:rFonts w:cs="Calibri"/>
                <w:color w:val="000000"/>
                <w:sz w:val="18"/>
                <w:szCs w:val="18"/>
              </w:rPr>
            </w:pPr>
          </w:p>
        </w:tc>
      </w:tr>
      <w:tr w:rsidR="006451AE" w:rsidRPr="00335137" w14:paraId="6D9AD705" w14:textId="77777777" w:rsidTr="000E62B0">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A9ED7E6" w14:textId="344B2DB4" w:rsidR="006451AE" w:rsidRPr="000E62B0" w:rsidRDefault="006451AE" w:rsidP="006451AE">
            <w:pPr>
              <w:rPr>
                <w:rFonts w:cs="Calibri"/>
                <w:color w:val="000000"/>
                <w:sz w:val="18"/>
                <w:szCs w:val="18"/>
              </w:rPr>
            </w:pPr>
            <w:r w:rsidRPr="000E62B0">
              <w:rPr>
                <w:rFonts w:cs="Calibri"/>
                <w:bCs/>
                <w:color w:val="000000"/>
                <w:sz w:val="18"/>
                <w:szCs w:val="18"/>
              </w:rPr>
              <w:lastRenderedPageBreak/>
              <w:t>estexecprotinst</w:t>
            </w:r>
          </w:p>
        </w:tc>
        <w:tc>
          <w:tcPr>
            <w:tcW w:w="5316" w:type="dxa"/>
            <w:tcBorders>
              <w:top w:val="nil"/>
              <w:left w:val="nil"/>
              <w:bottom w:val="single" w:sz="4" w:space="0" w:color="auto"/>
              <w:right w:val="single" w:sz="4" w:space="0" w:color="auto"/>
            </w:tcBorders>
            <w:shd w:val="clear" w:color="auto" w:fill="auto"/>
            <w:noWrap/>
          </w:tcPr>
          <w:p w14:paraId="6ACD7E00" w14:textId="746B0CF0" w:rsidR="006451AE" w:rsidRDefault="003625E1" w:rsidP="006451AE">
            <w:pPr>
              <w:rPr>
                <w:rFonts w:cs="Calibri"/>
                <w:color w:val="000000"/>
                <w:sz w:val="18"/>
                <w:szCs w:val="18"/>
              </w:rPr>
            </w:pPr>
            <w:r>
              <w:rPr>
                <w:rFonts w:cs="Calibri"/>
                <w:color w:val="000000"/>
                <w:sz w:val="18"/>
                <w:szCs w:val="18"/>
              </w:rPr>
              <w:t>E</w:t>
            </w:r>
            <w:r w:rsidR="006451AE">
              <w:rPr>
                <w:rFonts w:cs="Calibri"/>
                <w:color w:val="000000"/>
                <w:sz w:val="18"/>
                <w:szCs w:val="18"/>
              </w:rPr>
              <w:t>xecução da proteção:</w:t>
            </w:r>
          </w:p>
          <w:p w14:paraId="6867B1F8" w14:textId="658FCB15" w:rsidR="006451AE" w:rsidRDefault="003625E1" w:rsidP="006451AE">
            <w:pPr>
              <w:pStyle w:val="ListParagraph"/>
              <w:numPr>
                <w:ilvl w:val="0"/>
                <w:numId w:val="12"/>
              </w:numPr>
              <w:rPr>
                <w:rFonts w:cs="Calibri"/>
                <w:color w:val="000000"/>
                <w:sz w:val="18"/>
                <w:szCs w:val="18"/>
              </w:rPr>
            </w:pPr>
            <w:r>
              <w:rPr>
                <w:rFonts w:cs="Calibri"/>
                <w:color w:val="000000"/>
                <w:sz w:val="18"/>
                <w:szCs w:val="18"/>
              </w:rPr>
              <w:t>Este campo</w:t>
            </w:r>
            <w:r w:rsidR="006451AE">
              <w:rPr>
                <w:rFonts w:cs="Calibri"/>
                <w:color w:val="000000"/>
                <w:sz w:val="18"/>
                <w:szCs w:val="18"/>
              </w:rPr>
              <w:t xml:space="preserve">Identifica </w:t>
            </w:r>
            <w:r>
              <w:rPr>
                <w:rFonts w:cs="Calibri"/>
                <w:color w:val="000000"/>
                <w:sz w:val="18"/>
                <w:szCs w:val="18"/>
              </w:rPr>
              <w:t xml:space="preserve">o estado de execução em que a </w:t>
            </w:r>
            <w:r w:rsidR="006451AE">
              <w:rPr>
                <w:rFonts w:cs="Calibri"/>
                <w:color w:val="000000"/>
                <w:sz w:val="18"/>
                <w:szCs w:val="18"/>
              </w:rPr>
              <w:t>proteção</w:t>
            </w:r>
            <w:r>
              <w:rPr>
                <w:rFonts w:cs="Calibri"/>
                <w:color w:val="000000"/>
                <w:sz w:val="18"/>
                <w:szCs w:val="18"/>
              </w:rPr>
              <w:t xml:space="preserve"> se encontra, ou seja, se não </w:t>
            </w:r>
            <w:r w:rsidR="006451AE">
              <w:rPr>
                <w:rFonts w:cs="Calibri"/>
                <w:color w:val="000000"/>
                <w:sz w:val="18"/>
                <w:szCs w:val="18"/>
              </w:rPr>
              <w:t>foi executada</w:t>
            </w:r>
            <w:r>
              <w:rPr>
                <w:rFonts w:cs="Calibri"/>
                <w:color w:val="000000"/>
                <w:sz w:val="18"/>
                <w:szCs w:val="18"/>
              </w:rPr>
              <w:t xml:space="preserve"> ou se foi executada na totalidade ou parcialmente, durante o período de referência. </w:t>
            </w:r>
          </w:p>
          <w:p w14:paraId="6D236D8E" w14:textId="77777777" w:rsidR="006451AE" w:rsidRPr="009A74BC" w:rsidRDefault="006451AE" w:rsidP="006451AE">
            <w:pPr>
              <w:pStyle w:val="ListParagraph"/>
              <w:numPr>
                <w:ilvl w:val="0"/>
                <w:numId w:val="12"/>
              </w:numPr>
              <w:rPr>
                <w:rFonts w:cs="Calibri"/>
                <w:color w:val="000000"/>
                <w:sz w:val="18"/>
                <w:szCs w:val="18"/>
              </w:rPr>
            </w:pPr>
            <w:r w:rsidRPr="00500AFB">
              <w:rPr>
                <w:rFonts w:cs="Calibri"/>
                <w:color w:val="000000"/>
                <w:sz w:val="18"/>
                <w:szCs w:val="18"/>
              </w:rPr>
              <w:t>E</w:t>
            </w:r>
            <w:r>
              <w:rPr>
                <w:rFonts w:cs="Calibri"/>
                <w:color w:val="000000"/>
                <w:sz w:val="18"/>
                <w:szCs w:val="18"/>
              </w:rPr>
              <w:t>stá preenchido com ‘002</w:t>
            </w:r>
            <w:r w:rsidRPr="00500AFB">
              <w:rPr>
                <w:rFonts w:cs="Calibri"/>
                <w:color w:val="000000"/>
                <w:sz w:val="18"/>
                <w:szCs w:val="18"/>
              </w:rPr>
              <w:t>’</w:t>
            </w:r>
            <w:r>
              <w:rPr>
                <w:rFonts w:cs="Calibri"/>
                <w:color w:val="000000"/>
                <w:sz w:val="18"/>
                <w:szCs w:val="18"/>
              </w:rPr>
              <w:t xml:space="preserve"> caso o contrato exista na tabela Carteiras, indicado “execução parcial”. Caso o contrato não exista, então é preenchido com ‘001’ que indica “Execução total”. Nos casos em que é preenchido com ‘000’ é porque não é efetuada qualquer execução. </w:t>
            </w:r>
          </w:p>
        </w:tc>
        <w:tc>
          <w:tcPr>
            <w:tcW w:w="1134" w:type="dxa"/>
            <w:tcBorders>
              <w:top w:val="nil"/>
              <w:left w:val="single" w:sz="4" w:space="0" w:color="auto"/>
              <w:bottom w:val="single" w:sz="4" w:space="0" w:color="auto"/>
              <w:right w:val="single" w:sz="4" w:space="0" w:color="auto"/>
            </w:tcBorders>
            <w:shd w:val="clear" w:color="auto" w:fill="auto"/>
            <w:noWrap/>
            <w:hideMark/>
          </w:tcPr>
          <w:p w14:paraId="032EC119" w14:textId="77777777" w:rsidR="006451AE" w:rsidRPr="00335137" w:rsidRDefault="006451AE" w:rsidP="006451AE">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33B28DC3" w14:textId="552D3AEB"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63F535BA" w14:textId="77777777" w:rsidR="006451AE" w:rsidRPr="00335137" w:rsidRDefault="006451AE" w:rsidP="006451AE">
            <w:pPr>
              <w:rPr>
                <w:rFonts w:cs="Calibri"/>
                <w:color w:val="000000"/>
                <w:sz w:val="18"/>
                <w:szCs w:val="18"/>
              </w:rPr>
            </w:pPr>
            <w:r w:rsidRPr="00416075">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511B00C7" w14:textId="78A720B5" w:rsidR="006451AE" w:rsidRPr="00335137" w:rsidRDefault="006451AE" w:rsidP="006451AE">
            <w:pPr>
              <w:rPr>
                <w:rFonts w:cs="Calibri"/>
                <w:color w:val="000000"/>
                <w:sz w:val="18"/>
                <w:szCs w:val="18"/>
              </w:rPr>
            </w:pPr>
            <w:r w:rsidRPr="00416075">
              <w:rPr>
                <w:rFonts w:cs="Calibri"/>
                <w:color w:val="000000"/>
                <w:sz w:val="18"/>
                <w:szCs w:val="18"/>
              </w:rPr>
              <w:t>estexec</w:t>
            </w:r>
          </w:p>
        </w:tc>
        <w:tc>
          <w:tcPr>
            <w:tcW w:w="1559" w:type="dxa"/>
            <w:tcBorders>
              <w:top w:val="nil"/>
              <w:left w:val="single" w:sz="4" w:space="0" w:color="auto"/>
              <w:bottom w:val="single" w:sz="4" w:space="0" w:color="auto"/>
              <w:right w:val="single" w:sz="4" w:space="0" w:color="auto"/>
            </w:tcBorders>
          </w:tcPr>
          <w:p w14:paraId="13F9B4D4" w14:textId="77777777" w:rsidR="006451AE" w:rsidRPr="00335137" w:rsidRDefault="006451AE" w:rsidP="006451AE">
            <w:pPr>
              <w:rPr>
                <w:rFonts w:cs="Calibri"/>
                <w:color w:val="000000"/>
                <w:sz w:val="18"/>
                <w:szCs w:val="18"/>
              </w:rPr>
            </w:pPr>
          </w:p>
        </w:tc>
      </w:tr>
      <w:tr w:rsidR="006451AE" w:rsidRPr="00335137" w14:paraId="1CF32C7F" w14:textId="77777777" w:rsidTr="000E62B0">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6837C8E2" w14:textId="36EE9549" w:rsidR="006451AE" w:rsidRPr="000E62B0" w:rsidRDefault="006451AE" w:rsidP="006451AE">
            <w:pPr>
              <w:rPr>
                <w:rFonts w:cs="Calibri"/>
                <w:color w:val="000000"/>
                <w:sz w:val="18"/>
                <w:szCs w:val="18"/>
              </w:rPr>
            </w:pPr>
            <w:r w:rsidRPr="000E62B0">
              <w:rPr>
                <w:rFonts w:cs="Calibri"/>
                <w:bCs/>
                <w:color w:val="000000"/>
                <w:sz w:val="18"/>
                <w:szCs w:val="18"/>
              </w:rPr>
              <w:t>valexecprotinst</w:t>
            </w:r>
          </w:p>
        </w:tc>
        <w:tc>
          <w:tcPr>
            <w:tcW w:w="5316" w:type="dxa"/>
            <w:tcBorders>
              <w:top w:val="nil"/>
              <w:left w:val="nil"/>
              <w:bottom w:val="single" w:sz="4" w:space="0" w:color="auto"/>
              <w:right w:val="single" w:sz="4" w:space="0" w:color="auto"/>
            </w:tcBorders>
            <w:shd w:val="clear" w:color="auto" w:fill="auto"/>
            <w:noWrap/>
          </w:tcPr>
          <w:p w14:paraId="3F227FDC" w14:textId="3876A34B" w:rsidR="006451AE" w:rsidRDefault="006451AE" w:rsidP="006451AE">
            <w:pPr>
              <w:rPr>
                <w:rFonts w:cs="Calibri"/>
                <w:color w:val="000000"/>
                <w:sz w:val="18"/>
                <w:szCs w:val="18"/>
              </w:rPr>
            </w:pPr>
            <w:r w:rsidRPr="009A74BC">
              <w:rPr>
                <w:rFonts w:cs="Calibri"/>
                <w:color w:val="000000"/>
                <w:sz w:val="18"/>
                <w:szCs w:val="18"/>
              </w:rPr>
              <w:t xml:space="preserve">Valor </w:t>
            </w:r>
            <w:r>
              <w:rPr>
                <w:rFonts w:cs="Calibri"/>
                <w:color w:val="000000"/>
                <w:sz w:val="18"/>
                <w:szCs w:val="18"/>
              </w:rPr>
              <w:t xml:space="preserve">da </w:t>
            </w:r>
            <w:r w:rsidRPr="009A74BC">
              <w:rPr>
                <w:rFonts w:cs="Calibri"/>
                <w:color w:val="000000"/>
                <w:sz w:val="18"/>
                <w:szCs w:val="18"/>
              </w:rPr>
              <w:t>execuç</w:t>
            </w:r>
            <w:r>
              <w:rPr>
                <w:rFonts w:cs="Calibri"/>
                <w:color w:val="000000"/>
                <w:sz w:val="18"/>
                <w:szCs w:val="18"/>
              </w:rPr>
              <w:t>ão</w:t>
            </w:r>
            <w:r w:rsidR="003625E1">
              <w:rPr>
                <w:rFonts w:cs="Calibri"/>
                <w:color w:val="000000"/>
                <w:sz w:val="18"/>
                <w:szCs w:val="18"/>
              </w:rPr>
              <w:t xml:space="preserve"> da proteção:</w:t>
            </w:r>
          </w:p>
          <w:p w14:paraId="4CF982B7" w14:textId="77777777" w:rsidR="003625E1" w:rsidRDefault="003625E1" w:rsidP="003625E1">
            <w:pPr>
              <w:pStyle w:val="ListParagraph"/>
              <w:numPr>
                <w:ilvl w:val="0"/>
                <w:numId w:val="18"/>
              </w:numPr>
              <w:rPr>
                <w:rFonts w:cs="Calibri"/>
                <w:color w:val="000000"/>
                <w:sz w:val="18"/>
                <w:szCs w:val="18"/>
              </w:rPr>
            </w:pPr>
            <w:r>
              <w:rPr>
                <w:rFonts w:cs="Calibri"/>
                <w:color w:val="000000"/>
                <w:sz w:val="18"/>
                <w:szCs w:val="18"/>
              </w:rPr>
              <w:t>Em caso de execução da proteção, este campo indica o valor executado duarnte o período de referência.</w:t>
            </w:r>
          </w:p>
          <w:p w14:paraId="6FA94D14" w14:textId="77777777" w:rsidR="003625E1" w:rsidRDefault="003625E1" w:rsidP="003625E1">
            <w:pPr>
              <w:pStyle w:val="ListParagraph"/>
              <w:numPr>
                <w:ilvl w:val="0"/>
                <w:numId w:val="18"/>
              </w:numPr>
              <w:rPr>
                <w:rFonts w:cs="Calibri"/>
                <w:color w:val="000000"/>
                <w:sz w:val="18"/>
                <w:szCs w:val="18"/>
              </w:rPr>
            </w:pPr>
            <w:r>
              <w:rPr>
                <w:rFonts w:cs="Calibri"/>
                <w:color w:val="000000"/>
                <w:sz w:val="18"/>
                <w:szCs w:val="18"/>
              </w:rPr>
              <w:t xml:space="preserve">Este campo apenas é reportado aquando execução da proteção (total ou parcialmente). </w:t>
            </w:r>
          </w:p>
          <w:p w14:paraId="298FFB22" w14:textId="1DE880ED" w:rsidR="006451AE" w:rsidRPr="009A74BC" w:rsidRDefault="003625E1" w:rsidP="003625E1">
            <w:pPr>
              <w:pStyle w:val="ListParagraph"/>
              <w:numPr>
                <w:ilvl w:val="0"/>
                <w:numId w:val="18"/>
              </w:numPr>
              <w:rPr>
                <w:rFonts w:cs="Calibri"/>
                <w:color w:val="000000"/>
                <w:sz w:val="18"/>
                <w:szCs w:val="18"/>
              </w:rPr>
            </w:pPr>
            <w:r>
              <w:rPr>
                <w:rFonts w:cs="Calibri"/>
                <w:color w:val="000000"/>
                <w:sz w:val="18"/>
                <w:szCs w:val="18"/>
              </w:rPr>
              <w:t>Estes valores são reportados em euros.</w:t>
            </w:r>
          </w:p>
        </w:tc>
        <w:tc>
          <w:tcPr>
            <w:tcW w:w="1134" w:type="dxa"/>
            <w:tcBorders>
              <w:top w:val="nil"/>
              <w:left w:val="single" w:sz="4" w:space="0" w:color="auto"/>
              <w:bottom w:val="single" w:sz="4" w:space="0" w:color="auto"/>
              <w:right w:val="single" w:sz="4" w:space="0" w:color="auto"/>
            </w:tcBorders>
            <w:shd w:val="clear" w:color="auto" w:fill="auto"/>
            <w:noWrap/>
            <w:hideMark/>
          </w:tcPr>
          <w:p w14:paraId="13A20386" w14:textId="5FDF79F4" w:rsidR="006451AE" w:rsidRPr="00335137" w:rsidRDefault="006451AE" w:rsidP="006451AE">
            <w:pPr>
              <w:rPr>
                <w:rFonts w:cs="Calibri"/>
                <w:color w:val="000000"/>
                <w:sz w:val="18"/>
                <w:szCs w:val="18"/>
              </w:rPr>
            </w:pPr>
            <w:r>
              <w:rPr>
                <w:rFonts w:cs="Calibri"/>
                <w:color w:val="000000"/>
                <w:sz w:val="18"/>
                <w:szCs w:val="18"/>
              </w:rPr>
              <w:t>Decimal (20,2)</w:t>
            </w:r>
          </w:p>
        </w:tc>
        <w:tc>
          <w:tcPr>
            <w:tcW w:w="1842" w:type="dxa"/>
            <w:tcBorders>
              <w:top w:val="nil"/>
              <w:left w:val="single" w:sz="4" w:space="0" w:color="auto"/>
              <w:bottom w:val="single" w:sz="4" w:space="0" w:color="auto"/>
              <w:right w:val="single" w:sz="4" w:space="0" w:color="auto"/>
            </w:tcBorders>
          </w:tcPr>
          <w:p w14:paraId="496DD9AF" w14:textId="4BA47867"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644FCA6" w14:textId="77777777" w:rsidR="006451AE" w:rsidRPr="00335137" w:rsidRDefault="006451AE" w:rsidP="006451AE">
            <w:pPr>
              <w:rPr>
                <w:rFonts w:cs="Calibri"/>
                <w:color w:val="000000"/>
                <w:sz w:val="18"/>
                <w:szCs w:val="18"/>
              </w:rPr>
            </w:pPr>
            <w:r w:rsidRPr="009A74BC">
              <w:rPr>
                <w:rFonts w:cs="Calibri"/>
                <w:color w:val="000000"/>
                <w:sz w:val="18"/>
                <w:szCs w:val="18"/>
              </w:rPr>
              <w:t>GT024_EXEC_GRNT</w:t>
            </w:r>
          </w:p>
        </w:tc>
        <w:tc>
          <w:tcPr>
            <w:tcW w:w="1843" w:type="dxa"/>
            <w:tcBorders>
              <w:top w:val="nil"/>
              <w:left w:val="single" w:sz="4" w:space="0" w:color="auto"/>
              <w:bottom w:val="single" w:sz="4" w:space="0" w:color="auto"/>
              <w:right w:val="single" w:sz="4" w:space="0" w:color="auto"/>
            </w:tcBorders>
          </w:tcPr>
          <w:p w14:paraId="6F9D1942" w14:textId="6ACC909C" w:rsidR="006451AE" w:rsidRPr="00335137" w:rsidRDefault="006451AE" w:rsidP="006451AE">
            <w:pPr>
              <w:rPr>
                <w:rFonts w:cs="Calibri"/>
                <w:color w:val="000000"/>
                <w:sz w:val="18"/>
                <w:szCs w:val="18"/>
              </w:rPr>
            </w:pPr>
            <w:r w:rsidRPr="009A74BC">
              <w:rPr>
                <w:rFonts w:cs="Calibri"/>
                <w:color w:val="000000"/>
                <w:sz w:val="18"/>
                <w:szCs w:val="18"/>
              </w:rPr>
              <w:t>mont_exec_bem_acum</w:t>
            </w:r>
          </w:p>
        </w:tc>
        <w:tc>
          <w:tcPr>
            <w:tcW w:w="1559" w:type="dxa"/>
            <w:tcBorders>
              <w:top w:val="nil"/>
              <w:left w:val="single" w:sz="4" w:space="0" w:color="auto"/>
              <w:bottom w:val="single" w:sz="4" w:space="0" w:color="auto"/>
              <w:right w:val="single" w:sz="4" w:space="0" w:color="auto"/>
            </w:tcBorders>
          </w:tcPr>
          <w:p w14:paraId="78DEF894" w14:textId="77777777" w:rsidR="006451AE" w:rsidRPr="00335137" w:rsidRDefault="006451AE" w:rsidP="006451AE">
            <w:pPr>
              <w:rPr>
                <w:rFonts w:cs="Calibri"/>
                <w:color w:val="000000"/>
                <w:sz w:val="18"/>
                <w:szCs w:val="18"/>
              </w:rPr>
            </w:pPr>
          </w:p>
        </w:tc>
      </w:tr>
      <w:tr w:rsidR="006451AE" w:rsidRPr="00335137" w14:paraId="663D4F4B" w14:textId="77777777" w:rsidTr="000E62B0">
        <w:trPr>
          <w:trHeight w:val="290"/>
        </w:trPr>
        <w:tc>
          <w:tcPr>
            <w:tcW w:w="1984" w:type="dxa"/>
            <w:tcBorders>
              <w:top w:val="nil"/>
              <w:left w:val="single" w:sz="4" w:space="0" w:color="auto"/>
              <w:bottom w:val="single" w:sz="4" w:space="0" w:color="auto"/>
              <w:right w:val="single" w:sz="4" w:space="0" w:color="auto"/>
            </w:tcBorders>
            <w:shd w:val="clear" w:color="000000" w:fill="F2F2F2"/>
          </w:tcPr>
          <w:p w14:paraId="0F6EC18B" w14:textId="77777777" w:rsidR="006451AE" w:rsidRPr="000E62B0" w:rsidRDefault="006451AE" w:rsidP="006451AE">
            <w:pPr>
              <w:rPr>
                <w:rFonts w:cs="Calibri"/>
                <w:color w:val="000000"/>
                <w:sz w:val="18"/>
                <w:szCs w:val="18"/>
              </w:rPr>
            </w:pPr>
            <w:r w:rsidRPr="000E62B0">
              <w:rPr>
                <w:rFonts w:cs="Calibri"/>
                <w:bCs/>
                <w:color w:val="000000"/>
                <w:sz w:val="18"/>
                <w:szCs w:val="18"/>
              </w:rPr>
              <w:t>dtinsercao</w:t>
            </w:r>
          </w:p>
        </w:tc>
        <w:tc>
          <w:tcPr>
            <w:tcW w:w="5316" w:type="dxa"/>
            <w:tcBorders>
              <w:top w:val="nil"/>
              <w:left w:val="nil"/>
              <w:bottom w:val="single" w:sz="4" w:space="0" w:color="auto"/>
              <w:right w:val="single" w:sz="4" w:space="0" w:color="auto"/>
            </w:tcBorders>
            <w:shd w:val="clear" w:color="auto" w:fill="auto"/>
            <w:noWrap/>
            <w:hideMark/>
          </w:tcPr>
          <w:p w14:paraId="2703AE44" w14:textId="77777777" w:rsidR="006451AE" w:rsidRDefault="006451AE" w:rsidP="006451AE">
            <w:pPr>
              <w:jc w:val="both"/>
              <w:rPr>
                <w:color w:val="000000"/>
                <w:sz w:val="18"/>
                <w:szCs w:val="18"/>
              </w:rPr>
            </w:pPr>
            <w:r>
              <w:rPr>
                <w:color w:val="000000"/>
                <w:sz w:val="18"/>
                <w:szCs w:val="18"/>
              </w:rPr>
              <w:t>Data de inserção:</w:t>
            </w:r>
          </w:p>
          <w:p w14:paraId="53412617" w14:textId="77777777" w:rsidR="006451AE" w:rsidRPr="00A41BDE" w:rsidRDefault="006451AE" w:rsidP="006451AE">
            <w:pPr>
              <w:pStyle w:val="ListParagraph"/>
              <w:numPr>
                <w:ilvl w:val="0"/>
                <w:numId w:val="1"/>
              </w:numPr>
              <w:jc w:val="both"/>
              <w:rPr>
                <w:color w:val="000000"/>
                <w:sz w:val="18"/>
                <w:szCs w:val="18"/>
              </w:rPr>
            </w:pPr>
            <w:r>
              <w:rPr>
                <w:color w:val="000000"/>
                <w:sz w:val="18"/>
                <w:szCs w:val="18"/>
              </w:rPr>
              <w:t xml:space="preserve">Esta data equivale à data e inserção do registo no sistema. </w:t>
            </w:r>
          </w:p>
        </w:tc>
        <w:tc>
          <w:tcPr>
            <w:tcW w:w="1134" w:type="dxa"/>
            <w:tcBorders>
              <w:top w:val="nil"/>
              <w:left w:val="single" w:sz="4" w:space="0" w:color="auto"/>
              <w:bottom w:val="single" w:sz="4" w:space="0" w:color="auto"/>
              <w:right w:val="single" w:sz="4" w:space="0" w:color="auto"/>
            </w:tcBorders>
            <w:shd w:val="clear" w:color="auto" w:fill="auto"/>
            <w:noWrap/>
            <w:hideMark/>
          </w:tcPr>
          <w:p w14:paraId="055F33D3" w14:textId="77777777" w:rsidR="006451AE" w:rsidRPr="00335137" w:rsidRDefault="006451AE" w:rsidP="006451AE">
            <w:pPr>
              <w:rPr>
                <w:rFonts w:cs="Calibri"/>
                <w:color w:val="000000"/>
                <w:sz w:val="18"/>
                <w:szCs w:val="18"/>
              </w:rPr>
            </w:pPr>
            <w:r w:rsidRPr="00335137">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3053D59C" w14:textId="5394A954" w:rsidR="006451AE" w:rsidRPr="00335137" w:rsidRDefault="006451AE" w:rsidP="006451AE">
            <w:pPr>
              <w:rPr>
                <w:rFonts w:cs="Calibri"/>
                <w:color w:val="000000"/>
                <w:sz w:val="18"/>
                <w:szCs w:val="18"/>
              </w:rPr>
            </w:pPr>
            <w:r w:rsidRPr="00E07147">
              <w:rPr>
                <w:rFonts w:cs="Calibri"/>
                <w:color w:val="000000"/>
                <w:sz w:val="18"/>
                <w:szCs w:val="18"/>
              </w:rPr>
              <w:t>MUG (APMT0100048766</w:t>
            </w:r>
            <w:r>
              <w:rPr>
                <w:rFonts w:cs="Calibri"/>
                <w:color w:val="000000"/>
                <w:sz w:val="18"/>
                <w:szCs w:val="18"/>
              </w:rPr>
              <w:t>)</w:t>
            </w:r>
          </w:p>
        </w:tc>
        <w:tc>
          <w:tcPr>
            <w:tcW w:w="1701" w:type="dxa"/>
            <w:tcBorders>
              <w:top w:val="nil"/>
              <w:left w:val="single" w:sz="4" w:space="0" w:color="auto"/>
              <w:bottom w:val="single" w:sz="4" w:space="0" w:color="auto"/>
              <w:right w:val="single" w:sz="4" w:space="0" w:color="auto"/>
            </w:tcBorders>
          </w:tcPr>
          <w:p w14:paraId="1B367EBE" w14:textId="77777777" w:rsidR="006451AE" w:rsidRPr="00335137" w:rsidRDefault="006451AE" w:rsidP="006451AE">
            <w:pPr>
              <w:rPr>
                <w:rFonts w:cs="Calibri"/>
                <w:color w:val="000000"/>
                <w:sz w:val="18"/>
                <w:szCs w:val="18"/>
              </w:rPr>
            </w:pPr>
            <w:r w:rsidRPr="00A41BDE">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14A8F3ED" w14:textId="2AB29FD1" w:rsidR="006451AE" w:rsidRPr="00335137" w:rsidRDefault="006451AE" w:rsidP="006451AE">
            <w:pPr>
              <w:rPr>
                <w:rFonts w:cs="Calibri"/>
                <w:color w:val="000000"/>
                <w:sz w:val="18"/>
                <w:szCs w:val="18"/>
              </w:rPr>
            </w:pPr>
            <w:r w:rsidRPr="00A41BDE">
              <w:rPr>
                <w:rFonts w:cs="Calibri"/>
                <w:color w:val="000000"/>
                <w:sz w:val="18"/>
                <w:szCs w:val="18"/>
              </w:rPr>
              <w:t>htimest</w:t>
            </w:r>
          </w:p>
        </w:tc>
        <w:tc>
          <w:tcPr>
            <w:tcW w:w="1559" w:type="dxa"/>
            <w:tcBorders>
              <w:top w:val="nil"/>
              <w:left w:val="single" w:sz="4" w:space="0" w:color="auto"/>
              <w:bottom w:val="single" w:sz="4" w:space="0" w:color="auto"/>
              <w:right w:val="single" w:sz="4" w:space="0" w:color="auto"/>
            </w:tcBorders>
          </w:tcPr>
          <w:p w14:paraId="30A287B7" w14:textId="77777777" w:rsidR="006451AE" w:rsidRPr="00335137" w:rsidRDefault="006451AE" w:rsidP="006451AE">
            <w:pPr>
              <w:rPr>
                <w:rFonts w:cs="Calibri"/>
                <w:color w:val="000000"/>
                <w:sz w:val="18"/>
                <w:szCs w:val="18"/>
              </w:rPr>
            </w:pPr>
          </w:p>
        </w:tc>
      </w:tr>
    </w:tbl>
    <w:p w14:paraId="6B66FE69" w14:textId="77777777" w:rsidR="00671DF0" w:rsidRDefault="00671DF0" w:rsidP="008010B2">
      <w:pPr>
        <w:jc w:val="both"/>
        <w:sectPr w:rsidR="00671DF0" w:rsidSect="002600F3">
          <w:pgSz w:w="16838" w:h="11906" w:orient="landscape"/>
          <w:pgMar w:top="1440" w:right="1440" w:bottom="1440" w:left="1440" w:header="709" w:footer="709" w:gutter="0"/>
          <w:cols w:space="708"/>
          <w:docGrid w:linePitch="360"/>
        </w:sectPr>
      </w:pPr>
    </w:p>
    <w:p w14:paraId="2FA5E75C" w14:textId="35FD9100" w:rsidR="005B1492" w:rsidRDefault="005B1492" w:rsidP="005B1492">
      <w:pPr>
        <w:pStyle w:val="Heading3"/>
      </w:pPr>
      <w:bookmarkStart w:id="419" w:name="_Toc178080189"/>
      <w:bookmarkStart w:id="420" w:name="_Toc163902262"/>
      <w:r>
        <w:lastRenderedPageBreak/>
        <w:t xml:space="preserve">Tabela de Parametrização e Tabela </w:t>
      </w:r>
      <w:commentRangeStart w:id="421"/>
      <w:r>
        <w:t>Auxiliar</w:t>
      </w:r>
      <w:bookmarkEnd w:id="419"/>
      <w:commentRangeEnd w:id="421"/>
      <w:r w:rsidR="00DD35EA">
        <w:rPr>
          <w:rStyle w:val="CommentReference"/>
          <w:rFonts w:eastAsia="Times New Roman" w:cs="Times New Roman"/>
          <w:b w:val="0"/>
        </w:rPr>
        <w:commentReference w:id="421"/>
      </w:r>
    </w:p>
    <w:p w14:paraId="2C5F784E" w14:textId="631C5218" w:rsidR="005B1492" w:rsidRDefault="005B1492" w:rsidP="005B1492">
      <w:pPr>
        <w:pStyle w:val="Heading4"/>
      </w:pPr>
      <w:bookmarkStart w:id="422" w:name="_Toc178080190"/>
      <w:r>
        <w:t>Tabela de parametrização do código de cliente:</w:t>
      </w:r>
      <w:r w:rsidR="00AE6D00">
        <w:t xml:space="preserve"> </w:t>
      </w:r>
      <w:r w:rsidRPr="00BA0756">
        <w:rPr>
          <w:i/>
        </w:rPr>
        <w:t>cd_garantias.gt804_crc_exclusao_zcliente</w:t>
      </w:r>
      <w:bookmarkEnd w:id="422"/>
      <w:r w:rsidR="00FD47AF">
        <w:rPr>
          <w:i/>
        </w:rPr>
        <w:fldChar w:fldCharType="begin"/>
      </w:r>
      <w:r w:rsidR="00FD47AF">
        <w:instrText xml:space="preserve"> XE "</w:instrText>
      </w:r>
      <w:r w:rsidR="00FD47AF" w:rsidRPr="009737B3">
        <w:rPr>
          <w:i/>
        </w:rPr>
        <w:instrText>gt804_crc_exclusao_zcliente</w:instrText>
      </w:r>
      <w:r w:rsidR="00FD47AF">
        <w:instrText xml:space="preserve">" </w:instrText>
      </w:r>
      <w:r w:rsidR="00FD47AF">
        <w:rPr>
          <w:i/>
        </w:rPr>
        <w:fldChar w:fldCharType="end"/>
      </w:r>
    </w:p>
    <w:p w14:paraId="14CB03E6" w14:textId="7599D076" w:rsidR="00321B43" w:rsidRPr="00774003" w:rsidRDefault="005B1492" w:rsidP="00774003">
      <w:pPr>
        <w:pStyle w:val="Heading5"/>
        <w:rPr>
          <w:u w:val="single"/>
        </w:rPr>
      </w:pPr>
      <w:bookmarkStart w:id="423" w:name="_Toc178080191"/>
      <w:r w:rsidRPr="00321B43">
        <w:rPr>
          <w:u w:val="single"/>
        </w:rPr>
        <w:t>Visão Geral</w:t>
      </w:r>
      <w:bookmarkEnd w:id="423"/>
    </w:p>
    <w:p w14:paraId="4495A10F" w14:textId="77777777" w:rsidR="00321B43" w:rsidRDefault="00321B43" w:rsidP="005B1492">
      <w:pPr>
        <w:jc w:val="both"/>
      </w:pPr>
    </w:p>
    <w:p w14:paraId="0CE769B1" w14:textId="77777777" w:rsidR="00AE6D00" w:rsidRDefault="000161BF" w:rsidP="005B1492">
      <w:pPr>
        <w:jc w:val="both"/>
      </w:pPr>
      <w:r>
        <w:t>Nem todos os cliente</w:t>
      </w:r>
      <w:r w:rsidR="00AE6D00">
        <w:t>s</w:t>
      </w:r>
      <w:r>
        <w:t xml:space="preserve"> registados</w:t>
      </w:r>
      <w:r w:rsidR="00AE6D00">
        <w:t xml:space="preserve"> são considerados para efeitos da CRC. N</w:t>
      </w:r>
      <w:r>
        <w:t>esse sentido, importa selecionar</w:t>
      </w:r>
      <w:r w:rsidR="00AE6D00">
        <w:t xml:space="preserve"> e fi</w:t>
      </w:r>
      <w:r>
        <w:t>lt</w:t>
      </w:r>
      <w:r w:rsidR="00AE6D00">
        <w:t>r</w:t>
      </w:r>
      <w:r>
        <w:t>ar o univer</w:t>
      </w:r>
      <w:r w:rsidR="0030017C">
        <w:t>s</w:t>
      </w:r>
      <w:r>
        <w:t xml:space="preserve">o relevante </w:t>
      </w:r>
      <w:r w:rsidR="00AE6D00">
        <w:t>para a sua representação.</w:t>
      </w:r>
    </w:p>
    <w:p w14:paraId="0D427B33" w14:textId="77777777" w:rsidR="00AE6D00" w:rsidRDefault="00AE6D00" w:rsidP="005B1492">
      <w:pPr>
        <w:jc w:val="both"/>
      </w:pPr>
    </w:p>
    <w:p w14:paraId="013D71AA" w14:textId="5040CD4F" w:rsidR="0030017C" w:rsidRPr="000161BF" w:rsidRDefault="000161BF" w:rsidP="005B1492">
      <w:pPr>
        <w:jc w:val="both"/>
      </w:pPr>
      <w:r>
        <w:t xml:space="preserve">Com o objetivo de facilitar o processo de identificação dos contratos a excluir do universo da CRC, foi criada a tabela </w:t>
      </w:r>
      <w:r w:rsidRPr="00BA0756">
        <w:rPr>
          <w:i/>
        </w:rPr>
        <w:t>cd_garantias.gt804_crc_exclusao_zcliente</w:t>
      </w:r>
      <w:r w:rsidR="0030017C">
        <w:t>, uma nova tabela de parametrização. Esta tabela vem otimizar o processo de seleção, assegurando total trans</w:t>
      </w:r>
      <w:r w:rsidR="00AE6D00">
        <w:t>p</w:t>
      </w:r>
      <w:r w:rsidR="0030017C">
        <w:t>ar</w:t>
      </w:r>
      <w:r w:rsidR="00AE6D00">
        <w:t>ê</w:t>
      </w:r>
      <w:r w:rsidR="0030017C">
        <w:t xml:space="preserve">ncia do modelo. A parametrização identifica </w:t>
      </w:r>
      <w:r w:rsidR="00AE6D00">
        <w:t>os clientes para os quais não serão enviadas garantias, e</w:t>
      </w:r>
      <w:r w:rsidR="0030017C">
        <w:t xml:space="preserve"> a serem excluídos do universo da CRC</w:t>
      </w:r>
      <w:r w:rsidR="00AE6D00">
        <w:t>.</w:t>
      </w:r>
      <w:r w:rsidR="0030017C">
        <w:t xml:space="preserve"> Os clientes são identificados por meio de um código atribuído à variável ‘ccliente’. </w:t>
      </w:r>
    </w:p>
    <w:p w14:paraId="454F3BA4" w14:textId="68F54F61" w:rsidR="005B1492" w:rsidRDefault="005B1492" w:rsidP="005B1492">
      <w:pPr>
        <w:jc w:val="both"/>
        <w:rPr>
          <w:highlight w:val="yellow"/>
        </w:rPr>
      </w:pPr>
    </w:p>
    <w:p w14:paraId="740F6D65" w14:textId="77777777" w:rsidR="005B1492" w:rsidRPr="005F2985" w:rsidRDefault="005B1492" w:rsidP="005B1492">
      <w:pPr>
        <w:jc w:val="both"/>
      </w:pPr>
    </w:p>
    <w:p w14:paraId="0EE4AFAF" w14:textId="571E441C" w:rsidR="005B1492" w:rsidRDefault="005B1492" w:rsidP="0030017C">
      <w:pPr>
        <w:pStyle w:val="Heading5"/>
      </w:pPr>
      <w:bookmarkStart w:id="424" w:name="_Toc167390732"/>
      <w:bookmarkStart w:id="425" w:name="_Toc178080192"/>
      <w:r w:rsidRPr="005F2985">
        <w:t>Periodicidade</w:t>
      </w:r>
      <w:bookmarkEnd w:id="424"/>
      <w:bookmarkEnd w:id="425"/>
    </w:p>
    <w:p w14:paraId="3F27C51B" w14:textId="77777777" w:rsidR="007F1C82" w:rsidRPr="007F1C82" w:rsidRDefault="007F1C82" w:rsidP="007F1C82"/>
    <w:p w14:paraId="355A4AD3" w14:textId="4BDF1EF7" w:rsidR="0030017C" w:rsidRPr="0030017C" w:rsidRDefault="005B1492" w:rsidP="005B1492">
      <w:pPr>
        <w:jc w:val="both"/>
      </w:pPr>
      <w:r w:rsidRPr="005F2985">
        <w:t xml:space="preserve">A tabela </w:t>
      </w:r>
      <w:r w:rsidRPr="00BA0756">
        <w:rPr>
          <w:i/>
        </w:rPr>
        <w:t>cd_garantias.gt804_crc_exclusao_zcliente</w:t>
      </w:r>
      <w:r>
        <w:rPr>
          <w:i/>
        </w:rPr>
        <w:t xml:space="preserve"> </w:t>
      </w:r>
      <w:r w:rsidR="0030017C">
        <w:t xml:space="preserve">é gerada diariamente, em todos os dias úteis do mês. </w:t>
      </w:r>
      <w:r w:rsidR="0030017C" w:rsidRPr="00720567">
        <w:rPr>
          <w:rFonts w:eastAsiaTheme="minorHAnsi" w:cstheme="minorBidi"/>
          <w:szCs w:val="22"/>
          <w:lang w:eastAsia="en-US"/>
        </w:rPr>
        <w:t>No caso</w:t>
      </w:r>
      <w:r w:rsidR="0030017C">
        <w:rPr>
          <w:rFonts w:eastAsiaTheme="minorHAnsi" w:cstheme="minorBidi"/>
          <w:szCs w:val="22"/>
          <w:lang w:eastAsia="en-US"/>
        </w:rPr>
        <w:t xml:space="preserve"> do ultimo dia do mês não ser um dia útil,</w:t>
      </w:r>
      <w:r w:rsidR="0030017C" w:rsidRPr="00720567">
        <w:rPr>
          <w:rFonts w:eastAsiaTheme="minorHAnsi" w:cstheme="minorBidi"/>
          <w:szCs w:val="22"/>
          <w:lang w:eastAsia="en-US"/>
        </w:rPr>
        <w:t xml:space="preserve"> o modelo gera uma cópia do último dia útil e atribui-lhe a partição de último dia</w:t>
      </w:r>
      <w:r w:rsidR="0030017C">
        <w:rPr>
          <w:rFonts w:eastAsiaTheme="minorHAnsi" w:cstheme="minorBidi"/>
          <w:szCs w:val="22"/>
          <w:lang w:eastAsia="en-US"/>
        </w:rPr>
        <w:t>de calendário do mês</w:t>
      </w:r>
      <w:r w:rsidR="0030017C" w:rsidRPr="00113326">
        <w:rPr>
          <w:rFonts w:eastAsiaTheme="minorHAnsi" w:cstheme="minorBidi"/>
          <w:color w:val="000000" w:themeColor="text1"/>
          <w:szCs w:val="22"/>
          <w:lang w:eastAsia="en-US"/>
        </w:rPr>
        <w:t>.</w:t>
      </w:r>
      <w:r w:rsidR="0030017C">
        <w:rPr>
          <w:rFonts w:eastAsiaTheme="minorHAnsi" w:cstheme="minorBidi"/>
          <w:color w:val="000000" w:themeColor="text1"/>
          <w:szCs w:val="22"/>
          <w:lang w:eastAsia="en-US"/>
        </w:rPr>
        <w:t xml:space="preserve"> </w:t>
      </w:r>
      <w:r w:rsidR="0030017C" w:rsidRPr="00113326">
        <w:rPr>
          <w:rFonts w:eastAsiaTheme="minorHAnsi" w:cstheme="minorBidi"/>
          <w:color w:val="000000" w:themeColor="text1"/>
          <w:szCs w:val="22"/>
          <w:lang w:eastAsia="en-US"/>
        </w:rPr>
        <w:t>A título de exemplo, se o dia 31 de um mês corresponde a um sábado, é criada uma cópia do dia 30 (último dia útil) e atribui-lhe a ‘ref_date´ do dia 31.</w:t>
      </w:r>
    </w:p>
    <w:p w14:paraId="5829B87F" w14:textId="77777777" w:rsidR="005B1492" w:rsidRPr="005F2985" w:rsidRDefault="005B1492" w:rsidP="005B1492">
      <w:pPr>
        <w:jc w:val="both"/>
      </w:pPr>
    </w:p>
    <w:p w14:paraId="5397BE2C" w14:textId="586E4AC1" w:rsidR="005B1492" w:rsidRDefault="005B1492" w:rsidP="005B1492">
      <w:r w:rsidRPr="005F2985">
        <w:t xml:space="preserve">Só se devem considerar como oficiais os valores constantes nesta tabela desde, e incluindo, </w:t>
      </w:r>
      <w:r>
        <w:t xml:space="preserve">31 julho </w:t>
      </w:r>
      <w:commentRangeStart w:id="426"/>
      <w:r>
        <w:t>de</w:t>
      </w:r>
      <w:commentRangeEnd w:id="426"/>
      <w:r w:rsidR="00DD35EA">
        <w:rPr>
          <w:rStyle w:val="CommentReference"/>
        </w:rPr>
        <w:commentReference w:id="426"/>
      </w:r>
      <w:r>
        <w:t xml:space="preserve"> 2024. </w:t>
      </w:r>
    </w:p>
    <w:p w14:paraId="2DC0BEE6" w14:textId="07F6B63A" w:rsidR="0030017C" w:rsidRDefault="0030017C" w:rsidP="005B1492"/>
    <w:p w14:paraId="1EB97776" w14:textId="651D0413" w:rsidR="0030017C" w:rsidRDefault="0030017C" w:rsidP="0030017C">
      <w:pPr>
        <w:pStyle w:val="Heading5"/>
      </w:pPr>
      <w:r>
        <w:t xml:space="preserve">Aprovisionamento </w:t>
      </w:r>
    </w:p>
    <w:p w14:paraId="3B2EB8EA" w14:textId="6234B2AB" w:rsidR="005B1492" w:rsidRDefault="005B1492" w:rsidP="005B1492">
      <w:pPr>
        <w:jc w:val="both"/>
      </w:pPr>
      <w:r w:rsidRPr="005F2985">
        <w:t xml:space="preserve">O aprovisionamento da tabela </w:t>
      </w:r>
      <w:r w:rsidRPr="00BA0756">
        <w:rPr>
          <w:i/>
        </w:rPr>
        <w:t>cd_garantias.gt804_crc_exclusao_zcliente</w:t>
      </w:r>
      <w:r>
        <w:rPr>
          <w:i/>
        </w:rPr>
        <w:t xml:space="preserve"> </w:t>
      </w:r>
      <w:r w:rsidRPr="005F2985">
        <w:t>é manual</w:t>
      </w:r>
      <w:r w:rsidR="009315A9">
        <w:t xml:space="preserve"> e da </w:t>
      </w:r>
      <w:r w:rsidRPr="0020266E">
        <w:t>responsabilidade da equipa CDO. A parametrização dos motores dos vários módulos é acessível no Front do Data Lake - conforme explicado no capítulo 3. do documento ‘Front Data Lake CT’.</w:t>
      </w:r>
    </w:p>
    <w:p w14:paraId="0A78B656" w14:textId="77777777" w:rsidR="005B1492" w:rsidRDefault="005B1492" w:rsidP="005B1492">
      <w:pPr>
        <w:jc w:val="both"/>
      </w:pPr>
    </w:p>
    <w:p w14:paraId="53F7C61A" w14:textId="77777777" w:rsidR="005B1492" w:rsidRPr="005F2985" w:rsidRDefault="005B1492" w:rsidP="007F1C82">
      <w:pPr>
        <w:pStyle w:val="Heading5"/>
      </w:pPr>
      <w:bookmarkStart w:id="427" w:name="_Toc167390734"/>
      <w:bookmarkStart w:id="428" w:name="_Toc178080194"/>
      <w:r w:rsidRPr="005F2985">
        <w:t>Detalhe dos Campos</w:t>
      </w:r>
      <w:bookmarkEnd w:id="427"/>
      <w:bookmarkEnd w:id="428"/>
    </w:p>
    <w:p w14:paraId="0DD92214" w14:textId="39B9B160" w:rsidR="00C4374B" w:rsidRDefault="005B1492" w:rsidP="00C4374B">
      <w:r w:rsidRPr="005F2985">
        <w:t xml:space="preserve">A tabela infra lista todos os campos da tabela </w:t>
      </w:r>
      <w:r w:rsidRPr="00BA0756">
        <w:rPr>
          <w:i/>
        </w:rPr>
        <w:t>cd_garantias.gt804_crc_exclusao_zcliente</w:t>
      </w:r>
      <w:r w:rsidRPr="005F2985">
        <w:t xml:space="preserve">, bem como os respetivos significados, formato e, em caso de códigos, as respetivas descodificações e valores elegíveis. </w:t>
      </w:r>
    </w:p>
    <w:p w14:paraId="4FA797D7" w14:textId="77777777" w:rsidR="0030017C" w:rsidRDefault="0030017C" w:rsidP="00C4374B">
      <w:pPr>
        <w:sectPr w:rsidR="0030017C" w:rsidSect="00C4374B">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9" w:footer="709" w:gutter="0"/>
          <w:cols w:space="708"/>
          <w:docGrid w:linePitch="360"/>
        </w:sectPr>
      </w:pPr>
    </w:p>
    <w:p w14:paraId="5F8B8F48" w14:textId="144F0D80" w:rsidR="00C4374B" w:rsidRDefault="00C4374B" w:rsidP="00774003">
      <w:pPr>
        <w:jc w:val="center"/>
        <w:rPr>
          <w:b/>
        </w:rPr>
      </w:pPr>
      <w:bookmarkStart w:id="429" w:name="_Toc163201543"/>
      <w:bookmarkStart w:id="430" w:name="_Toc165368771"/>
      <w:bookmarkStart w:id="431" w:name="_Toc178080216"/>
      <w:r w:rsidRPr="005F2985">
        <w:rPr>
          <w:b/>
        </w:rPr>
        <w:lastRenderedPageBreak/>
        <w:t xml:space="preserve">Tabela </w:t>
      </w:r>
      <w:r w:rsidRPr="005F2985">
        <w:rPr>
          <w:b/>
        </w:rPr>
        <w:fldChar w:fldCharType="begin"/>
      </w:r>
      <w:r w:rsidRPr="005F2985">
        <w:rPr>
          <w:b/>
        </w:rPr>
        <w:instrText xml:space="preserve"> SEQ Tabela \* ARABIC </w:instrText>
      </w:r>
      <w:r w:rsidRPr="005F2985">
        <w:rPr>
          <w:b/>
        </w:rPr>
        <w:fldChar w:fldCharType="separate"/>
      </w:r>
      <w:r w:rsidR="00AF41C4">
        <w:rPr>
          <w:b/>
          <w:noProof/>
        </w:rPr>
        <w:t>8</w:t>
      </w:r>
      <w:r w:rsidRPr="005F2985">
        <w:rPr>
          <w:b/>
        </w:rPr>
        <w:fldChar w:fldCharType="end"/>
      </w:r>
      <w:r>
        <w:rPr>
          <w:b/>
        </w:rPr>
        <w:t>:</w:t>
      </w:r>
      <w:r w:rsidRPr="005F2985">
        <w:rPr>
          <w:b/>
        </w:rPr>
        <w:t xml:space="preserve"> Detalhe dos campos da </w:t>
      </w:r>
      <w:bookmarkEnd w:id="429"/>
      <w:bookmarkEnd w:id="430"/>
      <w:r w:rsidRPr="00A25969">
        <w:rPr>
          <w:b/>
        </w:rPr>
        <w:t>cd_garantias.gt804_crc_exclusao_zcliente</w:t>
      </w:r>
      <w:bookmarkEnd w:id="431"/>
    </w:p>
    <w:p w14:paraId="29471237" w14:textId="77777777" w:rsidR="00774003" w:rsidRPr="00C4374B" w:rsidRDefault="00774003" w:rsidP="00C4374B"/>
    <w:tbl>
      <w:tblPr>
        <w:tblW w:w="16157" w:type="dxa"/>
        <w:tblCellMar>
          <w:left w:w="70" w:type="dxa"/>
          <w:right w:w="70" w:type="dxa"/>
        </w:tblCellMar>
        <w:tblLook w:val="04A0" w:firstRow="1" w:lastRow="0" w:firstColumn="1" w:lastColumn="0" w:noHBand="0" w:noVBand="1"/>
      </w:tblPr>
      <w:tblGrid>
        <w:gridCol w:w="2551"/>
        <w:gridCol w:w="8504"/>
        <w:gridCol w:w="850"/>
        <w:gridCol w:w="2551"/>
        <w:gridCol w:w="1701"/>
      </w:tblGrid>
      <w:tr w:rsidR="00C4374B" w:rsidRPr="005F2985" w14:paraId="096087BB" w14:textId="77777777" w:rsidTr="00C4374B">
        <w:trPr>
          <w:gridAfter w:val="1"/>
          <w:wAfter w:w="1701" w:type="dxa"/>
          <w:trHeight w:val="290"/>
          <w:tblHeader/>
        </w:trPr>
        <w:tc>
          <w:tcPr>
            <w:tcW w:w="2551" w:type="dxa"/>
            <w:tcBorders>
              <w:top w:val="single" w:sz="4" w:space="0" w:color="auto"/>
              <w:left w:val="single" w:sz="4" w:space="0" w:color="auto"/>
              <w:bottom w:val="single" w:sz="4" w:space="0" w:color="auto"/>
              <w:right w:val="single" w:sz="4" w:space="0" w:color="auto"/>
            </w:tcBorders>
            <w:shd w:val="clear" w:color="000000" w:fill="FF0000"/>
            <w:noWrap/>
            <w:hideMark/>
          </w:tcPr>
          <w:p w14:paraId="0804B81E" w14:textId="77777777" w:rsidR="00C4374B" w:rsidRPr="005F2985" w:rsidRDefault="00C4374B" w:rsidP="00C4374B">
            <w:pPr>
              <w:rPr>
                <w:rFonts w:cs="Calibri"/>
                <w:b/>
                <w:bCs/>
                <w:color w:val="FFFFFF"/>
                <w:sz w:val="18"/>
                <w:szCs w:val="18"/>
              </w:rPr>
            </w:pPr>
            <w:r w:rsidRPr="005F2985">
              <w:rPr>
                <w:rFonts w:cs="Calibri"/>
                <w:b/>
                <w:bCs/>
                <w:color w:val="FFFFFF"/>
                <w:sz w:val="18"/>
                <w:szCs w:val="18"/>
              </w:rPr>
              <w:t>Chaves da tabela</w:t>
            </w:r>
          </w:p>
          <w:p w14:paraId="38180D26" w14:textId="77777777" w:rsidR="00C4374B" w:rsidRPr="00A7376B" w:rsidRDefault="00C4374B" w:rsidP="00C4374B">
            <w:pPr>
              <w:rPr>
                <w:rFonts w:cs="Calibri"/>
                <w:b/>
                <w:bCs/>
                <w:i/>
                <w:color w:val="FFFFFF"/>
                <w:sz w:val="18"/>
                <w:szCs w:val="18"/>
              </w:rPr>
            </w:pPr>
            <w:r w:rsidRPr="00A25969">
              <w:rPr>
                <w:rFonts w:cs="Calibri"/>
                <w:b/>
                <w:bCs/>
                <w:color w:val="FFFFFF"/>
                <w:sz w:val="18"/>
                <w:szCs w:val="18"/>
              </w:rPr>
              <w:t>gt804_crc_exclusao_zcliente</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0DBD31C4" w14:textId="77777777" w:rsidR="00C4374B" w:rsidRPr="005F2985" w:rsidRDefault="00C4374B" w:rsidP="00C4374B">
            <w:pPr>
              <w:rPr>
                <w:rFonts w:cs="Calibri"/>
                <w:b/>
                <w:bCs/>
                <w:color w:val="FFFFFF"/>
                <w:sz w:val="18"/>
                <w:szCs w:val="18"/>
              </w:rPr>
            </w:pPr>
            <w:r w:rsidRPr="005F2985">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2E2AE034" w14:textId="77777777" w:rsidR="00C4374B" w:rsidRPr="005F2985" w:rsidRDefault="00C4374B" w:rsidP="00C4374B">
            <w:pPr>
              <w:rPr>
                <w:rFonts w:cs="Calibri"/>
                <w:b/>
                <w:bCs/>
                <w:color w:val="FFFFFF"/>
                <w:sz w:val="18"/>
                <w:szCs w:val="18"/>
              </w:rPr>
            </w:pPr>
            <w:r w:rsidRPr="005F2985">
              <w:rPr>
                <w:rFonts w:cs="Calibri"/>
                <w:b/>
                <w:bCs/>
                <w:color w:val="FFFFFF"/>
                <w:sz w:val="18"/>
                <w:szCs w:val="18"/>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3DE806FA" w14:textId="77777777" w:rsidR="00C4374B" w:rsidRPr="005F2985" w:rsidRDefault="00C4374B" w:rsidP="00C4374B">
            <w:pPr>
              <w:rPr>
                <w:rFonts w:cs="Calibri"/>
                <w:b/>
                <w:bCs/>
                <w:color w:val="FFFFFF"/>
                <w:sz w:val="18"/>
                <w:szCs w:val="18"/>
              </w:rPr>
            </w:pPr>
            <w:r w:rsidRPr="005F2985">
              <w:rPr>
                <w:rFonts w:cs="Calibri"/>
                <w:b/>
                <w:bCs/>
                <w:color w:val="FFFFFF"/>
                <w:sz w:val="18"/>
                <w:szCs w:val="18"/>
              </w:rPr>
              <w:t xml:space="preserve">Tabela(s) com valores elegíveis </w:t>
            </w:r>
          </w:p>
        </w:tc>
      </w:tr>
      <w:tr w:rsidR="00C4374B" w:rsidRPr="005F2985" w14:paraId="23C48971" w14:textId="77777777" w:rsidTr="00C4374B">
        <w:trPr>
          <w:gridAfter w:val="1"/>
          <w:wAfter w:w="1701" w:type="dxa"/>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5743BB6B" w14:textId="77777777" w:rsidR="00C4374B" w:rsidRPr="005F2985" w:rsidRDefault="00C4374B" w:rsidP="00C4374B">
            <w:pPr>
              <w:rPr>
                <w:rFonts w:cs="Calibri"/>
                <w:color w:val="000000"/>
                <w:sz w:val="18"/>
                <w:szCs w:val="18"/>
              </w:rPr>
            </w:pPr>
            <w:r>
              <w:rPr>
                <w:rFonts w:cs="Calibri"/>
                <w:color w:val="000000"/>
                <w:sz w:val="18"/>
                <w:szCs w:val="18"/>
              </w:rPr>
              <w:t>ccliente</w:t>
            </w:r>
          </w:p>
        </w:tc>
        <w:tc>
          <w:tcPr>
            <w:tcW w:w="8504" w:type="dxa"/>
            <w:tcBorders>
              <w:top w:val="nil"/>
              <w:left w:val="nil"/>
              <w:bottom w:val="single" w:sz="4" w:space="0" w:color="auto"/>
              <w:right w:val="single" w:sz="4" w:space="0" w:color="auto"/>
            </w:tcBorders>
            <w:shd w:val="clear" w:color="auto" w:fill="auto"/>
            <w:noWrap/>
            <w:hideMark/>
          </w:tcPr>
          <w:p w14:paraId="5C79D156" w14:textId="301E2713" w:rsidR="00C4374B" w:rsidRDefault="0020266E" w:rsidP="00C4374B">
            <w:pPr>
              <w:jc w:val="both"/>
              <w:rPr>
                <w:rFonts w:cs="Calibri"/>
                <w:color w:val="000000"/>
                <w:sz w:val="18"/>
                <w:szCs w:val="18"/>
              </w:rPr>
            </w:pPr>
            <w:r>
              <w:rPr>
                <w:rFonts w:cs="Calibri"/>
                <w:color w:val="000000"/>
                <w:sz w:val="18"/>
                <w:szCs w:val="18"/>
              </w:rPr>
              <w:t xml:space="preserve">Código de Identificação de </w:t>
            </w:r>
            <w:r w:rsidR="00C4374B">
              <w:rPr>
                <w:rFonts w:cs="Calibri"/>
                <w:color w:val="000000"/>
                <w:sz w:val="18"/>
                <w:szCs w:val="18"/>
              </w:rPr>
              <w:t xml:space="preserve">Cliente: </w:t>
            </w:r>
          </w:p>
          <w:p w14:paraId="480AD90E" w14:textId="492B9C90" w:rsidR="00C4374B" w:rsidRDefault="0020266E" w:rsidP="007E1E5A">
            <w:pPr>
              <w:pStyle w:val="ListParagraph"/>
              <w:numPr>
                <w:ilvl w:val="0"/>
                <w:numId w:val="27"/>
              </w:numPr>
              <w:jc w:val="both"/>
              <w:rPr>
                <w:rFonts w:cs="Calibri"/>
                <w:color w:val="000000"/>
                <w:sz w:val="18"/>
                <w:szCs w:val="18"/>
              </w:rPr>
            </w:pPr>
            <w:r>
              <w:rPr>
                <w:rFonts w:cs="Calibri"/>
                <w:color w:val="000000"/>
                <w:sz w:val="18"/>
                <w:szCs w:val="18"/>
              </w:rPr>
              <w:t>Identifica o número da entidade</w:t>
            </w:r>
            <w:r w:rsidR="007E1E5A">
              <w:rPr>
                <w:rFonts w:cs="Calibri"/>
                <w:color w:val="000000"/>
                <w:sz w:val="18"/>
                <w:szCs w:val="18"/>
              </w:rPr>
              <w:t xml:space="preserve"> a ser excluída do universo da CRC. </w:t>
            </w:r>
          </w:p>
          <w:p w14:paraId="4860A56F" w14:textId="160237DC" w:rsidR="007E1E5A" w:rsidRPr="007E1E5A" w:rsidRDefault="007E1E5A" w:rsidP="007E1E5A">
            <w:pPr>
              <w:pStyle w:val="ListParagraph"/>
              <w:numPr>
                <w:ilvl w:val="0"/>
                <w:numId w:val="27"/>
              </w:numPr>
              <w:jc w:val="both"/>
              <w:rPr>
                <w:rFonts w:cs="Calibri"/>
                <w:color w:val="000000"/>
                <w:sz w:val="18"/>
                <w:szCs w:val="18"/>
              </w:rPr>
            </w:pPr>
            <w:r>
              <w:rPr>
                <w:rFonts w:cs="Calibri"/>
                <w:color w:val="000000"/>
                <w:sz w:val="18"/>
                <w:szCs w:val="18"/>
              </w:rPr>
              <w:t>Estes clientes representam empresas que fazem parte do grupo BST ou o próprio BST.</w:t>
            </w:r>
          </w:p>
        </w:tc>
        <w:tc>
          <w:tcPr>
            <w:tcW w:w="850" w:type="dxa"/>
            <w:tcBorders>
              <w:top w:val="nil"/>
              <w:left w:val="nil"/>
              <w:bottom w:val="single" w:sz="4" w:space="0" w:color="auto"/>
              <w:right w:val="single" w:sz="4" w:space="0" w:color="auto"/>
            </w:tcBorders>
            <w:shd w:val="clear" w:color="auto" w:fill="auto"/>
            <w:noWrap/>
            <w:hideMark/>
          </w:tcPr>
          <w:p w14:paraId="3EB78152" w14:textId="77777777" w:rsidR="00C4374B" w:rsidRPr="005F2985" w:rsidRDefault="00C4374B" w:rsidP="00C4374B">
            <w:pPr>
              <w:rPr>
                <w:rFonts w:cs="Calibri"/>
                <w:color w:val="000000"/>
                <w:sz w:val="18"/>
                <w:szCs w:val="18"/>
              </w:rPr>
            </w:pPr>
            <w:r w:rsidRPr="005F2985">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20E8F325" w14:textId="05083974" w:rsidR="00C4374B" w:rsidRPr="005F2985" w:rsidRDefault="00C4374B" w:rsidP="007E1E5A">
            <w:pPr>
              <w:rPr>
                <w:rFonts w:cs="Calibri"/>
                <w:color w:val="000000"/>
                <w:sz w:val="18"/>
                <w:szCs w:val="18"/>
              </w:rPr>
            </w:pPr>
          </w:p>
        </w:tc>
      </w:tr>
      <w:tr w:rsidR="00C4374B" w:rsidRPr="005F2985" w14:paraId="46B95374" w14:textId="77777777" w:rsidTr="00C4374B">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5D973F7" w14:textId="77777777" w:rsidR="00C4374B" w:rsidRPr="005F2985" w:rsidRDefault="00C4374B" w:rsidP="00C4374B">
            <w:pPr>
              <w:rPr>
                <w:rFonts w:cs="Calibri"/>
                <w:color w:val="000000"/>
                <w:sz w:val="18"/>
                <w:szCs w:val="18"/>
              </w:rPr>
            </w:pPr>
            <w:r>
              <w:rPr>
                <w:rFonts w:cs="Calibri"/>
                <w:color w:val="000000"/>
                <w:sz w:val="18"/>
                <w:szCs w:val="18"/>
              </w:rPr>
              <w:t>ckutulmo</w:t>
            </w:r>
          </w:p>
        </w:tc>
        <w:tc>
          <w:tcPr>
            <w:tcW w:w="8504" w:type="dxa"/>
            <w:tcBorders>
              <w:top w:val="nil"/>
              <w:left w:val="nil"/>
              <w:bottom w:val="single" w:sz="4" w:space="0" w:color="auto"/>
              <w:right w:val="single" w:sz="4" w:space="0" w:color="auto"/>
            </w:tcBorders>
            <w:shd w:val="clear" w:color="auto" w:fill="auto"/>
            <w:noWrap/>
          </w:tcPr>
          <w:p w14:paraId="4DD41A7D" w14:textId="77777777" w:rsidR="00AF41C4" w:rsidRDefault="00AF41C4" w:rsidP="00C4374B">
            <w:pPr>
              <w:jc w:val="both"/>
              <w:rPr>
                <w:rFonts w:cs="Calibri"/>
                <w:color w:val="000000"/>
                <w:sz w:val="18"/>
                <w:szCs w:val="18"/>
              </w:rPr>
            </w:pPr>
            <w:r>
              <w:rPr>
                <w:rFonts w:cs="Calibri"/>
                <w:color w:val="000000"/>
                <w:sz w:val="18"/>
                <w:szCs w:val="18"/>
              </w:rPr>
              <w:t xml:space="preserve">Identificação de utilizador: </w:t>
            </w:r>
          </w:p>
          <w:p w14:paraId="4242A23F" w14:textId="1B4A2537" w:rsidR="00C4374B" w:rsidRPr="00AF41C4" w:rsidRDefault="00AF41C4" w:rsidP="00AF41C4">
            <w:pPr>
              <w:pStyle w:val="ListParagraph"/>
              <w:numPr>
                <w:ilvl w:val="0"/>
                <w:numId w:val="33"/>
              </w:numPr>
              <w:jc w:val="both"/>
              <w:rPr>
                <w:rFonts w:cs="Calibri"/>
                <w:color w:val="000000"/>
                <w:sz w:val="18"/>
                <w:szCs w:val="18"/>
              </w:rPr>
            </w:pPr>
            <w:r>
              <w:rPr>
                <w:rFonts w:cs="Calibri"/>
                <w:color w:val="000000"/>
                <w:sz w:val="18"/>
                <w:szCs w:val="18"/>
              </w:rPr>
              <w:t xml:space="preserve">Este campo dentifica o utilizador que alterou e/ou carregou o registo. </w:t>
            </w:r>
          </w:p>
        </w:tc>
        <w:tc>
          <w:tcPr>
            <w:tcW w:w="850" w:type="dxa"/>
            <w:tcBorders>
              <w:top w:val="nil"/>
              <w:left w:val="nil"/>
              <w:bottom w:val="single" w:sz="4" w:space="0" w:color="auto"/>
              <w:right w:val="single" w:sz="4" w:space="0" w:color="auto"/>
            </w:tcBorders>
            <w:shd w:val="clear" w:color="auto" w:fill="auto"/>
            <w:noWrap/>
            <w:hideMark/>
          </w:tcPr>
          <w:p w14:paraId="11572AB9" w14:textId="77777777" w:rsidR="00C4374B" w:rsidRPr="005F2985" w:rsidRDefault="00C4374B" w:rsidP="00C4374B">
            <w:pPr>
              <w:rPr>
                <w:rFonts w:cs="Calibri"/>
                <w:color w:val="000000"/>
                <w:sz w:val="18"/>
                <w:szCs w:val="18"/>
              </w:rPr>
            </w:pPr>
            <w:r w:rsidRPr="00C5395F">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580EBAE5" w14:textId="77777777" w:rsidR="00C4374B" w:rsidRPr="005F2985" w:rsidRDefault="00C4374B" w:rsidP="00C4374B">
            <w:pPr>
              <w:rPr>
                <w:rFonts w:cs="Calibri"/>
                <w:color w:val="000000"/>
                <w:sz w:val="18"/>
                <w:szCs w:val="18"/>
              </w:rPr>
            </w:pPr>
            <w:r w:rsidRPr="00C5395F">
              <w:rPr>
                <w:rFonts w:cs="Calibri"/>
                <w:color w:val="000000"/>
                <w:sz w:val="18"/>
                <w:szCs w:val="18"/>
              </w:rPr>
              <w:t>MUG (APMT0100048766)</w:t>
            </w:r>
          </w:p>
        </w:tc>
        <w:tc>
          <w:tcPr>
            <w:tcW w:w="1701" w:type="dxa"/>
          </w:tcPr>
          <w:p w14:paraId="4824CC2A" w14:textId="77777777" w:rsidR="00C4374B" w:rsidRPr="005F2985" w:rsidRDefault="00C4374B" w:rsidP="00C4374B">
            <w:pPr>
              <w:spacing w:after="160" w:line="259" w:lineRule="auto"/>
            </w:pPr>
          </w:p>
        </w:tc>
      </w:tr>
      <w:tr w:rsidR="00C4374B" w:rsidRPr="005F2985" w14:paraId="21A79988" w14:textId="77777777" w:rsidTr="00C4374B">
        <w:trPr>
          <w:gridAfter w:val="1"/>
          <w:wAfter w:w="1701" w:type="dxa"/>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EC36E12" w14:textId="77777777" w:rsidR="00C4374B" w:rsidRPr="005F2985" w:rsidRDefault="00C4374B" w:rsidP="00C4374B">
            <w:pPr>
              <w:rPr>
                <w:rFonts w:cs="Calibri"/>
                <w:color w:val="000000"/>
                <w:sz w:val="18"/>
                <w:szCs w:val="18"/>
              </w:rPr>
            </w:pPr>
            <w:r>
              <w:rPr>
                <w:rFonts w:cs="Calibri"/>
                <w:color w:val="000000"/>
                <w:sz w:val="18"/>
                <w:szCs w:val="18"/>
              </w:rPr>
              <w:t>htimest</w:t>
            </w:r>
          </w:p>
        </w:tc>
        <w:tc>
          <w:tcPr>
            <w:tcW w:w="8504" w:type="dxa"/>
            <w:tcBorders>
              <w:top w:val="nil"/>
              <w:left w:val="nil"/>
              <w:bottom w:val="single" w:sz="4" w:space="0" w:color="auto"/>
              <w:right w:val="single" w:sz="4" w:space="0" w:color="auto"/>
            </w:tcBorders>
            <w:shd w:val="clear" w:color="auto" w:fill="auto"/>
            <w:noWrap/>
            <w:hideMark/>
          </w:tcPr>
          <w:p w14:paraId="3A6275B7" w14:textId="77777777" w:rsidR="00C4374B" w:rsidRDefault="00C4374B" w:rsidP="00C4374B">
            <w:pPr>
              <w:jc w:val="both"/>
              <w:rPr>
                <w:rFonts w:cs="Calibri"/>
                <w:color w:val="000000"/>
                <w:sz w:val="18"/>
                <w:szCs w:val="18"/>
              </w:rPr>
            </w:pPr>
            <w:r>
              <w:rPr>
                <w:rFonts w:cs="Calibri"/>
                <w:color w:val="000000"/>
                <w:sz w:val="18"/>
                <w:szCs w:val="18"/>
              </w:rPr>
              <w:t xml:space="preserve">Data e hora do processamento de dados: </w:t>
            </w:r>
          </w:p>
          <w:p w14:paraId="6E4ACAC4" w14:textId="494F1BE3" w:rsidR="00C4374B" w:rsidRPr="005F2985" w:rsidRDefault="00DD35EA" w:rsidP="00DD35EA">
            <w:pPr>
              <w:pStyle w:val="ListParagraph"/>
              <w:numPr>
                <w:ilvl w:val="0"/>
                <w:numId w:val="28"/>
              </w:numPr>
              <w:jc w:val="both"/>
              <w:rPr>
                <w:rFonts w:cs="Calibri"/>
                <w:color w:val="000000"/>
                <w:sz w:val="18"/>
                <w:szCs w:val="18"/>
              </w:rPr>
            </w:pPr>
            <w:r>
              <w:rPr>
                <w:rFonts w:cs="Calibri"/>
                <w:color w:val="000000"/>
                <w:sz w:val="18"/>
                <w:szCs w:val="18"/>
              </w:rPr>
              <w:t xml:space="preserve">Identifica </w:t>
            </w:r>
            <w:r w:rsidR="00C4374B">
              <w:rPr>
                <w:rFonts w:cs="Calibri"/>
                <w:color w:val="000000"/>
                <w:sz w:val="18"/>
                <w:szCs w:val="18"/>
              </w:rPr>
              <w:t xml:space="preserve">o momento exato em que foi processado </w:t>
            </w:r>
            <w:r w:rsidR="00C4374B" w:rsidRPr="00A25969">
              <w:rPr>
                <w:rFonts w:cs="Calibri"/>
                <w:i/>
                <w:color w:val="000000"/>
                <w:sz w:val="18"/>
                <w:szCs w:val="18"/>
              </w:rPr>
              <w:t>‘htimest’</w:t>
            </w:r>
            <w:r w:rsidR="00C4374B">
              <w:rPr>
                <w:rFonts w:cs="Calibri"/>
                <w:color w:val="000000"/>
                <w:sz w:val="18"/>
                <w:szCs w:val="18"/>
              </w:rPr>
              <w:t xml:space="preserve">, que reflete a data e </w:t>
            </w:r>
            <w:commentRangeStart w:id="432"/>
            <w:r w:rsidR="00C4374B">
              <w:rPr>
                <w:rFonts w:cs="Calibri"/>
                <w:color w:val="000000"/>
                <w:sz w:val="18"/>
                <w:szCs w:val="18"/>
              </w:rPr>
              <w:t>hora</w:t>
            </w:r>
            <w:commentRangeEnd w:id="432"/>
            <w:r>
              <w:rPr>
                <w:rStyle w:val="CommentReference"/>
              </w:rPr>
              <w:commentReference w:id="432"/>
            </w:r>
            <w:r w:rsidR="00C4374B">
              <w:rPr>
                <w:rFonts w:cs="Calibri"/>
                <w:color w:val="000000"/>
                <w:sz w:val="18"/>
                <w:szCs w:val="18"/>
              </w:rPr>
              <w:t xml:space="preserve">. </w:t>
            </w:r>
          </w:p>
        </w:tc>
        <w:tc>
          <w:tcPr>
            <w:tcW w:w="850" w:type="dxa"/>
            <w:tcBorders>
              <w:top w:val="nil"/>
              <w:left w:val="nil"/>
              <w:bottom w:val="single" w:sz="4" w:space="0" w:color="auto"/>
              <w:right w:val="single" w:sz="4" w:space="0" w:color="auto"/>
            </w:tcBorders>
            <w:shd w:val="clear" w:color="auto" w:fill="auto"/>
            <w:noWrap/>
            <w:hideMark/>
          </w:tcPr>
          <w:p w14:paraId="4651A083" w14:textId="77777777" w:rsidR="00C4374B" w:rsidRPr="005F2985" w:rsidRDefault="00C4374B" w:rsidP="00C4374B">
            <w:pPr>
              <w:rPr>
                <w:rFonts w:cs="Calibri"/>
                <w:color w:val="000000"/>
                <w:sz w:val="18"/>
                <w:szCs w:val="18"/>
              </w:rPr>
            </w:pPr>
            <w:r w:rsidRPr="005F2985">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44879D3A" w14:textId="77777777" w:rsidR="00C4374B" w:rsidRPr="005F2985" w:rsidRDefault="00C4374B" w:rsidP="00C4374B">
            <w:pPr>
              <w:rPr>
                <w:rFonts w:cs="Calibri"/>
                <w:color w:val="000000"/>
                <w:sz w:val="18"/>
                <w:szCs w:val="18"/>
              </w:rPr>
            </w:pPr>
          </w:p>
        </w:tc>
      </w:tr>
      <w:tr w:rsidR="00C4374B" w:rsidRPr="005F2985" w14:paraId="4373B4CC" w14:textId="77777777" w:rsidTr="00C4374B">
        <w:trPr>
          <w:gridAfter w:val="1"/>
          <w:wAfter w:w="1701" w:type="dxa"/>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5B9B99E" w14:textId="77777777" w:rsidR="00C4374B" w:rsidRPr="005F2985" w:rsidRDefault="00C4374B" w:rsidP="00C4374B">
            <w:pPr>
              <w:rPr>
                <w:rFonts w:cs="Calibri"/>
                <w:color w:val="000000"/>
                <w:sz w:val="18"/>
                <w:szCs w:val="18"/>
              </w:rPr>
            </w:pPr>
            <w:r w:rsidRPr="005F2985">
              <w:rPr>
                <w:rFonts w:cs="Calibri"/>
                <w:color w:val="000000"/>
                <w:sz w:val="18"/>
                <w:szCs w:val="18"/>
              </w:rPr>
              <w:t>ref_date</w:t>
            </w:r>
          </w:p>
        </w:tc>
        <w:tc>
          <w:tcPr>
            <w:tcW w:w="8504" w:type="dxa"/>
            <w:tcBorders>
              <w:top w:val="nil"/>
              <w:left w:val="nil"/>
              <w:bottom w:val="single" w:sz="4" w:space="0" w:color="auto"/>
              <w:right w:val="single" w:sz="4" w:space="0" w:color="auto"/>
            </w:tcBorders>
            <w:shd w:val="clear" w:color="auto" w:fill="auto"/>
            <w:noWrap/>
            <w:hideMark/>
          </w:tcPr>
          <w:p w14:paraId="3112B99E" w14:textId="77777777" w:rsidR="00C4374B" w:rsidRPr="005F2985" w:rsidRDefault="00C4374B" w:rsidP="00C4374B">
            <w:pPr>
              <w:jc w:val="both"/>
              <w:rPr>
                <w:color w:val="000000"/>
                <w:sz w:val="18"/>
                <w:szCs w:val="18"/>
              </w:rPr>
            </w:pPr>
            <w:r w:rsidRPr="005F2985">
              <w:rPr>
                <w:color w:val="000000"/>
                <w:sz w:val="18"/>
                <w:szCs w:val="18"/>
              </w:rPr>
              <w:t>Data de referência dos dados:</w:t>
            </w:r>
          </w:p>
          <w:p w14:paraId="3667A65C" w14:textId="77777777" w:rsidR="00C4374B" w:rsidRPr="005F2985" w:rsidRDefault="00C4374B" w:rsidP="00C4374B">
            <w:pPr>
              <w:pStyle w:val="ListParagraph"/>
              <w:numPr>
                <w:ilvl w:val="0"/>
                <w:numId w:val="5"/>
              </w:numPr>
              <w:jc w:val="both"/>
              <w:rPr>
                <w:color w:val="000000"/>
                <w:sz w:val="18"/>
                <w:szCs w:val="18"/>
              </w:rPr>
            </w:pPr>
            <w:r w:rsidRPr="005F2985">
              <w:rPr>
                <w:color w:val="000000"/>
                <w:sz w:val="18"/>
                <w:szCs w:val="18"/>
              </w:rPr>
              <w:t xml:space="preserve">Todas as tabelas de </w:t>
            </w:r>
            <w:r w:rsidRPr="00A7376B">
              <w:rPr>
                <w:i/>
                <w:color w:val="000000"/>
                <w:sz w:val="18"/>
                <w:szCs w:val="18"/>
              </w:rPr>
              <w:t>output</w:t>
            </w:r>
            <w:r w:rsidRPr="005F2985">
              <w:rPr>
                <w:color w:val="000000"/>
                <w:sz w:val="18"/>
                <w:szCs w:val="18"/>
              </w:rPr>
              <w:t xml:space="preserve"> dos motores incluem sempre o campo ‘ref_date’ que reflete a data de referência dos dados. </w:t>
            </w:r>
          </w:p>
          <w:p w14:paraId="4165E798" w14:textId="6E5364E9" w:rsidR="00C4374B" w:rsidRPr="005F2985" w:rsidRDefault="00C4374B" w:rsidP="00C4374B">
            <w:pPr>
              <w:pStyle w:val="ListParagraph"/>
              <w:numPr>
                <w:ilvl w:val="0"/>
                <w:numId w:val="5"/>
              </w:numPr>
              <w:jc w:val="both"/>
              <w:rPr>
                <w:color w:val="000000"/>
                <w:sz w:val="18"/>
                <w:szCs w:val="18"/>
              </w:rPr>
            </w:pPr>
            <w:r w:rsidRPr="005F2985">
              <w:rPr>
                <w:color w:val="000000"/>
                <w:sz w:val="18"/>
                <w:szCs w:val="18"/>
              </w:rPr>
              <w:t xml:space="preserve">Dado </w:t>
            </w:r>
            <w:r w:rsidR="00DD35EA">
              <w:rPr>
                <w:color w:val="000000"/>
                <w:sz w:val="18"/>
                <w:szCs w:val="18"/>
              </w:rPr>
              <w:t>que a tabela é diária</w:t>
            </w:r>
            <w:r w:rsidRPr="005F2985">
              <w:rPr>
                <w:color w:val="000000"/>
                <w:sz w:val="18"/>
                <w:szCs w:val="18"/>
              </w:rPr>
              <w:t xml:space="preserve">, este campo informará o dia útil relevante a que respeitam todos os dados dessa partição temporal. Note-se que, no caso do último dia de calendário do mês não ser um dia útil, </w:t>
            </w:r>
            <w:r w:rsidR="00DD35EA">
              <w:rPr>
                <w:color w:val="000000"/>
                <w:sz w:val="18"/>
                <w:szCs w:val="18"/>
              </w:rPr>
              <w:t>será criada</w:t>
            </w:r>
            <w:r w:rsidRPr="005F2985">
              <w:rPr>
                <w:color w:val="000000"/>
                <w:sz w:val="18"/>
                <w:szCs w:val="18"/>
              </w:rPr>
              <w:t xml:space="preserve"> automaticamente a partição temporal com referência ao último dia de calendário do mês, e preencherá essa partição com os dados registados no último dia útil desse mês.</w:t>
            </w:r>
          </w:p>
          <w:p w14:paraId="7D7299B1" w14:textId="77777777" w:rsidR="00C4374B" w:rsidRPr="005F2985" w:rsidRDefault="00C4374B" w:rsidP="00C4374B">
            <w:pPr>
              <w:pStyle w:val="ListParagraph"/>
              <w:numPr>
                <w:ilvl w:val="0"/>
                <w:numId w:val="5"/>
              </w:numPr>
              <w:jc w:val="both"/>
              <w:rPr>
                <w:rFonts w:cs="Calibri"/>
                <w:color w:val="000000"/>
                <w:sz w:val="18"/>
                <w:szCs w:val="18"/>
              </w:rPr>
            </w:pPr>
            <w:r w:rsidRPr="005F2985">
              <w:rPr>
                <w:color w:val="000000"/>
                <w:sz w:val="18"/>
                <w:szCs w:val="18"/>
              </w:rPr>
              <w:t xml:space="preserve">Todas as datas no modelo respeitam o formato  </w:t>
            </w:r>
            <w:r>
              <w:rPr>
                <w:color w:val="000000"/>
                <w:sz w:val="18"/>
                <w:szCs w:val="18"/>
              </w:rPr>
              <w:t>‘</w:t>
            </w:r>
            <w:r w:rsidRPr="005F2985">
              <w:rPr>
                <w:color w:val="000000"/>
                <w:sz w:val="18"/>
                <w:szCs w:val="18"/>
              </w:rPr>
              <w:t>aaaa-mm-dd</w:t>
            </w:r>
            <w:r>
              <w:rPr>
                <w:color w:val="000000"/>
                <w:sz w:val="18"/>
                <w:szCs w:val="18"/>
              </w:rPr>
              <w:t>’</w:t>
            </w:r>
            <w:r w:rsidRPr="005F2985">
              <w:rPr>
                <w:color w:val="000000"/>
                <w:sz w:val="18"/>
                <w:szCs w:val="18"/>
              </w:rPr>
              <w:t>.</w:t>
            </w:r>
          </w:p>
        </w:tc>
        <w:tc>
          <w:tcPr>
            <w:tcW w:w="850" w:type="dxa"/>
            <w:tcBorders>
              <w:top w:val="nil"/>
              <w:left w:val="nil"/>
              <w:bottom w:val="single" w:sz="4" w:space="0" w:color="auto"/>
              <w:right w:val="single" w:sz="4" w:space="0" w:color="auto"/>
            </w:tcBorders>
            <w:shd w:val="clear" w:color="auto" w:fill="auto"/>
            <w:noWrap/>
            <w:hideMark/>
          </w:tcPr>
          <w:p w14:paraId="307F1596" w14:textId="77777777" w:rsidR="00C4374B" w:rsidRPr="005F2985" w:rsidRDefault="00C4374B" w:rsidP="00C4374B">
            <w:pPr>
              <w:rPr>
                <w:rFonts w:cs="Calibri"/>
                <w:color w:val="000000"/>
                <w:sz w:val="18"/>
                <w:szCs w:val="18"/>
              </w:rPr>
            </w:pPr>
            <w:r w:rsidRPr="005F2985">
              <w:rPr>
                <w:rFonts w:cs="Calibri"/>
                <w:color w:val="000000"/>
                <w:sz w:val="18"/>
                <w:szCs w:val="18"/>
              </w:rPr>
              <w:t>String</w:t>
            </w:r>
          </w:p>
        </w:tc>
        <w:tc>
          <w:tcPr>
            <w:tcW w:w="2551" w:type="dxa"/>
            <w:tcBorders>
              <w:top w:val="nil"/>
              <w:left w:val="nil"/>
              <w:bottom w:val="single" w:sz="4" w:space="0" w:color="auto"/>
              <w:right w:val="single" w:sz="4" w:space="0" w:color="auto"/>
            </w:tcBorders>
            <w:shd w:val="clear" w:color="auto" w:fill="auto"/>
            <w:noWrap/>
            <w:hideMark/>
          </w:tcPr>
          <w:p w14:paraId="166BDFC1" w14:textId="77777777" w:rsidR="00C4374B" w:rsidRPr="005F2985" w:rsidRDefault="00C4374B" w:rsidP="00C4374B">
            <w:pPr>
              <w:rPr>
                <w:rFonts w:cs="Calibri"/>
                <w:color w:val="000000"/>
                <w:sz w:val="18"/>
                <w:szCs w:val="18"/>
              </w:rPr>
            </w:pPr>
            <w:r w:rsidRPr="005F2985">
              <w:rPr>
                <w:rFonts w:cs="Calibri"/>
                <w:color w:val="000000"/>
                <w:sz w:val="18"/>
                <w:szCs w:val="18"/>
              </w:rPr>
              <w:t> </w:t>
            </w:r>
          </w:p>
        </w:tc>
      </w:tr>
    </w:tbl>
    <w:p w14:paraId="48EBCD1A" w14:textId="1DA41FFE" w:rsidR="00C4374B" w:rsidRDefault="00C4374B" w:rsidP="00C4374B"/>
    <w:p w14:paraId="4868A4C8" w14:textId="7136CB25" w:rsidR="00C4374B" w:rsidRDefault="00C4374B" w:rsidP="00C4374B">
      <w:pPr>
        <w:sectPr w:rsidR="00C4374B" w:rsidSect="00C4374B">
          <w:pgSz w:w="16838" w:h="11906" w:orient="landscape"/>
          <w:pgMar w:top="1440" w:right="1440" w:bottom="1440" w:left="1440" w:header="709" w:footer="709" w:gutter="0"/>
          <w:cols w:space="708"/>
          <w:docGrid w:linePitch="360"/>
        </w:sectPr>
      </w:pPr>
    </w:p>
    <w:p w14:paraId="4B3D71CB" w14:textId="1C3B1FEA" w:rsidR="00C4374B" w:rsidRPr="00FD47AF" w:rsidRDefault="00C4374B" w:rsidP="00C4374B">
      <w:pPr>
        <w:pStyle w:val="Heading4"/>
        <w:rPr>
          <w:i/>
        </w:rPr>
      </w:pPr>
      <w:bookmarkStart w:id="433" w:name="_Toc178080195"/>
      <w:r w:rsidRPr="00774003">
        <w:lastRenderedPageBreak/>
        <w:t xml:space="preserve">Tabela auxiliar de histórico de avaliações: </w:t>
      </w:r>
      <w:r w:rsidRPr="00774003">
        <w:rPr>
          <w:i/>
        </w:rPr>
        <w:t>cd_garantias.</w:t>
      </w:r>
      <w:r w:rsidRPr="00774003">
        <w:t xml:space="preserve"> </w:t>
      </w:r>
      <w:r w:rsidRPr="00774003">
        <w:rPr>
          <w:i/>
        </w:rPr>
        <w:t>gt703_hist_chvs_crc</w:t>
      </w:r>
      <w:bookmarkEnd w:id="433"/>
      <w:r w:rsidR="00FD47AF">
        <w:rPr>
          <w:i/>
        </w:rPr>
        <w:fldChar w:fldCharType="begin"/>
      </w:r>
      <w:r w:rsidR="00FD47AF">
        <w:instrText xml:space="preserve"> XE</w:instrText>
      </w:r>
      <w:r w:rsidR="00FD47AF" w:rsidRPr="00EC0F60">
        <w:instrText xml:space="preserve"> </w:instrText>
      </w:r>
      <w:r w:rsidR="00FD47AF" w:rsidRPr="00EC0F60">
        <w:rPr>
          <w:i/>
        </w:rPr>
        <w:instrText>gt703_hist_chvs_crc</w:instrText>
      </w:r>
      <w:r w:rsidR="00FD47AF">
        <w:instrText xml:space="preserve">" \i </w:instrText>
      </w:r>
      <w:r w:rsidR="00FD47AF">
        <w:rPr>
          <w:i/>
        </w:rPr>
        <w:fldChar w:fldCharType="end"/>
      </w:r>
    </w:p>
    <w:p w14:paraId="0F434626" w14:textId="20A74D70" w:rsidR="00C4374B" w:rsidRDefault="00C4374B" w:rsidP="00DD35EA">
      <w:pPr>
        <w:pStyle w:val="Heading5"/>
      </w:pPr>
      <w:bookmarkStart w:id="434" w:name="_Toc167390736"/>
      <w:bookmarkStart w:id="435" w:name="_Toc178080196"/>
      <w:r w:rsidRPr="009B5FC6">
        <w:t>Visão Geral</w:t>
      </w:r>
      <w:bookmarkEnd w:id="434"/>
      <w:bookmarkEnd w:id="435"/>
    </w:p>
    <w:p w14:paraId="22E6EBA2" w14:textId="77777777" w:rsidR="00C4374B" w:rsidRPr="009B5FC6" w:rsidRDefault="00C4374B" w:rsidP="00C4374B">
      <w:pPr>
        <w:rPr>
          <w:u w:val="single"/>
        </w:rPr>
      </w:pPr>
    </w:p>
    <w:p w14:paraId="64637E28" w14:textId="05994BA8" w:rsidR="00D70156" w:rsidRDefault="00C4374B" w:rsidP="00C4374B">
      <w:r w:rsidRPr="009B5FC6">
        <w:t xml:space="preserve">A tabela </w:t>
      </w:r>
      <w:r w:rsidRPr="009B5FC6">
        <w:rPr>
          <w:i/>
        </w:rPr>
        <w:t>cd_garantias.</w:t>
      </w:r>
      <w:r w:rsidRPr="009B5FC6">
        <w:t xml:space="preserve"> </w:t>
      </w:r>
      <w:r w:rsidRPr="009B5FC6">
        <w:rPr>
          <w:i/>
        </w:rPr>
        <w:t>gt703_hist_chvs_crc</w:t>
      </w:r>
      <w:r w:rsidR="00D70156">
        <w:t xml:space="preserve"> </w:t>
      </w:r>
      <w:r w:rsidR="00DD35EA">
        <w:t xml:space="preserve">serve como histórico de chaves, permitindo a identificação das proteções associadas a cada contrato e cliente. Esta </w:t>
      </w:r>
      <w:r w:rsidR="00D70156">
        <w:t xml:space="preserve">é uma </w:t>
      </w:r>
      <w:r w:rsidR="00DD35EA">
        <w:t xml:space="preserve">tabela </w:t>
      </w:r>
      <w:r w:rsidR="00D70156">
        <w:t xml:space="preserve">axiliar, fundamental na CRC, </w:t>
      </w:r>
      <w:r w:rsidR="00DD35EA">
        <w:t>para a</w:t>
      </w:r>
      <w:r w:rsidR="00D70156">
        <w:t>poiar na</w:t>
      </w:r>
      <w:r w:rsidR="00DD35EA">
        <w:t xml:space="preserve"> </w:t>
      </w:r>
      <w:r w:rsidR="00D70156">
        <w:t xml:space="preserve">identificação e </w:t>
      </w:r>
      <w:r w:rsidR="00DD35EA">
        <w:t>criação de novas proteções</w:t>
      </w:r>
      <w:r w:rsidR="00D70156">
        <w:t xml:space="preserve"> (‘idprot’)</w:t>
      </w:r>
      <w:r w:rsidR="00DD35EA">
        <w:t>, facilitando a ge</w:t>
      </w:r>
      <w:r w:rsidR="00D70156">
        <w:t>st</w:t>
      </w:r>
      <w:r w:rsidR="00DD35EA">
        <w:t xml:space="preserve">ão de combinações </w:t>
      </w:r>
      <w:r w:rsidR="00D70156">
        <w:t>únicas de contrato</w:t>
      </w:r>
      <w:r w:rsidR="00DD35EA">
        <w:t>/cliente</w:t>
      </w:r>
      <w:r w:rsidR="00D70156">
        <w:t xml:space="preserve"> (‘idocnt’/’zcliente’)</w:t>
      </w:r>
      <w:r w:rsidR="00DD35EA">
        <w:t xml:space="preserve">. </w:t>
      </w:r>
    </w:p>
    <w:p w14:paraId="50FAE721" w14:textId="42509758" w:rsidR="00D70156" w:rsidRDefault="00D70156" w:rsidP="00C4374B"/>
    <w:p w14:paraId="28CADC6B" w14:textId="75724A10" w:rsidR="00E3247A" w:rsidRPr="00EE2268" w:rsidRDefault="00E3247A" w:rsidP="00C4374B">
      <w:r>
        <w:t xml:space="preserve">Além de identificar as proteções, a tabela incluiu um sequenciador que permite determinar a ordem de cada combinação distinta entre cliente, contrato e instrumento (‘zcliente_ced’, ‘idcont’ e ‘idinst’, respetivamente). No caso das garantias reiais, esta variável apresenta, por defeito o valor de “1”. Para as garantias pessoais, é preenchido de forma ordenada, conforme cada combinação distinta que vai surgindo, garantindo a correta rastreabilidade e ordenação dos registos. De salientar, que é a </w:t>
      </w:r>
      <w:r w:rsidR="00EE2268">
        <w:t xml:space="preserve">através desta tabela que conseguimos transformar a chave do da tabela </w:t>
      </w:r>
      <w:r w:rsidR="00EE2268" w:rsidRPr="00E3247A">
        <w:rPr>
          <w:i/>
        </w:rPr>
        <w:t>cd_garantias.gt018_rateio_aval</w:t>
      </w:r>
      <w:r w:rsidR="00EE2268">
        <w:rPr>
          <w:i/>
        </w:rPr>
        <w:t xml:space="preserve"> </w:t>
      </w:r>
      <w:r w:rsidR="00EE2268" w:rsidRPr="00EE2268">
        <w:t>numa chave compatível</w:t>
      </w:r>
      <w:r w:rsidR="00EE2268">
        <w:t xml:space="preserve"> e válida para</w:t>
      </w:r>
      <w:r w:rsidR="00EE2268" w:rsidRPr="00EE2268">
        <w:t xml:space="preserve"> com o universo </w:t>
      </w:r>
      <w:r w:rsidR="00EE2268">
        <w:t>da CRC.</w:t>
      </w:r>
    </w:p>
    <w:p w14:paraId="312906DF" w14:textId="65629528" w:rsidR="00C4374B" w:rsidRDefault="00C4374B" w:rsidP="00C4374B">
      <w:bookmarkStart w:id="436" w:name="_Toc167390737"/>
    </w:p>
    <w:p w14:paraId="0DF96DE9" w14:textId="77BC0C66" w:rsidR="00C4374B" w:rsidRDefault="00C4374B" w:rsidP="00D70156">
      <w:pPr>
        <w:pStyle w:val="Heading5"/>
      </w:pPr>
      <w:bookmarkStart w:id="437" w:name="_Toc178080197"/>
      <w:r w:rsidRPr="009B5FC6">
        <w:t>Periodicidade</w:t>
      </w:r>
      <w:bookmarkEnd w:id="436"/>
      <w:bookmarkEnd w:id="437"/>
    </w:p>
    <w:p w14:paraId="34FA2F67" w14:textId="77777777" w:rsidR="00C4374B" w:rsidRPr="009B5FC6" w:rsidRDefault="00C4374B" w:rsidP="00C4374B">
      <w:pPr>
        <w:rPr>
          <w:u w:val="single"/>
        </w:rPr>
      </w:pPr>
    </w:p>
    <w:p w14:paraId="7CF95F40" w14:textId="5D789ABB" w:rsidR="00C4374B" w:rsidRDefault="00C4374B" w:rsidP="00C4374B">
      <w:r w:rsidRPr="00CD3F80">
        <w:t xml:space="preserve">A </w:t>
      </w:r>
      <w:r w:rsidRPr="00E3247A">
        <w:t xml:space="preserve">tabela </w:t>
      </w:r>
      <w:r w:rsidRPr="00E3247A">
        <w:rPr>
          <w:i/>
        </w:rPr>
        <w:t>cd_garantias.</w:t>
      </w:r>
      <w:r w:rsidRPr="00E3247A">
        <w:t xml:space="preserve"> </w:t>
      </w:r>
      <w:r w:rsidRPr="00E3247A">
        <w:rPr>
          <w:i/>
        </w:rPr>
        <w:t>gt703_hist_chvs_crc</w:t>
      </w:r>
      <w:r w:rsidRPr="00E3247A">
        <w:t xml:space="preserve"> é uma tabela de histórico aprovisionada pela tabela </w:t>
      </w:r>
      <w:r w:rsidRPr="00E3247A">
        <w:rPr>
          <w:i/>
        </w:rPr>
        <w:t>cd_garantias.gt018_rateio_aval</w:t>
      </w:r>
      <w:r w:rsidRPr="00E3247A">
        <w:t>. Por esse motivo, apenas é atualizada quando surge no MUG uma nova combinação de pilares.</w:t>
      </w:r>
    </w:p>
    <w:p w14:paraId="05C81C7B" w14:textId="77777777" w:rsidR="00C4374B" w:rsidRPr="00CD3F80" w:rsidRDefault="00C4374B" w:rsidP="00C4374B"/>
    <w:p w14:paraId="68F94278" w14:textId="77777777" w:rsidR="00C4374B" w:rsidRDefault="00C4374B" w:rsidP="00C4374B">
      <w:r w:rsidRPr="00CD3F80">
        <w:t xml:space="preserve">Só se </w:t>
      </w:r>
      <w:r w:rsidRPr="00D70156">
        <w:t xml:space="preserve">devem considerar como oficiais os valores constantes nesta tabela desde, e incluindo, 31 julho </w:t>
      </w:r>
      <w:commentRangeStart w:id="438"/>
      <w:r w:rsidRPr="00D70156">
        <w:t>de</w:t>
      </w:r>
      <w:commentRangeEnd w:id="438"/>
      <w:r w:rsidR="00D70156" w:rsidRPr="00D70156">
        <w:rPr>
          <w:rStyle w:val="CommentReference"/>
        </w:rPr>
        <w:commentReference w:id="438"/>
      </w:r>
      <w:r w:rsidRPr="00D70156">
        <w:t xml:space="preserve"> 2024.</w:t>
      </w:r>
    </w:p>
    <w:p w14:paraId="3D77E0BE" w14:textId="77777777" w:rsidR="00C4374B" w:rsidRDefault="00C4374B" w:rsidP="00C4374B">
      <w:pPr>
        <w:pStyle w:val="Heading6"/>
        <w:numPr>
          <w:ilvl w:val="0"/>
          <w:numId w:val="0"/>
        </w:numPr>
        <w:spacing w:line="259" w:lineRule="auto"/>
      </w:pPr>
      <w:bookmarkStart w:id="439" w:name="_Toc167390738"/>
    </w:p>
    <w:p w14:paraId="3AF5A91F" w14:textId="77777777" w:rsidR="00C4374B" w:rsidRPr="00CD3F80" w:rsidRDefault="00C4374B" w:rsidP="00D70156">
      <w:pPr>
        <w:pStyle w:val="Heading5"/>
      </w:pPr>
      <w:bookmarkStart w:id="440" w:name="_Toc178080198"/>
      <w:r w:rsidRPr="00CD3F80">
        <w:t>Aprovisionamento</w:t>
      </w:r>
      <w:bookmarkEnd w:id="439"/>
      <w:bookmarkEnd w:id="440"/>
    </w:p>
    <w:p w14:paraId="7D65EAC4" w14:textId="77777777" w:rsidR="00C4374B" w:rsidRPr="00CD3F80" w:rsidRDefault="00C4374B" w:rsidP="00C4374B">
      <w:r w:rsidRPr="00CD3F80">
        <w:t xml:space="preserve">O aprovisionamento da tabela </w:t>
      </w:r>
      <w:r w:rsidRPr="009B5FC6">
        <w:rPr>
          <w:i/>
        </w:rPr>
        <w:t>cd_garantias.</w:t>
      </w:r>
      <w:r w:rsidRPr="009B5FC6">
        <w:t xml:space="preserve"> </w:t>
      </w:r>
      <w:r w:rsidRPr="009B5FC6">
        <w:rPr>
          <w:i/>
        </w:rPr>
        <w:t>gt703_hist_chvs_crc</w:t>
      </w:r>
      <w:r w:rsidRPr="009B5FC6">
        <w:t xml:space="preserve"> </w:t>
      </w:r>
      <w:r w:rsidRPr="00CD3F80">
        <w:t>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 seguinte tabela:</w:t>
      </w:r>
    </w:p>
    <w:p w14:paraId="49EC5F9B" w14:textId="77777777" w:rsidR="00C4374B" w:rsidRPr="00CD3F80" w:rsidRDefault="00C4374B" w:rsidP="00C4374B">
      <w:pPr>
        <w:pStyle w:val="Caption"/>
        <w:keepNext/>
        <w:rPr>
          <w:b/>
          <w:color w:val="auto"/>
          <w:sz w:val="22"/>
        </w:rPr>
      </w:pPr>
    </w:p>
    <w:p w14:paraId="0C1CA7A3" w14:textId="4871A551" w:rsidR="00C4374B" w:rsidRPr="00A324DF" w:rsidRDefault="00C4374B" w:rsidP="00C4374B">
      <w:pPr>
        <w:pStyle w:val="Caption"/>
        <w:keepNext/>
        <w:jc w:val="center"/>
        <w:rPr>
          <w:b/>
          <w:color w:val="auto"/>
          <w:sz w:val="22"/>
        </w:rPr>
      </w:pPr>
      <w:bookmarkStart w:id="441" w:name="_Toc165368772"/>
      <w:bookmarkStart w:id="442" w:name="_Toc178080217"/>
      <w:r w:rsidRPr="00A324DF">
        <w:rPr>
          <w:b/>
          <w:color w:val="auto"/>
          <w:sz w:val="22"/>
        </w:rPr>
        <w:t xml:space="preserve">Tabela </w:t>
      </w:r>
      <w:r w:rsidRPr="00A324DF">
        <w:rPr>
          <w:b/>
          <w:color w:val="auto"/>
          <w:sz w:val="22"/>
        </w:rPr>
        <w:fldChar w:fldCharType="begin"/>
      </w:r>
      <w:r w:rsidRPr="00A324DF">
        <w:rPr>
          <w:b/>
          <w:color w:val="auto"/>
          <w:sz w:val="22"/>
        </w:rPr>
        <w:instrText xml:space="preserve"> SEQ Tabela \* ARABIC </w:instrText>
      </w:r>
      <w:r w:rsidRPr="00A324DF">
        <w:rPr>
          <w:b/>
          <w:color w:val="auto"/>
          <w:sz w:val="22"/>
        </w:rPr>
        <w:fldChar w:fldCharType="separate"/>
      </w:r>
      <w:r w:rsidR="00261F31">
        <w:rPr>
          <w:b/>
          <w:noProof/>
          <w:color w:val="auto"/>
          <w:sz w:val="22"/>
        </w:rPr>
        <w:t>9</w:t>
      </w:r>
      <w:r w:rsidRPr="00A324DF">
        <w:rPr>
          <w:b/>
          <w:color w:val="auto"/>
          <w:sz w:val="22"/>
        </w:rPr>
        <w:fldChar w:fldCharType="end"/>
      </w:r>
      <w:r w:rsidRPr="00A324DF">
        <w:rPr>
          <w:b/>
          <w:color w:val="auto"/>
          <w:sz w:val="22"/>
        </w:rPr>
        <w:t xml:space="preserve">: Informação </w:t>
      </w:r>
      <w:r w:rsidRPr="00A324DF">
        <w:rPr>
          <w:b/>
          <w:color w:val="auto"/>
          <w:sz w:val="22"/>
        </w:rPr>
        <w:t xml:space="preserve">das tabelas de aprovisionamento da </w:t>
      </w:r>
      <w:bookmarkEnd w:id="441"/>
      <w:r w:rsidRPr="00C9616F">
        <w:rPr>
          <w:b/>
          <w:color w:val="auto"/>
          <w:sz w:val="22"/>
        </w:rPr>
        <w:t>cd_garantias. gt703_hist_chvs_crc</w:t>
      </w:r>
      <w:bookmarkEnd w:id="442"/>
      <w:r w:rsidRPr="009B5FC6">
        <w:t xml:space="preserve"> </w:t>
      </w:r>
      <w:r w:rsidRPr="00CD3F80">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C4374B" w:rsidRPr="00CD3F80" w14:paraId="2C894A9A" w14:textId="77777777" w:rsidTr="00C4374B">
        <w:trPr>
          <w:trHeight w:val="290"/>
        </w:trPr>
        <w:tc>
          <w:tcPr>
            <w:tcW w:w="1701" w:type="dxa"/>
            <w:shd w:val="clear" w:color="000000" w:fill="FF0000"/>
            <w:noWrap/>
            <w:hideMark/>
          </w:tcPr>
          <w:p w14:paraId="4257C206" w14:textId="77777777" w:rsidR="00C4374B" w:rsidRPr="00CD3F80" w:rsidRDefault="00C4374B" w:rsidP="00C4374B">
            <w:pPr>
              <w:rPr>
                <w:rFonts w:cs="Calibri"/>
                <w:b/>
                <w:bCs/>
                <w:color w:val="FFFFFF"/>
                <w:sz w:val="18"/>
                <w:szCs w:val="18"/>
              </w:rPr>
            </w:pPr>
            <w:r w:rsidRPr="00CD3F80">
              <w:rPr>
                <w:rFonts w:cs="Calibri"/>
                <w:b/>
                <w:bCs/>
                <w:color w:val="FFFFFF"/>
                <w:sz w:val="18"/>
                <w:szCs w:val="18"/>
              </w:rPr>
              <w:t>Aplicação Origem</w:t>
            </w:r>
          </w:p>
        </w:tc>
        <w:tc>
          <w:tcPr>
            <w:tcW w:w="3288" w:type="dxa"/>
            <w:shd w:val="clear" w:color="000000" w:fill="FF0000"/>
            <w:noWrap/>
            <w:hideMark/>
          </w:tcPr>
          <w:p w14:paraId="3BBB47A8" w14:textId="77777777" w:rsidR="00C4374B" w:rsidRPr="00CD3F80" w:rsidRDefault="00C4374B" w:rsidP="00C4374B">
            <w:pPr>
              <w:rPr>
                <w:rFonts w:cs="Calibri"/>
                <w:b/>
                <w:bCs/>
                <w:color w:val="FFFFFF"/>
                <w:sz w:val="18"/>
                <w:szCs w:val="18"/>
              </w:rPr>
            </w:pPr>
            <w:r w:rsidRPr="00CD3F80">
              <w:rPr>
                <w:rFonts w:cs="Calibri"/>
                <w:b/>
                <w:bCs/>
                <w:color w:val="FFFFFF"/>
                <w:sz w:val="18"/>
                <w:szCs w:val="18"/>
              </w:rPr>
              <w:t>Nome da Tabela na Aplicação Origem</w:t>
            </w:r>
          </w:p>
        </w:tc>
        <w:tc>
          <w:tcPr>
            <w:tcW w:w="2041" w:type="dxa"/>
            <w:shd w:val="clear" w:color="000000" w:fill="FF0000"/>
          </w:tcPr>
          <w:p w14:paraId="1AB8CBF4" w14:textId="77777777" w:rsidR="00C4374B" w:rsidRPr="00CD3F80" w:rsidRDefault="00C4374B" w:rsidP="00C4374B">
            <w:pPr>
              <w:rPr>
                <w:rFonts w:cs="Calibri"/>
                <w:b/>
                <w:bCs/>
                <w:color w:val="FFFFFF"/>
                <w:sz w:val="18"/>
                <w:szCs w:val="18"/>
              </w:rPr>
            </w:pPr>
            <w:r w:rsidRPr="00CD3F80">
              <w:rPr>
                <w:rFonts w:cs="Calibri"/>
                <w:b/>
                <w:bCs/>
                <w:color w:val="FFFFFF"/>
                <w:sz w:val="18"/>
                <w:szCs w:val="18"/>
              </w:rPr>
              <w:t xml:space="preserve">Nome da Base de Dados no Data Lake </w:t>
            </w:r>
          </w:p>
        </w:tc>
        <w:tc>
          <w:tcPr>
            <w:tcW w:w="2041" w:type="dxa"/>
            <w:shd w:val="clear" w:color="000000" w:fill="FF0000"/>
            <w:noWrap/>
            <w:hideMark/>
          </w:tcPr>
          <w:p w14:paraId="3E7513E7" w14:textId="77777777" w:rsidR="00C4374B" w:rsidRPr="00CD3F80" w:rsidRDefault="00C4374B" w:rsidP="00C4374B">
            <w:pPr>
              <w:rPr>
                <w:rFonts w:cs="Calibri"/>
                <w:b/>
                <w:bCs/>
                <w:color w:val="FFFFFF"/>
                <w:sz w:val="18"/>
                <w:szCs w:val="18"/>
              </w:rPr>
            </w:pPr>
            <w:r w:rsidRPr="00CD3F80">
              <w:rPr>
                <w:rFonts w:cs="Calibri"/>
                <w:b/>
                <w:bCs/>
                <w:color w:val="FFFFFF"/>
                <w:sz w:val="18"/>
                <w:szCs w:val="18"/>
              </w:rPr>
              <w:t>Nome da Tabela no Data Lake</w:t>
            </w:r>
          </w:p>
        </w:tc>
      </w:tr>
      <w:tr w:rsidR="00C4374B" w:rsidRPr="00CD3F80" w14:paraId="1086D8C7" w14:textId="77777777" w:rsidTr="00C4374B">
        <w:trPr>
          <w:trHeight w:val="290"/>
        </w:trPr>
        <w:tc>
          <w:tcPr>
            <w:tcW w:w="1701" w:type="dxa"/>
            <w:shd w:val="clear" w:color="auto" w:fill="auto"/>
            <w:noWrap/>
          </w:tcPr>
          <w:p w14:paraId="29FFCCF0" w14:textId="77777777" w:rsidR="00C4374B" w:rsidRPr="00CD3F80" w:rsidRDefault="00C4374B" w:rsidP="00C4374B">
            <w:pPr>
              <w:rPr>
                <w:rFonts w:cs="Calibri"/>
                <w:color w:val="000000"/>
                <w:sz w:val="18"/>
                <w:szCs w:val="18"/>
              </w:rPr>
            </w:pPr>
            <w:r w:rsidRPr="00CD3F80">
              <w:rPr>
                <w:rFonts w:cs="Calibri"/>
                <w:color w:val="000000"/>
                <w:sz w:val="18"/>
                <w:szCs w:val="18"/>
              </w:rPr>
              <w:t>MUG (APMT0100048766)</w:t>
            </w:r>
          </w:p>
        </w:tc>
        <w:tc>
          <w:tcPr>
            <w:tcW w:w="3288" w:type="dxa"/>
            <w:shd w:val="clear" w:color="auto" w:fill="auto"/>
            <w:noWrap/>
          </w:tcPr>
          <w:p w14:paraId="5565E89B" w14:textId="77777777" w:rsidR="00C4374B" w:rsidRPr="00CD3F80" w:rsidRDefault="00C4374B" w:rsidP="00C4374B">
            <w:pPr>
              <w:rPr>
                <w:rFonts w:cs="Calibri"/>
                <w:color w:val="000000"/>
                <w:sz w:val="18"/>
                <w:szCs w:val="18"/>
              </w:rPr>
            </w:pPr>
            <w:r w:rsidRPr="00CD3F80">
              <w:rPr>
                <w:rFonts w:cs="Calibri"/>
                <w:color w:val="000000"/>
                <w:sz w:val="18"/>
                <w:szCs w:val="18"/>
              </w:rPr>
              <w:t>gt018_rateio_aval</w:t>
            </w:r>
          </w:p>
        </w:tc>
        <w:tc>
          <w:tcPr>
            <w:tcW w:w="2041" w:type="dxa"/>
          </w:tcPr>
          <w:p w14:paraId="41995ED8" w14:textId="77777777" w:rsidR="00C4374B" w:rsidRPr="00CD3F80" w:rsidRDefault="00C4374B" w:rsidP="00C4374B">
            <w:pPr>
              <w:rPr>
                <w:rFonts w:cs="Calibri"/>
                <w:color w:val="000000"/>
                <w:sz w:val="18"/>
                <w:szCs w:val="18"/>
              </w:rPr>
            </w:pPr>
            <w:r w:rsidRPr="00CD3F80">
              <w:rPr>
                <w:rFonts w:cs="Calibri"/>
                <w:color w:val="000000"/>
                <w:sz w:val="18"/>
                <w:szCs w:val="18"/>
              </w:rPr>
              <w:t>cd_garantias</w:t>
            </w:r>
          </w:p>
        </w:tc>
        <w:tc>
          <w:tcPr>
            <w:tcW w:w="2041" w:type="dxa"/>
            <w:shd w:val="clear" w:color="auto" w:fill="auto"/>
            <w:noWrap/>
          </w:tcPr>
          <w:p w14:paraId="33D86AD2" w14:textId="77777777" w:rsidR="00C4374B" w:rsidRPr="00CD3F80" w:rsidRDefault="00C4374B" w:rsidP="00C4374B">
            <w:pPr>
              <w:rPr>
                <w:rFonts w:cs="Calibri"/>
                <w:color w:val="000000"/>
                <w:sz w:val="18"/>
                <w:szCs w:val="18"/>
              </w:rPr>
            </w:pPr>
            <w:r w:rsidRPr="00CD3F80">
              <w:rPr>
                <w:rFonts w:cs="Calibri"/>
                <w:color w:val="000000"/>
                <w:sz w:val="18"/>
                <w:szCs w:val="18"/>
              </w:rPr>
              <w:t>gt018_rateio_aval</w:t>
            </w:r>
          </w:p>
        </w:tc>
      </w:tr>
    </w:tbl>
    <w:p w14:paraId="2036FFA5" w14:textId="77777777" w:rsidR="00C4374B" w:rsidRDefault="00C4374B" w:rsidP="00C4374B"/>
    <w:p w14:paraId="78FA1D00" w14:textId="77777777" w:rsidR="00C4374B" w:rsidRDefault="00C4374B" w:rsidP="00C4374B"/>
    <w:p w14:paraId="2E3794D1" w14:textId="77777777" w:rsidR="00C4374B" w:rsidRDefault="00C4374B" w:rsidP="00C4374B"/>
    <w:p w14:paraId="2554EDAB" w14:textId="77777777" w:rsidR="00C4374B" w:rsidRPr="000C4396" w:rsidRDefault="00C4374B" w:rsidP="00C4374B"/>
    <w:p w14:paraId="462E877F" w14:textId="77777777" w:rsidR="00C4374B" w:rsidRDefault="00C4374B" w:rsidP="00C4374B">
      <w:pPr>
        <w:pStyle w:val="Heading6"/>
        <w:numPr>
          <w:ilvl w:val="5"/>
          <w:numId w:val="8"/>
        </w:numPr>
        <w:spacing w:line="259" w:lineRule="auto"/>
        <w:sectPr w:rsidR="00C4374B" w:rsidSect="00EC1079">
          <w:pgSz w:w="11906" w:h="16838"/>
          <w:pgMar w:top="1440" w:right="1440" w:bottom="1440" w:left="1440" w:header="709" w:footer="709" w:gutter="0"/>
          <w:cols w:space="708"/>
          <w:docGrid w:linePitch="360"/>
        </w:sectPr>
      </w:pPr>
    </w:p>
    <w:p w14:paraId="0210ECD4" w14:textId="77777777" w:rsidR="00C4374B" w:rsidRDefault="00C4374B" w:rsidP="00D70156">
      <w:pPr>
        <w:pStyle w:val="Heading5"/>
      </w:pPr>
      <w:bookmarkStart w:id="443" w:name="_Toc167390739"/>
      <w:bookmarkStart w:id="444" w:name="_Toc178080199"/>
      <w:r>
        <w:lastRenderedPageBreak/>
        <w:t xml:space="preserve">Detalhe dos </w:t>
      </w:r>
      <w:r w:rsidRPr="00A41AE4">
        <w:t>campos</w:t>
      </w:r>
      <w:bookmarkEnd w:id="443"/>
      <w:bookmarkEnd w:id="444"/>
    </w:p>
    <w:p w14:paraId="5E5A44C0" w14:textId="5D0058EC" w:rsidR="00C4374B" w:rsidRPr="00CD3F80" w:rsidRDefault="00C4374B" w:rsidP="00C4374B">
      <w:pPr>
        <w:rPr>
          <w:b/>
        </w:rPr>
      </w:pPr>
      <w:r w:rsidRPr="00CD3F80">
        <w:t>De seguida, são apresentados todos os campos da tabela</w:t>
      </w:r>
      <w:r>
        <w:rPr>
          <w:i/>
        </w:rPr>
        <w:t xml:space="preserve"> </w:t>
      </w:r>
      <w:r w:rsidRPr="009B5FC6">
        <w:rPr>
          <w:i/>
        </w:rPr>
        <w:t>cd_garantias.</w:t>
      </w:r>
      <w:r w:rsidRPr="009B5FC6">
        <w:t xml:space="preserve"> </w:t>
      </w:r>
      <w:r w:rsidRPr="009B5FC6">
        <w:rPr>
          <w:i/>
        </w:rPr>
        <w:t>gt703_hist_chvs_crc</w:t>
      </w:r>
      <w:r w:rsidRPr="00CD3F80">
        <w:t>, bem como uma breve descrição do seu significado</w:t>
      </w:r>
      <w:r w:rsidR="00D70156">
        <w:t>.</w:t>
      </w:r>
    </w:p>
    <w:p w14:paraId="480C5B62" w14:textId="77777777" w:rsidR="00C4374B" w:rsidRDefault="00C4374B" w:rsidP="00C4374B">
      <w:pPr>
        <w:jc w:val="both"/>
      </w:pPr>
    </w:p>
    <w:tbl>
      <w:tblPr>
        <w:tblW w:w="15379" w:type="dxa"/>
        <w:tblInd w:w="-75" w:type="dxa"/>
        <w:tblLayout w:type="fixed"/>
        <w:tblCellMar>
          <w:left w:w="70" w:type="dxa"/>
          <w:right w:w="70" w:type="dxa"/>
        </w:tblCellMar>
        <w:tblLook w:val="04A0" w:firstRow="1" w:lastRow="0" w:firstColumn="1" w:lastColumn="0" w:noHBand="0" w:noVBand="1"/>
      </w:tblPr>
      <w:tblGrid>
        <w:gridCol w:w="1984"/>
        <w:gridCol w:w="5316"/>
        <w:gridCol w:w="1134"/>
        <w:gridCol w:w="1842"/>
        <w:gridCol w:w="1701"/>
        <w:gridCol w:w="1843"/>
        <w:gridCol w:w="1559"/>
      </w:tblGrid>
      <w:tr w:rsidR="00C4374B" w:rsidRPr="00C5395F" w14:paraId="6EC271B9" w14:textId="77777777" w:rsidTr="00C4374B">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1D1AA315" w14:textId="77777777" w:rsidR="00C4374B" w:rsidRPr="00C5395F" w:rsidRDefault="00C4374B" w:rsidP="00C4374B">
            <w:pPr>
              <w:rPr>
                <w:rFonts w:cs="Calibri"/>
                <w:b/>
                <w:bCs/>
                <w:color w:val="FFFFFF"/>
                <w:sz w:val="18"/>
                <w:szCs w:val="18"/>
              </w:rPr>
            </w:pPr>
            <w:r w:rsidRPr="00C5395F">
              <w:rPr>
                <w:rFonts w:cs="Calibri"/>
                <w:b/>
                <w:bCs/>
                <w:color w:val="FFFFFF"/>
                <w:sz w:val="18"/>
                <w:szCs w:val="18"/>
              </w:rPr>
              <w:t>Campos da tabela</w:t>
            </w:r>
          </w:p>
          <w:p w14:paraId="21EF265C" w14:textId="77777777" w:rsidR="00C4374B" w:rsidRPr="00C5395F" w:rsidRDefault="00C4374B" w:rsidP="00C4374B">
            <w:pPr>
              <w:rPr>
                <w:rFonts w:cs="Calibri"/>
                <w:b/>
                <w:bCs/>
                <w:color w:val="FFFFFF"/>
                <w:sz w:val="18"/>
                <w:szCs w:val="18"/>
              </w:rPr>
            </w:pPr>
            <w:r w:rsidRPr="00C5395F">
              <w:rPr>
                <w:rFonts w:cs="Calibri"/>
                <w:b/>
                <w:bCs/>
                <w:color w:val="FFFFFF"/>
                <w:sz w:val="18"/>
                <w:szCs w:val="18"/>
              </w:rPr>
              <w:t>gt703_hist_chvs_crc</w:t>
            </w:r>
          </w:p>
        </w:tc>
        <w:tc>
          <w:tcPr>
            <w:tcW w:w="5316" w:type="dxa"/>
            <w:tcBorders>
              <w:top w:val="single" w:sz="4" w:space="0" w:color="auto"/>
              <w:left w:val="nil"/>
              <w:bottom w:val="single" w:sz="4" w:space="0" w:color="auto"/>
              <w:right w:val="single" w:sz="4" w:space="0" w:color="auto"/>
            </w:tcBorders>
            <w:shd w:val="clear" w:color="000000" w:fill="FF0000"/>
            <w:noWrap/>
            <w:hideMark/>
          </w:tcPr>
          <w:p w14:paraId="6E9F6711" w14:textId="77777777" w:rsidR="00C4374B" w:rsidRPr="00C5395F" w:rsidRDefault="00C4374B" w:rsidP="00C4374B">
            <w:pPr>
              <w:rPr>
                <w:rFonts w:cs="Calibri"/>
                <w:b/>
                <w:bCs/>
                <w:color w:val="FFFFFF"/>
                <w:sz w:val="18"/>
                <w:szCs w:val="18"/>
              </w:rPr>
            </w:pPr>
            <w:r w:rsidRPr="00C5395F">
              <w:rPr>
                <w:rFonts w:cs="Calibri"/>
                <w:b/>
                <w:bCs/>
                <w:color w:val="FFFFFF"/>
                <w:sz w:val="18"/>
                <w:szCs w:val="18"/>
              </w:rPr>
              <w:t>Significado do campo</w:t>
            </w:r>
          </w:p>
        </w:tc>
        <w:tc>
          <w:tcPr>
            <w:tcW w:w="1134" w:type="dxa"/>
            <w:tcBorders>
              <w:top w:val="single" w:sz="4" w:space="0" w:color="auto"/>
              <w:left w:val="single" w:sz="4" w:space="0" w:color="auto"/>
              <w:bottom w:val="single" w:sz="4" w:space="0" w:color="auto"/>
              <w:right w:val="single" w:sz="4" w:space="0" w:color="auto"/>
            </w:tcBorders>
            <w:shd w:val="clear" w:color="000000" w:fill="FF0000"/>
            <w:noWrap/>
            <w:hideMark/>
          </w:tcPr>
          <w:p w14:paraId="7441FA99" w14:textId="77777777" w:rsidR="00C4374B" w:rsidRPr="00C5395F" w:rsidRDefault="00C4374B" w:rsidP="00C4374B">
            <w:pPr>
              <w:rPr>
                <w:rFonts w:cs="Calibri"/>
                <w:b/>
                <w:bCs/>
                <w:color w:val="FFFFFF"/>
                <w:sz w:val="18"/>
                <w:szCs w:val="18"/>
              </w:rPr>
            </w:pPr>
            <w:r w:rsidRPr="00C5395F">
              <w:rPr>
                <w:rFonts w:cs="Calibri"/>
                <w:b/>
                <w:bCs/>
                <w:color w:val="FFFFFF"/>
                <w:sz w:val="18"/>
                <w:szCs w:val="18"/>
              </w:rPr>
              <w:t>Formato</w:t>
            </w:r>
          </w:p>
        </w:tc>
        <w:tc>
          <w:tcPr>
            <w:tcW w:w="1842" w:type="dxa"/>
            <w:tcBorders>
              <w:top w:val="single" w:sz="4" w:space="0" w:color="auto"/>
              <w:left w:val="single" w:sz="4" w:space="0" w:color="auto"/>
              <w:bottom w:val="single" w:sz="4" w:space="0" w:color="auto"/>
              <w:right w:val="single" w:sz="4" w:space="0" w:color="auto"/>
            </w:tcBorders>
            <w:shd w:val="clear" w:color="000000" w:fill="FF0000"/>
          </w:tcPr>
          <w:p w14:paraId="2237B080"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Aplicação na Origem  </w:t>
            </w:r>
          </w:p>
        </w:tc>
        <w:tc>
          <w:tcPr>
            <w:tcW w:w="1701" w:type="dxa"/>
            <w:tcBorders>
              <w:top w:val="single" w:sz="4" w:space="0" w:color="auto"/>
              <w:left w:val="single" w:sz="4" w:space="0" w:color="auto"/>
              <w:bottom w:val="single" w:sz="4" w:space="0" w:color="auto"/>
              <w:right w:val="single" w:sz="4" w:space="0" w:color="auto"/>
            </w:tcBorders>
            <w:shd w:val="clear" w:color="000000" w:fill="FF0000"/>
          </w:tcPr>
          <w:p w14:paraId="4D7AEE26"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Tabela no Data Lake </w:t>
            </w:r>
          </w:p>
        </w:tc>
        <w:tc>
          <w:tcPr>
            <w:tcW w:w="1843" w:type="dxa"/>
            <w:tcBorders>
              <w:top w:val="single" w:sz="4" w:space="0" w:color="auto"/>
              <w:left w:val="single" w:sz="4" w:space="0" w:color="auto"/>
              <w:bottom w:val="single" w:sz="4" w:space="0" w:color="auto"/>
              <w:right w:val="single" w:sz="4" w:space="0" w:color="auto"/>
            </w:tcBorders>
            <w:shd w:val="clear" w:color="000000" w:fill="FF0000"/>
          </w:tcPr>
          <w:p w14:paraId="000F04DF" w14:textId="77777777" w:rsidR="00C4374B" w:rsidRPr="00C5395F" w:rsidRDefault="00C4374B" w:rsidP="00C4374B">
            <w:pPr>
              <w:rPr>
                <w:rFonts w:cs="Calibri"/>
                <w:b/>
                <w:bCs/>
                <w:color w:val="FFFFFF"/>
                <w:sz w:val="18"/>
                <w:szCs w:val="18"/>
              </w:rPr>
            </w:pPr>
            <w:r w:rsidRPr="00C5395F">
              <w:rPr>
                <w:rFonts w:cs="Calibri"/>
                <w:b/>
                <w:bCs/>
                <w:color w:val="FFFFFF"/>
                <w:sz w:val="18"/>
                <w:szCs w:val="18"/>
              </w:rPr>
              <w:t xml:space="preserve">Campo Origem </w:t>
            </w:r>
          </w:p>
        </w:tc>
        <w:tc>
          <w:tcPr>
            <w:tcW w:w="1559" w:type="dxa"/>
            <w:tcBorders>
              <w:top w:val="single" w:sz="4" w:space="0" w:color="auto"/>
              <w:left w:val="single" w:sz="4" w:space="0" w:color="auto"/>
              <w:bottom w:val="single" w:sz="4" w:space="0" w:color="auto"/>
              <w:right w:val="single" w:sz="4" w:space="0" w:color="auto"/>
            </w:tcBorders>
            <w:shd w:val="clear" w:color="000000" w:fill="FF0000"/>
          </w:tcPr>
          <w:p w14:paraId="5B3A830D" w14:textId="77777777" w:rsidR="00C4374B" w:rsidRPr="00C5395F" w:rsidRDefault="00C4374B" w:rsidP="00C4374B">
            <w:pPr>
              <w:rPr>
                <w:rFonts w:cs="Calibri"/>
                <w:b/>
                <w:bCs/>
                <w:color w:val="FFFFFF"/>
                <w:sz w:val="18"/>
                <w:szCs w:val="18"/>
              </w:rPr>
            </w:pPr>
            <w:r w:rsidRPr="00C5395F">
              <w:rPr>
                <w:rFonts w:cs="Calibri"/>
                <w:b/>
                <w:bCs/>
                <w:color w:val="FFFFFF"/>
                <w:sz w:val="18"/>
                <w:szCs w:val="18"/>
              </w:rPr>
              <w:t>Condição</w:t>
            </w:r>
          </w:p>
        </w:tc>
      </w:tr>
      <w:tr w:rsidR="00C4374B" w:rsidRPr="00C5395F" w14:paraId="23FE53C8"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3491B22E" w14:textId="77777777" w:rsidR="00C4374B" w:rsidRPr="00C5395F" w:rsidRDefault="00C4374B" w:rsidP="00C4374B">
            <w:pPr>
              <w:rPr>
                <w:rFonts w:cs="Calibri"/>
                <w:color w:val="000000"/>
                <w:sz w:val="18"/>
                <w:szCs w:val="18"/>
              </w:rPr>
            </w:pPr>
            <w:r w:rsidRPr="00C5395F">
              <w:rPr>
                <w:rFonts w:cs="Calibri"/>
                <w:color w:val="000000"/>
                <w:sz w:val="18"/>
                <w:szCs w:val="18"/>
              </w:rPr>
              <w:t>zcliente_ced</w:t>
            </w:r>
          </w:p>
        </w:tc>
        <w:tc>
          <w:tcPr>
            <w:tcW w:w="5316" w:type="dxa"/>
            <w:tcBorders>
              <w:top w:val="nil"/>
              <w:left w:val="nil"/>
              <w:bottom w:val="single" w:sz="4" w:space="0" w:color="auto"/>
              <w:right w:val="single" w:sz="4" w:space="0" w:color="auto"/>
            </w:tcBorders>
            <w:shd w:val="clear" w:color="auto" w:fill="auto"/>
            <w:noWrap/>
          </w:tcPr>
          <w:p w14:paraId="546D5ECF" w14:textId="3E537809" w:rsidR="00C4374B" w:rsidRPr="00C5395F" w:rsidRDefault="00AF41C4" w:rsidP="00C4374B">
            <w:pPr>
              <w:rPr>
                <w:rFonts w:cs="Calibri"/>
                <w:color w:val="000000"/>
                <w:sz w:val="18"/>
                <w:szCs w:val="18"/>
              </w:rPr>
            </w:pPr>
            <w:r>
              <w:rPr>
                <w:rFonts w:cs="Calibri"/>
                <w:color w:val="000000"/>
                <w:sz w:val="18"/>
                <w:szCs w:val="18"/>
              </w:rPr>
              <w:t>Código de Identificação do cliente:</w:t>
            </w:r>
          </w:p>
          <w:p w14:paraId="4D14F7EB" w14:textId="77777777" w:rsidR="00EE2268" w:rsidRDefault="00C4374B" w:rsidP="00AF41C4">
            <w:pPr>
              <w:pStyle w:val="ListParagraph"/>
              <w:numPr>
                <w:ilvl w:val="0"/>
                <w:numId w:val="7"/>
              </w:numPr>
              <w:rPr>
                <w:rFonts w:cs="Calibri"/>
                <w:color w:val="000000"/>
                <w:sz w:val="18"/>
                <w:szCs w:val="18"/>
              </w:rPr>
            </w:pPr>
            <w:r w:rsidRPr="00C5395F">
              <w:rPr>
                <w:rFonts w:cs="Calibri"/>
                <w:color w:val="000000"/>
                <w:sz w:val="18"/>
                <w:szCs w:val="18"/>
              </w:rPr>
              <w:t xml:space="preserve">Indica o </w:t>
            </w:r>
            <w:r w:rsidR="00AF41C4">
              <w:rPr>
                <w:rFonts w:cs="Calibri"/>
                <w:color w:val="000000"/>
                <w:sz w:val="18"/>
                <w:szCs w:val="18"/>
              </w:rPr>
              <w:t xml:space="preserve">cliente </w:t>
            </w:r>
            <w:r w:rsidR="00EE2268">
              <w:rPr>
                <w:rFonts w:cs="Calibri"/>
                <w:color w:val="000000"/>
                <w:sz w:val="18"/>
                <w:szCs w:val="18"/>
              </w:rPr>
              <w:t xml:space="preserve">associado a cada garantia. </w:t>
            </w:r>
          </w:p>
          <w:p w14:paraId="7CA8796F" w14:textId="77777777" w:rsidR="00EE2268" w:rsidRDefault="00EE2268" w:rsidP="00EE2268">
            <w:pPr>
              <w:pStyle w:val="ListParagraph"/>
              <w:numPr>
                <w:ilvl w:val="0"/>
                <w:numId w:val="7"/>
              </w:numPr>
              <w:rPr>
                <w:rFonts w:cs="Calibri"/>
                <w:color w:val="000000"/>
                <w:sz w:val="18"/>
                <w:szCs w:val="18"/>
              </w:rPr>
            </w:pPr>
            <w:r>
              <w:rPr>
                <w:rFonts w:cs="Calibri"/>
                <w:color w:val="000000"/>
                <w:sz w:val="18"/>
                <w:szCs w:val="18"/>
              </w:rPr>
              <w:t xml:space="preserve">Este campo apenas é utilizado para contratos de factoring, em que corresponde ao titutlar do contrato. </w:t>
            </w:r>
          </w:p>
          <w:p w14:paraId="528523A8" w14:textId="7D72E59A" w:rsidR="00EE2268" w:rsidRDefault="00EE2268" w:rsidP="00EE2268">
            <w:pPr>
              <w:pStyle w:val="ListParagraph"/>
              <w:numPr>
                <w:ilvl w:val="0"/>
                <w:numId w:val="7"/>
              </w:numPr>
              <w:rPr>
                <w:rFonts w:cs="Calibri"/>
                <w:color w:val="000000"/>
                <w:sz w:val="18"/>
                <w:szCs w:val="18"/>
              </w:rPr>
            </w:pPr>
            <w:r>
              <w:rPr>
                <w:rFonts w:cs="Calibri"/>
                <w:color w:val="000000"/>
                <w:sz w:val="18"/>
                <w:szCs w:val="18"/>
              </w:rPr>
              <w:t>Para os restantes casos o campo corresponde ao ‘zcliente_garant’.</w:t>
            </w:r>
          </w:p>
          <w:p w14:paraId="285CF6CC" w14:textId="2BDB4726" w:rsidR="00B40E8C" w:rsidRPr="00C5395F" w:rsidRDefault="00B40E8C" w:rsidP="00AF41C4">
            <w:pPr>
              <w:pStyle w:val="ListParagraph"/>
              <w:numPr>
                <w:ilvl w:val="0"/>
                <w:numId w:val="7"/>
              </w:numPr>
              <w:rPr>
                <w:rFonts w:cs="Calibri"/>
                <w:color w:val="000000"/>
                <w:sz w:val="18"/>
                <w:szCs w:val="18"/>
              </w:rPr>
            </w:pP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shd w:val="clear" w:color="auto" w:fill="auto"/>
            <w:noWrap/>
          </w:tcPr>
          <w:p w14:paraId="1174B400" w14:textId="77777777" w:rsidR="00C4374B" w:rsidRPr="00C5395F" w:rsidRDefault="00C4374B" w:rsidP="00C4374B">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452A1DD8" w14:textId="77777777" w:rsidR="00C4374B" w:rsidRPr="00C5395F" w:rsidRDefault="00C4374B" w:rsidP="00C4374B">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7BC7C9FF" w14:textId="77777777" w:rsidR="00C4374B" w:rsidRPr="00C5395F" w:rsidRDefault="00C4374B" w:rsidP="00C4374B">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A9D365F" w14:textId="77777777" w:rsidR="00C4374B" w:rsidRPr="00C5395F" w:rsidRDefault="00C4374B" w:rsidP="00C4374B">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3C3BA25E" w14:textId="77777777" w:rsidR="00C4374B" w:rsidRPr="00C5395F" w:rsidRDefault="00C4374B" w:rsidP="00C4374B">
            <w:pPr>
              <w:rPr>
                <w:rFonts w:cs="Calibri"/>
                <w:color w:val="000000"/>
                <w:sz w:val="18"/>
                <w:szCs w:val="18"/>
              </w:rPr>
            </w:pPr>
          </w:p>
          <w:p w14:paraId="56D0D167" w14:textId="77777777" w:rsidR="00C4374B" w:rsidRPr="00C5395F" w:rsidRDefault="00C4374B" w:rsidP="00C4374B">
            <w:pPr>
              <w:rPr>
                <w:rFonts w:cs="Calibri"/>
                <w:color w:val="000000"/>
                <w:sz w:val="18"/>
                <w:szCs w:val="18"/>
              </w:rPr>
            </w:pPr>
          </w:p>
        </w:tc>
      </w:tr>
      <w:tr w:rsidR="00AF41C4" w:rsidRPr="00C5395F" w14:paraId="60F55386"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6EE0E0B1" w14:textId="77777777" w:rsidR="00AF41C4" w:rsidRPr="00C5395F" w:rsidRDefault="00AF41C4" w:rsidP="00AF41C4">
            <w:pPr>
              <w:rPr>
                <w:rFonts w:cs="Calibri"/>
                <w:bCs/>
                <w:color w:val="000000"/>
                <w:sz w:val="18"/>
                <w:szCs w:val="18"/>
              </w:rPr>
            </w:pPr>
            <w:r w:rsidRPr="00C5395F">
              <w:rPr>
                <w:rFonts w:cs="Calibri"/>
                <w:bCs/>
                <w:color w:val="000000"/>
                <w:sz w:val="18"/>
                <w:szCs w:val="18"/>
              </w:rPr>
              <w:t>Idcont</w:t>
            </w:r>
          </w:p>
        </w:tc>
        <w:tc>
          <w:tcPr>
            <w:tcW w:w="5316" w:type="dxa"/>
            <w:tcBorders>
              <w:top w:val="nil"/>
              <w:left w:val="nil"/>
              <w:bottom w:val="single" w:sz="4" w:space="0" w:color="auto"/>
              <w:right w:val="single" w:sz="4" w:space="0" w:color="auto"/>
            </w:tcBorders>
            <w:shd w:val="clear" w:color="auto" w:fill="auto"/>
            <w:noWrap/>
          </w:tcPr>
          <w:p w14:paraId="0B14D6F9" w14:textId="77777777" w:rsidR="00AF41C4" w:rsidRDefault="00AF41C4" w:rsidP="00AF41C4">
            <w:pPr>
              <w:rPr>
                <w:rFonts w:cs="Calibri"/>
                <w:color w:val="000000"/>
                <w:sz w:val="18"/>
                <w:szCs w:val="18"/>
              </w:rPr>
            </w:pPr>
            <w:r>
              <w:rPr>
                <w:rFonts w:cs="Calibri"/>
                <w:color w:val="000000"/>
                <w:sz w:val="18"/>
                <w:szCs w:val="18"/>
              </w:rPr>
              <w:t>Código de Identificação de contrato:</w:t>
            </w:r>
          </w:p>
          <w:p w14:paraId="13480BFA" w14:textId="77777777" w:rsidR="00AF41C4" w:rsidRDefault="00AF41C4" w:rsidP="00AF41C4">
            <w:pPr>
              <w:pStyle w:val="ListParagraph"/>
              <w:numPr>
                <w:ilvl w:val="0"/>
                <w:numId w:val="11"/>
              </w:numPr>
              <w:rPr>
                <w:rFonts w:cs="Calibri"/>
                <w:color w:val="000000"/>
                <w:sz w:val="18"/>
                <w:szCs w:val="18"/>
              </w:rPr>
            </w:pPr>
            <w:r>
              <w:rPr>
                <w:rFonts w:cs="Calibri"/>
                <w:color w:val="000000"/>
                <w:sz w:val="18"/>
                <w:szCs w:val="18"/>
              </w:rPr>
              <w:t>Identificador utilizado para identificar cada contrato.</w:t>
            </w:r>
          </w:p>
          <w:p w14:paraId="08614ADC" w14:textId="03F96FF0" w:rsidR="00AF41C4" w:rsidRPr="00AF41C4" w:rsidRDefault="00AF41C4" w:rsidP="00AF41C4">
            <w:pPr>
              <w:pStyle w:val="ListParagraph"/>
              <w:numPr>
                <w:ilvl w:val="0"/>
                <w:numId w:val="11"/>
              </w:numPr>
              <w:rPr>
                <w:rFonts w:cs="Calibri"/>
                <w:color w:val="000000"/>
                <w:sz w:val="18"/>
                <w:szCs w:val="18"/>
              </w:rPr>
            </w:pPr>
            <w:r w:rsidRPr="00AF41C4">
              <w:rPr>
                <w:rFonts w:cs="Calibri"/>
                <w:color w:val="000000"/>
                <w:sz w:val="18"/>
                <w:szCs w:val="18"/>
              </w:rPr>
              <w:t>Este campo corresponde aos campos ‘clbalres’ e ‘ckctares’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17817FD7" w14:textId="77777777" w:rsidR="00AF41C4" w:rsidRPr="00C5395F" w:rsidRDefault="00AF41C4" w:rsidP="00AF41C4">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5E120B22"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754201BF"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049F9E5" w14:textId="77777777" w:rsidR="00AF41C4" w:rsidRPr="00C5395F" w:rsidRDefault="00AF41C4" w:rsidP="00AF41C4">
            <w:pPr>
              <w:rPr>
                <w:rFonts w:cs="Calibri"/>
                <w:color w:val="000000"/>
                <w:sz w:val="18"/>
                <w:szCs w:val="18"/>
              </w:rPr>
            </w:pPr>
            <w:r w:rsidRPr="00C5395F">
              <w:rPr>
                <w:rFonts w:cs="Calibri"/>
                <w:color w:val="000000"/>
                <w:sz w:val="18"/>
                <w:szCs w:val="18"/>
              </w:rPr>
              <w:t>ckbalres,</w:t>
            </w:r>
          </w:p>
          <w:p w14:paraId="31048342" w14:textId="77777777" w:rsidR="00AF41C4" w:rsidRPr="00C5395F" w:rsidRDefault="00AF41C4" w:rsidP="00AF41C4">
            <w:pPr>
              <w:rPr>
                <w:rFonts w:cs="Calibri"/>
                <w:color w:val="000000"/>
                <w:sz w:val="18"/>
                <w:szCs w:val="18"/>
              </w:rPr>
            </w:pPr>
            <w:r w:rsidRPr="00C5395F">
              <w:rPr>
                <w:rFonts w:cs="Calibri"/>
                <w:color w:val="000000"/>
                <w:sz w:val="18"/>
                <w:szCs w:val="18"/>
              </w:rPr>
              <w:t>ckctares</w:t>
            </w:r>
          </w:p>
        </w:tc>
        <w:tc>
          <w:tcPr>
            <w:tcW w:w="1559" w:type="dxa"/>
            <w:tcBorders>
              <w:top w:val="nil"/>
              <w:left w:val="single" w:sz="4" w:space="0" w:color="auto"/>
              <w:bottom w:val="single" w:sz="4" w:space="0" w:color="auto"/>
              <w:right w:val="single" w:sz="4" w:space="0" w:color="auto"/>
            </w:tcBorders>
          </w:tcPr>
          <w:p w14:paraId="152C563E" w14:textId="77777777" w:rsidR="00AF41C4" w:rsidRPr="00C5395F" w:rsidRDefault="00AF41C4" w:rsidP="00AF41C4">
            <w:pPr>
              <w:rPr>
                <w:rFonts w:cs="Calibri"/>
                <w:color w:val="000000"/>
                <w:sz w:val="18"/>
                <w:szCs w:val="18"/>
              </w:rPr>
            </w:pPr>
          </w:p>
        </w:tc>
      </w:tr>
      <w:tr w:rsidR="00AF41C4" w:rsidRPr="00C5395F" w14:paraId="31156DF5"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3E923510" w14:textId="77777777" w:rsidR="00AF41C4" w:rsidRPr="00C5395F" w:rsidRDefault="00AF41C4" w:rsidP="00AF41C4">
            <w:pPr>
              <w:rPr>
                <w:rFonts w:cs="Calibri"/>
                <w:bCs/>
                <w:color w:val="000000"/>
                <w:sz w:val="18"/>
                <w:szCs w:val="18"/>
              </w:rPr>
            </w:pPr>
            <w:r w:rsidRPr="00C5395F">
              <w:rPr>
                <w:rFonts w:cs="Calibri"/>
                <w:bCs/>
                <w:color w:val="000000"/>
                <w:sz w:val="18"/>
                <w:szCs w:val="18"/>
              </w:rPr>
              <w:t>Idinst</w:t>
            </w:r>
          </w:p>
        </w:tc>
        <w:tc>
          <w:tcPr>
            <w:tcW w:w="5316" w:type="dxa"/>
            <w:tcBorders>
              <w:top w:val="nil"/>
              <w:left w:val="nil"/>
              <w:bottom w:val="single" w:sz="4" w:space="0" w:color="auto"/>
              <w:right w:val="single" w:sz="4" w:space="0" w:color="auto"/>
            </w:tcBorders>
            <w:shd w:val="clear" w:color="auto" w:fill="auto"/>
            <w:noWrap/>
          </w:tcPr>
          <w:p w14:paraId="4009148F" w14:textId="77777777" w:rsidR="00AF41C4" w:rsidRDefault="00AF41C4" w:rsidP="00AF41C4">
            <w:pPr>
              <w:rPr>
                <w:rFonts w:cs="Calibri"/>
                <w:color w:val="000000"/>
                <w:sz w:val="18"/>
                <w:szCs w:val="18"/>
              </w:rPr>
            </w:pPr>
            <w:r>
              <w:rPr>
                <w:rFonts w:cs="Calibri"/>
                <w:color w:val="000000"/>
                <w:sz w:val="18"/>
                <w:szCs w:val="18"/>
              </w:rPr>
              <w:t>Código de identificação do instrumento:</w:t>
            </w:r>
          </w:p>
          <w:p w14:paraId="752E22F7" w14:textId="77777777" w:rsidR="00AF41C4" w:rsidRDefault="00AF41C4" w:rsidP="00AF41C4">
            <w:pPr>
              <w:pStyle w:val="ListParagraph"/>
              <w:numPr>
                <w:ilvl w:val="0"/>
                <w:numId w:val="11"/>
              </w:numPr>
              <w:rPr>
                <w:rFonts w:cs="Calibri"/>
                <w:color w:val="000000"/>
                <w:sz w:val="18"/>
                <w:szCs w:val="18"/>
              </w:rPr>
            </w:pPr>
            <w:r>
              <w:rPr>
                <w:rFonts w:cs="Calibri"/>
                <w:color w:val="000000"/>
                <w:sz w:val="18"/>
                <w:szCs w:val="18"/>
              </w:rPr>
              <w:t>Identificador aplicado para identificar cada instrumento do contrato identificado na variável ‘Idcont’.</w:t>
            </w:r>
          </w:p>
          <w:p w14:paraId="5171C745" w14:textId="3911A686" w:rsidR="00AF41C4" w:rsidRPr="00AF41C4" w:rsidRDefault="00AF41C4" w:rsidP="00AF41C4">
            <w:pPr>
              <w:pStyle w:val="ListParagraph"/>
              <w:numPr>
                <w:ilvl w:val="0"/>
                <w:numId w:val="11"/>
              </w:numPr>
              <w:rPr>
                <w:rFonts w:cs="Calibri"/>
                <w:color w:val="000000"/>
                <w:sz w:val="18"/>
                <w:szCs w:val="18"/>
              </w:rPr>
            </w:pPr>
            <w:r w:rsidRPr="00AF41C4">
              <w:rPr>
                <w:rFonts w:cs="Calibri"/>
                <w:color w:val="000000"/>
                <w:sz w:val="18"/>
                <w:szCs w:val="18"/>
              </w:rPr>
              <w:t>Este campo corresponde ao campo ‘ckrefresp’ da chave única do primeiro pilar do MUG.</w:t>
            </w:r>
          </w:p>
        </w:tc>
        <w:tc>
          <w:tcPr>
            <w:tcW w:w="1134" w:type="dxa"/>
            <w:tcBorders>
              <w:top w:val="nil"/>
              <w:left w:val="single" w:sz="4" w:space="0" w:color="auto"/>
              <w:bottom w:val="single" w:sz="4" w:space="0" w:color="auto"/>
              <w:right w:val="single" w:sz="4" w:space="0" w:color="auto"/>
            </w:tcBorders>
            <w:shd w:val="clear" w:color="auto" w:fill="auto"/>
            <w:noWrap/>
          </w:tcPr>
          <w:p w14:paraId="14F67491" w14:textId="77777777" w:rsidR="00AF41C4" w:rsidRPr="00C5395F" w:rsidRDefault="00AF41C4" w:rsidP="00AF41C4">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4DE291A0"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07F994C0"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0CCC3344" w14:textId="77777777" w:rsidR="00AF41C4" w:rsidRPr="00C5395F" w:rsidRDefault="00AF41C4" w:rsidP="00AF41C4">
            <w:pPr>
              <w:rPr>
                <w:rFonts w:cs="Calibri"/>
                <w:color w:val="000000"/>
                <w:sz w:val="18"/>
                <w:szCs w:val="18"/>
              </w:rPr>
            </w:pPr>
            <w:r w:rsidRPr="00C5395F">
              <w:rPr>
                <w:rFonts w:cs="Calibri"/>
                <w:color w:val="000000"/>
                <w:sz w:val="18"/>
                <w:szCs w:val="18"/>
              </w:rPr>
              <w:t>ckrefresp</w:t>
            </w:r>
          </w:p>
        </w:tc>
        <w:tc>
          <w:tcPr>
            <w:tcW w:w="1559" w:type="dxa"/>
            <w:tcBorders>
              <w:top w:val="nil"/>
              <w:left w:val="single" w:sz="4" w:space="0" w:color="auto"/>
              <w:bottom w:val="single" w:sz="4" w:space="0" w:color="auto"/>
              <w:right w:val="single" w:sz="4" w:space="0" w:color="auto"/>
            </w:tcBorders>
          </w:tcPr>
          <w:p w14:paraId="10D75CF2" w14:textId="77777777" w:rsidR="00AF41C4" w:rsidRPr="00C5395F" w:rsidRDefault="00AF41C4" w:rsidP="00AF41C4">
            <w:pPr>
              <w:rPr>
                <w:rFonts w:cs="Calibri"/>
                <w:color w:val="000000"/>
                <w:sz w:val="18"/>
                <w:szCs w:val="18"/>
              </w:rPr>
            </w:pPr>
          </w:p>
        </w:tc>
      </w:tr>
      <w:tr w:rsidR="00AF41C4" w:rsidRPr="00C5395F" w14:paraId="29C40922"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1E2812C4" w14:textId="77777777" w:rsidR="00AF41C4" w:rsidRPr="00C5395F" w:rsidRDefault="00AF41C4" w:rsidP="00AF41C4">
            <w:pPr>
              <w:rPr>
                <w:rFonts w:cs="Calibri"/>
                <w:bCs/>
                <w:color w:val="000000"/>
                <w:sz w:val="18"/>
                <w:szCs w:val="18"/>
              </w:rPr>
            </w:pPr>
            <w:r w:rsidRPr="00C5395F">
              <w:rPr>
                <w:rFonts w:cs="Calibri"/>
                <w:bCs/>
                <w:color w:val="000000"/>
                <w:sz w:val="18"/>
                <w:szCs w:val="18"/>
              </w:rPr>
              <w:t>idprot</w:t>
            </w:r>
          </w:p>
        </w:tc>
        <w:tc>
          <w:tcPr>
            <w:tcW w:w="5316" w:type="dxa"/>
            <w:tcBorders>
              <w:top w:val="nil"/>
              <w:left w:val="nil"/>
              <w:bottom w:val="single" w:sz="4" w:space="0" w:color="auto"/>
              <w:right w:val="single" w:sz="4" w:space="0" w:color="auto"/>
            </w:tcBorders>
            <w:shd w:val="clear" w:color="auto" w:fill="auto"/>
            <w:noWrap/>
          </w:tcPr>
          <w:p w14:paraId="02DAAFC0" w14:textId="77777777" w:rsidR="00AF41C4" w:rsidRDefault="00AF41C4" w:rsidP="00AF41C4">
            <w:pPr>
              <w:rPr>
                <w:rFonts w:cs="Calibri"/>
                <w:color w:val="000000"/>
                <w:sz w:val="18"/>
                <w:szCs w:val="18"/>
              </w:rPr>
            </w:pPr>
            <w:r>
              <w:rPr>
                <w:rFonts w:cs="Calibri"/>
                <w:color w:val="000000"/>
                <w:sz w:val="18"/>
                <w:szCs w:val="18"/>
              </w:rPr>
              <w:t>I</w:t>
            </w:r>
            <w:r w:rsidRPr="005B6569">
              <w:rPr>
                <w:rFonts w:cs="Calibri"/>
                <w:color w:val="000000"/>
                <w:sz w:val="18"/>
                <w:szCs w:val="18"/>
              </w:rPr>
              <w:t>dentificação da p</w:t>
            </w:r>
            <w:r>
              <w:rPr>
                <w:rFonts w:cs="Calibri"/>
                <w:color w:val="000000"/>
                <w:sz w:val="18"/>
                <w:szCs w:val="18"/>
              </w:rPr>
              <w:t>roteção:</w:t>
            </w:r>
          </w:p>
          <w:p w14:paraId="1A9500C4" w14:textId="77777777" w:rsidR="00AF41C4" w:rsidRDefault="00AF41C4" w:rsidP="00AF41C4">
            <w:pPr>
              <w:pStyle w:val="ListParagraph"/>
              <w:numPr>
                <w:ilvl w:val="0"/>
                <w:numId w:val="18"/>
              </w:numPr>
              <w:rPr>
                <w:rFonts w:cs="Calibri"/>
                <w:color w:val="000000"/>
                <w:sz w:val="18"/>
                <w:szCs w:val="18"/>
              </w:rPr>
            </w:pPr>
            <w:r w:rsidRPr="005B6569">
              <w:rPr>
                <w:rFonts w:cs="Calibri"/>
                <w:color w:val="000000"/>
                <w:sz w:val="18"/>
                <w:szCs w:val="18"/>
              </w:rPr>
              <w:t xml:space="preserve">Este campo </w:t>
            </w:r>
            <w:r>
              <w:rPr>
                <w:rFonts w:cs="Calibri"/>
                <w:color w:val="000000"/>
                <w:sz w:val="18"/>
                <w:szCs w:val="18"/>
              </w:rPr>
              <w:t xml:space="preserve">corresponde ao código utilizado para identificar cada proteção utilizada para garantir um ou mais instrumentos. </w:t>
            </w:r>
          </w:p>
          <w:p w14:paraId="614B1288"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 xml:space="preserve">O seu valor é inalterado ao longo do tempo e não pode ser utilizado como identificador de qualquer outra proteção. </w:t>
            </w:r>
          </w:p>
          <w:p w14:paraId="1812C626"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Para garantias reais, este campo corresponde à chave única do terceiro pilar do MUG.</w:t>
            </w:r>
          </w:p>
          <w:p w14:paraId="31F6A129" w14:textId="77777777" w:rsidR="00AF41C4" w:rsidRDefault="00AF41C4" w:rsidP="00AF41C4">
            <w:pPr>
              <w:pStyle w:val="ListParagraph"/>
              <w:numPr>
                <w:ilvl w:val="0"/>
                <w:numId w:val="18"/>
              </w:numPr>
              <w:rPr>
                <w:rFonts w:cs="Calibri"/>
                <w:color w:val="000000"/>
                <w:sz w:val="18"/>
                <w:szCs w:val="18"/>
              </w:rPr>
            </w:pPr>
            <w:r>
              <w:rPr>
                <w:rFonts w:cs="Calibri"/>
                <w:color w:val="000000"/>
                <w:sz w:val="18"/>
                <w:szCs w:val="18"/>
              </w:rPr>
              <w:t>No caso das garantias pessoais, corresponde a um conjunto de caracteres de acordo com a validade do NIF associado.</w:t>
            </w:r>
          </w:p>
          <w:p w14:paraId="6DB27924" w14:textId="44C76EE8" w:rsidR="00AF41C4" w:rsidRPr="00AF41C4" w:rsidRDefault="00AF41C4" w:rsidP="00AF41C4">
            <w:pPr>
              <w:pStyle w:val="ListParagraph"/>
              <w:numPr>
                <w:ilvl w:val="0"/>
                <w:numId w:val="18"/>
              </w:numPr>
              <w:rPr>
                <w:rFonts w:cs="Calibri"/>
                <w:color w:val="000000"/>
                <w:sz w:val="18"/>
                <w:szCs w:val="18"/>
              </w:rPr>
            </w:pPr>
            <w:r w:rsidRPr="00AF41C4">
              <w:rPr>
                <w:rFonts w:cs="Calibri"/>
                <w:color w:val="000000"/>
                <w:sz w:val="18"/>
                <w:szCs w:val="18"/>
              </w:rPr>
              <w:t>Para casos em que o NIF é válido, o campo corresponde à concatenação dos 15 dígitos ‘ckbalres’, ‘ckctares, com os 7 dígitos correspondente a um sequenciador e o NIF. No caso em que o NIF não é válido então o ‘idprot’ corresponde à concatenação dos 15 dígitos ‘ckbalres’, ‘ckctares, com os 7 dígitos correspondente a um sequenciador e o ‘zcliente’.</w:t>
            </w:r>
          </w:p>
        </w:tc>
        <w:tc>
          <w:tcPr>
            <w:tcW w:w="1134" w:type="dxa"/>
            <w:tcBorders>
              <w:top w:val="nil"/>
              <w:left w:val="single" w:sz="4" w:space="0" w:color="auto"/>
              <w:bottom w:val="single" w:sz="4" w:space="0" w:color="auto"/>
              <w:right w:val="single" w:sz="4" w:space="0" w:color="auto"/>
            </w:tcBorders>
            <w:shd w:val="clear" w:color="auto" w:fill="auto"/>
            <w:noWrap/>
          </w:tcPr>
          <w:p w14:paraId="72DE4E5E" w14:textId="77777777" w:rsidR="00AF41C4" w:rsidRPr="00C5395F" w:rsidRDefault="00AF41C4" w:rsidP="00AF41C4">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55715978"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78822B07"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34B9B4F6" w14:textId="77777777" w:rsidR="00AF41C4" w:rsidRPr="00C5395F" w:rsidRDefault="00AF41C4" w:rsidP="00AF41C4">
            <w:pPr>
              <w:rPr>
                <w:rFonts w:cs="Calibri"/>
                <w:color w:val="000000"/>
                <w:sz w:val="18"/>
                <w:szCs w:val="18"/>
              </w:rPr>
            </w:pPr>
            <w:r w:rsidRPr="00C5395F">
              <w:rPr>
                <w:rFonts w:cs="Calibri"/>
                <w:color w:val="000000"/>
                <w:sz w:val="18"/>
                <w:szCs w:val="18"/>
              </w:rPr>
              <w:t>ckbalbem, ckctabem, ckrefbem</w:t>
            </w:r>
          </w:p>
        </w:tc>
        <w:tc>
          <w:tcPr>
            <w:tcW w:w="1559" w:type="dxa"/>
            <w:tcBorders>
              <w:top w:val="nil"/>
              <w:left w:val="single" w:sz="4" w:space="0" w:color="auto"/>
              <w:bottom w:val="single" w:sz="4" w:space="0" w:color="auto"/>
              <w:right w:val="single" w:sz="4" w:space="0" w:color="auto"/>
            </w:tcBorders>
          </w:tcPr>
          <w:p w14:paraId="5360204D" w14:textId="77777777" w:rsidR="00AF41C4" w:rsidRPr="00C5395F" w:rsidRDefault="00AF41C4" w:rsidP="00AF41C4">
            <w:pPr>
              <w:rPr>
                <w:rFonts w:cs="Calibri"/>
                <w:color w:val="000000"/>
                <w:sz w:val="18"/>
                <w:szCs w:val="18"/>
              </w:rPr>
            </w:pPr>
          </w:p>
        </w:tc>
      </w:tr>
      <w:tr w:rsidR="00AF41C4" w:rsidRPr="00C5395F" w14:paraId="5A9C65E2"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609F2B0D" w14:textId="77777777" w:rsidR="00AF41C4" w:rsidRPr="00C5395F" w:rsidRDefault="00AF41C4" w:rsidP="00AF41C4">
            <w:pPr>
              <w:rPr>
                <w:rFonts w:cs="Calibri"/>
                <w:bCs/>
                <w:color w:val="000000"/>
                <w:sz w:val="18"/>
                <w:szCs w:val="18"/>
              </w:rPr>
            </w:pPr>
            <w:r w:rsidRPr="00C5395F">
              <w:rPr>
                <w:rFonts w:cs="Calibri"/>
                <w:bCs/>
                <w:color w:val="000000"/>
                <w:sz w:val="18"/>
                <w:szCs w:val="18"/>
              </w:rPr>
              <w:t>seq</w:t>
            </w:r>
          </w:p>
        </w:tc>
        <w:tc>
          <w:tcPr>
            <w:tcW w:w="5316" w:type="dxa"/>
            <w:tcBorders>
              <w:top w:val="nil"/>
              <w:left w:val="nil"/>
              <w:bottom w:val="single" w:sz="4" w:space="0" w:color="auto"/>
              <w:right w:val="single" w:sz="4" w:space="0" w:color="auto"/>
            </w:tcBorders>
            <w:shd w:val="clear" w:color="auto" w:fill="auto"/>
            <w:noWrap/>
          </w:tcPr>
          <w:p w14:paraId="73F30463" w14:textId="77777777" w:rsidR="00AF41C4" w:rsidRDefault="00AF41C4" w:rsidP="00AF41C4">
            <w:pPr>
              <w:rPr>
                <w:rFonts w:cs="Calibri"/>
                <w:color w:val="000000"/>
                <w:sz w:val="18"/>
                <w:szCs w:val="18"/>
              </w:rPr>
            </w:pPr>
            <w:r>
              <w:rPr>
                <w:rFonts w:cs="Calibri"/>
                <w:color w:val="000000"/>
                <w:sz w:val="18"/>
                <w:szCs w:val="18"/>
              </w:rPr>
              <w:t>Sequenciador:</w:t>
            </w:r>
          </w:p>
          <w:p w14:paraId="3AA0AC7D" w14:textId="77777777" w:rsidR="00AF41C4" w:rsidRDefault="00AF41C4" w:rsidP="00AF41C4">
            <w:pPr>
              <w:pStyle w:val="ListParagraph"/>
              <w:numPr>
                <w:ilvl w:val="0"/>
                <w:numId w:val="32"/>
              </w:numPr>
              <w:rPr>
                <w:rFonts w:cs="Calibri"/>
                <w:color w:val="000000"/>
                <w:sz w:val="18"/>
                <w:szCs w:val="18"/>
              </w:rPr>
            </w:pPr>
            <w:r>
              <w:rPr>
                <w:rFonts w:cs="Calibri"/>
                <w:color w:val="000000"/>
                <w:sz w:val="18"/>
                <w:szCs w:val="18"/>
              </w:rPr>
              <w:t>I</w:t>
            </w:r>
            <w:r w:rsidR="00BB58D8">
              <w:rPr>
                <w:rFonts w:cs="Calibri"/>
                <w:color w:val="000000"/>
                <w:sz w:val="18"/>
                <w:szCs w:val="18"/>
              </w:rPr>
              <w:t xml:space="preserve">dentifica a ordem de surgimento de cada combinação distinta de ‘zcliente_ced’, ‘idcont’ e ‘idinst’. </w:t>
            </w:r>
          </w:p>
          <w:p w14:paraId="5543796C" w14:textId="7C8CF304" w:rsidR="00BB58D8" w:rsidRPr="00AF41C4" w:rsidRDefault="00EE2268" w:rsidP="00AF41C4">
            <w:pPr>
              <w:pStyle w:val="ListParagraph"/>
              <w:numPr>
                <w:ilvl w:val="0"/>
                <w:numId w:val="32"/>
              </w:numPr>
              <w:rPr>
                <w:rFonts w:cs="Calibri"/>
                <w:color w:val="000000"/>
                <w:sz w:val="18"/>
                <w:szCs w:val="18"/>
              </w:rPr>
            </w:pPr>
            <w:r>
              <w:rPr>
                <w:rFonts w:cs="Calibri"/>
                <w:color w:val="000000"/>
                <w:sz w:val="18"/>
                <w:szCs w:val="18"/>
              </w:rPr>
              <w:t xml:space="preserve">No caso de garantias reais, o campo é preenchio, por defeito, pelo número sequencial ‘1’. Para as garantias reais este é preenchido </w:t>
            </w:r>
            <w:r>
              <w:rPr>
                <w:rFonts w:cs="Calibri"/>
                <w:color w:val="000000"/>
                <w:sz w:val="18"/>
                <w:szCs w:val="18"/>
              </w:rPr>
              <w:t xml:space="preserve">sequencialmente, conforme cada combinação </w:t>
            </w:r>
            <w:r>
              <w:rPr>
                <w:rFonts w:cs="Calibri"/>
                <w:color w:val="000000"/>
                <w:sz w:val="18"/>
                <w:szCs w:val="18"/>
              </w:rPr>
              <w:t>vai sendo registada</w:t>
            </w:r>
            <w:r w:rsidR="00BB58D8">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shd w:val="clear" w:color="auto" w:fill="auto"/>
            <w:noWrap/>
          </w:tcPr>
          <w:p w14:paraId="18960D10" w14:textId="77777777" w:rsidR="00AF41C4" w:rsidRPr="00C5395F" w:rsidRDefault="00AF41C4" w:rsidP="00AF41C4">
            <w:pPr>
              <w:rPr>
                <w:rFonts w:cs="Calibri"/>
                <w:color w:val="000000"/>
                <w:sz w:val="18"/>
                <w:szCs w:val="18"/>
              </w:rPr>
            </w:pPr>
            <w:r w:rsidRPr="00C5395F">
              <w:rPr>
                <w:rFonts w:cs="Calibri"/>
                <w:color w:val="000000"/>
                <w:sz w:val="18"/>
                <w:szCs w:val="18"/>
              </w:rPr>
              <w:t>Int</w:t>
            </w:r>
          </w:p>
        </w:tc>
        <w:tc>
          <w:tcPr>
            <w:tcW w:w="1842" w:type="dxa"/>
            <w:tcBorders>
              <w:top w:val="nil"/>
              <w:left w:val="single" w:sz="4" w:space="0" w:color="auto"/>
              <w:bottom w:val="single" w:sz="4" w:space="0" w:color="auto"/>
              <w:right w:val="single" w:sz="4" w:space="0" w:color="auto"/>
            </w:tcBorders>
          </w:tcPr>
          <w:p w14:paraId="4F7FD6B5" w14:textId="77777777" w:rsidR="00AF41C4" w:rsidRPr="00C5395F" w:rsidRDefault="00AF41C4" w:rsidP="00AF41C4">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765CCAEC" w14:textId="77777777" w:rsidR="00AF41C4" w:rsidRPr="00C5395F" w:rsidRDefault="00AF41C4" w:rsidP="00AF41C4">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60E1B286" w14:textId="77777777" w:rsidR="00AF41C4" w:rsidRPr="00C5395F" w:rsidRDefault="00AF41C4" w:rsidP="00AF41C4">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4D8AA302" w14:textId="77777777" w:rsidR="00AF41C4" w:rsidRPr="00C5395F" w:rsidRDefault="00AF41C4" w:rsidP="00AF41C4">
            <w:pPr>
              <w:rPr>
                <w:rFonts w:cs="Calibri"/>
                <w:color w:val="000000"/>
                <w:sz w:val="18"/>
                <w:szCs w:val="18"/>
              </w:rPr>
            </w:pPr>
          </w:p>
        </w:tc>
      </w:tr>
      <w:tr w:rsidR="00EE2268" w:rsidRPr="00C5395F" w14:paraId="2E92BD83" w14:textId="77777777" w:rsidTr="00C4374B">
        <w:trPr>
          <w:trHeight w:val="2627"/>
        </w:trPr>
        <w:tc>
          <w:tcPr>
            <w:tcW w:w="1984" w:type="dxa"/>
            <w:tcBorders>
              <w:top w:val="nil"/>
              <w:left w:val="single" w:sz="4" w:space="0" w:color="auto"/>
              <w:bottom w:val="single" w:sz="4" w:space="0" w:color="auto"/>
              <w:right w:val="single" w:sz="4" w:space="0" w:color="auto"/>
            </w:tcBorders>
            <w:shd w:val="clear" w:color="000000" w:fill="F2F2F2"/>
            <w:vAlign w:val="center"/>
          </w:tcPr>
          <w:p w14:paraId="3CFD66FE" w14:textId="2FE27E7C" w:rsidR="00EE2268" w:rsidRPr="00C5395F" w:rsidRDefault="00EE2268" w:rsidP="00EE2268">
            <w:pPr>
              <w:rPr>
                <w:rFonts w:cs="Calibri"/>
                <w:bCs/>
                <w:color w:val="000000"/>
                <w:sz w:val="18"/>
                <w:szCs w:val="18"/>
              </w:rPr>
            </w:pPr>
            <w:r w:rsidRPr="00C5395F">
              <w:rPr>
                <w:rFonts w:cs="Calibri"/>
                <w:bCs/>
                <w:color w:val="000000"/>
                <w:sz w:val="18"/>
                <w:szCs w:val="18"/>
              </w:rPr>
              <w:t>Ref_date_carga</w:t>
            </w:r>
          </w:p>
        </w:tc>
        <w:tc>
          <w:tcPr>
            <w:tcW w:w="5316" w:type="dxa"/>
            <w:tcBorders>
              <w:top w:val="nil"/>
              <w:left w:val="nil"/>
              <w:bottom w:val="single" w:sz="4" w:space="0" w:color="auto"/>
              <w:right w:val="single" w:sz="4" w:space="0" w:color="auto"/>
            </w:tcBorders>
            <w:shd w:val="clear" w:color="auto" w:fill="auto"/>
            <w:noWrap/>
          </w:tcPr>
          <w:p w14:paraId="3F04152D" w14:textId="77777777" w:rsidR="00EE2268" w:rsidRPr="00CD3F80" w:rsidRDefault="00EE2268" w:rsidP="00EE2268">
            <w:pPr>
              <w:jc w:val="both"/>
              <w:rPr>
                <w:color w:val="000000"/>
                <w:sz w:val="18"/>
                <w:szCs w:val="18"/>
              </w:rPr>
            </w:pPr>
            <w:r w:rsidRPr="00CD3F80">
              <w:rPr>
                <w:color w:val="000000"/>
                <w:sz w:val="18"/>
                <w:szCs w:val="18"/>
              </w:rPr>
              <w:t>Data de referência dos dados:</w:t>
            </w:r>
          </w:p>
          <w:p w14:paraId="1AAD41A8" w14:textId="77777777" w:rsidR="00EE2268" w:rsidRPr="00CD3F80" w:rsidRDefault="00EE2268" w:rsidP="00EE2268">
            <w:pPr>
              <w:pStyle w:val="ListParagraph"/>
              <w:numPr>
                <w:ilvl w:val="0"/>
                <w:numId w:val="5"/>
              </w:numPr>
              <w:jc w:val="both"/>
              <w:rPr>
                <w:color w:val="000000"/>
                <w:sz w:val="18"/>
                <w:szCs w:val="18"/>
              </w:rPr>
            </w:pPr>
            <w:r w:rsidRPr="00CD3F80">
              <w:rPr>
                <w:color w:val="000000"/>
                <w:sz w:val="18"/>
                <w:szCs w:val="18"/>
              </w:rPr>
              <w:t xml:space="preserve">Todas as tabelas de output dos </w:t>
            </w:r>
            <w:r>
              <w:rPr>
                <w:color w:val="000000"/>
                <w:sz w:val="18"/>
                <w:szCs w:val="18"/>
              </w:rPr>
              <w:t>motores incluem sempre um campo</w:t>
            </w:r>
            <w:r w:rsidRPr="00CD3F80">
              <w:rPr>
                <w:color w:val="000000"/>
                <w:sz w:val="18"/>
                <w:szCs w:val="18"/>
              </w:rPr>
              <w:t xml:space="preserve"> que reflete a data de referência dos dados. </w:t>
            </w:r>
          </w:p>
          <w:p w14:paraId="5764D74D" w14:textId="77777777" w:rsidR="00EE2268" w:rsidRDefault="00EE2268" w:rsidP="00EE2268">
            <w:pPr>
              <w:pStyle w:val="ListParagraph"/>
              <w:numPr>
                <w:ilvl w:val="0"/>
                <w:numId w:val="5"/>
              </w:numPr>
              <w:jc w:val="both"/>
              <w:rPr>
                <w:color w:val="000000"/>
                <w:sz w:val="18"/>
                <w:szCs w:val="18"/>
              </w:rPr>
            </w:pPr>
            <w:r w:rsidRPr="00CD3F80">
              <w:rPr>
                <w:color w:val="000000"/>
                <w:sz w:val="18"/>
                <w:szCs w:val="18"/>
              </w:rPr>
              <w:t xml:space="preserve">Dado que </w:t>
            </w:r>
            <w:r>
              <w:rPr>
                <w:color w:val="000000"/>
                <w:sz w:val="18"/>
                <w:szCs w:val="18"/>
              </w:rPr>
              <w:t>as tabelas de interface para a do MUG para a CRC são diárias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que respeitam todos os dados dessa partição temporal. Note-se que, no caso do último dia de calendár</w:t>
            </w:r>
            <w:r>
              <w:rPr>
                <w:color w:val="000000"/>
                <w:sz w:val="18"/>
                <w:szCs w:val="18"/>
              </w:rPr>
              <w:t>io do mês não ser um dia útil, 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w:t>
            </w:r>
            <w:r>
              <w:rPr>
                <w:color w:val="000000"/>
                <w:sz w:val="18"/>
                <w:szCs w:val="18"/>
              </w:rPr>
              <w:t xml:space="preserve"> </w:t>
            </w:r>
            <w:r w:rsidRPr="00CD3F80">
              <w:rPr>
                <w:color w:val="000000"/>
                <w:sz w:val="18"/>
                <w:szCs w:val="18"/>
              </w:rPr>
              <w:t>de calendário do mês, e preencherá essa partição com os dados registados no último dia útil desse mês.</w:t>
            </w:r>
          </w:p>
          <w:p w14:paraId="75FF6B08" w14:textId="5B75F5D5" w:rsidR="00EE2268" w:rsidRPr="00EE2268" w:rsidRDefault="00EE2268" w:rsidP="00EE2268">
            <w:pPr>
              <w:pStyle w:val="ListParagraph"/>
              <w:numPr>
                <w:ilvl w:val="0"/>
                <w:numId w:val="5"/>
              </w:numPr>
              <w:jc w:val="both"/>
              <w:rPr>
                <w:color w:val="000000"/>
                <w:sz w:val="18"/>
                <w:szCs w:val="18"/>
              </w:rPr>
            </w:pPr>
            <w:r w:rsidRPr="00EE2268">
              <w:rPr>
                <w:color w:val="000000"/>
                <w:sz w:val="18"/>
                <w:szCs w:val="18"/>
              </w:rPr>
              <w:t>Todas as datas no modelo respeitam o formato  ‘aaaa-mm-dd’.</w:t>
            </w:r>
          </w:p>
        </w:tc>
        <w:tc>
          <w:tcPr>
            <w:tcW w:w="1134" w:type="dxa"/>
            <w:tcBorders>
              <w:top w:val="nil"/>
              <w:left w:val="single" w:sz="4" w:space="0" w:color="auto"/>
              <w:bottom w:val="single" w:sz="4" w:space="0" w:color="auto"/>
              <w:right w:val="single" w:sz="4" w:space="0" w:color="auto"/>
            </w:tcBorders>
            <w:shd w:val="clear" w:color="auto" w:fill="auto"/>
            <w:noWrap/>
          </w:tcPr>
          <w:p w14:paraId="62BA12DB" w14:textId="77777777" w:rsidR="00EE2268" w:rsidRPr="00C5395F" w:rsidRDefault="00EE2268" w:rsidP="00EE2268">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17724CA1" w14:textId="77777777" w:rsidR="00EE2268" w:rsidRPr="00C5395F" w:rsidRDefault="00EE2268" w:rsidP="00EE2268">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16F273A3" w14:textId="77777777" w:rsidR="00EE2268" w:rsidRPr="00C5395F" w:rsidRDefault="00EE2268" w:rsidP="00EE2268">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6E4B0210" w14:textId="77777777" w:rsidR="00EE2268" w:rsidRPr="00C5395F" w:rsidRDefault="00EE2268" w:rsidP="00EE2268">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4E9B1573" w14:textId="27241FBE" w:rsidR="00EE2268" w:rsidRPr="00C5395F" w:rsidRDefault="00EE2268" w:rsidP="00EE2268">
            <w:pPr>
              <w:rPr>
                <w:rFonts w:cs="Calibri"/>
                <w:color w:val="000000"/>
                <w:sz w:val="18"/>
                <w:szCs w:val="18"/>
              </w:rPr>
            </w:pPr>
          </w:p>
        </w:tc>
      </w:tr>
      <w:tr w:rsidR="00EE2268" w:rsidRPr="00C5395F" w14:paraId="1BD1E934" w14:textId="77777777" w:rsidTr="00C4374B">
        <w:trPr>
          <w:trHeight w:val="290"/>
        </w:trPr>
        <w:tc>
          <w:tcPr>
            <w:tcW w:w="1984" w:type="dxa"/>
            <w:tcBorders>
              <w:top w:val="nil"/>
              <w:left w:val="single" w:sz="4" w:space="0" w:color="auto"/>
              <w:bottom w:val="single" w:sz="4" w:space="0" w:color="auto"/>
              <w:right w:val="single" w:sz="4" w:space="0" w:color="auto"/>
            </w:tcBorders>
            <w:shd w:val="clear" w:color="000000" w:fill="F2F2F2"/>
            <w:vAlign w:val="center"/>
          </w:tcPr>
          <w:p w14:paraId="4E7D112C" w14:textId="793952A3" w:rsidR="00EE2268" w:rsidRPr="00C5395F" w:rsidRDefault="00EE2268" w:rsidP="00EE2268">
            <w:pPr>
              <w:rPr>
                <w:rFonts w:cs="Calibri"/>
                <w:color w:val="000000"/>
                <w:sz w:val="18"/>
                <w:szCs w:val="18"/>
              </w:rPr>
            </w:pPr>
            <w:r w:rsidRPr="00C5395F">
              <w:rPr>
                <w:rFonts w:cs="Calibri"/>
                <w:bCs/>
                <w:color w:val="000000"/>
                <w:sz w:val="18"/>
                <w:szCs w:val="18"/>
              </w:rPr>
              <w:t>htimest</w:t>
            </w:r>
          </w:p>
        </w:tc>
        <w:tc>
          <w:tcPr>
            <w:tcW w:w="5316" w:type="dxa"/>
            <w:tcBorders>
              <w:top w:val="nil"/>
              <w:left w:val="nil"/>
              <w:bottom w:val="single" w:sz="4" w:space="0" w:color="auto"/>
              <w:right w:val="single" w:sz="4" w:space="0" w:color="auto"/>
            </w:tcBorders>
            <w:shd w:val="clear" w:color="auto" w:fill="auto"/>
            <w:noWrap/>
            <w:hideMark/>
          </w:tcPr>
          <w:p w14:paraId="168E1B7B" w14:textId="77777777" w:rsidR="00EE2268" w:rsidRDefault="00EE2268" w:rsidP="00EE2268">
            <w:pPr>
              <w:jc w:val="both"/>
              <w:rPr>
                <w:rFonts w:cs="Calibri"/>
                <w:color w:val="000000"/>
                <w:sz w:val="18"/>
                <w:szCs w:val="18"/>
              </w:rPr>
            </w:pPr>
            <w:r>
              <w:rPr>
                <w:rFonts w:cs="Calibri"/>
                <w:color w:val="000000"/>
                <w:sz w:val="18"/>
                <w:szCs w:val="18"/>
              </w:rPr>
              <w:t xml:space="preserve">Data e hora do processamento de dados: </w:t>
            </w:r>
          </w:p>
          <w:p w14:paraId="795D0F56" w14:textId="64C10217" w:rsidR="00EE2268" w:rsidRPr="00C5395F" w:rsidRDefault="00EE2268" w:rsidP="00EE2268">
            <w:pPr>
              <w:pStyle w:val="ListParagraph"/>
              <w:numPr>
                <w:ilvl w:val="0"/>
                <w:numId w:val="1"/>
              </w:numPr>
              <w:jc w:val="both"/>
              <w:rPr>
                <w:rFonts w:cs="Calibri"/>
                <w:color w:val="000000"/>
                <w:sz w:val="18"/>
                <w:szCs w:val="18"/>
              </w:rPr>
            </w:pPr>
            <w:r>
              <w:rPr>
                <w:rFonts w:cs="Calibri"/>
                <w:color w:val="000000"/>
                <w:sz w:val="18"/>
                <w:szCs w:val="18"/>
              </w:rPr>
              <w:t xml:space="preserve">Identifica o momento exato em que foi processado </w:t>
            </w:r>
            <w:r w:rsidRPr="00A25969">
              <w:rPr>
                <w:rFonts w:cs="Calibri"/>
                <w:i/>
                <w:color w:val="000000"/>
                <w:sz w:val="18"/>
                <w:szCs w:val="18"/>
              </w:rPr>
              <w:t>‘htimest’</w:t>
            </w:r>
            <w:r>
              <w:rPr>
                <w:rFonts w:cs="Calibri"/>
                <w:color w:val="000000"/>
                <w:sz w:val="18"/>
                <w:szCs w:val="18"/>
              </w:rPr>
              <w:t xml:space="preserve">, que reflete a data e </w:t>
            </w:r>
            <w:commentRangeStart w:id="445"/>
            <w:r>
              <w:rPr>
                <w:rFonts w:cs="Calibri"/>
                <w:color w:val="000000"/>
                <w:sz w:val="18"/>
                <w:szCs w:val="18"/>
              </w:rPr>
              <w:t>hora</w:t>
            </w:r>
            <w:commentRangeEnd w:id="445"/>
            <w:r>
              <w:rPr>
                <w:rStyle w:val="CommentReference"/>
              </w:rPr>
              <w:commentReference w:id="445"/>
            </w:r>
            <w:r>
              <w:rPr>
                <w:rFonts w:cs="Calibri"/>
                <w:color w:val="000000"/>
                <w:sz w:val="18"/>
                <w:szCs w:val="18"/>
              </w:rPr>
              <w:t xml:space="preserve">. </w:t>
            </w:r>
          </w:p>
        </w:tc>
        <w:tc>
          <w:tcPr>
            <w:tcW w:w="1134" w:type="dxa"/>
            <w:tcBorders>
              <w:top w:val="nil"/>
              <w:left w:val="single" w:sz="4" w:space="0" w:color="auto"/>
              <w:bottom w:val="single" w:sz="4" w:space="0" w:color="auto"/>
              <w:right w:val="single" w:sz="4" w:space="0" w:color="auto"/>
            </w:tcBorders>
            <w:shd w:val="clear" w:color="auto" w:fill="auto"/>
            <w:noWrap/>
            <w:hideMark/>
          </w:tcPr>
          <w:p w14:paraId="02225DA4" w14:textId="77777777" w:rsidR="00EE2268" w:rsidRPr="00C5395F" w:rsidRDefault="00EE2268" w:rsidP="00EE2268">
            <w:pPr>
              <w:rPr>
                <w:rFonts w:cs="Calibri"/>
                <w:color w:val="000000"/>
                <w:sz w:val="18"/>
                <w:szCs w:val="18"/>
              </w:rPr>
            </w:pPr>
            <w:r w:rsidRPr="00C5395F">
              <w:rPr>
                <w:rFonts w:cs="Calibri"/>
                <w:color w:val="000000"/>
                <w:sz w:val="18"/>
                <w:szCs w:val="18"/>
              </w:rPr>
              <w:t>String</w:t>
            </w:r>
          </w:p>
        </w:tc>
        <w:tc>
          <w:tcPr>
            <w:tcW w:w="1842" w:type="dxa"/>
            <w:tcBorders>
              <w:top w:val="nil"/>
              <w:left w:val="single" w:sz="4" w:space="0" w:color="auto"/>
              <w:bottom w:val="single" w:sz="4" w:space="0" w:color="auto"/>
              <w:right w:val="single" w:sz="4" w:space="0" w:color="auto"/>
            </w:tcBorders>
          </w:tcPr>
          <w:p w14:paraId="7B6F18BE" w14:textId="77777777" w:rsidR="00EE2268" w:rsidRPr="00C5395F" w:rsidRDefault="00EE2268" w:rsidP="00EE2268">
            <w:pPr>
              <w:rPr>
                <w:rFonts w:cs="Calibri"/>
                <w:color w:val="000000"/>
                <w:sz w:val="18"/>
                <w:szCs w:val="18"/>
              </w:rPr>
            </w:pPr>
            <w:r w:rsidRPr="00C5395F">
              <w:rPr>
                <w:rFonts w:cs="Calibri"/>
                <w:color w:val="000000"/>
                <w:sz w:val="18"/>
                <w:szCs w:val="18"/>
              </w:rPr>
              <w:t>MUG (APMT0100048766)</w:t>
            </w:r>
          </w:p>
        </w:tc>
        <w:tc>
          <w:tcPr>
            <w:tcW w:w="1701" w:type="dxa"/>
            <w:tcBorders>
              <w:top w:val="nil"/>
              <w:left w:val="single" w:sz="4" w:space="0" w:color="auto"/>
              <w:bottom w:val="single" w:sz="4" w:space="0" w:color="auto"/>
              <w:right w:val="single" w:sz="4" w:space="0" w:color="auto"/>
            </w:tcBorders>
          </w:tcPr>
          <w:p w14:paraId="70152BC1" w14:textId="77777777" w:rsidR="00EE2268" w:rsidRPr="00C5395F" w:rsidRDefault="00EE2268" w:rsidP="00EE2268">
            <w:pPr>
              <w:rPr>
                <w:rFonts w:cs="Calibri"/>
                <w:color w:val="000000"/>
                <w:sz w:val="18"/>
                <w:szCs w:val="18"/>
              </w:rPr>
            </w:pPr>
            <w:r w:rsidRPr="00C5395F">
              <w:rPr>
                <w:rFonts w:cs="Calibri"/>
                <w:color w:val="000000"/>
                <w:sz w:val="18"/>
                <w:szCs w:val="18"/>
              </w:rPr>
              <w:t>GT018_RATEIO_AVAL</w:t>
            </w:r>
          </w:p>
        </w:tc>
        <w:tc>
          <w:tcPr>
            <w:tcW w:w="1843" w:type="dxa"/>
            <w:tcBorders>
              <w:top w:val="nil"/>
              <w:left w:val="single" w:sz="4" w:space="0" w:color="auto"/>
              <w:bottom w:val="single" w:sz="4" w:space="0" w:color="auto"/>
              <w:right w:val="single" w:sz="4" w:space="0" w:color="auto"/>
            </w:tcBorders>
          </w:tcPr>
          <w:p w14:paraId="773C9042" w14:textId="77777777" w:rsidR="00EE2268" w:rsidRPr="00C5395F" w:rsidRDefault="00EE2268" w:rsidP="00EE2268">
            <w:pPr>
              <w:rPr>
                <w:rFonts w:cs="Calibri"/>
                <w:color w:val="000000"/>
                <w:sz w:val="18"/>
                <w:szCs w:val="18"/>
              </w:rPr>
            </w:pPr>
          </w:p>
        </w:tc>
        <w:tc>
          <w:tcPr>
            <w:tcW w:w="1559" w:type="dxa"/>
            <w:tcBorders>
              <w:top w:val="nil"/>
              <w:left w:val="single" w:sz="4" w:space="0" w:color="auto"/>
              <w:bottom w:val="single" w:sz="4" w:space="0" w:color="auto"/>
              <w:right w:val="single" w:sz="4" w:space="0" w:color="auto"/>
            </w:tcBorders>
          </w:tcPr>
          <w:p w14:paraId="69772BA3" w14:textId="72C7E216" w:rsidR="00EE2268" w:rsidRPr="00C5395F" w:rsidRDefault="00EE2268" w:rsidP="00EE2268">
            <w:pPr>
              <w:rPr>
                <w:rFonts w:cs="Calibri"/>
                <w:color w:val="000000"/>
                <w:sz w:val="18"/>
                <w:szCs w:val="18"/>
              </w:rPr>
            </w:pPr>
          </w:p>
        </w:tc>
      </w:tr>
    </w:tbl>
    <w:p w14:paraId="5EEC3353" w14:textId="77777777" w:rsidR="00C4374B" w:rsidRDefault="00C4374B" w:rsidP="00C4374B">
      <w:pPr>
        <w:jc w:val="both"/>
        <w:sectPr w:rsidR="00C4374B" w:rsidSect="00927DAA">
          <w:pgSz w:w="16838" w:h="11906" w:orient="landscape"/>
          <w:pgMar w:top="1440" w:right="1440" w:bottom="1440" w:left="1440" w:header="709" w:footer="709" w:gutter="0"/>
          <w:cols w:space="708"/>
          <w:docGrid w:linePitch="360"/>
        </w:sectPr>
      </w:pPr>
    </w:p>
    <w:p w14:paraId="3790002A" w14:textId="19B2F649" w:rsidR="00B06055" w:rsidRPr="008E454A" w:rsidRDefault="00B06055" w:rsidP="00C4374B">
      <w:pPr>
        <w:pStyle w:val="Heading3"/>
      </w:pPr>
      <w:bookmarkStart w:id="446" w:name="_Toc178080200"/>
      <w:bookmarkStart w:id="447" w:name="_GoBack"/>
      <w:bookmarkEnd w:id="447"/>
      <w:r w:rsidRPr="008E454A">
        <w:lastRenderedPageBreak/>
        <w:t>Tradutores de Chaves</w:t>
      </w:r>
      <w:bookmarkEnd w:id="446"/>
    </w:p>
    <w:p w14:paraId="43DB250B" w14:textId="166D6304" w:rsidR="00145D75" w:rsidRPr="008E454A" w:rsidRDefault="00F23A21" w:rsidP="00657655">
      <w:pPr>
        <w:pStyle w:val="Heading4"/>
      </w:pPr>
      <w:bookmarkStart w:id="448" w:name="_Toc178080201"/>
      <w:r w:rsidRPr="008E454A">
        <w:t>Tradutor entre MUG e Interfaces</w:t>
      </w:r>
      <w:r w:rsidR="00145D75" w:rsidRPr="008E454A">
        <w:t xml:space="preserve">: </w:t>
      </w:r>
      <w:bookmarkEnd w:id="420"/>
      <w:r w:rsidR="00657655" w:rsidRPr="008E454A">
        <w:rPr>
          <w:i/>
        </w:rPr>
        <w:t>cd_garantias.kt_chaves_intrf_grts_crc</w:t>
      </w:r>
      <w:bookmarkEnd w:id="448"/>
      <w:r w:rsidR="00FD47AF">
        <w:rPr>
          <w:i/>
        </w:rPr>
        <w:fldChar w:fldCharType="begin"/>
      </w:r>
      <w:r w:rsidR="00FD47AF">
        <w:instrText xml:space="preserve"> XE "</w:instrText>
      </w:r>
      <w:r w:rsidR="00FD47AF" w:rsidRPr="000E3BBC">
        <w:rPr>
          <w:i/>
        </w:rPr>
        <w:instrText>kt_chaves_intrf_grts_crc</w:instrText>
      </w:r>
      <w:r w:rsidR="00FD47AF">
        <w:instrText xml:space="preserve">" </w:instrText>
      </w:r>
      <w:r w:rsidR="00FD47AF">
        <w:rPr>
          <w:i/>
        </w:rPr>
        <w:fldChar w:fldCharType="end"/>
      </w:r>
    </w:p>
    <w:p w14:paraId="4928FB2D" w14:textId="2D94CC3A" w:rsidR="00145D75" w:rsidRPr="008E454A" w:rsidRDefault="00145D75" w:rsidP="00666790">
      <w:pPr>
        <w:pStyle w:val="Heading5"/>
      </w:pPr>
      <w:bookmarkStart w:id="449" w:name="_Toc163902263"/>
      <w:bookmarkStart w:id="450" w:name="_Toc178080202"/>
      <w:r w:rsidRPr="008E454A">
        <w:t xml:space="preserve">Visão </w:t>
      </w:r>
      <w:commentRangeStart w:id="451"/>
      <w:r w:rsidRPr="008E454A">
        <w:t>Geral</w:t>
      </w:r>
      <w:bookmarkEnd w:id="449"/>
      <w:commentRangeEnd w:id="451"/>
      <w:r w:rsidR="000E62B0">
        <w:rPr>
          <w:rStyle w:val="CommentReference"/>
          <w:rFonts w:eastAsia="Times New Roman" w:cs="Times New Roman"/>
          <w:b w:val="0"/>
        </w:rPr>
        <w:commentReference w:id="451"/>
      </w:r>
      <w:bookmarkEnd w:id="450"/>
    </w:p>
    <w:p w14:paraId="56B5B67D" w14:textId="499C9A45"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del w:id="452" w:author="Marta Rafaela Teixeira Nunes" w:date="2024-09-09T12:27:00Z">
        <w:r w:rsidRPr="00720567" w:rsidDel="000E62B0">
          <w:rPr>
            <w:rFonts w:eastAsiaTheme="minorHAnsi" w:cstheme="minorBidi"/>
            <w:i/>
            <w:szCs w:val="22"/>
            <w:lang w:eastAsia="en-US"/>
          </w:rPr>
          <w:delText>cd_garantias.kt_chaves_intrf_grts_biyr</w:delText>
        </w:r>
        <w:r w:rsidRPr="00720567" w:rsidDel="000E62B0">
          <w:rPr>
            <w:rFonts w:eastAsiaTheme="minorHAnsi" w:cstheme="minorBidi"/>
            <w:szCs w:val="22"/>
            <w:lang w:eastAsia="en-US"/>
          </w:rPr>
          <w:delText xml:space="preserve"> </w:delText>
        </w:r>
      </w:del>
      <w:ins w:id="453" w:author="Marta Rafaela Teixeira Nunes" w:date="2024-09-09T12:27:00Z">
        <w:r w:rsidRPr="00657655">
          <w:rPr>
            <w:i/>
          </w:rPr>
          <w:t>cd_garantias.kt_chaves_intrf_grts_crc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 </w:t>
        </w:r>
      </w:ins>
      <w:r w:rsidRPr="00720567">
        <w:rPr>
          <w:rFonts w:eastAsiaTheme="minorHAnsi" w:cstheme="minorBidi"/>
          <w:szCs w:val="22"/>
          <w:lang w:eastAsia="en-US"/>
        </w:rPr>
        <w:t xml:space="preserve">é uma tabela de tradução e rastreabilidade das chaves do MUG para os seus interfaces com a </w:t>
      </w:r>
      <w:del w:id="454" w:author="Marta Rafaela Teixeira Nunes" w:date="2024-09-09T12:28:00Z">
        <w:r w:rsidRPr="00720567" w:rsidDel="000E62B0">
          <w:rPr>
            <w:rFonts w:eastAsiaTheme="minorHAnsi" w:cstheme="minorBidi"/>
            <w:szCs w:val="22"/>
            <w:lang w:eastAsia="en-US"/>
          </w:rPr>
          <w:delText>BDR e IFRS9</w:delText>
        </w:r>
      </w:del>
      <w:ins w:id="455" w:author="Marta Rafaela Teixeira Nunes" w:date="2024-09-09T12:28:00Z">
        <w:r>
          <w:rPr>
            <w:rFonts w:eastAsiaTheme="minorHAnsi" w:cstheme="minorBidi"/>
            <w:szCs w:val="22"/>
            <w:lang w:eastAsia="en-US"/>
          </w:rPr>
          <w:t>CRC</w:t>
        </w:r>
      </w:ins>
      <w:r w:rsidRPr="00720567">
        <w:rPr>
          <w:rFonts w:eastAsiaTheme="minorHAnsi" w:cstheme="minorBidi"/>
          <w:szCs w:val="22"/>
          <w:lang w:eastAsia="en-US"/>
        </w:rPr>
        <w:t>.</w:t>
      </w:r>
      <w:r>
        <w:rPr>
          <w:rFonts w:eastAsiaTheme="minorHAnsi" w:cstheme="minorBidi"/>
          <w:szCs w:val="22"/>
          <w:lang w:eastAsia="en-US"/>
        </w:rPr>
        <w:t xml:space="preserve"> Esta tabela é válida para </w:t>
      </w:r>
      <w:ins w:id="456" w:author="Marta Rafaela Teixeira Nunes" w:date="2024-09-09T12:28:00Z">
        <w:r>
          <w:rPr>
            <w:rFonts w:eastAsiaTheme="minorHAnsi" w:cstheme="minorBidi"/>
            <w:szCs w:val="22"/>
            <w:lang w:eastAsia="en-US"/>
          </w:rPr>
          <w:t xml:space="preserve">qualquer </w:t>
        </w:r>
      </w:ins>
      <w:del w:id="457" w:author="Marta Rafaela Teixeira Nunes" w:date="2024-09-09T12:28:00Z">
        <w:r w:rsidDel="000E62B0">
          <w:rPr>
            <w:rFonts w:eastAsiaTheme="minorHAnsi" w:cstheme="minorBidi"/>
            <w:szCs w:val="22"/>
            <w:lang w:eastAsia="en-US"/>
          </w:rPr>
          <w:delText xml:space="preserve">as </w:delText>
        </w:r>
      </w:del>
      <w:r>
        <w:rPr>
          <w:rFonts w:eastAsiaTheme="minorHAnsi" w:cstheme="minorBidi"/>
          <w:szCs w:val="22"/>
          <w:lang w:eastAsia="en-US"/>
        </w:rPr>
        <w:t>tabela</w:t>
      </w:r>
      <w:del w:id="458" w:author="Marta Rafaela Teixeira Nunes" w:date="2024-09-09T12:28:00Z">
        <w:r w:rsidDel="000E62B0">
          <w:rPr>
            <w:rFonts w:eastAsiaTheme="minorHAnsi" w:cstheme="minorBidi"/>
            <w:szCs w:val="22"/>
            <w:lang w:eastAsia="en-US"/>
          </w:rPr>
          <w:delText>s</w:delText>
        </w:r>
      </w:del>
      <w:r>
        <w:rPr>
          <w:rFonts w:eastAsiaTheme="minorHAnsi" w:cstheme="minorBidi"/>
          <w:szCs w:val="22"/>
          <w:lang w:eastAsia="en-US"/>
        </w:rPr>
        <w:t xml:space="preserve"> </w:t>
      </w:r>
      <w:ins w:id="459" w:author="Marta Rafaela Teixeira Nunes" w:date="2024-09-09T12:28:00Z">
        <w:r>
          <w:rPr>
            <w:rFonts w:eastAsiaTheme="minorHAnsi" w:cstheme="minorBidi"/>
            <w:szCs w:val="22"/>
            <w:lang w:eastAsia="en-US"/>
          </w:rPr>
          <w:t>com informação de garantias da CRC.</w:t>
        </w:r>
      </w:ins>
      <w:del w:id="460" w:author="Marta Rafaela Teixeira Nunes" w:date="2024-09-09T12:28:00Z">
        <w:r w:rsidDel="000E62B0">
          <w:rPr>
            <w:rFonts w:eastAsiaTheme="minorHAnsi" w:cstheme="minorBidi"/>
            <w:szCs w:val="22"/>
            <w:lang w:eastAsia="en-US"/>
          </w:rPr>
          <w:delText xml:space="preserve">elegíveis no período entre, e incluindo, 31 dezembro 2022 até 29 de abril de 2024 - </w:delText>
        </w:r>
        <w:r w:rsidRPr="00720567" w:rsidDel="000E62B0">
          <w:rPr>
            <w:rFonts w:eastAsiaTheme="minorHAnsi" w:cstheme="minorBidi"/>
            <w:i/>
            <w:szCs w:val="22"/>
            <w:lang w:eastAsia="en-US"/>
          </w:rPr>
          <w:delText>cd_garantias.gt0</w:delText>
        </w:r>
        <w:r w:rsidDel="000E62B0">
          <w:rPr>
            <w:rFonts w:eastAsiaTheme="minorHAnsi" w:cstheme="minorBidi"/>
            <w:i/>
            <w:szCs w:val="22"/>
            <w:lang w:eastAsia="en-US"/>
          </w:rPr>
          <w:delText>15</w:delText>
        </w:r>
        <w:r w:rsidRPr="00720567" w:rsidDel="000E62B0">
          <w:rPr>
            <w:rFonts w:eastAsiaTheme="minorHAnsi" w:cstheme="minorBidi"/>
            <w:i/>
            <w:szCs w:val="22"/>
            <w:lang w:eastAsia="en-US"/>
          </w:rPr>
          <w:delText>_report_biyr95</w:delText>
        </w:r>
        <w:r w:rsidDel="000E62B0">
          <w:rPr>
            <w:rFonts w:eastAsiaTheme="minorHAnsi" w:cstheme="minorBidi"/>
            <w:i/>
            <w:szCs w:val="22"/>
            <w:lang w:eastAsia="en-US"/>
          </w:rPr>
          <w:delText>0</w:delText>
        </w:r>
        <w:r w:rsidRPr="00720567" w:rsidDel="000E62B0">
          <w:rPr>
            <w:rFonts w:eastAsiaTheme="minorHAnsi" w:cstheme="minorBidi"/>
            <w:i/>
            <w:szCs w:val="22"/>
            <w:lang w:eastAsia="en-US"/>
          </w:rPr>
          <w:delText>0</w:delText>
        </w:r>
        <w:r w:rsidDel="000E62B0">
          <w:rPr>
            <w:rFonts w:eastAsiaTheme="minorHAnsi" w:cstheme="minorBidi"/>
            <w:i/>
            <w:szCs w:val="22"/>
            <w:lang w:eastAsia="en-US"/>
          </w:rPr>
          <w:delText>, cd_garantias.gt016_report_biyr951</w:delText>
        </w:r>
        <w:r w:rsidRPr="00720567" w:rsidDel="000E62B0">
          <w:rPr>
            <w:rFonts w:eastAsiaTheme="minorHAnsi" w:cstheme="minorBidi"/>
            <w:i/>
            <w:szCs w:val="22"/>
            <w:lang w:eastAsia="en-US"/>
          </w:rPr>
          <w:delText>0</w:delText>
        </w:r>
        <w:r w:rsidDel="000E62B0">
          <w:rPr>
            <w:rFonts w:eastAsiaTheme="minorHAnsi" w:cstheme="minorBidi"/>
            <w:i/>
            <w:szCs w:val="22"/>
            <w:lang w:eastAsia="en-US"/>
          </w:rPr>
          <w:delText xml:space="preserve">, </w:delText>
        </w:r>
        <w:r w:rsidRPr="00720567" w:rsidDel="000E62B0">
          <w:rPr>
            <w:rFonts w:eastAsiaTheme="minorHAnsi" w:cstheme="minorBidi"/>
            <w:i/>
            <w:szCs w:val="22"/>
            <w:lang w:eastAsia="en-US"/>
          </w:rPr>
          <w:delText>cd_garantias.gt017_report_biyr9520</w:delText>
        </w:r>
        <w:r w:rsidDel="000E62B0">
          <w:rPr>
            <w:rFonts w:eastAsiaTheme="minorHAnsi" w:cstheme="minorBidi"/>
            <w:i/>
            <w:szCs w:val="22"/>
            <w:lang w:eastAsia="en-US"/>
          </w:rPr>
          <w:delText>.</w:delText>
        </w:r>
      </w:del>
    </w:p>
    <w:p w14:paraId="1426C443" w14:textId="77777777" w:rsidR="000E62B0" w:rsidRPr="00720567" w:rsidRDefault="000E62B0" w:rsidP="000E62B0">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xml:space="preserve">, contém toda a informação do modelo na sua granularidade máxima, ou seja, apresentando todas as responsabilidades, processos/cauções e bens em concordância com os princípios definidos no capítulo 2.2.3. da documentação funcional do Modelo Único de Garantias. Não obstante, as tabelas de interface do MUG para os seus casos de uso não estão estruturadas na granularidade máxima, sendo, por isso, necessário transformar as chaves, de forma a respeitar a estrutura definida pelos casos de uso. </w:t>
      </w:r>
    </w:p>
    <w:p w14:paraId="2E43F291" w14:textId="4DD74701" w:rsidR="000E62B0" w:rsidRDefault="000E62B0" w:rsidP="000E62B0">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forma a garantir a total traçabilidade das chaves, o tradutor Rosetta </w:t>
      </w:r>
      <w:ins w:id="461" w:author="Marta Rafaela Teixeira Nunes" w:date="2024-09-09T12:29:00Z">
        <w:r w:rsidR="00A81D1D" w:rsidRPr="00657655">
          <w:rPr>
            <w:i/>
          </w:rPr>
          <w:t>cd_garantias.kt_chaves_intrf_grts_crc</w:t>
        </w:r>
      </w:ins>
      <w:del w:id="462" w:author="Marta Rafaela Teixeira Nunes" w:date="2024-09-09T12:29:00Z">
        <w:r w:rsidRPr="00720567" w:rsidDel="00A81D1D">
          <w:rPr>
            <w:rFonts w:eastAsiaTheme="minorHAnsi" w:cstheme="minorBidi"/>
            <w:i/>
            <w:szCs w:val="22"/>
            <w:lang w:eastAsia="en-US"/>
          </w:rPr>
          <w:delText>cd_garantias.kt_chaves_intrf_grts_biyr</w:delText>
        </w:r>
        <w:r w:rsidRPr="00720567" w:rsidDel="00A81D1D">
          <w:rPr>
            <w:rFonts w:eastAsiaTheme="minorHAnsi" w:cstheme="minorBidi"/>
            <w:szCs w:val="22"/>
            <w:lang w:eastAsia="en-US"/>
          </w:rPr>
          <w:delText xml:space="preserve"> </w:delText>
        </w:r>
      </w:del>
      <w:r w:rsidRPr="00720567">
        <w:rPr>
          <w:rFonts w:eastAsiaTheme="minorHAnsi" w:cstheme="minorBidi"/>
          <w:szCs w:val="22"/>
          <w:lang w:eastAsia="en-US"/>
        </w:rPr>
        <w:t>apresenta primeiramente todos os campos identificadores das chaves das responsabilidades</w:t>
      </w:r>
      <w:del w:id="463" w:author="Marta Rafaela Teixeira Nunes" w:date="2024-09-09T12:30:00Z">
        <w:r w:rsidRPr="00720567" w:rsidDel="00A81D1D">
          <w:rPr>
            <w:rFonts w:eastAsiaTheme="minorHAnsi" w:cstheme="minorBidi"/>
            <w:szCs w:val="22"/>
            <w:lang w:eastAsia="en-US"/>
          </w:rPr>
          <w:delText>, processos/cauções</w:delText>
        </w:r>
      </w:del>
      <w:r w:rsidRPr="00720567">
        <w:rPr>
          <w:rFonts w:eastAsiaTheme="minorHAnsi" w:cstheme="minorBidi"/>
          <w:szCs w:val="22"/>
          <w:lang w:eastAsia="en-US"/>
        </w:rPr>
        <w:t xml:space="preserve"> e bens no MUG</w:t>
      </w:r>
      <w:ins w:id="464" w:author="Marta Rafaela Teixeira Nunes" w:date="2024-09-09T12:30:00Z">
        <w:r w:rsidR="00A81D1D">
          <w:rPr>
            <w:rFonts w:eastAsiaTheme="minorHAnsi" w:cstheme="minorBidi"/>
            <w:szCs w:val="22"/>
            <w:lang w:eastAsia="en-US"/>
          </w:rPr>
          <w:t xml:space="preserve"> (</w:t>
        </w:r>
        <w:r w:rsidR="00A81D1D" w:rsidRPr="00657655">
          <w:rPr>
            <w:rFonts w:eastAsiaTheme="minorHAnsi" w:cstheme="minorBidi"/>
            <w:i/>
            <w:szCs w:val="22"/>
            <w:lang w:eastAsia="en-US"/>
          </w:rPr>
          <w:t>‘cempresp’, ‘ckbalres’, ‘ckctares’, ‘ckrefresp’, ‘cempbem’, ‘ckbalbem, ‘ckctabem’, ‘ckrefbem’</w:t>
        </w:r>
        <w:r w:rsidR="00A81D1D">
          <w:rPr>
            <w:rFonts w:eastAsiaTheme="minorHAnsi" w:cstheme="minorBidi"/>
            <w:szCs w:val="22"/>
            <w:lang w:eastAsia="en-US"/>
          </w:rPr>
          <w:t>)</w:t>
        </w:r>
        <w:r w:rsidR="00A81D1D" w:rsidRPr="00720567">
          <w:rPr>
            <w:rFonts w:eastAsiaTheme="minorHAnsi" w:cstheme="minorBidi"/>
            <w:szCs w:val="22"/>
            <w:lang w:eastAsia="en-US"/>
          </w:rPr>
          <w:t>.</w:t>
        </w:r>
      </w:ins>
      <w:del w:id="465" w:author="Marta Rafaela Teixeira Nunes" w:date="2024-09-09T12:30:00Z">
        <w:r w:rsidRPr="00720567" w:rsidDel="00A81D1D">
          <w:rPr>
            <w:rFonts w:eastAsiaTheme="minorHAnsi" w:cstheme="minorBidi"/>
            <w:szCs w:val="22"/>
            <w:lang w:eastAsia="en-US"/>
          </w:rPr>
          <w:delText>, adicionando o sufixo “_orig” para mais fácil compreensão do tradutor.</w:delText>
        </w:r>
      </w:del>
      <w:r w:rsidRPr="00720567">
        <w:rPr>
          <w:rFonts w:eastAsiaTheme="minorHAnsi" w:cstheme="minorBidi"/>
          <w:szCs w:val="22"/>
          <w:lang w:eastAsia="en-US"/>
        </w:rPr>
        <w:t xml:space="preserve"> De seguida, a tabela contém os campos das chaves primárias nas tabelas de interface</w:t>
      </w:r>
      <w:ins w:id="466" w:author="Marta Rafaela Teixeira Nunes" w:date="2024-09-09T12:30:00Z">
        <w:r w:rsidR="00A81D1D">
          <w:rPr>
            <w:rFonts w:eastAsiaTheme="minorHAnsi" w:cstheme="minorBidi"/>
            <w:szCs w:val="22"/>
            <w:lang w:eastAsia="en-US"/>
          </w:rPr>
          <w:t xml:space="preserve"> (</w:t>
        </w:r>
        <w:r w:rsidR="00A81D1D" w:rsidRPr="00881630">
          <w:rPr>
            <w:rFonts w:eastAsiaTheme="minorHAnsi" w:cstheme="minorBidi"/>
            <w:i/>
            <w:szCs w:val="22"/>
            <w:lang w:eastAsia="en-US"/>
          </w:rPr>
          <w:t>‘idcont’, ‘idinst’, ‘idprot’</w:t>
        </w:r>
        <w:r w:rsidR="00A81D1D">
          <w:rPr>
            <w:rFonts w:eastAsiaTheme="minorHAnsi" w:cstheme="minorBidi"/>
            <w:szCs w:val="22"/>
            <w:lang w:eastAsia="en-US"/>
          </w:rPr>
          <w:t>).</w:t>
        </w:r>
        <w:r w:rsidR="00A81D1D" w:rsidRPr="00720567" w:rsidDel="00A81D1D">
          <w:rPr>
            <w:rFonts w:eastAsiaTheme="minorHAnsi" w:cstheme="minorBidi"/>
            <w:szCs w:val="22"/>
            <w:lang w:eastAsia="en-US"/>
          </w:rPr>
          <w:t xml:space="preserve"> </w:t>
        </w:r>
      </w:ins>
      <w:del w:id="467" w:author="Marta Rafaela Teixeira Nunes" w:date="2024-09-09T12:30:00Z">
        <w:r w:rsidRPr="00720567" w:rsidDel="00A81D1D">
          <w:rPr>
            <w:rFonts w:eastAsiaTheme="minorHAnsi" w:cstheme="minorBidi"/>
            <w:szCs w:val="22"/>
            <w:lang w:eastAsia="en-US"/>
          </w:rPr>
          <w:delText xml:space="preserve">, terminados com o </w:delText>
        </w:r>
        <w:r w:rsidDel="00A81D1D">
          <w:rPr>
            <w:rFonts w:eastAsiaTheme="minorHAnsi" w:cstheme="minorBidi"/>
            <w:szCs w:val="22"/>
            <w:lang w:eastAsia="en-US"/>
          </w:rPr>
          <w:delText xml:space="preserve">sufixo </w:delText>
        </w:r>
        <w:r w:rsidRPr="00720567" w:rsidDel="00A81D1D">
          <w:rPr>
            <w:rFonts w:eastAsiaTheme="minorHAnsi" w:cstheme="minorBidi"/>
            <w:szCs w:val="22"/>
            <w:lang w:eastAsia="en-US"/>
          </w:rPr>
          <w:delText xml:space="preserve">“_dest”. </w:delText>
        </w:r>
        <w:r w:rsidDel="00A81D1D">
          <w:rPr>
            <w:rFonts w:eastAsiaTheme="minorHAnsi" w:cstheme="minorBidi"/>
            <w:i/>
            <w:szCs w:val="22"/>
            <w:lang w:eastAsia="en-US"/>
          </w:rPr>
          <w:delText xml:space="preserve"> </w:delText>
        </w:r>
      </w:del>
    </w:p>
    <w:p w14:paraId="4278AB1C" w14:textId="1801EF7F" w:rsidR="00145D75" w:rsidRPr="002C5C82" w:rsidRDefault="00145D75" w:rsidP="00666790">
      <w:pPr>
        <w:pStyle w:val="Heading5"/>
      </w:pPr>
      <w:bookmarkStart w:id="468" w:name="_Toc163902265"/>
      <w:bookmarkStart w:id="469" w:name="_Toc178080203"/>
      <w:r w:rsidRPr="002C5C82">
        <w:t>Periodicidade</w:t>
      </w:r>
      <w:bookmarkEnd w:id="468"/>
      <w:bookmarkEnd w:id="469"/>
    </w:p>
    <w:p w14:paraId="4160C662" w14:textId="6B5C716E" w:rsidR="00A81D1D" w:rsidRDefault="00A81D1D" w:rsidP="00A81D1D">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ins w:id="470" w:author="Marta Rafaela Teixeira Nunes" w:date="2024-09-09T12:31:00Z">
        <w:r w:rsidRPr="00657655">
          <w:rPr>
            <w:i/>
          </w:rPr>
          <w:t>cd_garantias.kt_chaves_intrf_grts_crc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 </w:t>
        </w:r>
      </w:ins>
      <w:del w:id="471" w:author="Marta Rafaela Teixeira Nunes" w:date="2024-09-09T12:31:00Z">
        <w:r w:rsidRPr="00720567" w:rsidDel="00A81D1D">
          <w:rPr>
            <w:rFonts w:eastAsiaTheme="minorHAnsi" w:cstheme="minorBidi"/>
            <w:i/>
            <w:szCs w:val="22"/>
            <w:lang w:eastAsia="en-US"/>
          </w:rPr>
          <w:delText>cd_garantias.kt_chaves_intrf_grts_biyr</w:delText>
        </w:r>
        <w:r w:rsidRPr="00720567" w:rsidDel="00A81D1D">
          <w:rPr>
            <w:rFonts w:eastAsiaTheme="minorHAnsi" w:cstheme="minorBidi"/>
            <w:szCs w:val="22"/>
            <w:lang w:eastAsia="en-US"/>
          </w:rPr>
          <w:delText xml:space="preserve"> </w:delText>
        </w:r>
      </w:del>
      <w:r w:rsidRPr="00720567">
        <w:rPr>
          <w:rFonts w:eastAsiaTheme="minorHAnsi" w:cstheme="minorBidi"/>
          <w:szCs w:val="22"/>
          <w:lang w:eastAsia="en-US"/>
        </w:rPr>
        <w:t xml:space="preserve">é </w:t>
      </w:r>
      <w:del w:id="472" w:author="Marta Rafaela Teixeira Nunes" w:date="2024-09-25T17:31:00Z">
        <w:r w:rsidRPr="00720567" w:rsidDel="00BB58D8">
          <w:rPr>
            <w:rFonts w:eastAsiaTheme="minorHAnsi" w:cstheme="minorBidi"/>
            <w:szCs w:val="22"/>
            <w:lang w:eastAsia="en-US"/>
          </w:rPr>
          <w:delText xml:space="preserve">mensal </w:delText>
        </w:r>
      </w:del>
      <w:ins w:id="473" w:author="Marta Rafaela Teixeira Nunes" w:date="2024-09-25T17:31:00Z">
        <w:r w:rsidR="00BB58D8">
          <w:rPr>
            <w:rFonts w:eastAsiaTheme="minorHAnsi" w:cstheme="minorBidi"/>
            <w:szCs w:val="22"/>
            <w:lang w:eastAsia="en-US"/>
          </w:rPr>
          <w:t xml:space="preserve">diária </w:t>
        </w:r>
      </w:ins>
      <w:r w:rsidRPr="00720567">
        <w:rPr>
          <w:rFonts w:eastAsiaTheme="minorHAnsi" w:cstheme="minorBidi"/>
          <w:szCs w:val="22"/>
          <w:lang w:eastAsia="en-US"/>
        </w:rPr>
        <w:t xml:space="preserve">e gerada automaticamente no </w:t>
      </w:r>
      <w:r>
        <w:rPr>
          <w:rFonts w:eastAsiaTheme="minorHAnsi" w:cstheme="minorBidi"/>
          <w:szCs w:val="22"/>
          <w:lang w:eastAsia="en-US"/>
        </w:rPr>
        <w:t>primeiro</w:t>
      </w:r>
      <w:r w:rsidRPr="00720567">
        <w:rPr>
          <w:rFonts w:eastAsiaTheme="minorHAnsi" w:cstheme="minorBidi"/>
          <w:szCs w:val="22"/>
          <w:lang w:eastAsia="en-US"/>
        </w:rPr>
        <w:t xml:space="preserve"> dia útil de cada mês. No caso do</w:t>
      </w:r>
      <w:del w:id="474" w:author="Marta Rafaela Teixeira Nunes" w:date="2024-09-25T17:31:00Z">
        <w:r w:rsidRPr="00720567" w:rsidDel="00BB58D8">
          <w:rPr>
            <w:rFonts w:eastAsiaTheme="minorHAnsi" w:cstheme="minorBidi"/>
            <w:szCs w:val="22"/>
            <w:lang w:eastAsia="en-US"/>
          </w:rPr>
          <w:delText xml:space="preserve"> </w:delText>
        </w:r>
      </w:del>
      <w:ins w:id="475" w:author="Marta Rafaela Teixeira Nunes" w:date="2024-09-25T17:31:00Z">
        <w:r w:rsidR="00BB58D8">
          <w:rPr>
            <w:rFonts w:eastAsiaTheme="minorHAnsi" w:cstheme="minorBidi"/>
            <w:szCs w:val="22"/>
            <w:lang w:eastAsia="en-US"/>
          </w:rPr>
          <w:t xml:space="preserve">último </w:t>
        </w:r>
      </w:ins>
      <w:del w:id="476" w:author="Marta Rafaela Teixeira Nunes" w:date="2024-09-25T17:31:00Z">
        <w:r w:rsidDel="00BB58D8">
          <w:rPr>
            <w:rFonts w:eastAsiaTheme="minorHAnsi" w:cstheme="minorBidi"/>
            <w:szCs w:val="22"/>
            <w:lang w:eastAsia="en-US"/>
          </w:rPr>
          <w:delText>primeiro</w:delText>
        </w:r>
      </w:del>
      <w:r w:rsidRPr="00720567">
        <w:rPr>
          <w:rFonts w:eastAsiaTheme="minorHAnsi" w:cstheme="minorBidi"/>
          <w:szCs w:val="22"/>
          <w:lang w:eastAsia="en-US"/>
        </w:rPr>
        <w:t xml:space="preserve"> dia do mês não ser um dia útil, o modelo gera uma cópia do último dia útil e atribui-lhe a partição de</w:t>
      </w:r>
      <w:ins w:id="477" w:author="Marta Rafaela Teixeira Nunes" w:date="2024-09-25T17:32:00Z">
        <w:r w:rsidR="00BB58D8">
          <w:rPr>
            <w:rFonts w:eastAsiaTheme="minorHAnsi" w:cstheme="minorBidi"/>
            <w:szCs w:val="22"/>
            <w:lang w:eastAsia="en-US"/>
          </w:rPr>
          <w:t xml:space="preserve"> último</w:t>
        </w:r>
      </w:ins>
      <w:r w:rsidRPr="00720567">
        <w:rPr>
          <w:rFonts w:eastAsiaTheme="minorHAnsi" w:cstheme="minorBidi"/>
          <w:szCs w:val="22"/>
          <w:lang w:eastAsia="en-US"/>
        </w:rPr>
        <w:t xml:space="preserve"> </w:t>
      </w:r>
      <w:del w:id="478" w:author="Marta Rafaela Teixeira Nunes" w:date="2024-09-25T17:32:00Z">
        <w:r w:rsidDel="00BB58D8">
          <w:rPr>
            <w:rFonts w:eastAsiaTheme="minorHAnsi" w:cstheme="minorBidi"/>
            <w:szCs w:val="22"/>
            <w:lang w:eastAsia="en-US"/>
          </w:rPr>
          <w:delText>primeiro</w:delText>
        </w:r>
        <w:r w:rsidRPr="00720567" w:rsidDel="00BB58D8">
          <w:rPr>
            <w:rFonts w:eastAsiaTheme="minorHAnsi" w:cstheme="minorBidi"/>
            <w:szCs w:val="22"/>
            <w:lang w:eastAsia="en-US"/>
          </w:rPr>
          <w:delText xml:space="preserve"> </w:delText>
        </w:r>
      </w:del>
      <w:r w:rsidRPr="00720567">
        <w:rPr>
          <w:rFonts w:eastAsiaTheme="minorHAnsi" w:cstheme="minorBidi"/>
          <w:szCs w:val="22"/>
          <w:lang w:eastAsia="en-US"/>
        </w:rPr>
        <w:t xml:space="preserve">dia de calendário do mês. </w:t>
      </w:r>
      <w:ins w:id="479" w:author="Marta Rafaela Teixeira Nunes" w:date="2024-09-25T17:32:00Z">
        <w:r w:rsidR="00BB58D8" w:rsidRPr="00113326">
          <w:rPr>
            <w:rFonts w:eastAsiaTheme="minorHAnsi" w:cstheme="minorBidi"/>
            <w:color w:val="000000" w:themeColor="text1"/>
            <w:szCs w:val="22"/>
            <w:lang w:eastAsia="en-US"/>
          </w:rPr>
          <w:t>.</w:t>
        </w:r>
        <w:r w:rsidR="00BB58D8">
          <w:rPr>
            <w:rFonts w:eastAsiaTheme="minorHAnsi" w:cstheme="minorBidi"/>
            <w:color w:val="000000" w:themeColor="text1"/>
            <w:szCs w:val="22"/>
            <w:lang w:eastAsia="en-US"/>
          </w:rPr>
          <w:t xml:space="preserve"> </w:t>
        </w:r>
        <w:r w:rsidR="00BB58D8" w:rsidRPr="00113326">
          <w:rPr>
            <w:rFonts w:eastAsiaTheme="minorHAnsi" w:cstheme="minorBidi"/>
            <w:color w:val="000000" w:themeColor="text1"/>
            <w:szCs w:val="22"/>
            <w:lang w:eastAsia="en-US"/>
          </w:rPr>
          <w:t xml:space="preserve">A título de exemplo, se o dia 31 de um mês corresponde a um sábado, é criada uma cópia do dia 30 (último dia útil) e atribui-lhe a ‘ref_date´ do dia 31. </w:t>
        </w:r>
      </w:ins>
      <w:r w:rsidRPr="00720567">
        <w:rPr>
          <w:rFonts w:eastAsiaTheme="minorHAnsi" w:cstheme="minorBidi"/>
          <w:szCs w:val="22"/>
          <w:lang w:eastAsia="en-US"/>
        </w:rPr>
        <w:t xml:space="preserve"> </w:t>
      </w:r>
    </w:p>
    <w:p w14:paraId="38A774F8" w14:textId="73CD99DF" w:rsidR="00A81D1D" w:rsidRDefault="00A81D1D" w:rsidP="00A81D1D">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Só se devem considerar como oficiais os valores constantes nesta tabela desde, </w:t>
      </w:r>
      <w:r>
        <w:rPr>
          <w:rFonts w:eastAsiaTheme="minorHAnsi" w:cstheme="minorBidi"/>
          <w:szCs w:val="22"/>
          <w:lang w:eastAsia="en-US"/>
        </w:rPr>
        <w:t xml:space="preserve">e incluindo, 31 </w:t>
      </w:r>
      <w:del w:id="480" w:author="Marta Rafaela Teixeira Nunes" w:date="2024-09-09T12:36:00Z">
        <w:r w:rsidDel="00A81D1D">
          <w:rPr>
            <w:rFonts w:eastAsiaTheme="minorHAnsi" w:cstheme="minorBidi"/>
            <w:szCs w:val="22"/>
            <w:lang w:eastAsia="en-US"/>
          </w:rPr>
          <w:delText xml:space="preserve">dezembro </w:delText>
        </w:r>
      </w:del>
      <w:ins w:id="481" w:author="Marta Rafaela Teixeira Nunes" w:date="2024-09-09T12:36:00Z">
        <w:r>
          <w:rPr>
            <w:rFonts w:eastAsiaTheme="minorHAnsi" w:cstheme="minorBidi"/>
            <w:szCs w:val="22"/>
            <w:lang w:eastAsia="en-US"/>
          </w:rPr>
          <w:t xml:space="preserve">julho </w:t>
        </w:r>
      </w:ins>
      <w:del w:id="482" w:author="Marta Rafaela Teixeira Nunes" w:date="2024-09-09T12:36:00Z">
        <w:r w:rsidDel="00A81D1D">
          <w:rPr>
            <w:rFonts w:eastAsiaTheme="minorHAnsi" w:cstheme="minorBidi"/>
            <w:szCs w:val="22"/>
            <w:lang w:eastAsia="en-US"/>
          </w:rPr>
          <w:delText xml:space="preserve">2022 até 29 de abril </w:delText>
        </w:r>
      </w:del>
      <w:r>
        <w:rPr>
          <w:rFonts w:eastAsiaTheme="minorHAnsi" w:cstheme="minorBidi"/>
          <w:szCs w:val="22"/>
          <w:lang w:eastAsia="en-US"/>
        </w:rPr>
        <w:t xml:space="preserve">de 2024. </w:t>
      </w:r>
      <w:del w:id="483" w:author="Marta Rafaela Teixeira Nunes" w:date="2024-09-09T12:36:00Z">
        <w:r w:rsidDel="00A81D1D">
          <w:rPr>
            <w:rFonts w:eastAsiaTheme="minorHAnsi" w:cstheme="minorBidi"/>
            <w:szCs w:val="22"/>
            <w:lang w:eastAsia="en-US"/>
          </w:rPr>
          <w:delText xml:space="preserve">A partir dessa data passa a estar em vigor a tabela </w:delText>
        </w:r>
        <w:r w:rsidRPr="00720567" w:rsidDel="00A81D1D">
          <w:rPr>
            <w:rFonts w:eastAsiaTheme="minorHAnsi" w:cstheme="minorBidi"/>
            <w:i/>
            <w:szCs w:val="22"/>
            <w:lang w:eastAsia="en-US"/>
          </w:rPr>
          <w:delText>cd_garantias.kt_chaves_intrf_grts_biyr</w:delText>
        </w:r>
        <w:r w:rsidDel="00A81D1D">
          <w:rPr>
            <w:rFonts w:eastAsiaTheme="minorHAnsi" w:cstheme="minorBidi"/>
            <w:i/>
            <w:szCs w:val="22"/>
            <w:lang w:eastAsia="en-US"/>
          </w:rPr>
          <w:delText>_</w:delText>
        </w:r>
        <w:commentRangeStart w:id="484"/>
        <w:r w:rsidDel="00A81D1D">
          <w:rPr>
            <w:rFonts w:eastAsiaTheme="minorHAnsi" w:cstheme="minorBidi"/>
            <w:i/>
            <w:szCs w:val="22"/>
            <w:lang w:eastAsia="en-US"/>
          </w:rPr>
          <w:delText>bem</w:delText>
        </w:r>
      </w:del>
      <w:commentRangeEnd w:id="484"/>
      <w:r w:rsidR="00BB58D8">
        <w:rPr>
          <w:rStyle w:val="CommentReference"/>
        </w:rPr>
        <w:commentReference w:id="484"/>
      </w:r>
    </w:p>
    <w:p w14:paraId="034B92FD" w14:textId="77777777" w:rsidR="00A81D1D" w:rsidRPr="00A81D1D" w:rsidDel="00A81D1D" w:rsidRDefault="00A81D1D" w:rsidP="00A81D1D">
      <w:pPr>
        <w:spacing w:after="160" w:line="259" w:lineRule="auto"/>
        <w:jc w:val="both"/>
        <w:rPr>
          <w:del w:id="485" w:author="Marta Rafaela Teixeira Nunes" w:date="2024-09-09T12:31:00Z"/>
          <w:rFonts w:eastAsiaTheme="minorHAnsi" w:cstheme="minorBidi"/>
          <w:i/>
          <w:szCs w:val="22"/>
          <w:lang w:eastAsia="en-US"/>
        </w:rPr>
      </w:pPr>
    </w:p>
    <w:p w14:paraId="707B9A7E" w14:textId="4201867E" w:rsidR="00145D75" w:rsidRPr="002C5C82" w:rsidRDefault="00145D75" w:rsidP="00666790">
      <w:pPr>
        <w:pStyle w:val="Heading5"/>
      </w:pPr>
      <w:bookmarkStart w:id="486" w:name="_Toc163902266"/>
      <w:bookmarkStart w:id="487" w:name="_Toc178080204"/>
      <w:r w:rsidRPr="002C5C82">
        <w:t>Aprovisionamento</w:t>
      </w:r>
      <w:bookmarkEnd w:id="486"/>
      <w:bookmarkEnd w:id="487"/>
    </w:p>
    <w:p w14:paraId="4828522B" w14:textId="31A022F0" w:rsidR="00A81D1D" w:rsidRDefault="00A81D1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ins w:id="488" w:author="Marta Rafaela Teixeira Nunes" w:date="2024-09-09T12:33:00Z">
        <w:r w:rsidRPr="00657655">
          <w:rPr>
            <w:i/>
          </w:rPr>
          <w:t>cd_garantias.kt_chaves_intrf_grts_</w:t>
        </w:r>
      </w:ins>
      <w:del w:id="489" w:author="Marta Rafaela Teixeira Nunes" w:date="2024-09-09T12:33:00Z">
        <w:r w:rsidRPr="00720567" w:rsidDel="00A81D1D">
          <w:rPr>
            <w:rFonts w:eastAsiaTheme="minorHAnsi" w:cstheme="minorBidi"/>
            <w:i/>
            <w:szCs w:val="22"/>
            <w:lang w:eastAsia="en-US"/>
          </w:rPr>
          <w:delText>cd_garantias.kt_chaves_intrf_grts_biyr</w:delText>
        </w:r>
        <w:r w:rsidRPr="00720567" w:rsidDel="00A81D1D">
          <w:rPr>
            <w:rFonts w:eastAsiaTheme="minorHAnsi" w:cstheme="minorBidi"/>
            <w:szCs w:val="22"/>
            <w:lang w:eastAsia="en-US"/>
          </w:rPr>
          <w:delText xml:space="preserve"> </w:delText>
        </w:r>
      </w:del>
      <w:r w:rsidRPr="00720567">
        <w:rPr>
          <w:rFonts w:eastAsiaTheme="minorHAnsi" w:cstheme="minorBidi"/>
          <w:szCs w:val="22"/>
          <w:lang w:eastAsia="en-US"/>
        </w:rPr>
        <w:t>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7692375" w14:textId="77777777" w:rsidR="00A81D1D" w:rsidRPr="00720567" w:rsidRDefault="00A81D1D" w:rsidP="00720567">
      <w:pPr>
        <w:spacing w:after="160" w:line="259" w:lineRule="auto"/>
        <w:jc w:val="both"/>
        <w:rPr>
          <w:rFonts w:eastAsiaTheme="minorHAnsi" w:cstheme="minorBidi"/>
          <w:szCs w:val="22"/>
          <w:lang w:eastAsia="en-US"/>
        </w:rPr>
      </w:pPr>
    </w:p>
    <w:p w14:paraId="64F43B60" w14:textId="7F5B4881" w:rsidR="00BC1FC6" w:rsidRPr="00BE2C12" w:rsidRDefault="00BE2C12" w:rsidP="00BE2C12">
      <w:pPr>
        <w:pStyle w:val="Caption"/>
        <w:jc w:val="center"/>
        <w:rPr>
          <w:rFonts w:cs="Calibri"/>
          <w:b/>
          <w:color w:val="000000" w:themeColor="text1"/>
          <w:sz w:val="22"/>
          <w:szCs w:val="22"/>
        </w:rPr>
      </w:pPr>
      <w:bookmarkStart w:id="490" w:name="_Toc178080218"/>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261F31">
        <w:rPr>
          <w:b/>
          <w:noProof/>
          <w:color w:val="000000" w:themeColor="text1"/>
          <w:sz w:val="22"/>
          <w:szCs w:val="22"/>
        </w:rPr>
        <w:t>10</w:t>
      </w:r>
      <w:r w:rsidRPr="00BE2C12">
        <w:rPr>
          <w:b/>
          <w:color w:val="000000" w:themeColor="text1"/>
          <w:sz w:val="22"/>
          <w:szCs w:val="22"/>
        </w:rPr>
        <w:fldChar w:fldCharType="end"/>
      </w:r>
      <w:r w:rsidRPr="00BE2C12">
        <w:rPr>
          <w:b/>
          <w:color w:val="000000" w:themeColor="text1"/>
          <w:sz w:val="22"/>
          <w:szCs w:val="22"/>
        </w:rPr>
        <w:t>: Informação das tabelas de aprovisionament</w:t>
      </w:r>
      <w:r>
        <w:rPr>
          <w:b/>
          <w:color w:val="000000" w:themeColor="text1"/>
          <w:sz w:val="22"/>
          <w:szCs w:val="22"/>
        </w:rPr>
        <w:t xml:space="preserve">o da </w:t>
      </w:r>
      <w:r w:rsidR="00533917" w:rsidRPr="00533917">
        <w:rPr>
          <w:b/>
          <w:color w:val="000000" w:themeColor="text1"/>
          <w:sz w:val="22"/>
          <w:szCs w:val="22"/>
        </w:rPr>
        <w:t>cd_garantias.</w:t>
      </w:r>
      <w:r w:rsidR="00533917" w:rsidRPr="00533917">
        <w:rPr>
          <w:b/>
          <w:color w:val="000000" w:themeColor="text1"/>
          <w:sz w:val="22"/>
          <w:szCs w:val="22"/>
        </w:rPr>
        <w:t>kt_chaves_intrf_grts_crc</w:t>
      </w:r>
      <w:bookmarkEnd w:id="490"/>
      <w:r w:rsidR="00533917" w:rsidRPr="00720567">
        <w:rPr>
          <w:rFonts w:eastAsiaTheme="minorHAnsi" w:cstheme="minorBidi"/>
          <w:i w:val="0"/>
          <w:szCs w:val="22"/>
          <w:lang w:eastAsia="en-US"/>
        </w:rPr>
        <w:t xml:space="preserve"> </w:t>
      </w:r>
      <w:r w:rsidR="00533917" w:rsidRPr="00720567">
        <w:rPr>
          <w:rFonts w:eastAsiaTheme="minorHAnsi" w:cstheme="minorBidi"/>
          <w:szCs w:val="22"/>
          <w:lang w:eastAsia="en-US"/>
        </w:rPr>
        <w:t xml:space="preserve"> </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bl>
    <w:p w14:paraId="74F45578" w14:textId="77777777" w:rsidR="009C499D" w:rsidRDefault="009C499D" w:rsidP="009C499D">
      <w:pPr>
        <w:pStyle w:val="Heading5"/>
        <w:numPr>
          <w:ilvl w:val="0"/>
          <w:numId w:val="0"/>
        </w:numPr>
        <w:ind w:left="1440" w:hanging="1440"/>
        <w:sectPr w:rsidR="009C499D" w:rsidSect="00C4374B">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491" w:name="_Toc163902267"/>
      <w:bookmarkStart w:id="492" w:name="_Toc178080205"/>
      <w:r w:rsidRPr="001E69C3">
        <w:lastRenderedPageBreak/>
        <w:t>Detalhe</w:t>
      </w:r>
      <w:r>
        <w:t xml:space="preserve"> dos Campos</w:t>
      </w:r>
      <w:bookmarkEnd w:id="491"/>
      <w:bookmarkEnd w:id="492"/>
    </w:p>
    <w:p w14:paraId="55CE6B3A" w14:textId="11F253C9" w:rsidR="00BC1FC6" w:rsidRPr="00BE2C12" w:rsidRDefault="00BE2C12" w:rsidP="00533917">
      <w:pPr>
        <w:pStyle w:val="Caption"/>
        <w:jc w:val="center"/>
        <w:rPr>
          <w:rFonts w:cs="Calibri"/>
          <w:b/>
          <w:color w:val="000000" w:themeColor="text1"/>
          <w:sz w:val="22"/>
          <w:szCs w:val="22"/>
        </w:rPr>
      </w:pPr>
      <w:bookmarkStart w:id="493" w:name="_Toc178080219"/>
      <w:r w:rsidRPr="00BE2C12">
        <w:rPr>
          <w:b/>
          <w:color w:val="000000" w:themeColor="text1"/>
          <w:sz w:val="22"/>
          <w:szCs w:val="22"/>
        </w:rPr>
        <w:t xml:space="preserve">Tabela </w:t>
      </w:r>
      <w:r w:rsidRPr="00BE2C12">
        <w:rPr>
          <w:b/>
          <w:color w:val="000000" w:themeColor="text1"/>
          <w:sz w:val="22"/>
          <w:szCs w:val="22"/>
        </w:rPr>
        <w:fldChar w:fldCharType="begin"/>
      </w:r>
      <w:r w:rsidRPr="00BE2C12">
        <w:rPr>
          <w:b/>
          <w:color w:val="000000" w:themeColor="text1"/>
          <w:sz w:val="22"/>
          <w:szCs w:val="22"/>
        </w:rPr>
        <w:instrText xml:space="preserve"> SEQ Tabela \* ARABIC </w:instrText>
      </w:r>
      <w:r w:rsidRPr="00BE2C12">
        <w:rPr>
          <w:b/>
          <w:color w:val="000000" w:themeColor="text1"/>
          <w:sz w:val="22"/>
          <w:szCs w:val="22"/>
        </w:rPr>
        <w:fldChar w:fldCharType="separate"/>
      </w:r>
      <w:r w:rsidR="00261F31">
        <w:rPr>
          <w:b/>
          <w:noProof/>
          <w:color w:val="000000" w:themeColor="text1"/>
          <w:sz w:val="22"/>
          <w:szCs w:val="22"/>
        </w:rPr>
        <w:t>11</w:t>
      </w:r>
      <w:r w:rsidRPr="00BE2C12">
        <w:rPr>
          <w:b/>
          <w:color w:val="000000" w:themeColor="text1"/>
          <w:sz w:val="22"/>
          <w:szCs w:val="22"/>
        </w:rPr>
        <w:fldChar w:fldCharType="end"/>
      </w:r>
      <w:r w:rsidRPr="00BE2C12">
        <w:rPr>
          <w:b/>
          <w:color w:val="000000" w:themeColor="text1"/>
          <w:sz w:val="22"/>
          <w:szCs w:val="22"/>
        </w:rPr>
        <w:t xml:space="preserve">: Detalhe dos campos da </w:t>
      </w:r>
      <w:r w:rsidR="00533917" w:rsidRPr="00533917">
        <w:rPr>
          <w:b/>
          <w:color w:val="000000" w:themeColor="text1"/>
          <w:sz w:val="22"/>
          <w:szCs w:val="22"/>
        </w:rPr>
        <w:t>cd_garantias.kt_chaves_intrf_grts_crc</w:t>
      </w:r>
      <w:bookmarkEnd w:id="493"/>
      <w:r w:rsidR="00533917" w:rsidRPr="00720567">
        <w:rPr>
          <w:rFonts w:eastAsiaTheme="minorHAnsi" w:cstheme="minorBidi"/>
          <w:i w:val="0"/>
          <w:szCs w:val="22"/>
          <w:lang w:eastAsia="en-US"/>
        </w:rPr>
        <w:t xml:space="preserve"> </w:t>
      </w:r>
      <w:r w:rsidR="00533917" w:rsidRPr="00720567">
        <w:rPr>
          <w:rFonts w:eastAsiaTheme="minorHAnsi" w:cstheme="minorBidi"/>
          <w:szCs w:val="22"/>
          <w:lang w:eastAsia="en-US"/>
        </w:rPr>
        <w:t xml:space="preserve"> </w:t>
      </w:r>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9370D5">
        <w:trPr>
          <w:trHeight w:val="290"/>
          <w:tblHeader/>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0A9E9644" w:rsidR="00A84B21" w:rsidRPr="008E454A" w:rsidRDefault="00533917" w:rsidP="00F61B8B">
            <w:pPr>
              <w:rPr>
                <w:rFonts w:cs="Calibri"/>
                <w:b/>
                <w:bCs/>
                <w:color w:val="FFFFFF"/>
                <w:sz w:val="18"/>
                <w:szCs w:val="18"/>
              </w:rPr>
            </w:pPr>
            <w:r w:rsidRPr="008E454A">
              <w:rPr>
                <w:rFonts w:cs="Calibri"/>
                <w:b/>
                <w:bCs/>
                <w:color w:val="FFFFFF"/>
                <w:sz w:val="18"/>
                <w:szCs w:val="18"/>
              </w:rPr>
              <w:t xml:space="preserve">kt_chaves_intrf_grts_crc  </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2174CA">
            <w:pPr>
              <w:pStyle w:val="ListParagraph"/>
              <w:numPr>
                <w:ilvl w:val="0"/>
                <w:numId w:val="16"/>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2A1658EE" w:rsidR="00A84B21" w:rsidRPr="00F61B8B" w:rsidRDefault="00533917" w:rsidP="00533917">
            <w:pPr>
              <w:rPr>
                <w:rFonts w:cs="Calibri"/>
                <w:color w:val="000000"/>
                <w:sz w:val="18"/>
                <w:szCs w:val="18"/>
              </w:rPr>
            </w:pPr>
            <w:r>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33829C2A" w:rsidR="00A84B21" w:rsidRPr="00AC23FE"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(identificador da empresa)</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3F19C20E" w:rsidR="00A84B21" w:rsidRPr="00F61B8B" w:rsidRDefault="00533917" w:rsidP="00AC23FE">
            <w:pPr>
              <w:rPr>
                <w:rFonts w:cs="Calibri"/>
                <w:color w:val="000000"/>
                <w:sz w:val="18"/>
                <w:szCs w:val="18"/>
              </w:rPr>
            </w:pPr>
            <w:r>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55C5B115" w:rsidR="00A84B21" w:rsidRPr="00F61B8B"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(identificadr do balcão)</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6579100F" w:rsidR="00A84B21" w:rsidRPr="00F61B8B" w:rsidRDefault="00A84B21" w:rsidP="00533917">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4D2B3403" w:rsidR="00A84B21" w:rsidRPr="00F61B8B" w:rsidRDefault="00A84B21" w:rsidP="00AC23FE">
            <w:pPr>
              <w:rPr>
                <w:rFonts w:cs="Calibri"/>
                <w:color w:val="000000"/>
                <w:sz w:val="18"/>
                <w:szCs w:val="18"/>
              </w:rPr>
            </w:pPr>
            <w:r>
              <w:rPr>
                <w:rFonts w:cs="Calibri"/>
                <w:color w:val="000000"/>
                <w:sz w:val="18"/>
                <w:szCs w:val="18"/>
              </w:rPr>
              <w:t>Chave da responsabilidade no MUG</w:t>
            </w:r>
            <w:r w:rsidR="00533917">
              <w:rPr>
                <w:rFonts w:cs="Calibri"/>
                <w:color w:val="000000"/>
                <w:sz w:val="18"/>
                <w:szCs w:val="18"/>
              </w:rPr>
              <w:t xml:space="preserve"> (identificador da conta)</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3481EC99" w:rsidR="00A84B21" w:rsidRPr="00F61B8B" w:rsidRDefault="00A84B21" w:rsidP="00533917">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3A00A40E"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r w:rsidR="00533917">
              <w:rPr>
                <w:rFonts w:cs="Calibri"/>
                <w:color w:val="000000"/>
                <w:sz w:val="18"/>
                <w:szCs w:val="18"/>
              </w:rPr>
              <w:t xml:space="preserve"> (identificador da referência)</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245DDAA4" w:rsidR="00A84B21" w:rsidRPr="00F61B8B" w:rsidRDefault="00533917" w:rsidP="00AC23FE">
            <w:pPr>
              <w:rPr>
                <w:rFonts w:cs="Calibri"/>
                <w:color w:val="000000"/>
                <w:sz w:val="18"/>
                <w:szCs w:val="18"/>
              </w:rPr>
            </w:pPr>
            <w:r>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69BC2AD9" w:rsidR="00A84B21" w:rsidRPr="00F61B8B" w:rsidRDefault="00A84B21" w:rsidP="00AC23FE">
            <w:pPr>
              <w:rPr>
                <w:rFonts w:cs="Calibri"/>
                <w:color w:val="000000"/>
                <w:sz w:val="18"/>
                <w:szCs w:val="18"/>
              </w:rPr>
            </w:pPr>
            <w:r>
              <w:rPr>
                <w:rFonts w:cs="Calibri"/>
                <w:color w:val="000000"/>
                <w:sz w:val="18"/>
                <w:szCs w:val="18"/>
              </w:rPr>
              <w:t>Chave do bem no MUG</w:t>
            </w:r>
            <w:r w:rsidR="00533917">
              <w:rPr>
                <w:rFonts w:cs="Calibri"/>
                <w:color w:val="000000"/>
                <w:sz w:val="18"/>
                <w:szCs w:val="18"/>
              </w:rPr>
              <w:t xml:space="preserve"> (identificador da empresa)</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13C9BDE0" w:rsidR="00A84B21" w:rsidRPr="00F61B8B" w:rsidRDefault="00A84B21" w:rsidP="00533917">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D18B7BC" w:rsidR="00A84B21" w:rsidRPr="00F61B8B" w:rsidRDefault="00A84B21" w:rsidP="00AC23FE">
            <w:pPr>
              <w:rPr>
                <w:rFonts w:cs="Calibri"/>
                <w:color w:val="000000"/>
                <w:sz w:val="18"/>
                <w:szCs w:val="18"/>
              </w:rPr>
            </w:pPr>
            <w:r>
              <w:rPr>
                <w:rFonts w:cs="Calibri"/>
                <w:color w:val="000000"/>
                <w:sz w:val="18"/>
                <w:szCs w:val="18"/>
              </w:rPr>
              <w:t>Chave do bem no MUG</w:t>
            </w:r>
            <w:r w:rsidR="00533917">
              <w:rPr>
                <w:rFonts w:cs="Calibri"/>
                <w:color w:val="000000"/>
                <w:sz w:val="18"/>
                <w:szCs w:val="18"/>
              </w:rPr>
              <w:t xml:space="preserve"> (identificador do balcão)</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37C39448" w:rsidR="00A84B21" w:rsidRPr="00F61B8B" w:rsidRDefault="00A84B21" w:rsidP="00533917">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424CE551"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r w:rsidR="00533917">
              <w:rPr>
                <w:rFonts w:cs="Calibri"/>
                <w:color w:val="000000"/>
                <w:sz w:val="18"/>
                <w:szCs w:val="18"/>
              </w:rPr>
              <w:t xml:space="preserve"> (identificador da conta)</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6E717FC0" w:rsidR="00A84B21" w:rsidRPr="00F61B8B" w:rsidRDefault="00A84B21" w:rsidP="00533917">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03AB82BD"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r w:rsidR="00533917">
              <w:rPr>
                <w:rFonts w:cs="Calibri"/>
                <w:color w:val="000000"/>
                <w:sz w:val="18"/>
                <w:szCs w:val="18"/>
              </w:rPr>
              <w:t xml:space="preserve"> (identificador da referência)</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2B111937" w:rsidR="00A84B21" w:rsidRPr="00F61B8B" w:rsidRDefault="00533917" w:rsidP="00AC23FE">
            <w:pPr>
              <w:rPr>
                <w:rFonts w:cs="Calibri"/>
                <w:color w:val="000000"/>
                <w:sz w:val="18"/>
                <w:szCs w:val="18"/>
              </w:rPr>
            </w:pPr>
            <w:r>
              <w:rPr>
                <w:rFonts w:cs="Calibri"/>
                <w:color w:val="000000"/>
                <w:sz w:val="18"/>
                <w:szCs w:val="18"/>
              </w:rPr>
              <w:t>idcont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7E099113"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r w:rsidR="00533917">
              <w:rPr>
                <w:rFonts w:cs="Calibri"/>
                <w:color w:val="000000"/>
                <w:sz w:val="18"/>
                <w:szCs w:val="18"/>
              </w:rPr>
              <w:t xml:space="preserve"> - </w:t>
            </w:r>
            <w:r w:rsidR="00533917" w:rsidRPr="00533917">
              <w:rPr>
                <w:rFonts w:cs="Calibri"/>
                <w:color w:val="000000"/>
                <w:sz w:val="18"/>
                <w:szCs w:val="18"/>
              </w:rPr>
              <w:t>Código de Identificação do Contrato (CRC)</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44F29413" w:rsidR="00A84B21" w:rsidRPr="00F61B8B" w:rsidRDefault="00533917" w:rsidP="00AC23FE">
            <w:pPr>
              <w:rPr>
                <w:rFonts w:cs="Calibri"/>
                <w:color w:val="000000"/>
                <w:sz w:val="18"/>
                <w:szCs w:val="18"/>
              </w:rPr>
            </w:pPr>
            <w:r>
              <w:rPr>
                <w:rFonts w:cs="Calibri"/>
                <w:color w:val="000000"/>
                <w:sz w:val="18"/>
                <w:szCs w:val="18"/>
              </w:rPr>
              <w:t>idinst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7C1FF13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r w:rsidR="00533917">
              <w:rPr>
                <w:rFonts w:cs="Calibri"/>
                <w:color w:val="000000"/>
                <w:sz w:val="18"/>
                <w:szCs w:val="18"/>
              </w:rPr>
              <w:t xml:space="preserve"> - </w:t>
            </w:r>
            <w:r w:rsidR="00533917" w:rsidRPr="00533917">
              <w:rPr>
                <w:rFonts w:cs="Calibri"/>
                <w:color w:val="000000"/>
                <w:sz w:val="18"/>
                <w:szCs w:val="18"/>
              </w:rPr>
              <w:t>Código de Identificação do Instrumento (CRC)</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0B761A06" w:rsidR="00A84B21" w:rsidRPr="00F61B8B" w:rsidRDefault="00533917" w:rsidP="00AC23FE">
            <w:pPr>
              <w:rPr>
                <w:rFonts w:cs="Calibri"/>
                <w:color w:val="000000"/>
                <w:sz w:val="18"/>
                <w:szCs w:val="18"/>
              </w:rPr>
            </w:pPr>
            <w:r>
              <w:rPr>
                <w:rFonts w:cs="Calibri"/>
                <w:color w:val="000000"/>
                <w:sz w:val="18"/>
                <w:szCs w:val="18"/>
              </w:rPr>
              <w:t>idprot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770217EF"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r w:rsidR="00533917">
              <w:rPr>
                <w:rFonts w:cs="Calibri"/>
                <w:color w:val="000000"/>
                <w:sz w:val="18"/>
                <w:szCs w:val="18"/>
              </w:rPr>
              <w:t xml:space="preserve"> - </w:t>
            </w:r>
            <w:r w:rsidR="00533917" w:rsidRPr="00533917">
              <w:rPr>
                <w:rFonts w:cs="Calibri"/>
                <w:color w:val="000000"/>
                <w:sz w:val="18"/>
                <w:szCs w:val="18"/>
              </w:rPr>
              <w:t>Código de Identificação da Proteção (CRC)</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2174CA">
            <w:pPr>
              <w:pStyle w:val="ListParagraph"/>
              <w:numPr>
                <w:ilvl w:val="0"/>
                <w:numId w:val="5"/>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6E9DA283" w:rsidR="00A84B21" w:rsidRPr="00212559" w:rsidRDefault="00A84B21" w:rsidP="002174CA">
            <w:pPr>
              <w:pStyle w:val="ListParagraph"/>
              <w:numPr>
                <w:ilvl w:val="0"/>
                <w:numId w:val="5"/>
              </w:numPr>
              <w:rPr>
                <w:rFonts w:cs="Calibri"/>
                <w:color w:val="000000"/>
                <w:sz w:val="18"/>
                <w:szCs w:val="18"/>
              </w:rPr>
            </w:pPr>
            <w:r w:rsidRPr="00212559">
              <w:rPr>
                <w:rFonts w:cs="Calibri"/>
                <w:color w:val="000000"/>
                <w:sz w:val="18"/>
                <w:szCs w:val="18"/>
              </w:rPr>
              <w:t>Dado que as tabelas de interface do MUG</w:t>
            </w:r>
            <w:r w:rsidR="009A0C9B">
              <w:rPr>
                <w:rFonts w:cs="Calibri"/>
                <w:color w:val="000000"/>
                <w:sz w:val="18"/>
                <w:szCs w:val="18"/>
              </w:rPr>
              <w:t xml:space="preserve"> para a CRC</w:t>
            </w:r>
            <w:r w:rsidRPr="00212559">
              <w:rPr>
                <w:rFonts w:cs="Calibri"/>
                <w:color w:val="000000"/>
                <w:sz w:val="18"/>
                <w:szCs w:val="18"/>
              </w:rPr>
              <w:t xml:space="preserve"> são </w:t>
            </w:r>
            <w:r w:rsidR="009A0C9B">
              <w:rPr>
                <w:rFonts w:cs="Calibri"/>
                <w:color w:val="000000"/>
                <w:sz w:val="18"/>
                <w:szCs w:val="18"/>
              </w:rPr>
              <w:t>diárias</w:t>
            </w:r>
            <w:r w:rsidRPr="00212559">
              <w:rPr>
                <w:rFonts w:cs="Calibri"/>
                <w:color w:val="000000"/>
                <w:sz w:val="18"/>
                <w:szCs w:val="18"/>
              </w:rPr>
              <w:t>, este campo informará o último dia útil a que respeitam todos os dados dessa partição temporal. Note-se que, no caso do último dia de calendário do mês não ser um dia</w:t>
            </w:r>
            <w:r w:rsidR="009A0C9B">
              <w:rPr>
                <w:rFonts w:cs="Calibri"/>
                <w:color w:val="000000"/>
                <w:sz w:val="18"/>
                <w:szCs w:val="18"/>
              </w:rPr>
              <w:t xml:space="preserve"> útil, </w:t>
            </w:r>
            <w:r w:rsidRPr="00212559">
              <w:rPr>
                <w:rFonts w:cs="Calibri"/>
                <w:color w:val="000000"/>
                <w:sz w:val="18"/>
                <w:szCs w:val="18"/>
              </w:rPr>
              <w:t xml:space="preserve">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2174CA">
            <w:pPr>
              <w:pStyle w:val="ListParagraph"/>
              <w:numPr>
                <w:ilvl w:val="0"/>
                <w:numId w:val="5"/>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t>String</w:t>
            </w:r>
          </w:p>
        </w:tc>
      </w:tr>
    </w:tbl>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6AC38735" w14:textId="3AA218BA" w:rsidR="00927DAA" w:rsidRDefault="00262087" w:rsidP="00927DAA">
      <w:pPr>
        <w:pStyle w:val="Heading1"/>
      </w:pPr>
      <w:bookmarkStart w:id="494" w:name="_Toc178080206"/>
      <w:bookmarkStart w:id="495" w:name="_Toc167390758"/>
      <w:r>
        <w:lastRenderedPageBreak/>
        <w:t>Controlos no MUG – Interfaces</w:t>
      </w:r>
      <w:bookmarkEnd w:id="494"/>
      <w:r>
        <w:t xml:space="preserve"> </w:t>
      </w:r>
    </w:p>
    <w:p w14:paraId="779B7D05" w14:textId="75416AB5" w:rsidR="00262087" w:rsidRPr="00262087" w:rsidRDefault="00262087" w:rsidP="00262087">
      <w:pPr>
        <w:pStyle w:val="Heading2"/>
        <w:numPr>
          <w:ilvl w:val="0"/>
          <w:numId w:val="0"/>
        </w:numPr>
        <w:ind w:left="720" w:hanging="720"/>
      </w:pPr>
      <w:bookmarkStart w:id="496" w:name="_Toc178080207"/>
      <w:r>
        <w:t xml:space="preserve">3.1 </w:t>
      </w:r>
      <w:r w:rsidRPr="00262087">
        <w:rPr>
          <w:i/>
        </w:rPr>
        <w:t>Overview</w:t>
      </w:r>
      <w:bookmarkEnd w:id="496"/>
    </w:p>
    <w:bookmarkEnd w:id="495"/>
    <w:p w14:paraId="235E2CC0" w14:textId="47228590" w:rsidR="00A81D1D" w:rsidRPr="00B85E5E" w:rsidRDefault="00A81D1D" w:rsidP="00A81D1D">
      <w:pPr>
        <w:jc w:val="both"/>
        <w:rPr>
          <w:rFonts w:cs="Calibri"/>
        </w:rPr>
      </w:pPr>
      <w:del w:id="497" w:author="Marta Rafaela Teixeira Nunes" w:date="2024-09-09T12:45:00Z">
        <w:r w:rsidDel="0029230B">
          <w:rPr>
            <w:rFonts w:cs="Calibri"/>
          </w:rPr>
          <w:delText xml:space="preserve">De uma forma geral, </w:delText>
        </w:r>
        <w:r w:rsidRPr="00B85E5E" w:rsidDel="0029230B">
          <w:rPr>
            <w:rFonts w:cs="Calibri"/>
          </w:rPr>
          <w:delText xml:space="preserve">os </w:delText>
        </w:r>
      </w:del>
      <w:ins w:id="498" w:author="Marta Rafaela Teixeira Nunes" w:date="2024-09-09T12:45:00Z">
        <w:r w:rsidR="0029230B">
          <w:rPr>
            <w:rFonts w:cs="Calibri"/>
          </w:rPr>
          <w:t>O</w:t>
        </w:r>
        <w:r w:rsidR="0029230B" w:rsidRPr="00B85E5E">
          <w:rPr>
            <w:rFonts w:cs="Calibri"/>
          </w:rPr>
          <w:t xml:space="preserve">s </w:t>
        </w:r>
      </w:ins>
      <w:del w:id="499" w:author="Marta Rafaela Teixeira Nunes" w:date="2024-09-09T12:45:00Z">
        <w:r w:rsidDel="0029230B">
          <w:rPr>
            <w:rFonts w:cs="Calibri"/>
          </w:rPr>
          <w:delText xml:space="preserve">vários </w:delText>
        </w:r>
      </w:del>
      <w:r w:rsidRPr="00B85E5E">
        <w:rPr>
          <w:rFonts w:cs="Calibri"/>
        </w:rPr>
        <w:t xml:space="preserve">processos relacionados com </w:t>
      </w:r>
      <w:r>
        <w:rPr>
          <w:rFonts w:cs="Calibri"/>
        </w:rPr>
        <w:t>os dados de garantias</w:t>
      </w:r>
      <w:del w:id="500" w:author="Marta Rafaela Teixeira Nunes" w:date="2024-09-09T12:46:00Z">
        <w:r w:rsidDel="0029230B">
          <w:rPr>
            <w:rFonts w:cs="Calibri"/>
          </w:rPr>
          <w:delText xml:space="preserve">, desde as diversas </w:delText>
        </w:r>
        <w:commentRangeStart w:id="501"/>
        <w:r w:rsidDel="0029230B">
          <w:rPr>
            <w:rFonts w:cs="Calibri"/>
          </w:rPr>
          <w:delText>aplicações</w:delText>
        </w:r>
      </w:del>
      <w:commentRangeEnd w:id="501"/>
      <w:r w:rsidR="00151E10">
        <w:rPr>
          <w:rStyle w:val="CommentReference"/>
        </w:rPr>
        <w:commentReference w:id="501"/>
      </w:r>
      <w:del w:id="502" w:author="Marta Rafaela Teixeira Nunes" w:date="2024-09-09T12:46:00Z">
        <w:r w:rsidDel="0029230B">
          <w:rPr>
            <w:rFonts w:cs="Calibri"/>
          </w:rPr>
          <w:delText xml:space="preserve"> fonte, passando pelo modelo único de garantias no Data Lake, até à produção dos reportes finais, sejam internos, corporativos ou regulatórios, incorporam</w:delText>
        </w:r>
      </w:del>
      <w:r>
        <w:rPr>
          <w:rFonts w:cs="Calibri"/>
        </w:rPr>
        <w:t xml:space="preserve"> </w:t>
      </w:r>
      <w:ins w:id="503" w:author="Marta Rafaela Teixeira Nunes" w:date="2024-09-09T12:46:00Z">
        <w:r w:rsidR="0029230B">
          <w:rPr>
            <w:rFonts w:cs="Calibri"/>
          </w:rPr>
          <w:t xml:space="preserve">são suportados por uma estrutura de </w:t>
        </w:r>
      </w:ins>
      <w:r>
        <w:rPr>
          <w:rFonts w:cs="Calibri"/>
        </w:rPr>
        <w:t xml:space="preserve">múltiplos </w:t>
      </w:r>
      <w:r w:rsidRPr="00B85E5E">
        <w:rPr>
          <w:rFonts w:cs="Calibri"/>
        </w:rPr>
        <w:t>controlos</w:t>
      </w:r>
      <w:ins w:id="504" w:author="Marta Rafaela Teixeira Nunes" w:date="2024-09-09T12:46:00Z">
        <w:r w:rsidR="0029230B">
          <w:rPr>
            <w:rFonts w:cs="Calibri"/>
          </w:rPr>
          <w:t xml:space="preserve">, </w:t>
        </w:r>
      </w:ins>
      <w:ins w:id="505" w:author="Marta Rafaela Teixeira Nunes" w:date="2024-09-09T13:13:00Z">
        <w:r w:rsidR="001C05A4">
          <w:rPr>
            <w:rFonts w:cs="Calibri"/>
          </w:rPr>
          <w:t>cujo o principal</w:t>
        </w:r>
      </w:ins>
      <w:ins w:id="506" w:author="Marta Rafaela Teixeira Nunes" w:date="2024-09-09T12:46:00Z">
        <w:r w:rsidR="0029230B">
          <w:rPr>
            <w:rFonts w:cs="Calibri"/>
          </w:rPr>
          <w:t xml:space="preserve"> o</w:t>
        </w:r>
      </w:ins>
      <w:ins w:id="507" w:author="Marta Rafaela Teixeira Nunes" w:date="2024-09-09T13:08:00Z">
        <w:r w:rsidR="00001278">
          <w:rPr>
            <w:rFonts w:cs="Calibri"/>
          </w:rPr>
          <w:t>b</w:t>
        </w:r>
      </w:ins>
      <w:ins w:id="508" w:author="Marta Rafaela Teixeira Nunes" w:date="2024-09-09T12:46:00Z">
        <w:r w:rsidR="0029230B">
          <w:rPr>
            <w:rFonts w:cs="Calibri"/>
          </w:rPr>
          <w:t xml:space="preserve">jetivo </w:t>
        </w:r>
      </w:ins>
      <w:ins w:id="509" w:author="Marta Rafaela Teixeira Nunes" w:date="2024-09-09T13:14:00Z">
        <w:r w:rsidR="001C05A4">
          <w:rPr>
            <w:rFonts w:cs="Calibri"/>
          </w:rPr>
          <w:t>é</w:t>
        </w:r>
      </w:ins>
      <w:ins w:id="510" w:author="Marta Rafaela Teixeira Nunes" w:date="2024-09-09T12:46:00Z">
        <w:r w:rsidR="0029230B">
          <w:rPr>
            <w:rFonts w:cs="Calibri"/>
          </w:rPr>
          <w:t xml:space="preserve"> </w:t>
        </w:r>
      </w:ins>
      <w:r>
        <w:rPr>
          <w:rFonts w:cs="Calibri"/>
        </w:rPr>
        <w:t xml:space="preserve"> </w:t>
      </w:r>
      <w:del w:id="511" w:author="Marta Rafaela Teixeira Nunes" w:date="2024-09-09T12:46:00Z">
        <w:r w:rsidDel="0029230B">
          <w:rPr>
            <w:rFonts w:cs="Calibri"/>
          </w:rPr>
          <w:delText>-</w:delText>
        </w:r>
        <w:r w:rsidRPr="00B85E5E" w:rsidDel="0029230B">
          <w:rPr>
            <w:rFonts w:cs="Calibri"/>
          </w:rPr>
          <w:delText xml:space="preserve"> </w:delText>
        </w:r>
        <w:r w:rsidDel="0029230B">
          <w:rPr>
            <w:rFonts w:cs="Calibri"/>
          </w:rPr>
          <w:delText xml:space="preserve">preventivos e detetivos -, </w:delText>
        </w:r>
        <w:r w:rsidRPr="00B85E5E" w:rsidDel="0029230B">
          <w:rPr>
            <w:rFonts w:cs="Calibri"/>
          </w:rPr>
          <w:delText xml:space="preserve">de forma a </w:delText>
        </w:r>
      </w:del>
      <w:r w:rsidRPr="00B85E5E">
        <w:rPr>
          <w:rFonts w:cs="Calibri"/>
        </w:rPr>
        <w:t>assegurar a qualidade</w:t>
      </w:r>
      <w:r>
        <w:rPr>
          <w:rFonts w:cs="Calibri"/>
        </w:rPr>
        <w:t>, integridade</w:t>
      </w:r>
      <w:r w:rsidRPr="00B85E5E">
        <w:rPr>
          <w:rFonts w:cs="Calibri"/>
        </w:rPr>
        <w:t xml:space="preserve"> e consistência </w:t>
      </w:r>
      <w:r w:rsidRPr="00B85E5E">
        <w:rPr>
          <w:rFonts w:cs="Calibri"/>
          <w:i/>
        </w:rPr>
        <w:t>end-to-end</w:t>
      </w:r>
      <w:r w:rsidRPr="00B85E5E">
        <w:rPr>
          <w:rFonts w:cs="Calibri"/>
        </w:rPr>
        <w:t>.</w:t>
      </w:r>
    </w:p>
    <w:p w14:paraId="2D160004" w14:textId="10DF769E" w:rsidR="00151E10" w:rsidRDefault="00A81D1D" w:rsidP="00A81D1D">
      <w:pPr>
        <w:jc w:val="both"/>
        <w:rPr>
          <w:ins w:id="512" w:author="Marta Rafaela Teixeira Nunes" w:date="2024-09-09T12:50:00Z"/>
          <w:rFonts w:cs="Calibri"/>
        </w:rPr>
      </w:pPr>
      <w:del w:id="513" w:author="Marta Rafaela Teixeira Nunes" w:date="2024-09-09T12:47:00Z">
        <w:r w:rsidDel="0029230B">
          <w:rPr>
            <w:rFonts w:cs="Calibri"/>
          </w:rPr>
          <w:delText>No caso particular do</w:delText>
        </w:r>
      </w:del>
      <w:ins w:id="514" w:author="Marta Rafaela Teixeira Nunes" w:date="2024-09-09T12:47:00Z">
        <w:r w:rsidR="0029230B">
          <w:rPr>
            <w:rFonts w:cs="Calibri"/>
          </w:rPr>
          <w:t>O</w:t>
        </w:r>
      </w:ins>
      <w:r>
        <w:rPr>
          <w:rFonts w:cs="Calibri"/>
        </w:rPr>
        <w:t xml:space="preserve"> MUG</w:t>
      </w:r>
      <w:del w:id="515" w:author="Marta Rafaela Teixeira Nunes" w:date="2024-09-09T12:47:00Z">
        <w:r w:rsidDel="0029230B">
          <w:rPr>
            <w:rFonts w:cs="Calibri"/>
          </w:rPr>
          <w:delText>, foi desenvolvido pelo CDO</w:delText>
        </w:r>
      </w:del>
      <w:del w:id="516" w:author="Marta Rafaela Teixeira Nunes" w:date="2024-09-09T12:48:00Z">
        <w:r w:rsidDel="0029230B">
          <w:rPr>
            <w:rFonts w:cs="Calibri"/>
          </w:rPr>
          <w:delText xml:space="preserve"> um modelo dedicado e extenso</w:delText>
        </w:r>
      </w:del>
      <w:r>
        <w:rPr>
          <w:rFonts w:cs="Calibri"/>
        </w:rPr>
        <w:t xml:space="preserve"> </w:t>
      </w:r>
      <w:ins w:id="517" w:author="Marta Rafaela Teixeira Nunes" w:date="2024-09-09T13:14:00Z">
        <w:r w:rsidR="001C05A4">
          <w:rPr>
            <w:rFonts w:cs="Calibri"/>
          </w:rPr>
          <w:t xml:space="preserve">implementa </w:t>
        </w:r>
      </w:ins>
      <w:ins w:id="518" w:author="Marta Rafaela Teixeira Nunes" w:date="2024-09-09T12:48:00Z">
        <w:r w:rsidR="0029230B">
          <w:rPr>
            <w:rFonts w:cs="Calibri"/>
          </w:rPr>
          <w:t xml:space="preserve">um conjunto abrangente </w:t>
        </w:r>
      </w:ins>
      <w:r w:rsidRPr="00B85E5E">
        <w:rPr>
          <w:rFonts w:cs="Calibri"/>
        </w:rPr>
        <w:t xml:space="preserve">de controlos de </w:t>
      </w:r>
      <w:r>
        <w:rPr>
          <w:rFonts w:cs="Calibri"/>
          <w:i/>
        </w:rPr>
        <w:t>Data Quality</w:t>
      </w:r>
      <w:r>
        <w:rPr>
          <w:rFonts w:cs="Calibri"/>
        </w:rPr>
        <w:t xml:space="preserve">, </w:t>
      </w:r>
      <w:del w:id="519" w:author="Marta Rafaela Teixeira Nunes" w:date="2024-09-09T12:48:00Z">
        <w:r w:rsidDel="0029230B">
          <w:rPr>
            <w:rFonts w:cs="Calibri"/>
          </w:rPr>
          <w:delText>que está</w:delText>
        </w:r>
      </w:del>
      <w:ins w:id="520" w:author="Marta Rafaela Teixeira Nunes" w:date="2024-09-09T12:48:00Z">
        <w:r w:rsidR="0029230B">
          <w:rPr>
            <w:rFonts w:cs="Calibri"/>
          </w:rPr>
          <w:t>devidamente</w:t>
        </w:r>
      </w:ins>
      <w:r>
        <w:rPr>
          <w:rFonts w:cs="Calibri"/>
        </w:rPr>
        <w:t xml:space="preserve"> parametrizado</w:t>
      </w:r>
      <w:ins w:id="521" w:author="Marta Rafaela Teixeira Nunes" w:date="2024-09-09T12:48:00Z">
        <w:r w:rsidR="0029230B">
          <w:rPr>
            <w:rFonts w:cs="Calibri"/>
          </w:rPr>
          <w:t>s</w:t>
        </w:r>
      </w:ins>
      <w:r>
        <w:rPr>
          <w:rFonts w:cs="Calibri"/>
        </w:rPr>
        <w:t>, suportado</w:t>
      </w:r>
      <w:ins w:id="522" w:author="Marta Rafaela Teixeira Nunes" w:date="2024-09-09T12:48:00Z">
        <w:r w:rsidR="0029230B">
          <w:rPr>
            <w:rFonts w:cs="Calibri"/>
          </w:rPr>
          <w:t>s</w:t>
        </w:r>
      </w:ins>
      <w:r>
        <w:rPr>
          <w:rFonts w:cs="Calibri"/>
        </w:rPr>
        <w:t xml:space="preserve"> e </w:t>
      </w:r>
      <w:del w:id="523" w:author="Marta Rafaela Teixeira Nunes" w:date="2024-09-09T12:48:00Z">
        <w:r w:rsidDel="0029230B">
          <w:rPr>
            <w:rFonts w:cs="Calibri"/>
          </w:rPr>
          <w:delText xml:space="preserve">é </w:delText>
        </w:r>
      </w:del>
      <w:r>
        <w:rPr>
          <w:rFonts w:cs="Calibri"/>
        </w:rPr>
        <w:t>executado</w:t>
      </w:r>
      <w:ins w:id="524" w:author="Marta Rafaela Teixeira Nunes" w:date="2024-09-09T12:48:00Z">
        <w:r w:rsidR="0029230B">
          <w:rPr>
            <w:rFonts w:cs="Calibri"/>
          </w:rPr>
          <w:t>s de forma</w:t>
        </w:r>
      </w:ins>
      <w:r>
        <w:rPr>
          <w:rFonts w:cs="Calibri"/>
        </w:rPr>
        <w:t xml:space="preserve"> regular e </w:t>
      </w:r>
      <w:del w:id="525" w:author="Marta Rafaela Teixeira Nunes" w:date="2024-09-09T12:49:00Z">
        <w:r w:rsidDel="0029230B">
          <w:rPr>
            <w:rFonts w:cs="Calibri"/>
          </w:rPr>
          <w:delText xml:space="preserve">automaticamente </w:delText>
        </w:r>
      </w:del>
      <w:ins w:id="526" w:author="Marta Rafaela Teixeira Nunes" w:date="2024-09-09T12:49:00Z">
        <w:r w:rsidR="0029230B">
          <w:rPr>
            <w:rFonts w:cs="Calibri"/>
          </w:rPr>
          <w:t>autom</w:t>
        </w:r>
      </w:ins>
      <w:ins w:id="527" w:author="Marta Rafaela Teixeira Nunes" w:date="2024-09-09T13:15:00Z">
        <w:r w:rsidR="001C05A4">
          <w:rPr>
            <w:rFonts w:cs="Calibri"/>
          </w:rPr>
          <w:t>ática</w:t>
        </w:r>
      </w:ins>
      <w:ins w:id="528" w:author="Marta Rafaela Teixeira Nunes" w:date="2024-09-09T12:49:00Z">
        <w:r w:rsidR="0029230B">
          <w:rPr>
            <w:rFonts w:cs="Calibri"/>
          </w:rPr>
          <w:t xml:space="preserve"> </w:t>
        </w:r>
      </w:ins>
      <w:r w:rsidRPr="00B85E5E">
        <w:rPr>
          <w:rFonts w:cs="Calibri"/>
        </w:rPr>
        <w:t xml:space="preserve">pela ferramenta de Controlos e </w:t>
      </w:r>
      <w:r w:rsidRPr="001C05A4">
        <w:rPr>
          <w:rFonts w:cs="Calibri"/>
          <w:i/>
          <w:rPrChange w:id="529" w:author="Marta Rafaela Teixeira Nunes" w:date="2024-09-09T13:15:00Z">
            <w:rPr>
              <w:rFonts w:cs="Calibri"/>
            </w:rPr>
          </w:rPrChange>
        </w:rPr>
        <w:t>KPIs</w:t>
      </w:r>
      <w:r>
        <w:rPr>
          <w:rFonts w:cs="Calibri"/>
        </w:rPr>
        <w:t xml:space="preserve"> no </w:t>
      </w:r>
      <w:r w:rsidRPr="00151E10">
        <w:rPr>
          <w:rFonts w:cs="Calibri"/>
          <w:i/>
          <w:rPrChange w:id="530" w:author="Marta Rafaela Teixeira Nunes" w:date="2024-09-09T12:50:00Z">
            <w:rPr>
              <w:rFonts w:cs="Calibri"/>
            </w:rPr>
          </w:rPrChange>
        </w:rPr>
        <w:t>Data Lake</w:t>
      </w:r>
      <w:del w:id="531" w:author="Marta Rafaela Teixeira Nunes" w:date="2024-09-09T12:52:00Z">
        <w:r w:rsidRPr="00B85E5E" w:rsidDel="00151E10">
          <w:rPr>
            <w:rFonts w:cs="Calibri"/>
          </w:rPr>
          <w:delText>.</w:delText>
        </w:r>
      </w:del>
      <w:ins w:id="532" w:author="Marta Rafaela Teixeira Nunes" w:date="2024-09-09T12:53:00Z">
        <w:r w:rsidR="00151E10">
          <w:rPr>
            <w:rFonts w:cs="Calibri"/>
          </w:rPr>
          <w:t>, conforme detalhados e especificados</w:t>
        </w:r>
      </w:ins>
      <w:ins w:id="533" w:author="Marta Rafaela Teixeira Nunes" w:date="2024-09-09T12:50:00Z">
        <w:r w:rsidR="00151E10">
          <w:rPr>
            <w:rFonts w:cs="Calibri"/>
          </w:rPr>
          <w:t xml:space="preserve"> no </w:t>
        </w:r>
        <w:r w:rsidR="003C5D59">
          <w:rPr>
            <w:rFonts w:cs="Calibri"/>
          </w:rPr>
          <w:t xml:space="preserve">capítulo </w:t>
        </w:r>
      </w:ins>
      <w:ins w:id="534" w:author="Marta Rafaela Teixeira Nunes" w:date="2024-09-09T13:24:00Z">
        <w:r w:rsidR="003C5D59">
          <w:rPr>
            <w:rFonts w:cs="Calibri"/>
          </w:rPr>
          <w:t>2.5</w:t>
        </w:r>
      </w:ins>
      <w:ins w:id="535" w:author="Marta Rafaela Teixeira Nunes" w:date="2024-09-09T12:50:00Z">
        <w:r w:rsidR="00151E10">
          <w:rPr>
            <w:rFonts w:cs="Calibri"/>
          </w:rPr>
          <w:t>.</w:t>
        </w:r>
      </w:ins>
      <w:ins w:id="536" w:author="Marta Rafaela Teixeira Nunes" w:date="2024-09-09T13:24:00Z">
        <w:r w:rsidR="003C5D59">
          <w:rPr>
            <w:rFonts w:cs="Calibri"/>
          </w:rPr>
          <w:t xml:space="preserve"> Controlos no MUG,</w:t>
        </w:r>
      </w:ins>
      <w:ins w:id="537" w:author="Marta Rafaela Teixeira Nunes" w:date="2024-09-09T12:50:00Z">
        <w:r w:rsidR="00151E10">
          <w:rPr>
            <w:rFonts w:cs="Calibri"/>
          </w:rPr>
          <w:t xml:space="preserve"> </w:t>
        </w:r>
      </w:ins>
      <w:ins w:id="538" w:author="Marta Rafaela Teixeira Nunes" w:date="2024-09-09T13:00:00Z">
        <w:r w:rsidR="00001278">
          <w:rPr>
            <w:rFonts w:cs="Calibri"/>
          </w:rPr>
          <w:t>d</w:t>
        </w:r>
      </w:ins>
      <w:ins w:id="539" w:author="Marta Rafaela Teixeira Nunes" w:date="2024-09-09T12:50:00Z">
        <w:r w:rsidR="00151E10">
          <w:rPr>
            <w:rFonts w:cs="Calibri"/>
          </w:rPr>
          <w:t xml:space="preserve">a documentação funcional do Modelo Único de Garantias. </w:t>
        </w:r>
      </w:ins>
    </w:p>
    <w:p w14:paraId="3859D570" w14:textId="77777777" w:rsidR="00151E10" w:rsidRDefault="00151E10" w:rsidP="00A81D1D">
      <w:pPr>
        <w:jc w:val="both"/>
        <w:rPr>
          <w:ins w:id="540" w:author="Marta Rafaela Teixeira Nunes" w:date="2024-09-09T12:50:00Z"/>
          <w:rFonts w:cs="Calibri"/>
        </w:rPr>
      </w:pPr>
    </w:p>
    <w:p w14:paraId="6EE788DB" w14:textId="626AF958" w:rsidR="00A81D1D" w:rsidRDefault="00151E10" w:rsidP="00A81D1D">
      <w:pPr>
        <w:jc w:val="both"/>
        <w:rPr>
          <w:rFonts w:cs="Calibri"/>
        </w:rPr>
      </w:pPr>
      <w:ins w:id="541" w:author="Marta Rafaela Teixeira Nunes" w:date="2024-09-09T12:50:00Z">
        <w:r>
          <w:rPr>
            <w:rFonts w:cs="Calibri"/>
          </w:rPr>
          <w:t xml:space="preserve">Adicionalmente, para </w:t>
        </w:r>
      </w:ins>
      <w:ins w:id="542" w:author="Marta Rafaela Teixeira Nunes" w:date="2024-09-09T13:15:00Z">
        <w:r w:rsidR="001C05A4">
          <w:rPr>
            <w:rFonts w:cs="Calibri"/>
          </w:rPr>
          <w:t>assegurar que os dados mantêm o mesmo nível de</w:t>
        </w:r>
      </w:ins>
      <w:ins w:id="543" w:author="Marta Rafaela Teixeira Nunes" w:date="2024-09-09T13:16:00Z">
        <w:r w:rsidR="001C05A4">
          <w:rPr>
            <w:rFonts w:cs="Calibri"/>
          </w:rPr>
          <w:t xml:space="preserve"> </w:t>
        </w:r>
      </w:ins>
      <w:ins w:id="544" w:author="Marta Rafaela Teixeira Nunes" w:date="2024-09-09T12:51:00Z">
        <w:r>
          <w:rPr>
            <w:rFonts w:cs="Calibri"/>
          </w:rPr>
          <w:t>qualidade na transição para os casos de uso da CRC, são implementados controlos específ</w:t>
        </w:r>
        <w:r w:rsidR="001C05A4">
          <w:rPr>
            <w:rFonts w:cs="Calibri"/>
          </w:rPr>
          <w:t xml:space="preserve">icos, reforçando a coerência e </w:t>
        </w:r>
      </w:ins>
      <w:ins w:id="545" w:author="Marta Rafaela Teixeira Nunes" w:date="2024-09-09T13:16:00Z">
        <w:r w:rsidR="001C05A4">
          <w:rPr>
            <w:rFonts w:cs="Calibri"/>
          </w:rPr>
          <w:t>conformidade com os requisitos da</w:t>
        </w:r>
      </w:ins>
      <w:ins w:id="546" w:author="Marta Rafaela Teixeira Nunes" w:date="2024-09-09T12:51:00Z">
        <w:r w:rsidR="001C05A4">
          <w:rPr>
            <w:rFonts w:cs="Calibri"/>
          </w:rPr>
          <w:t xml:space="preserve"> aplicação. </w:t>
        </w:r>
        <w:r>
          <w:rPr>
            <w:rFonts w:cs="Calibri"/>
          </w:rPr>
          <w:t>Esta abordagem integrada permite um acompanhamento contínuo e rigoroso, assegurando o cumprimento dos requisitos de qualidade em todas as etapas dos processos de dados de garantias.</w:t>
        </w:r>
      </w:ins>
      <w:ins w:id="547" w:author="Marta Rafaela Teixeira Nunes" w:date="2024-09-09T12:52:00Z">
        <w:r>
          <w:rPr>
            <w:rFonts w:cs="Calibri"/>
          </w:rPr>
          <w:t xml:space="preserve"> </w:t>
        </w:r>
      </w:ins>
      <w:r w:rsidR="00A81D1D" w:rsidRPr="00B85E5E">
        <w:rPr>
          <w:rFonts w:cs="Calibri"/>
        </w:rPr>
        <w:t xml:space="preserve"> </w:t>
      </w:r>
    </w:p>
    <w:p w14:paraId="77341E24" w14:textId="77777777" w:rsidR="00A81D1D" w:rsidRDefault="00A81D1D" w:rsidP="00F63E90">
      <w:pPr>
        <w:jc w:val="both"/>
        <w:rPr>
          <w:rFonts w:cs="Calibri"/>
        </w:rPr>
      </w:pPr>
    </w:p>
    <w:p w14:paraId="1DA1CC9A" w14:textId="7B4B2860" w:rsidR="00775DBC" w:rsidRDefault="00775DBC" w:rsidP="00F63E90">
      <w:pPr>
        <w:jc w:val="both"/>
        <w:rPr>
          <w:rFonts w:cs="Calibri"/>
        </w:rPr>
      </w:pPr>
    </w:p>
    <w:p w14:paraId="6A4E99A9" w14:textId="15DB5A3D" w:rsidR="00F63E90" w:rsidRPr="00360295" w:rsidRDefault="00775DBC" w:rsidP="00775DBC">
      <w:pPr>
        <w:pStyle w:val="Heading2"/>
        <w:numPr>
          <w:ilvl w:val="0"/>
          <w:numId w:val="0"/>
        </w:numPr>
        <w:ind w:left="720" w:hanging="720"/>
      </w:pPr>
      <w:bookmarkStart w:id="548" w:name="_Toc178080208"/>
      <w:r>
        <w:t xml:space="preserve">3.2 Controlos </w:t>
      </w:r>
      <w:r w:rsidRPr="00360295">
        <w:rPr>
          <w:i/>
        </w:rPr>
        <w:t>Data Quality</w:t>
      </w:r>
      <w:bookmarkEnd w:id="548"/>
    </w:p>
    <w:p w14:paraId="2AE50D18" w14:textId="429AF44A" w:rsidR="00151E10" w:rsidRPr="00F63E90" w:rsidRDefault="00151E10" w:rsidP="00151E10">
      <w:pPr>
        <w:jc w:val="both"/>
        <w:rPr>
          <w:rFonts w:cs="Calibri"/>
          <w:szCs w:val="22"/>
        </w:rPr>
      </w:pPr>
      <w:r w:rsidRPr="00F63E90">
        <w:rPr>
          <w:rFonts w:cs="Calibri"/>
          <w:szCs w:val="22"/>
        </w:rPr>
        <w:t xml:space="preserve">Os controlos de </w:t>
      </w:r>
      <w:r w:rsidRPr="00151E10">
        <w:rPr>
          <w:rFonts w:cs="Calibri"/>
          <w:i/>
          <w:szCs w:val="22"/>
          <w:rPrChange w:id="549" w:author="Marta Rafaela Teixeira Nunes" w:date="2024-09-09T12:55:00Z">
            <w:rPr>
              <w:rFonts w:cs="Calibri"/>
              <w:szCs w:val="22"/>
            </w:rPr>
          </w:rPrChange>
        </w:rPr>
        <w:t xml:space="preserve">Data Quality </w:t>
      </w:r>
      <w:r w:rsidRPr="00F63E90">
        <w:rPr>
          <w:rFonts w:cs="Calibri"/>
          <w:szCs w:val="22"/>
        </w:rPr>
        <w:t xml:space="preserve">visam </w:t>
      </w:r>
      <w:del w:id="550" w:author="Marta Rafaela Teixeira Nunes" w:date="2024-09-09T13:17:00Z">
        <w:r w:rsidRPr="00F63E90" w:rsidDel="001C05A4">
          <w:rPr>
            <w:rFonts w:cs="Calibri"/>
            <w:szCs w:val="22"/>
          </w:rPr>
          <w:delText xml:space="preserve">controlar </w:delText>
        </w:r>
      </w:del>
      <w:ins w:id="551" w:author="Marta Rafaela Teixeira Nunes" w:date="2024-09-09T13:17:00Z">
        <w:r w:rsidR="001C05A4">
          <w:rPr>
            <w:rFonts w:cs="Calibri"/>
            <w:szCs w:val="22"/>
          </w:rPr>
          <w:t>assegurar</w:t>
        </w:r>
        <w:r w:rsidR="001C05A4" w:rsidRPr="00F63E90">
          <w:rPr>
            <w:rFonts w:cs="Calibri"/>
            <w:szCs w:val="22"/>
          </w:rPr>
          <w:t xml:space="preserve"> </w:t>
        </w:r>
      </w:ins>
      <w:r w:rsidRPr="00F63E90">
        <w:rPr>
          <w:rFonts w:cs="Calibri"/>
          <w:szCs w:val="22"/>
        </w:rPr>
        <w:t xml:space="preserve">a qualidade, consistência e integridade dos dados a entrar e a sair do MUG, assegurando que os mesmos respeitam as várias regras definidas e implementadas, e descritas anteriormente no capítulo 2.2.2 Princípios Funcionais. </w:t>
      </w:r>
    </w:p>
    <w:p w14:paraId="30341C20" w14:textId="6B3FE238" w:rsidR="00151E10" w:rsidRPr="00F63E90" w:rsidRDefault="00151E10" w:rsidP="00151E10">
      <w:pPr>
        <w:jc w:val="both"/>
        <w:rPr>
          <w:rFonts w:cs="Calibri"/>
          <w:iCs/>
          <w:szCs w:val="22"/>
        </w:rPr>
      </w:pPr>
      <w:r w:rsidRPr="00F63E90">
        <w:rPr>
          <w:rFonts w:cs="Calibri"/>
          <w:szCs w:val="22"/>
        </w:rPr>
        <w:t>A parametrização dos controlos e respetivas regras e descritivos podem ser consultados diretamente no</w:t>
      </w:r>
      <w:r w:rsidRPr="00F63E90">
        <w:rPr>
          <w:rFonts w:cs="Calibri"/>
          <w:i/>
          <w:szCs w:val="22"/>
        </w:rPr>
        <w:t xml:space="preserve"> Front</w:t>
      </w:r>
      <w:r w:rsidRPr="00F63E90">
        <w:rPr>
          <w:rFonts w:cs="Calibri"/>
          <w:szCs w:val="22"/>
        </w:rPr>
        <w:t xml:space="preserve"> da própria ferramenta de Controlos e </w:t>
      </w:r>
      <w:r w:rsidRPr="001C05A4">
        <w:rPr>
          <w:rFonts w:cs="Calibri"/>
          <w:i/>
          <w:szCs w:val="22"/>
          <w:rPrChange w:id="552" w:author="Marta Rafaela Teixeira Nunes" w:date="2024-09-09T13:18:00Z">
            <w:rPr>
              <w:rFonts w:cs="Calibri"/>
              <w:szCs w:val="22"/>
            </w:rPr>
          </w:rPrChange>
        </w:rPr>
        <w:t>KPIs</w:t>
      </w:r>
      <w:r w:rsidRPr="00F63E90">
        <w:rPr>
          <w:rFonts w:cs="Calibri"/>
          <w:szCs w:val="22"/>
        </w:rPr>
        <w:t xml:space="preserve"> no </w:t>
      </w:r>
      <w:r w:rsidRPr="00F63E90">
        <w:rPr>
          <w:rFonts w:cs="Calibri"/>
          <w:i/>
          <w:szCs w:val="22"/>
        </w:rPr>
        <w:t>Data Lake,</w:t>
      </w:r>
      <w:ins w:id="553" w:author="Marta Rafaela Teixeira Nunes" w:date="2024-09-09T13:18:00Z">
        <w:r w:rsidR="001C05A4">
          <w:rPr>
            <w:rFonts w:cs="Calibri"/>
            <w:i/>
            <w:szCs w:val="22"/>
          </w:rPr>
          <w:t xml:space="preserve"> estando também disponível</w:t>
        </w:r>
      </w:ins>
      <w:del w:id="554" w:author="Marta Rafaela Teixeira Nunes" w:date="2024-09-09T13:19:00Z">
        <w:r w:rsidRPr="00F63E90" w:rsidDel="001C05A4">
          <w:rPr>
            <w:rFonts w:cs="Calibri"/>
            <w:i/>
            <w:szCs w:val="22"/>
          </w:rPr>
          <w:delText xml:space="preserve"> </w:delText>
        </w:r>
        <w:r w:rsidRPr="00F63E90" w:rsidDel="001C05A4">
          <w:rPr>
            <w:rFonts w:cs="Calibri"/>
            <w:iCs/>
            <w:szCs w:val="22"/>
          </w:rPr>
          <w:delText>podendo igualmente consultar-se essa parametrização</w:delText>
        </w:r>
      </w:del>
      <w:r w:rsidRPr="00F63E90">
        <w:rPr>
          <w:rFonts w:cs="Calibri"/>
          <w:iCs/>
          <w:szCs w:val="22"/>
        </w:rPr>
        <w:t xml:space="preserve"> nas respetivas tabelas na </w:t>
      </w:r>
      <w:r w:rsidRPr="00F63E90">
        <w:rPr>
          <w:rFonts w:cs="Calibri"/>
          <w:szCs w:val="22"/>
        </w:rPr>
        <w:t xml:space="preserve">base de dados </w:t>
      </w:r>
      <w:r w:rsidRPr="00F63E90">
        <w:rPr>
          <w:rFonts w:cs="Calibri"/>
          <w:i/>
          <w:szCs w:val="22"/>
        </w:rPr>
        <w:t>cd_controlos</w:t>
      </w:r>
      <w:r w:rsidRPr="00F63E90">
        <w:rPr>
          <w:rFonts w:cs="Calibri"/>
          <w:iCs/>
          <w:szCs w:val="22"/>
        </w:rPr>
        <w:t xml:space="preserve"> no </w:t>
      </w:r>
      <w:r w:rsidRPr="001C05A4">
        <w:rPr>
          <w:rFonts w:cs="Calibri"/>
          <w:i/>
          <w:iCs/>
          <w:szCs w:val="22"/>
          <w:rPrChange w:id="555" w:author="Marta Rafaela Teixeira Nunes" w:date="2024-09-09T13:19:00Z">
            <w:rPr>
              <w:rFonts w:cs="Calibri"/>
              <w:iCs/>
              <w:szCs w:val="22"/>
            </w:rPr>
          </w:rPrChange>
        </w:rPr>
        <w:t>Data Lake</w:t>
      </w:r>
      <w:r w:rsidRPr="00F63E90">
        <w:rPr>
          <w:rFonts w:cs="Calibri"/>
          <w:iCs/>
          <w:szCs w:val="22"/>
        </w:rPr>
        <w:t>.</w:t>
      </w:r>
    </w:p>
    <w:p w14:paraId="5A27B943" w14:textId="487441F2" w:rsidR="00151E10" w:rsidRDefault="00151E10" w:rsidP="00151E10">
      <w:pPr>
        <w:pStyle w:val="Default"/>
        <w:spacing w:after="160" w:line="259" w:lineRule="auto"/>
        <w:jc w:val="both"/>
        <w:rPr>
          <w:sz w:val="22"/>
          <w:szCs w:val="22"/>
        </w:rPr>
      </w:pPr>
      <w:r w:rsidRPr="00F63E90">
        <w:rPr>
          <w:sz w:val="22"/>
          <w:szCs w:val="22"/>
        </w:rPr>
        <w:t xml:space="preserve">Os controlos aplicados </w:t>
      </w:r>
      <w:del w:id="556" w:author="Marta Rafaela Teixeira Nunes" w:date="2024-09-09T13:19:00Z">
        <w:r w:rsidRPr="00F63E90" w:rsidDel="003C5D59">
          <w:rPr>
            <w:sz w:val="22"/>
            <w:szCs w:val="22"/>
          </w:rPr>
          <w:delText>nas</w:delText>
        </w:r>
      </w:del>
      <w:ins w:id="557" w:author="Marta Rafaela Teixeira Nunes" w:date="2024-09-09T13:19:00Z">
        <w:r w:rsidR="003C5D59">
          <w:rPr>
            <w:sz w:val="22"/>
            <w:szCs w:val="22"/>
          </w:rPr>
          <w:t>às</w:t>
        </w:r>
      </w:ins>
      <w:r w:rsidRPr="00F63E90">
        <w:rPr>
          <w:sz w:val="22"/>
          <w:szCs w:val="22"/>
        </w:rPr>
        <w:t xml:space="preserve"> tabelas de interface são </w:t>
      </w:r>
      <w:del w:id="558" w:author="Marta Rafaela Teixeira Nunes" w:date="2024-09-09T13:19:00Z">
        <w:r w:rsidRPr="00F63E90" w:rsidDel="003C5D59">
          <w:rPr>
            <w:sz w:val="22"/>
            <w:szCs w:val="22"/>
          </w:rPr>
          <w:delText>de extrema importância</w:delText>
        </w:r>
      </w:del>
      <w:ins w:id="559" w:author="Marta Rafaela Teixeira Nunes" w:date="2024-09-09T13:19:00Z">
        <w:r w:rsidR="003C5D59">
          <w:rPr>
            <w:sz w:val="22"/>
            <w:szCs w:val="22"/>
          </w:rPr>
          <w:t>fundamentais</w:t>
        </w:r>
      </w:ins>
      <w:r w:rsidRPr="00F63E90">
        <w:rPr>
          <w:sz w:val="22"/>
          <w:szCs w:val="22"/>
        </w:rPr>
        <w:t>, dado que garantem que os dados enviados para os casos de uso estão alinhados com o modelo Base e com as regras definidas pelas áreas</w:t>
      </w:r>
      <w:ins w:id="560" w:author="Marta Rafaela Teixeira Nunes" w:date="2024-09-09T13:20:00Z">
        <w:r w:rsidR="003C5D59">
          <w:rPr>
            <w:sz w:val="22"/>
            <w:szCs w:val="22"/>
          </w:rPr>
          <w:t xml:space="preserve"> competentes</w:t>
        </w:r>
      </w:ins>
      <w:r w:rsidRPr="00F63E90">
        <w:rPr>
          <w:sz w:val="22"/>
          <w:szCs w:val="22"/>
        </w:rPr>
        <w:t>.</w:t>
      </w:r>
      <w:ins w:id="561" w:author="Marta Rafaela Teixeira Nunes" w:date="2024-09-09T13:20:00Z">
        <w:r w:rsidR="003C5D59">
          <w:rPr>
            <w:sz w:val="22"/>
            <w:szCs w:val="22"/>
          </w:rPr>
          <w:t xml:space="preserve"> No caso da CRC,</w:t>
        </w:r>
      </w:ins>
      <w:r w:rsidRPr="00F63E90">
        <w:rPr>
          <w:sz w:val="22"/>
          <w:szCs w:val="22"/>
        </w:rPr>
        <w:t xml:space="preserve"> </w:t>
      </w:r>
      <w:del w:id="562" w:author="Marta Rafaela Teixeira Nunes" w:date="2024-09-09T13:20:00Z">
        <w:r w:rsidRPr="00F63E90" w:rsidDel="003C5D59">
          <w:rPr>
            <w:sz w:val="22"/>
            <w:szCs w:val="22"/>
          </w:rPr>
          <w:delText xml:space="preserve">Posto isto, todos </w:delText>
        </w:r>
      </w:del>
      <w:r w:rsidRPr="00F63E90">
        <w:rPr>
          <w:sz w:val="22"/>
          <w:szCs w:val="22"/>
        </w:rPr>
        <w:t>os controlos aplicados</w:t>
      </w:r>
      <w:ins w:id="563" w:author="Marta Rafaela Teixeira Nunes" w:date="2024-09-09T13:21:00Z">
        <w:r w:rsidR="003C5D59">
          <w:rPr>
            <w:sz w:val="22"/>
            <w:szCs w:val="22"/>
          </w:rPr>
          <w:t xml:space="preserve"> cobrem as várias tipologias: integridade, variaç</w:t>
        </w:r>
      </w:ins>
      <w:ins w:id="564" w:author="Marta Rafaela Teixeira Nunes" w:date="2024-09-09T13:22:00Z">
        <w:r w:rsidR="003C5D59">
          <w:rPr>
            <w:sz w:val="22"/>
            <w:szCs w:val="22"/>
          </w:rPr>
          <w:t>ão, preenchimento, unicidade, catálogo e formato.</w:t>
        </w:r>
      </w:ins>
      <w:del w:id="565" w:author="Marta Rafaela Teixeira Nunes" w:date="2024-09-09T13:20:00Z">
        <w:r w:rsidRPr="00F63E90" w:rsidDel="003C5D59">
          <w:rPr>
            <w:sz w:val="22"/>
            <w:szCs w:val="22"/>
          </w:rPr>
          <w:delText xml:space="preserve"> às tabelas de interface</w:delText>
        </w:r>
      </w:del>
      <w:del w:id="566" w:author="Marta Rafaela Teixeira Nunes" w:date="2024-09-09T13:21:00Z">
        <w:r w:rsidRPr="00F63E90" w:rsidDel="003C5D59">
          <w:rPr>
            <w:sz w:val="22"/>
            <w:szCs w:val="22"/>
          </w:rPr>
          <w:delText xml:space="preserve"> são Controlos d</w:delText>
        </w:r>
      </w:del>
      <w:del w:id="567" w:author="Marta Rafaela Teixeira Nunes" w:date="2024-09-09T12:59:00Z">
        <w:r w:rsidRPr="00F63E90" w:rsidDel="00151E10">
          <w:rPr>
            <w:sz w:val="22"/>
            <w:szCs w:val="22"/>
          </w:rPr>
          <w:delText>e I</w:delText>
        </w:r>
      </w:del>
      <w:del w:id="568" w:author="Marta Rafaela Teixeira Nunes" w:date="2024-09-09T13:21:00Z">
        <w:r w:rsidRPr="00F63E90" w:rsidDel="003C5D59">
          <w:rPr>
            <w:sz w:val="22"/>
            <w:szCs w:val="22"/>
          </w:rPr>
          <w:delText>ntegridade</w:delText>
        </w:r>
      </w:del>
      <w:del w:id="569" w:author="Marta Rafaela Teixeira Nunes" w:date="2024-09-09T12:58:00Z">
        <w:r w:rsidRPr="00F63E90" w:rsidDel="00151E10">
          <w:rPr>
            <w:sz w:val="22"/>
            <w:szCs w:val="22"/>
          </w:rPr>
          <w:delText>.</w:delText>
        </w:r>
      </w:del>
      <w:ins w:id="570" w:author="Marta Rafaela Teixeira Nunes" w:date="2024-09-09T13:21:00Z">
        <w:r w:rsidR="003C5D59">
          <w:rPr>
            <w:sz w:val="22"/>
            <w:szCs w:val="22"/>
          </w:rPr>
          <w:t xml:space="preserve"> </w:t>
        </w:r>
      </w:ins>
    </w:p>
    <w:p w14:paraId="091B7569" w14:textId="7DB31795" w:rsidR="00151E10" w:rsidRDefault="003C5D59" w:rsidP="00001278">
      <w:pPr>
        <w:jc w:val="both"/>
        <w:rPr>
          <w:rFonts w:eastAsiaTheme="minorHAnsi" w:cs="Calibri"/>
          <w:color w:val="000000"/>
          <w:szCs w:val="22"/>
          <w:lang w:eastAsia="en-US"/>
        </w:rPr>
      </w:pPr>
      <w:ins w:id="571" w:author="Marta Rafaela Teixeira Nunes" w:date="2024-09-09T13:22:00Z">
        <w:r>
          <w:rPr>
            <w:szCs w:val="22"/>
          </w:rPr>
          <w:t xml:space="preserve">O detalhe completo de cada tipologia de controlo pode ser encontrado na documentação </w:t>
        </w:r>
      </w:ins>
      <w:ins w:id="572" w:author="Marta Rafaela Teixeira Nunes" w:date="2024-09-09T13:00:00Z">
        <w:r w:rsidR="00001278">
          <w:rPr>
            <w:rFonts w:cs="Calibri"/>
          </w:rPr>
          <w:t>funcional do Modelo Único de Garantias,</w:t>
        </w:r>
      </w:ins>
      <w:ins w:id="573" w:author="Marta Rafaela Teixeira Nunes" w:date="2024-09-09T13:23:00Z">
        <w:r>
          <w:rPr>
            <w:rFonts w:cs="Calibri"/>
          </w:rPr>
          <w:t xml:space="preserve"> bem como no ficheiro de suporte de listagem de </w:t>
        </w:r>
        <w:commentRangeStart w:id="574"/>
        <w:r>
          <w:rPr>
            <w:rFonts w:cs="Calibri"/>
          </w:rPr>
          <w:t>controlos</w:t>
        </w:r>
        <w:commentRangeEnd w:id="574"/>
        <w:r>
          <w:rPr>
            <w:rStyle w:val="CommentReference"/>
          </w:rPr>
          <w:commentReference w:id="574"/>
        </w:r>
        <w:r>
          <w:rPr>
            <w:rFonts w:cs="Calibri"/>
          </w:rPr>
          <w:t xml:space="preserve">. </w:t>
        </w:r>
      </w:ins>
    </w:p>
    <w:p w14:paraId="06F4854A" w14:textId="77777777" w:rsidR="00151E10" w:rsidRPr="00F63E90" w:rsidRDefault="00151E10" w:rsidP="00151E10">
      <w:pPr>
        <w:pStyle w:val="Default"/>
        <w:spacing w:after="160" w:line="259" w:lineRule="auto"/>
        <w:jc w:val="both"/>
        <w:rPr>
          <w:b/>
          <w:sz w:val="22"/>
          <w:szCs w:val="22"/>
        </w:rPr>
      </w:pPr>
    </w:p>
    <w:p w14:paraId="40FB1DAD" w14:textId="2F70C680" w:rsidR="00151E10" w:rsidRPr="0065478D" w:rsidDel="00001278" w:rsidRDefault="00151E10" w:rsidP="00151E10">
      <w:pPr>
        <w:pStyle w:val="Default"/>
        <w:numPr>
          <w:ilvl w:val="0"/>
          <w:numId w:val="17"/>
        </w:numPr>
        <w:spacing w:after="160" w:line="259" w:lineRule="auto"/>
        <w:ind w:left="714" w:hanging="357"/>
        <w:jc w:val="both"/>
        <w:rPr>
          <w:del w:id="575" w:author="Marta Rafaela Teixeira Nunes" w:date="2024-09-09T13:01:00Z"/>
          <w:b/>
          <w:sz w:val="22"/>
          <w:szCs w:val="22"/>
        </w:rPr>
      </w:pPr>
      <w:del w:id="576" w:author="Marta Rafaela Teixeira Nunes" w:date="2024-09-09T13:01:00Z">
        <w:r w:rsidRPr="00F63E90" w:rsidDel="00001278">
          <w:rPr>
            <w:b/>
            <w:sz w:val="22"/>
            <w:szCs w:val="22"/>
          </w:rPr>
          <w:delText xml:space="preserve">Controlos de Integridade: </w:delText>
        </w:r>
        <w:r w:rsidRPr="00F63E90" w:rsidDel="00001278">
          <w:rPr>
            <w:sz w:val="22"/>
            <w:szCs w:val="22"/>
          </w:rPr>
          <w:delText xml:space="preserve">estes controlos de integridade destinam-se a verificar a plenitude, relevância e consistência da informação e dos dados entre as várias tabelas de </w:delText>
        </w:r>
        <w:r w:rsidRPr="00F63E90" w:rsidDel="00001278">
          <w:rPr>
            <w:i/>
            <w:sz w:val="22"/>
            <w:szCs w:val="22"/>
          </w:rPr>
          <w:delText>output</w:delText>
        </w:r>
        <w:r w:rsidRPr="00F63E90" w:rsidDel="00001278">
          <w:rPr>
            <w:iCs/>
            <w:sz w:val="22"/>
            <w:szCs w:val="22"/>
          </w:rPr>
          <w:delText xml:space="preserve"> do modelo base</w:delText>
        </w:r>
        <w:r w:rsidRPr="00F63E90" w:rsidDel="00001278">
          <w:rPr>
            <w:sz w:val="22"/>
            <w:szCs w:val="22"/>
          </w:rPr>
          <w:delText xml:space="preserve"> e as tabelas de referentes aos casos de uso, nomeadamente para assegurar o cumprimento dos </w:delText>
        </w:r>
        <w:r w:rsidRPr="00F63E90" w:rsidDel="00001278">
          <w:rPr>
            <w:sz w:val="22"/>
            <w:szCs w:val="22"/>
          </w:rPr>
          <w:softHyphen/>
          <w:delText>princípios relevantes do MUG.</w:delText>
        </w:r>
      </w:del>
    </w:p>
    <w:p w14:paraId="7CAE439F" w14:textId="00606CC3" w:rsidR="00151E10" w:rsidRPr="0065478D" w:rsidDel="00001278" w:rsidRDefault="00151E10" w:rsidP="00151E10">
      <w:pPr>
        <w:pStyle w:val="Caption"/>
        <w:jc w:val="center"/>
        <w:rPr>
          <w:del w:id="577" w:author="Marta Rafaela Teixeira Nunes" w:date="2024-09-09T13:01:00Z"/>
          <w:b/>
          <w:color w:val="000000" w:themeColor="text1"/>
          <w:sz w:val="22"/>
          <w:szCs w:val="22"/>
        </w:rPr>
      </w:pPr>
      <w:del w:id="578" w:author="Marta Rafaela Teixeira Nunes" w:date="2024-09-09T13:01:00Z">
        <w:r w:rsidRPr="0065478D" w:rsidDel="00001278">
          <w:rPr>
            <w:b/>
            <w:color w:val="000000" w:themeColor="text1"/>
            <w:sz w:val="22"/>
            <w:szCs w:val="22"/>
          </w:rPr>
          <w:delText xml:space="preserve">Figura </w:delText>
        </w:r>
        <w:r w:rsidRPr="0065478D" w:rsidDel="00001278">
          <w:rPr>
            <w:b/>
            <w:i w:val="0"/>
            <w:iCs w:val="0"/>
            <w:color w:val="000000" w:themeColor="text1"/>
            <w:szCs w:val="22"/>
          </w:rPr>
          <w:fldChar w:fldCharType="begin"/>
        </w:r>
        <w:r w:rsidRPr="0065478D" w:rsidDel="00001278">
          <w:rPr>
            <w:b/>
            <w:color w:val="000000" w:themeColor="text1"/>
            <w:sz w:val="22"/>
            <w:szCs w:val="22"/>
          </w:rPr>
          <w:delInstrText xml:space="preserve"> SEQ Figura \* ARABIC </w:delInstrText>
        </w:r>
        <w:r w:rsidRPr="0065478D" w:rsidDel="00001278">
          <w:rPr>
            <w:b/>
            <w:i w:val="0"/>
            <w:iCs w:val="0"/>
            <w:color w:val="000000" w:themeColor="text1"/>
            <w:szCs w:val="22"/>
          </w:rPr>
          <w:fldChar w:fldCharType="separate"/>
        </w:r>
        <w:r w:rsidDel="00001278">
          <w:rPr>
            <w:b/>
            <w:noProof/>
            <w:color w:val="000000" w:themeColor="text1"/>
            <w:sz w:val="22"/>
            <w:szCs w:val="22"/>
          </w:rPr>
          <w:delText>2</w:delText>
        </w:r>
        <w:r w:rsidRPr="0065478D" w:rsidDel="00001278">
          <w:rPr>
            <w:b/>
            <w:i w:val="0"/>
            <w:iCs w:val="0"/>
            <w:color w:val="000000" w:themeColor="text1"/>
            <w:szCs w:val="22"/>
          </w:rPr>
          <w:fldChar w:fldCharType="end"/>
        </w:r>
        <w:r w:rsidDel="00001278">
          <w:rPr>
            <w:b/>
            <w:color w:val="000000" w:themeColor="text1"/>
            <w:sz w:val="22"/>
            <w:szCs w:val="22"/>
          </w:rPr>
          <w:delText>.</w:delText>
        </w:r>
        <w:r w:rsidRPr="0065478D" w:rsidDel="00001278">
          <w:rPr>
            <w:b/>
            <w:color w:val="000000" w:themeColor="text1"/>
            <w:sz w:val="22"/>
            <w:szCs w:val="22"/>
          </w:rPr>
          <w:delText xml:space="preserve"> Exemplo de Controlo de Integridade</w:delText>
        </w:r>
      </w:del>
    </w:p>
    <w:p w14:paraId="4465196E" w14:textId="2EE2E62A" w:rsidR="00151E10" w:rsidRPr="00F63E90" w:rsidRDefault="00151E10" w:rsidP="00151E10">
      <w:pPr>
        <w:jc w:val="center"/>
        <w:rPr>
          <w:szCs w:val="22"/>
        </w:rPr>
      </w:pPr>
      <w:del w:id="579" w:author="Marta Rafaela Teixeira Nunes" w:date="2024-09-09T13:01:00Z">
        <w:r w:rsidRPr="00F63E90" w:rsidDel="00001278">
          <w:rPr>
            <w:noProof/>
            <w:szCs w:val="22"/>
          </w:rPr>
          <w:drawing>
            <wp:inline distT="0" distB="0" distL="0" distR="0" wp14:anchorId="1DD224DF" wp14:editId="51A4B2A6">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del>
    </w:p>
    <w:p w14:paraId="758D75BD" w14:textId="77777777" w:rsidR="00151E10" w:rsidRPr="00F63E90" w:rsidRDefault="00151E10" w:rsidP="00151E10">
      <w:pPr>
        <w:jc w:val="center"/>
        <w:rPr>
          <w:rFonts w:cs="Calibri"/>
          <w:b/>
          <w:color w:val="000000" w:themeColor="text1"/>
          <w:szCs w:val="22"/>
        </w:rPr>
      </w:pPr>
    </w:p>
    <w:p w14:paraId="4EEAB943" w14:textId="5FA19009" w:rsidR="00151E10" w:rsidDel="00001278" w:rsidRDefault="00151E10" w:rsidP="00151E10">
      <w:pPr>
        <w:jc w:val="both"/>
        <w:rPr>
          <w:del w:id="580" w:author="Marta Rafaela Teixeira Nunes" w:date="2024-09-09T13:01:00Z"/>
          <w:rFonts w:cs="Calibri"/>
          <w:szCs w:val="22"/>
        </w:rPr>
      </w:pPr>
      <w:del w:id="581" w:author="Marta Rafaela Teixeira Nunes" w:date="2024-09-09T13:01:00Z">
        <w:r w:rsidRPr="00F63E90" w:rsidDel="00001278">
          <w:rPr>
            <w:rFonts w:cs="Calibri"/>
            <w:szCs w:val="22"/>
          </w:rPr>
          <w:delText>Qualquer informação em âmbito de análise da ferramenta de Controlos e KPIs não é tema deste documento, e pode ser consultada no próprio Manual de Controlos KPI.</w:delText>
        </w:r>
      </w:del>
    </w:p>
    <w:p w14:paraId="60C7FBD1" w14:textId="34C1A143" w:rsidR="00F63E90" w:rsidRPr="00F63E90" w:rsidRDefault="00F63E90" w:rsidP="00F63E90">
      <w:pPr>
        <w:jc w:val="center"/>
        <w:rPr>
          <w:szCs w:val="22"/>
        </w:rPr>
      </w:pPr>
    </w:p>
    <w:p w14:paraId="2FC9C55D" w14:textId="3932E242" w:rsidR="00262087" w:rsidRDefault="00262087" w:rsidP="00775DBC">
      <w:pPr>
        <w:jc w:val="both"/>
        <w:rPr>
          <w:rFonts w:cs="Calibri"/>
          <w:szCs w:val="22"/>
        </w:rPr>
      </w:pPr>
    </w:p>
    <w:p w14:paraId="56C7D0DC" w14:textId="3AFE421B" w:rsidR="00F63E90" w:rsidRPr="00262087" w:rsidRDefault="00262087" w:rsidP="00262087">
      <w:pPr>
        <w:pStyle w:val="Heading3"/>
        <w:numPr>
          <w:ilvl w:val="0"/>
          <w:numId w:val="0"/>
        </w:numPr>
      </w:pPr>
      <w:bookmarkStart w:id="582" w:name="_Toc178080209"/>
      <w:r>
        <w:t xml:space="preserve">3.2.1 </w:t>
      </w:r>
      <w:r w:rsidRPr="00775DBC">
        <w:t>Seguimento regular dos Controlos de Data Quality</w:t>
      </w:r>
      <w:bookmarkEnd w:id="582"/>
    </w:p>
    <w:p w14:paraId="3C7440C9" w14:textId="77777777" w:rsidR="00262087" w:rsidRPr="00262087" w:rsidRDefault="00262087" w:rsidP="00262087"/>
    <w:p w14:paraId="73D13001" w14:textId="6B88D49A" w:rsidR="003C5D59" w:rsidRDefault="003C5D59" w:rsidP="003C5D59">
      <w:pPr>
        <w:jc w:val="both"/>
        <w:rPr>
          <w:b/>
          <w:color w:val="000000" w:themeColor="text1"/>
          <w:szCs w:val="22"/>
        </w:rPr>
      </w:pPr>
      <w:r w:rsidRPr="00F63E90">
        <w:rPr>
          <w:rFonts w:cs="Calibri"/>
          <w:szCs w:val="22"/>
        </w:rPr>
        <w:t xml:space="preserve">Todo o inventário e resultados de todos os controlos constam da documentação apresentada mensalmente ao Fórum de Governo e Qualidade de Dados. Neste mesmo Fórum é apresentada, trimestralmente, pela Área de CDO a sua evolução e estado, incluindo o plano de remediação para as incidências detetadas - seguindo uma ordem de prioridade.  </w:t>
      </w:r>
      <w:del w:id="583" w:author="Marta Rafaela Teixeira Nunes" w:date="2024-09-09T13:25:00Z">
        <w:r w:rsidRPr="00F63E90" w:rsidDel="003C5D59">
          <w:rPr>
            <w:rFonts w:cs="Calibri"/>
            <w:szCs w:val="22"/>
          </w:rPr>
          <w:delText xml:space="preserve">A ilustração seguinte evidencia o tipo de informação normalmente apresentada. </w:delText>
        </w:r>
      </w:del>
    </w:p>
    <w:p w14:paraId="6376C9F2" w14:textId="77777777" w:rsidR="003C5D59" w:rsidRDefault="003C5D59" w:rsidP="003C5D59">
      <w:pPr>
        <w:jc w:val="both"/>
        <w:rPr>
          <w:rFonts w:cs="Calibri"/>
          <w:szCs w:val="22"/>
        </w:rPr>
      </w:pPr>
    </w:p>
    <w:p w14:paraId="7C7951CC" w14:textId="1808128C" w:rsidR="003C5D59" w:rsidDel="003C5D59" w:rsidRDefault="003C5D59" w:rsidP="003C5D59">
      <w:pPr>
        <w:jc w:val="both"/>
        <w:rPr>
          <w:del w:id="584" w:author="Marta Rafaela Teixeira Nunes" w:date="2024-09-09T13:25:00Z"/>
          <w:rFonts w:cs="Calibri"/>
          <w:szCs w:val="22"/>
        </w:rPr>
      </w:pPr>
    </w:p>
    <w:p w14:paraId="5543FB6A" w14:textId="4F46B744" w:rsidR="003C5D59" w:rsidDel="003C5D59" w:rsidRDefault="003C5D59" w:rsidP="003C5D59">
      <w:pPr>
        <w:jc w:val="center"/>
        <w:rPr>
          <w:del w:id="585" w:author="Marta Rafaela Teixeira Nunes" w:date="2024-09-09T13:25:00Z"/>
          <w:b/>
          <w:color w:val="000000" w:themeColor="text1"/>
          <w:szCs w:val="22"/>
        </w:rPr>
      </w:pPr>
      <w:del w:id="586" w:author="Marta Rafaela Teixeira Nunes" w:date="2024-09-09T13:25:00Z">
        <w:r w:rsidRPr="0065478D" w:rsidDel="003C5D59">
          <w:rPr>
            <w:b/>
            <w:color w:val="000000" w:themeColor="text1"/>
            <w:szCs w:val="22"/>
          </w:rPr>
          <w:delText xml:space="preserve">Figura </w:delText>
        </w:r>
        <w:r w:rsidRPr="0065478D" w:rsidDel="003C5D59">
          <w:rPr>
            <w:b/>
            <w:color w:val="000000" w:themeColor="text1"/>
            <w:szCs w:val="22"/>
          </w:rPr>
          <w:fldChar w:fldCharType="begin"/>
        </w:r>
        <w:r w:rsidRPr="0065478D" w:rsidDel="003C5D59">
          <w:rPr>
            <w:b/>
            <w:color w:val="000000" w:themeColor="text1"/>
            <w:szCs w:val="22"/>
          </w:rPr>
          <w:delInstrText xml:space="preserve"> SEQ Figura \* ARABIC </w:delInstrText>
        </w:r>
        <w:r w:rsidRPr="0065478D" w:rsidDel="003C5D59">
          <w:rPr>
            <w:b/>
            <w:color w:val="000000" w:themeColor="text1"/>
            <w:szCs w:val="22"/>
          </w:rPr>
          <w:fldChar w:fldCharType="separate"/>
        </w:r>
        <w:r w:rsidDel="003C5D59">
          <w:rPr>
            <w:b/>
            <w:noProof/>
            <w:color w:val="000000" w:themeColor="text1"/>
            <w:szCs w:val="22"/>
          </w:rPr>
          <w:delText>3</w:delText>
        </w:r>
        <w:r w:rsidRPr="0065478D" w:rsidDel="003C5D59">
          <w:rPr>
            <w:b/>
            <w:color w:val="000000" w:themeColor="text1"/>
            <w:szCs w:val="22"/>
          </w:rPr>
          <w:fldChar w:fldCharType="end"/>
        </w:r>
        <w:r w:rsidDel="003C5D59">
          <w:rPr>
            <w:b/>
            <w:color w:val="000000" w:themeColor="text1"/>
            <w:szCs w:val="22"/>
          </w:rPr>
          <w:delText xml:space="preserve">. </w:delText>
        </w:r>
        <w:r w:rsidRPr="0065478D" w:rsidDel="003C5D59">
          <w:rPr>
            <w:b/>
            <w:color w:val="000000" w:themeColor="text1"/>
            <w:szCs w:val="22"/>
          </w:rPr>
          <w:delText>Exemplo de evolução dos controlos e KPIs de Garantias no Data Lake</w:delText>
        </w:r>
      </w:del>
    </w:p>
    <w:p w14:paraId="2C10F889" w14:textId="7EEFF0AC" w:rsidR="003C5D59" w:rsidRPr="0065478D" w:rsidDel="003C5D59" w:rsidRDefault="003C5D59" w:rsidP="003C5D59">
      <w:pPr>
        <w:jc w:val="center"/>
        <w:rPr>
          <w:del w:id="587" w:author="Marta Rafaela Teixeira Nunes" w:date="2024-09-09T13:25:00Z"/>
          <w:rFonts w:cs="Calibri"/>
          <w:szCs w:val="22"/>
        </w:rPr>
      </w:pPr>
      <w:del w:id="588" w:author="Marta Rafaela Teixeira Nunes" w:date="2024-09-09T13:25:00Z">
        <w:r w:rsidRPr="00A35BC0" w:rsidDel="003C5D59">
          <w:rPr>
            <w:rFonts w:cstheme="minorHAnsi"/>
            <w:noProof/>
          </w:rPr>
          <w:drawing>
            <wp:inline distT="0" distB="0" distL="0" distR="0" wp14:anchorId="4413BBAF" wp14:editId="441414B2">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del>
    </w:p>
    <w:p w14:paraId="221B703F" w14:textId="357411A9" w:rsidR="003C5D59" w:rsidDel="003C5D59" w:rsidRDefault="003C5D59" w:rsidP="003C5D59">
      <w:pPr>
        <w:autoSpaceDE w:val="0"/>
        <w:autoSpaceDN w:val="0"/>
        <w:adjustRightInd w:val="0"/>
        <w:spacing w:line="22" w:lineRule="atLeast"/>
        <w:jc w:val="both"/>
        <w:rPr>
          <w:del w:id="589" w:author="Marta Rafaela Teixeira Nunes" w:date="2024-09-09T13:25:00Z"/>
          <w:rFonts w:cs="Calibri"/>
          <w:bCs/>
          <w:iCs/>
          <w:color w:val="000000"/>
        </w:rPr>
      </w:pPr>
    </w:p>
    <w:p w14:paraId="11ADD783" w14:textId="1FA66E60" w:rsidR="003C5D59" w:rsidRPr="00426C6B" w:rsidDel="003C5D59" w:rsidRDefault="003C5D59" w:rsidP="003C5D59">
      <w:pPr>
        <w:autoSpaceDE w:val="0"/>
        <w:autoSpaceDN w:val="0"/>
        <w:adjustRightInd w:val="0"/>
        <w:spacing w:line="22" w:lineRule="atLeast"/>
        <w:jc w:val="both"/>
        <w:rPr>
          <w:del w:id="590" w:author="Marta Rafaela Teixeira Nunes" w:date="2024-09-09T13:29:00Z"/>
          <w:rFonts w:cs="Calibri"/>
          <w:bCs/>
          <w:iCs/>
          <w:color w:val="000000"/>
        </w:rPr>
      </w:pPr>
      <w:r>
        <w:rPr>
          <w:rFonts w:cs="Calibri"/>
          <w:bCs/>
          <w:iCs/>
          <w:color w:val="000000"/>
        </w:rPr>
        <w:t>No caso das tabelas de interface, apenas são aplicados controlos de finalidade local</w:t>
      </w:r>
      <w:del w:id="591" w:author="Marta Rafaela Teixeira Nunes" w:date="2024-09-09T13:29:00Z">
        <w:r w:rsidDel="003C5D59">
          <w:rPr>
            <w:rFonts w:cs="Calibri"/>
            <w:bCs/>
            <w:iCs/>
            <w:color w:val="000000"/>
          </w:rPr>
          <w:delText>.</w:delText>
        </w:r>
      </w:del>
      <w:ins w:id="592" w:author="Marta Rafaela Teixeira Nunes" w:date="2024-09-09T13:29:00Z">
        <w:r>
          <w:rPr>
            <w:rFonts w:cs="Calibri"/>
            <w:bCs/>
            <w:iCs/>
            <w:color w:val="000000"/>
          </w:rPr>
          <w:t>, cuja</w:t>
        </w:r>
      </w:ins>
      <w:del w:id="593" w:author="Marta Rafaela Teixeira Nunes" w:date="2024-09-09T13:29:00Z">
        <w:r w:rsidDel="003C5D59">
          <w:rPr>
            <w:rFonts w:cs="Calibri"/>
            <w:bCs/>
            <w:iCs/>
            <w:color w:val="000000"/>
          </w:rPr>
          <w:delText xml:space="preserve"> </w:delText>
        </w:r>
      </w:del>
    </w:p>
    <w:p w14:paraId="55318006" w14:textId="688F3E1A" w:rsidR="003C5D59" w:rsidRDefault="003C5D59">
      <w:pPr>
        <w:autoSpaceDE w:val="0"/>
        <w:autoSpaceDN w:val="0"/>
        <w:adjustRightInd w:val="0"/>
        <w:spacing w:line="22" w:lineRule="atLeast"/>
        <w:jc w:val="both"/>
        <w:rPr>
          <w:rFonts w:cs="Calibri"/>
        </w:rPr>
        <w:pPrChange w:id="594" w:author="Marta Rafaela Teixeira Nunes" w:date="2024-09-09T13:29:00Z">
          <w:pPr>
            <w:spacing w:line="22" w:lineRule="atLeast"/>
            <w:jc w:val="both"/>
          </w:pPr>
        </w:pPrChange>
      </w:pPr>
      <w:del w:id="595" w:author="Marta Rafaela Teixeira Nunes" w:date="2024-09-09T13:29:00Z">
        <w:r w:rsidRPr="00426C6B" w:rsidDel="003C5D59">
          <w:rPr>
            <w:rFonts w:cs="Calibri"/>
          </w:rPr>
          <w:delText xml:space="preserve">A </w:delText>
        </w:r>
      </w:del>
      <w:r w:rsidRPr="00426C6B">
        <w:rPr>
          <w:rFonts w:cs="Calibri"/>
        </w:rPr>
        <w:t>definição</w:t>
      </w:r>
      <w:del w:id="596" w:author="Marta Rafaela Teixeira Nunes" w:date="2024-09-09T13:29:00Z">
        <w:r w:rsidRPr="00426C6B" w:rsidDel="00FC55FC">
          <w:rPr>
            <w:rFonts w:cs="Calibri"/>
          </w:rPr>
          <w:delText xml:space="preserve"> destes </w:delText>
        </w:r>
        <w:r w:rsidRPr="00F4474D" w:rsidDel="00FC55FC">
          <w:rPr>
            <w:rFonts w:cs="Calibri"/>
            <w:u w:val="single"/>
          </w:rPr>
          <w:delText>controlos locais</w:delText>
        </w:r>
      </w:del>
      <w:r>
        <w:rPr>
          <w:rFonts w:cs="Calibri"/>
        </w:rPr>
        <w:t xml:space="preserve"> </w:t>
      </w:r>
      <w:r w:rsidRPr="00426C6B">
        <w:rPr>
          <w:rFonts w:cs="Calibri"/>
        </w:rPr>
        <w:t>é da responsabilidade da Área de CDO</w:t>
      </w:r>
      <w:ins w:id="597" w:author="Marta Rafaela Teixeira Nunes" w:date="2024-09-09T13:29:00Z">
        <w:r w:rsidR="00FC55FC">
          <w:rPr>
            <w:rFonts w:cs="Calibri"/>
          </w:rPr>
          <w:t>.</w:t>
        </w:r>
      </w:ins>
      <w:del w:id="598" w:author="Marta Rafaela Teixeira Nunes" w:date="2024-09-09T13:30:00Z">
        <w:r w:rsidRPr="00426C6B" w:rsidDel="00FC55FC">
          <w:rPr>
            <w:rFonts w:cs="Calibri"/>
          </w:rPr>
          <w:delText>,</w:delText>
        </w:r>
      </w:del>
      <w:ins w:id="599" w:author="Marta Rafaela Teixeira Nunes" w:date="2024-09-09T13:30:00Z">
        <w:r w:rsidR="00FC55FC">
          <w:rPr>
            <w:rFonts w:cs="Calibri"/>
          </w:rPr>
          <w:t xml:space="preserve">Estes controlos são implementados para responder </w:t>
        </w:r>
      </w:ins>
      <w:del w:id="600" w:author="Marta Rafaela Teixeira Nunes" w:date="2024-09-09T13:30:00Z">
        <w:r w:rsidRPr="00426C6B" w:rsidDel="00FC55FC">
          <w:rPr>
            <w:rFonts w:cs="Calibri"/>
          </w:rPr>
          <w:delText xml:space="preserve"> e contribuem para </w:delText>
        </w:r>
        <w:r w:rsidDel="00FC55FC">
          <w:rPr>
            <w:rFonts w:cs="Calibri"/>
          </w:rPr>
          <w:delText xml:space="preserve">completar </w:delText>
        </w:r>
        <w:r w:rsidRPr="00426C6B" w:rsidDel="00FC55FC">
          <w:rPr>
            <w:rFonts w:cs="Calibri"/>
          </w:rPr>
          <w:delText>a</w:delText>
        </w:r>
      </w:del>
      <w:ins w:id="601" w:author="Marta Rafaela Teixeira Nunes" w:date="2024-09-09T13:30:00Z">
        <w:r w:rsidR="00FC55FC">
          <w:rPr>
            <w:rFonts w:cs="Calibri"/>
          </w:rPr>
          <w:t>à</w:t>
        </w:r>
      </w:ins>
      <w:r w:rsidRPr="00426C6B">
        <w:rPr>
          <w:rFonts w:cs="Calibri"/>
        </w:rPr>
        <w:t>s necessidades específicas de validação existentes</w:t>
      </w:r>
      <w:ins w:id="602" w:author="Marta Rafaela Teixeira Nunes" w:date="2024-09-09T13:30:00Z">
        <w:r w:rsidR="00FC55FC">
          <w:rPr>
            <w:rFonts w:cs="Calibri"/>
          </w:rPr>
          <w:t xml:space="preserve"> e que surgem no contexto operacional</w:t>
        </w:r>
      </w:ins>
      <w:r w:rsidRPr="00426C6B">
        <w:rPr>
          <w:rFonts w:cs="Calibri"/>
        </w:rPr>
        <w:t>.</w:t>
      </w:r>
    </w:p>
    <w:p w14:paraId="6709524D" w14:textId="77777777" w:rsidR="003C5D59" w:rsidRDefault="003C5D59" w:rsidP="003C5D59">
      <w:pPr>
        <w:spacing w:line="22" w:lineRule="atLeast"/>
        <w:jc w:val="both"/>
        <w:rPr>
          <w:rFonts w:cs="Calibri"/>
        </w:rPr>
      </w:pPr>
    </w:p>
    <w:p w14:paraId="186F1F7A" w14:textId="42FA386A" w:rsidR="004B318A" w:rsidRPr="00FC55FC" w:rsidRDefault="003C5D59" w:rsidP="00FC55FC">
      <w:pPr>
        <w:spacing w:line="22" w:lineRule="atLeast"/>
        <w:jc w:val="both"/>
        <w:rPr>
          <w:rFonts w:cs="Calibri"/>
        </w:rPr>
      </w:pPr>
      <w:r>
        <w:rPr>
          <w:rFonts w:cs="Calibri"/>
        </w:rPr>
        <w:lastRenderedPageBreak/>
        <w:t xml:space="preserve">Aquando a existência de incidências, a Área de CDO é responsável por </w:t>
      </w:r>
      <w:del w:id="603" w:author="Marta Rafaela Teixeira Nunes" w:date="2024-09-09T13:31:00Z">
        <w:r w:rsidDel="00FC55FC">
          <w:rPr>
            <w:rFonts w:cs="Calibri"/>
          </w:rPr>
          <w:delText xml:space="preserve">entender </w:delText>
        </w:r>
      </w:del>
      <w:ins w:id="604" w:author="Marta Rafaela Teixeira Nunes" w:date="2024-09-09T13:31:00Z">
        <w:r w:rsidR="00FC55FC">
          <w:rPr>
            <w:rFonts w:cs="Calibri"/>
          </w:rPr>
          <w:t xml:space="preserve">identificar </w:t>
        </w:r>
      </w:ins>
      <w:r>
        <w:rPr>
          <w:rFonts w:cs="Calibri"/>
        </w:rPr>
        <w:t xml:space="preserve">sob que Áreas recai a responsabilidade da remediação, através de um processo colaborativo entre a Área de CDO </w:t>
      </w:r>
      <w:del w:id="605" w:author="Marta Rafaela Teixeira Nunes" w:date="2024-09-09T13:31:00Z">
        <w:r w:rsidDel="00FC55FC">
          <w:rPr>
            <w:rFonts w:cs="Calibri"/>
          </w:rPr>
          <w:delText xml:space="preserve">e </w:delText>
        </w:r>
      </w:del>
      <w:ins w:id="606" w:author="Marta Rafaela Teixeira Nunes" w:date="2024-09-09T13:31:00Z">
        <w:r w:rsidR="00FC55FC">
          <w:rPr>
            <w:rFonts w:cs="Calibri"/>
          </w:rPr>
          <w:t xml:space="preserve">, </w:t>
        </w:r>
      </w:ins>
      <w:r>
        <w:rPr>
          <w:rFonts w:cs="Calibri"/>
        </w:rPr>
        <w:t>as devidas Áreas responsáveis e a equipa de tecnologia responsável pelo MUG</w:t>
      </w:r>
      <w:ins w:id="607" w:author="Marta Rafaela Teixeira Nunes" w:date="2024-09-09T13:32:00Z">
        <w:r w:rsidR="00FC55FC">
          <w:rPr>
            <w:rFonts w:cs="Calibri"/>
          </w:rPr>
          <w:t>,</w:t>
        </w:r>
      </w:ins>
      <w:del w:id="608" w:author="Marta Rafaela Teixeira Nunes" w:date="2024-09-09T13:32:00Z">
        <w:r w:rsidDel="00FC55FC">
          <w:rPr>
            <w:rFonts w:cs="Calibri"/>
          </w:rPr>
          <w:delText>.</w:delText>
        </w:r>
      </w:del>
      <w:ins w:id="609" w:author="Marta Rafaela Teixeira Nunes" w:date="2024-09-09T13:32:00Z">
        <w:r w:rsidR="00FC55FC">
          <w:rPr>
            <w:rFonts w:cs="Calibri"/>
          </w:rPr>
          <w:t xml:space="preserve"> garantindo uma abordagem coordenada e eficaz para a reosluçã dos problemas. </w:t>
        </w:r>
      </w:ins>
    </w:p>
    <w:sectPr w:rsidR="004B318A" w:rsidRPr="00FC55FC" w:rsidSect="00EC1079">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ta Rafaela Teixeira Nunes" w:date="2024-09-24T14:36:00Z" w:initials="MRTN">
    <w:p w14:paraId="0F9B2545" w14:textId="138752F9" w:rsidR="00AF41C4" w:rsidRDefault="00AF41C4">
      <w:pPr>
        <w:pStyle w:val="CommentText"/>
      </w:pPr>
      <w:r>
        <w:rPr>
          <w:rStyle w:val="CommentReference"/>
        </w:rPr>
        <w:annotationRef/>
      </w:r>
      <w:r>
        <w:t>Faz setido ter este tipo de índice neste documento?</w:t>
      </w:r>
    </w:p>
  </w:comment>
  <w:comment w:id="3" w:author="Marta Rafaela Teixeira Nunes" w:date="2024-09-24T16:43:00Z" w:initials="MRTN">
    <w:p w14:paraId="2F8D7C4C" w14:textId="6C8B03A3" w:rsidR="00AF41C4" w:rsidRDefault="00AF41C4">
      <w:pPr>
        <w:pStyle w:val="CommentText"/>
      </w:pPr>
      <w:r>
        <w:rPr>
          <w:rStyle w:val="CommentReference"/>
        </w:rPr>
        <w:annotationRef/>
      </w:r>
      <w:r>
        <w:t xml:space="preserve">Os campos, por exemplo ‘zcliente’, </w:t>
      </w:r>
      <w:r w:rsidRPr="00E742CD">
        <w:rPr>
          <w:b/>
        </w:rPr>
        <w:t>não</w:t>
      </w:r>
      <w:r>
        <w:t xml:space="preserve"> vão a itálico, correto?</w:t>
      </w:r>
    </w:p>
  </w:comment>
  <w:comment w:id="117" w:author="Marta Rafaela Teixeira Nunes" w:date="2024-09-24T15:58:00Z" w:initials="MRTN">
    <w:p w14:paraId="574A52D6" w14:textId="1569ED67" w:rsidR="00AF41C4" w:rsidRDefault="00AF41C4">
      <w:pPr>
        <w:pStyle w:val="CommentText"/>
      </w:pPr>
      <w:r>
        <w:rPr>
          <w:rStyle w:val="CommentReference"/>
        </w:rPr>
        <w:annotationRef/>
      </w:r>
      <w:r>
        <w:t>MELHORAR</w:t>
      </w:r>
    </w:p>
  </w:comment>
  <w:comment w:id="118" w:author="Marta Rafaela Teixeira Nunes" w:date="2024-09-24T15:58:00Z" w:initials="MRTN">
    <w:p w14:paraId="55190C66" w14:textId="52C61C7B" w:rsidR="00AF41C4" w:rsidRDefault="00AF41C4">
      <w:pPr>
        <w:pStyle w:val="CommentText"/>
      </w:pPr>
      <w:r>
        <w:rPr>
          <w:rStyle w:val="CommentReference"/>
        </w:rPr>
        <w:annotationRef/>
      </w:r>
      <w:r>
        <w:t>MELHORAR</w:t>
      </w:r>
    </w:p>
  </w:comment>
  <w:comment w:id="128" w:author="Marta Rafaela Teixeira Nunes" w:date="2024-09-09T11:31:00Z" w:initials="MRTN">
    <w:p w14:paraId="4C568357" w14:textId="1C5F0659" w:rsidR="00AF41C4" w:rsidRDefault="00AF41C4">
      <w:pPr>
        <w:pStyle w:val="CommentText"/>
      </w:pPr>
      <w:r>
        <w:rPr>
          <w:rStyle w:val="CommentReference"/>
        </w:rPr>
        <w:annotationRef/>
      </w:r>
      <w:r>
        <w:t>Track Chnages a partir da GT015</w:t>
      </w:r>
    </w:p>
  </w:comment>
  <w:comment w:id="232" w:author="Marta Rafaela Teixeira Nunes" w:date="2024-09-09T12:06:00Z" w:initials="MRTN">
    <w:p w14:paraId="1AB3744F" w14:textId="0B426FBF" w:rsidR="00AF41C4" w:rsidRDefault="00AF41C4">
      <w:pPr>
        <w:pStyle w:val="CommentText"/>
      </w:pPr>
      <w:r>
        <w:rPr>
          <w:rStyle w:val="CommentReference"/>
        </w:rPr>
        <w:annotationRef/>
      </w:r>
      <w:r>
        <w:t xml:space="preserve"> Inicialmente ficou acordado31, no entanto como corresponde a um dia não útil a CRC só recebe o 29, a data real de fim do mês, que é o que faz sentido para eles. Mantenho 31 ou 29?</w:t>
      </w:r>
    </w:p>
  </w:comment>
  <w:comment w:id="242" w:author="Marta Rafaela Teixeira Nunes" w:date="2024-08-21T15:41:00Z" w:initials="MRTN">
    <w:p w14:paraId="30C6C755" w14:textId="004B3F7D" w:rsidR="00AF41C4" w:rsidRDefault="00AF41C4" w:rsidP="00012CEB">
      <w:pPr>
        <w:pStyle w:val="CommentText"/>
      </w:pPr>
      <w:r>
        <w:rPr>
          <w:rStyle w:val="CommentReference"/>
        </w:rPr>
        <w:annotationRef/>
      </w:r>
      <w:r w:rsidRPr="00CB0153">
        <w:rPr>
          <w:b/>
        </w:rPr>
        <w:t>NOVA TABELA:</w:t>
      </w:r>
      <w:r>
        <w:br/>
        <w:t xml:space="preserve">Devo incluir estas especificações do universo, que retirei do excel de suporte? Ou apenas referir que a informação pode ser consultada no documento de suporte X. </w:t>
      </w:r>
    </w:p>
  </w:comment>
  <w:comment w:id="285" w:author="Marta Rafaela Teixeira Nunes" w:date="2024-09-25T12:33:00Z" w:initials="MRTN">
    <w:p w14:paraId="6E2E6D1B" w14:textId="3306B5D0" w:rsidR="00AF41C4" w:rsidRDefault="00AF41C4">
      <w:pPr>
        <w:pStyle w:val="CommentText"/>
      </w:pPr>
      <w:r>
        <w:rPr>
          <w:rStyle w:val="CommentReference"/>
        </w:rPr>
        <w:annotationRef/>
      </w:r>
      <w:r>
        <w:t>Penso que estes dois campos são construídos de forma diferente para confirming e factoring (Ver excel). Essa distinção devia colocar aqui?</w:t>
      </w:r>
    </w:p>
  </w:comment>
  <w:comment w:id="292" w:author="Marta Rafaela Teixeira Nunes" w:date="2024-09-09T12:14:00Z" w:initials="MRTN">
    <w:p w14:paraId="085A55DD" w14:textId="3F94E6BC" w:rsidR="00AF41C4" w:rsidRDefault="00AF41C4">
      <w:pPr>
        <w:pStyle w:val="CommentText"/>
      </w:pPr>
      <w:r>
        <w:rPr>
          <w:rStyle w:val="CommentReference"/>
        </w:rPr>
        <w:annotationRef/>
      </w:r>
      <w:r>
        <w:t>Track Changes a partir da GT019</w:t>
      </w:r>
    </w:p>
  </w:comment>
  <w:comment w:id="361" w:author="Marta Rafaela Teixeira Nunes" w:date="2024-09-09T12:23:00Z" w:initials="MRTN">
    <w:p w14:paraId="7B8D7CE9" w14:textId="1EC2DB38" w:rsidR="00AF41C4" w:rsidRDefault="00AF41C4">
      <w:pPr>
        <w:pStyle w:val="CommentText"/>
      </w:pPr>
      <w:r>
        <w:rPr>
          <w:rStyle w:val="CommentReference"/>
        </w:rPr>
        <w:annotationRef/>
      </w:r>
      <w:r>
        <w:t>*O mesmo que na tabela anterior*</w:t>
      </w:r>
    </w:p>
    <w:p w14:paraId="3460BE20" w14:textId="6BE2EEBB" w:rsidR="00AF41C4" w:rsidRDefault="00AF41C4">
      <w:pPr>
        <w:pStyle w:val="CommentText"/>
      </w:pPr>
      <w:r>
        <w:t>Inicialmente ficou acordado31, no entanto como corresponde a um dia não útil a CRC só recebe o 29, a data real de fim do mês, que é o que faz sentido para eles. Mantenho 31 ou 29?</w:t>
      </w:r>
    </w:p>
  </w:comment>
  <w:comment w:id="371" w:author="Marta Rafaela Teixeira Nunes" w:date="2024-08-21T15:41:00Z" w:initials="MRTN">
    <w:p w14:paraId="4C7FA9EB" w14:textId="6F8F0572" w:rsidR="00AF41C4" w:rsidRDefault="00AF41C4" w:rsidP="000E62B0">
      <w:pPr>
        <w:pStyle w:val="CommentText"/>
      </w:pPr>
      <w:r>
        <w:rPr>
          <w:rStyle w:val="CommentReference"/>
        </w:rPr>
        <w:annotationRef/>
      </w:r>
      <w:r>
        <w:t>*O mesmo que na tabela anterior*</w:t>
      </w:r>
    </w:p>
    <w:p w14:paraId="48EE67DD" w14:textId="77777777" w:rsidR="00AF41C4" w:rsidRDefault="00AF41C4" w:rsidP="00113326">
      <w:pPr>
        <w:pStyle w:val="CommentText"/>
      </w:pPr>
      <w:r>
        <w:rPr>
          <w:rStyle w:val="CommentReference"/>
        </w:rPr>
        <w:annotationRef/>
      </w:r>
      <w:r w:rsidRPr="00CB0153">
        <w:rPr>
          <w:b/>
        </w:rPr>
        <w:t>NOVA TABELA:</w:t>
      </w:r>
      <w:r>
        <w:br/>
        <w:t xml:space="preserve">Devo incluir estas especificações do universo, que retirei do excel de suporte? Ou apenas referir que a informação pode ser consultada no documento de suporte X. </w:t>
      </w:r>
    </w:p>
    <w:p w14:paraId="5CD0D5FB" w14:textId="77777777" w:rsidR="00AF41C4" w:rsidRDefault="00AF41C4" w:rsidP="000E62B0">
      <w:pPr>
        <w:pStyle w:val="CommentText"/>
      </w:pPr>
    </w:p>
  </w:comment>
  <w:comment w:id="421" w:author="Marta Rafaela Teixeira Nunes" w:date="2024-09-25T16:50:00Z" w:initials="MRTN">
    <w:p w14:paraId="77CDA6E4" w14:textId="0EC0297D" w:rsidR="00AF41C4" w:rsidRDefault="00AF41C4">
      <w:pPr>
        <w:pStyle w:val="CommentText"/>
      </w:pPr>
      <w:r>
        <w:rPr>
          <w:rStyle w:val="CommentReference"/>
        </w:rPr>
        <w:annotationRef/>
      </w:r>
      <w:r>
        <w:t xml:space="preserve">Não fiz por track changes. </w:t>
      </w:r>
      <w:r w:rsidRPr="00DD35EA">
        <w:rPr>
          <w:b/>
        </w:rPr>
        <w:t>Nova tabela</w:t>
      </w:r>
    </w:p>
  </w:comment>
  <w:comment w:id="426" w:author="Marta Rafaela Teixeira Nunes" w:date="2024-09-25T16:52:00Z" w:initials="MRTN">
    <w:p w14:paraId="23488F39" w14:textId="77777777" w:rsidR="00AF41C4" w:rsidRDefault="00AF41C4" w:rsidP="00DD35EA">
      <w:pPr>
        <w:pStyle w:val="CommentText"/>
      </w:pPr>
      <w:r>
        <w:rPr>
          <w:rStyle w:val="CommentReference"/>
        </w:rPr>
        <w:annotationRef/>
      </w:r>
      <w:r>
        <w:t>*O mesmo que na tabela anterior*</w:t>
      </w:r>
    </w:p>
    <w:p w14:paraId="48B0904B" w14:textId="31AB3275" w:rsidR="00AF41C4" w:rsidRDefault="00AF41C4" w:rsidP="00DD35EA">
      <w:pPr>
        <w:pStyle w:val="CommentText"/>
      </w:pPr>
      <w:r>
        <w:t>Inicialmente ficou acordado31, no entanto como corresponde a um dia não útil a CRC só recebe o 29, a data real de fim do mês, que é o que faz sentido para eles. Mantenho 31 ou 29?</w:t>
      </w:r>
    </w:p>
  </w:comment>
  <w:comment w:id="432" w:author="Marta Rafaela Teixeira Nunes" w:date="2024-09-25T16:53:00Z" w:initials="MRTN">
    <w:p w14:paraId="64468704" w14:textId="4D1A1CE1" w:rsidR="00AF41C4" w:rsidRDefault="00AF41C4">
      <w:pPr>
        <w:pStyle w:val="CommentText"/>
      </w:pPr>
      <w:r>
        <w:rPr>
          <w:rStyle w:val="CommentReference"/>
        </w:rPr>
        <w:annotationRef/>
      </w:r>
      <w:r>
        <w:t>Devo incluir também este campo?</w:t>
      </w:r>
    </w:p>
  </w:comment>
  <w:comment w:id="438" w:author="Marta Rafaela Teixeira Nunes" w:date="2024-09-25T17:08:00Z" w:initials="MRTN">
    <w:p w14:paraId="3CCD3BD9" w14:textId="77777777" w:rsidR="00AF41C4" w:rsidRDefault="00AF41C4" w:rsidP="00D70156">
      <w:pPr>
        <w:pStyle w:val="CommentText"/>
      </w:pPr>
      <w:r>
        <w:rPr>
          <w:rStyle w:val="CommentReference"/>
        </w:rPr>
        <w:annotationRef/>
      </w:r>
      <w:r>
        <w:t>*O mesmo que na tabela anterior*</w:t>
      </w:r>
    </w:p>
    <w:p w14:paraId="61F8E40C" w14:textId="287DC967" w:rsidR="00AF41C4" w:rsidRDefault="00AF41C4" w:rsidP="00D70156">
      <w:pPr>
        <w:pStyle w:val="CommentText"/>
      </w:pPr>
      <w:r>
        <w:t>Inicialmente ficou acordado31, no entanto como corresponde a um dia não útil a CRC só recebe o 29, a data real de fim do mês, que é o que faz sentido para eles. Mantenho 31 ou 29?</w:t>
      </w:r>
    </w:p>
  </w:comment>
  <w:comment w:id="445" w:author="Marta Rafaela Teixeira Nunes" w:date="2024-09-25T16:53:00Z" w:initials="MRTN">
    <w:p w14:paraId="5B7A2656" w14:textId="77777777" w:rsidR="00EE2268" w:rsidRDefault="00EE2268">
      <w:pPr>
        <w:pStyle w:val="CommentText"/>
      </w:pPr>
      <w:r>
        <w:rPr>
          <w:rStyle w:val="CommentReference"/>
        </w:rPr>
        <w:annotationRef/>
      </w:r>
      <w:r>
        <w:t>Devo incluir também este campo?</w:t>
      </w:r>
    </w:p>
  </w:comment>
  <w:comment w:id="451" w:author="Marta Rafaela Teixeira Nunes" w:date="2024-09-09T12:27:00Z" w:initials="MRTN">
    <w:p w14:paraId="51097E0C" w14:textId="17965110" w:rsidR="00AF41C4" w:rsidRDefault="00AF41C4">
      <w:pPr>
        <w:pStyle w:val="CommentText"/>
      </w:pPr>
      <w:r>
        <w:rPr>
          <w:rStyle w:val="CommentReference"/>
        </w:rPr>
        <w:annotationRef/>
      </w:r>
      <w:r>
        <w:t xml:space="preserve">Track changes a partir do </w:t>
      </w:r>
      <w:r w:rsidRPr="00666790">
        <w:rPr>
          <w:i/>
        </w:rPr>
        <w:t>kt_chaves_intrf_grts_biyr</w:t>
      </w:r>
    </w:p>
  </w:comment>
  <w:comment w:id="484" w:author="Marta Rafaela Teixeira Nunes" w:date="2024-09-25T17:32:00Z" w:initials="MRTN">
    <w:p w14:paraId="3F4A4834" w14:textId="77777777" w:rsidR="00BB58D8" w:rsidRDefault="00BB58D8" w:rsidP="00BB58D8">
      <w:pPr>
        <w:pStyle w:val="CommentText"/>
      </w:pPr>
      <w:r>
        <w:rPr>
          <w:rStyle w:val="CommentReference"/>
        </w:rPr>
        <w:annotationRef/>
      </w:r>
      <w:r>
        <w:t>*O mesmo que na tabela anterior*</w:t>
      </w:r>
    </w:p>
    <w:p w14:paraId="5B023BBC" w14:textId="1FC0C277" w:rsidR="00BB58D8" w:rsidRDefault="00BB58D8" w:rsidP="00BB58D8">
      <w:pPr>
        <w:pStyle w:val="CommentText"/>
      </w:pPr>
      <w:r>
        <w:t>Inicialmente ficou acordado31, no entanto como corresponde a um dia não útil a CRC só recebe o 29, a data real de fim do mês, que é o que faz sentido para eles. Mantenho 31 ou 29?</w:t>
      </w:r>
    </w:p>
  </w:comment>
  <w:comment w:id="501" w:author="Marta Rafaela Teixeira Nunes" w:date="2024-09-09T12:53:00Z" w:initials="MRTN">
    <w:p w14:paraId="32C37197" w14:textId="00909142" w:rsidR="00AF41C4" w:rsidRDefault="00AF41C4">
      <w:pPr>
        <w:pStyle w:val="CommentText"/>
      </w:pPr>
      <w:r>
        <w:rPr>
          <w:rStyle w:val="CommentReference"/>
        </w:rPr>
        <w:annotationRef/>
      </w:r>
      <w:r w:rsidRPr="00151E10">
        <w:rPr>
          <w:b/>
        </w:rPr>
        <w:t xml:space="preserve">Notas do LCM: </w:t>
      </w:r>
      <w:r>
        <w:t xml:space="preserve">Este capítulo não deve repetir o que está na documentação principal do MUG; Deve ser mais resumido e remeter </w:t>
      </w:r>
      <w:r w:rsidR="009A0C9B">
        <w:t>para o Capítulo correspondente na documentação principal do MUG</w:t>
      </w:r>
    </w:p>
  </w:comment>
  <w:comment w:id="574" w:author="Marta Rafaela Teixeira Nunes" w:date="2024-09-09T13:23:00Z" w:initials="MRTN">
    <w:p w14:paraId="4CBDC81F" w14:textId="7C3125B4" w:rsidR="00AF41C4" w:rsidRDefault="00AF41C4">
      <w:pPr>
        <w:pStyle w:val="CommentText"/>
      </w:pPr>
      <w:r>
        <w:rPr>
          <w:rStyle w:val="CommentReference"/>
        </w:rPr>
        <w:annotationRef/>
      </w:r>
      <w:r>
        <w:t xml:space="preserve">Ficheiro de Suporte = Excel </w:t>
      </w:r>
      <w:r>
        <w:br/>
        <w:t>Devo incluir esta informação?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F9B2545" w15:done="0"/>
  <w15:commentEx w15:paraId="2F8D7C4C" w15:done="0"/>
  <w15:commentEx w15:paraId="574A52D6" w15:done="0"/>
  <w15:commentEx w15:paraId="55190C66" w15:done="0"/>
  <w15:commentEx w15:paraId="4C568357" w15:done="0"/>
  <w15:commentEx w15:paraId="1AB3744F" w15:done="0"/>
  <w15:commentEx w15:paraId="30C6C755" w15:done="0"/>
  <w15:commentEx w15:paraId="6E2E6D1B" w15:done="0"/>
  <w15:commentEx w15:paraId="085A55DD" w15:done="0"/>
  <w15:commentEx w15:paraId="3460BE20" w15:done="0"/>
  <w15:commentEx w15:paraId="5CD0D5FB" w15:done="0"/>
  <w15:commentEx w15:paraId="77CDA6E4" w15:done="0"/>
  <w15:commentEx w15:paraId="48B0904B" w15:done="0"/>
  <w15:commentEx w15:paraId="64468704" w15:done="0"/>
  <w15:commentEx w15:paraId="61F8E40C" w15:done="0"/>
  <w15:commentEx w15:paraId="5B7A2656" w15:done="0"/>
  <w15:commentEx w15:paraId="51097E0C" w15:done="0"/>
  <w15:commentEx w15:paraId="5B023BBC" w15:done="0"/>
  <w15:commentEx w15:paraId="32C37197" w15:done="0"/>
  <w15:commentEx w15:paraId="4CBDC8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268785" w16cex:dateUtc="2024-06-06T08:50:00Z"/>
  <w16cex:commentExtensible w16cex:durableId="7E64A891" w16cex:dateUtc="2024-06-06T08:56:00Z"/>
  <w16cex:commentExtensible w16cex:durableId="3A28F672">
    <w16cex:extLst>
      <w16:ext w16:uri="{CE6994B0-6A32-4C9F-8C6B-6E91EDA988CE}">
        <cr:reactions xmlns:cr="http://schemas.microsoft.com/office/comments/2020/reactions">
          <cr:reaction reactionType="1">
            <cr:reactionInfo dateUtc="2024-06-07T18:23:49Z">
              <cr:user userId="S::E800421@corp.santander.pt::36126275-cace-419f-8e9b-04679c4f8ea6" userProvider="AD" userName="Nádia Genebra Ahmad"/>
            </cr:reactionInfo>
          </cr:reaction>
        </cr:reactions>
      </w16:ext>
    </w16cex:extLst>
  </w16cex:commentExtensible>
  <w16cex:commentExtensible w16cex:durableId="3D91C698" w16cex:dateUtc="2024-06-06T08:49:00Z"/>
  <w16cex:commentExtensible w16cex:durableId="24C37C4F">
    <w16cex:extLst>
      <w16:ext w16:uri="{CE6994B0-6A32-4C9F-8C6B-6E91EDA988CE}">
        <cr:reactions xmlns:cr="http://schemas.microsoft.com/office/comments/2020/reactions">
          <cr:reaction reactionType="1">
            <cr:reactionInfo dateUtc="2024-06-07T18:24:30Z">
              <cr:user userId="S::E800421@corp.santander.pt::36126275-cace-419f-8e9b-04679c4f8ea6" userProvider="AD" userName="Nádia Genebra Ahmad"/>
            </cr:reactionInfo>
          </cr:reaction>
        </cr:reactions>
      </w16:ext>
    </w16cex:extLst>
  </w16cex:commentExtensible>
  <w16cex:commentExtensible w16cex:durableId="686A4940" w16cex:dateUtc="2024-06-06T09:09:00Z"/>
  <w16cex:commentExtensible w16cex:durableId="0212DD84" w16cex:dateUtc="2024-06-06T09:24:00Z"/>
  <w16cex:commentExtensible w16cex:durableId="7E4060B4" w16cex:dateUtc="2024-06-07T18:26:00Z"/>
  <w16cex:commentExtensible w16cex:durableId="4FAD9B6F" w16cex:dateUtc="2024-06-07T08:52:00Z"/>
  <w16cex:commentExtensible w16cex:durableId="351AA2C3" w16cex:dateUtc="2024-06-07T08:51:00Z"/>
  <w16cex:commentExtensible w16cex:durableId="4ACDF0CD" w16cex:dateUtc="2024-06-07T08:59:00Z"/>
  <w16cex:commentExtensible w16cex:durableId="44A12E73" w16cex:dateUtc="2024-06-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66C94E" w16cid:durableId="74268785"/>
  <w16cid:commentId w16cid:paraId="4A5A4CC0" w16cid:durableId="3BD3B26C"/>
  <w16cid:commentId w16cid:paraId="119527C2" w16cid:durableId="7E64A891"/>
  <w16cid:commentId w16cid:paraId="22A0925A" w16cid:durableId="3A28F672"/>
  <w16cid:commentId w16cid:paraId="21B44359" w16cid:durableId="3D91C698"/>
  <w16cid:commentId w16cid:paraId="3B9E2F48" w16cid:durableId="0391C3CD"/>
  <w16cid:commentId w16cid:paraId="2C5BA957" w16cid:durableId="24C37C4F"/>
  <w16cid:commentId w16cid:paraId="4797AA69" w16cid:durableId="686A4940"/>
  <w16cid:commentId w16cid:paraId="73FD0F67" w16cid:durableId="32E3C4ED"/>
  <w16cid:commentId w16cid:paraId="5A90D6D1" w16cid:durableId="5E695D60"/>
  <w16cid:commentId w16cid:paraId="018E08F0" w16cid:durableId="1748DB28"/>
  <w16cid:commentId w16cid:paraId="0D18BE88" w16cid:durableId="0212DD84"/>
  <w16cid:commentId w16cid:paraId="53F08E2E" w16cid:durableId="5975C55E"/>
  <w16cid:commentId w16cid:paraId="6FDA8513" w16cid:durableId="7E4060B4"/>
  <w16cid:commentId w16cid:paraId="1A476BAC" w16cid:durableId="13634AC4"/>
  <w16cid:commentId w16cid:paraId="0094F462" w16cid:durableId="4FAD9B6F"/>
  <w16cid:commentId w16cid:paraId="2CE57794" w16cid:durableId="351AA2C3"/>
  <w16cid:commentId w16cid:paraId="03EA2BBB" w16cid:durableId="4ACDF0CD"/>
  <w16cid:commentId w16cid:paraId="684D307C" w16cid:durableId="3956C3A3"/>
  <w16cid:commentId w16cid:paraId="0A9F5EFF" w16cid:durableId="44A12E7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1ABDC8" w14:textId="77777777" w:rsidR="00AF41C4" w:rsidRDefault="00AF41C4" w:rsidP="00990D74">
      <w:r>
        <w:separator/>
      </w:r>
    </w:p>
    <w:p w14:paraId="1DEF852A" w14:textId="77777777" w:rsidR="00AF41C4" w:rsidRDefault="00AF41C4"/>
  </w:endnote>
  <w:endnote w:type="continuationSeparator" w:id="0">
    <w:p w14:paraId="5545A27C" w14:textId="77777777" w:rsidR="00AF41C4" w:rsidRDefault="00AF41C4" w:rsidP="00990D74">
      <w:r>
        <w:continuationSeparator/>
      </w:r>
    </w:p>
    <w:p w14:paraId="6B77473C" w14:textId="77777777" w:rsidR="00AF41C4" w:rsidRDefault="00AF41C4"/>
  </w:endnote>
  <w:endnote w:type="continuationNotice" w:id="1">
    <w:p w14:paraId="1D9C4483" w14:textId="77777777" w:rsidR="00AF41C4" w:rsidRDefault="00AF41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AF41C4" w:rsidRDefault="00AF41C4">
    <w:pPr>
      <w:pStyle w:val="Footer"/>
    </w:pPr>
  </w:p>
  <w:p w14:paraId="7D2E8ED3" w14:textId="77777777" w:rsidR="00AF41C4" w:rsidRDefault="00AF41C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6D223D50" w:rsidR="00AF41C4" w:rsidRPr="00834E29" w:rsidRDefault="00AF41C4"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EE2268" w:rsidRPr="00EE2268">
          <w:rPr>
            <w:rFonts w:eastAsiaTheme="majorEastAsia" w:cstheme="majorBidi"/>
            <w:noProof/>
            <w:sz w:val="18"/>
            <w:szCs w:val="16"/>
          </w:rPr>
          <w:t>14</w:t>
        </w:r>
        <w:r w:rsidRPr="00834E29">
          <w:rPr>
            <w:rFonts w:eastAsiaTheme="majorEastAsia" w:cstheme="majorBidi"/>
            <w:sz w:val="18"/>
            <w:szCs w:val="16"/>
          </w:rPr>
          <w:fldChar w:fldCharType="end"/>
        </w:r>
      </w:p>
    </w:sdtContent>
  </w:sdt>
  <w:p w14:paraId="09795564" w14:textId="77777777" w:rsidR="00AF41C4" w:rsidRDefault="00AF41C4">
    <w:pPr>
      <w:pStyle w:val="Footer"/>
    </w:pPr>
  </w:p>
  <w:p w14:paraId="7C858B9D" w14:textId="77777777" w:rsidR="00AF41C4" w:rsidRDefault="00AF41C4"/>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F8C1F" w14:textId="77777777" w:rsidR="00AF41C4" w:rsidRDefault="00AF41C4">
    <w:pPr>
      <w:pStyle w:val="Footer"/>
    </w:pPr>
  </w:p>
  <w:p w14:paraId="184F4899" w14:textId="77777777" w:rsidR="00AF41C4" w:rsidRDefault="00AF41C4"/>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2090076715"/>
      <w:docPartObj>
        <w:docPartGallery w:val="Page Numbers (Bottom of Page)"/>
        <w:docPartUnique/>
      </w:docPartObj>
    </w:sdtPr>
    <w:sdtEndPr>
      <w:rPr>
        <w:sz w:val="18"/>
      </w:rPr>
    </w:sdtEndPr>
    <w:sdtContent>
      <w:p w14:paraId="16DB1B4C" w14:textId="16E85B22" w:rsidR="00AF41C4" w:rsidRPr="00834E29" w:rsidRDefault="00AF41C4"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EE2268" w:rsidRPr="00EE2268">
          <w:rPr>
            <w:rFonts w:eastAsiaTheme="majorEastAsia" w:cstheme="majorBidi"/>
            <w:noProof/>
            <w:sz w:val="18"/>
            <w:szCs w:val="16"/>
          </w:rPr>
          <w:t>19</w:t>
        </w:r>
        <w:r w:rsidRPr="00834E29">
          <w:rPr>
            <w:rFonts w:eastAsiaTheme="majorEastAsia" w:cstheme="majorBidi"/>
            <w:sz w:val="18"/>
            <w:szCs w:val="16"/>
          </w:rPr>
          <w:fldChar w:fldCharType="end"/>
        </w:r>
      </w:p>
    </w:sdtContent>
  </w:sdt>
  <w:p w14:paraId="6EB2F106" w14:textId="77777777" w:rsidR="00AF41C4" w:rsidRDefault="00AF41C4">
    <w:pPr>
      <w:pStyle w:val="Footer"/>
    </w:pPr>
  </w:p>
  <w:p w14:paraId="61D558C8" w14:textId="77777777" w:rsidR="00AF41C4" w:rsidRDefault="00AF41C4"/>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947B5" w14:textId="77777777" w:rsidR="00AF41C4" w:rsidRDefault="00AF4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54ECCA" w14:textId="77777777" w:rsidR="00AF41C4" w:rsidRDefault="00AF41C4" w:rsidP="00990D74">
      <w:r>
        <w:separator/>
      </w:r>
    </w:p>
    <w:p w14:paraId="1C0CF11A" w14:textId="77777777" w:rsidR="00AF41C4" w:rsidRDefault="00AF41C4"/>
  </w:footnote>
  <w:footnote w:type="continuationSeparator" w:id="0">
    <w:p w14:paraId="4EA06992" w14:textId="77777777" w:rsidR="00AF41C4" w:rsidRDefault="00AF41C4" w:rsidP="00990D74">
      <w:r>
        <w:continuationSeparator/>
      </w:r>
    </w:p>
    <w:p w14:paraId="7AFEF0CF" w14:textId="77777777" w:rsidR="00AF41C4" w:rsidRDefault="00AF41C4"/>
  </w:footnote>
  <w:footnote w:type="continuationNotice" w:id="1">
    <w:p w14:paraId="5B43ECD3" w14:textId="77777777" w:rsidR="00AF41C4" w:rsidRDefault="00AF41C4"/>
  </w:footnote>
  <w:footnote w:id="2">
    <w:p w14:paraId="11F48267" w14:textId="77777777" w:rsidR="00AF41C4" w:rsidRPr="004966E0" w:rsidDel="0043327F" w:rsidRDefault="00AF41C4" w:rsidP="0043327F">
      <w:pPr>
        <w:rPr>
          <w:del w:id="17" w:author="Marta Rafaela Teixeira Nunes" w:date="2024-09-09T11:18:00Z"/>
          <w:rFonts w:cs="Calibri"/>
          <w:color w:val="0D0D0D"/>
          <w:sz w:val="16"/>
          <w:szCs w:val="16"/>
        </w:rPr>
      </w:pPr>
      <w:del w:id="18" w:author="Marta Rafaela Teixeira Nunes" w:date="2024-09-09T11:18:00Z">
        <w:r w:rsidRPr="004966E0" w:rsidDel="0043327F">
          <w:rPr>
            <w:rStyle w:val="FootnoteReference"/>
            <w:sz w:val="16"/>
            <w:szCs w:val="16"/>
          </w:rPr>
          <w:footnoteRef/>
        </w:r>
        <w:r w:rsidRPr="004966E0" w:rsidDel="0043327F">
          <w:rPr>
            <w:sz w:val="16"/>
            <w:szCs w:val="16"/>
          </w:rPr>
          <w:delText xml:space="preserve"> Para o período entre 31 dezembro de 2022 até 29 de abril de 2024 as tabelas elegíveis são a </w:delText>
        </w:r>
        <w:r w:rsidRPr="004966E0" w:rsidDel="0043327F">
          <w:rPr>
            <w:rFonts w:cs="Calibri"/>
            <w:i/>
            <w:color w:val="0D0D0D"/>
            <w:sz w:val="16"/>
            <w:szCs w:val="16"/>
          </w:rPr>
          <w:delText>gt015_report_biyr9500, gt016_report_biyr9510, gt017_report_biyr9520,</w:delText>
        </w:r>
        <w:r w:rsidRPr="004966E0" w:rsidDel="0043327F">
          <w:rPr>
            <w:rFonts w:cs="Calibri"/>
            <w:color w:val="0D0D0D"/>
            <w:sz w:val="16"/>
            <w:szCs w:val="16"/>
          </w:rPr>
          <w:delText xml:space="preserve"> a partir de 30 de abril de 2024 estas tabelas passam a ser substituídas pelas seguintes tabelas:  </w:delText>
        </w:r>
        <w:r w:rsidRPr="004966E0" w:rsidDel="0043327F">
          <w:rPr>
            <w:rFonts w:cs="Calibri"/>
            <w:i/>
            <w:color w:val="0D0D0D"/>
            <w:sz w:val="16"/>
            <w:szCs w:val="16"/>
          </w:rPr>
          <w:delText>gt019_report_biyr9500, gt020_report_biyr9510, gt021_report_biyr9520</w:delText>
        </w:r>
        <w:r w:rsidRPr="00C72FA2" w:rsidDel="0043327F">
          <w:rPr>
            <w:rFonts w:cs="Calibri"/>
            <w:iCs/>
            <w:color w:val="0D0D0D"/>
            <w:sz w:val="16"/>
            <w:szCs w:val="16"/>
          </w:rPr>
          <w:delText>, respetivamente</w:delText>
        </w:r>
        <w:r w:rsidDel="0043327F">
          <w:rPr>
            <w:rFonts w:cs="Calibri"/>
            <w:i/>
            <w:color w:val="0D0D0D"/>
            <w:sz w:val="16"/>
            <w:szCs w:val="16"/>
          </w:rPr>
          <w:delText>.</w:delText>
        </w:r>
      </w:del>
    </w:p>
    <w:p w14:paraId="6C3B64D5" w14:textId="77777777" w:rsidR="00AF41C4" w:rsidDel="0043327F" w:rsidRDefault="00AF41C4" w:rsidP="0043327F">
      <w:pPr>
        <w:pStyle w:val="FootnoteText"/>
        <w:rPr>
          <w:del w:id="19" w:author="Marta Rafaela Teixeira Nunes" w:date="2024-09-09T11:18:00Z"/>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AF41C4" w:rsidRDefault="00AF41C4">
    <w:pPr>
      <w:pStyle w:val="Header"/>
    </w:pPr>
  </w:p>
  <w:p w14:paraId="333811B2" w14:textId="77777777" w:rsidR="00AF41C4" w:rsidRDefault="00AF41C4"/>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5A3D1806" w:rsidR="00AF41C4" w:rsidRPr="003C2E72" w:rsidRDefault="00AF41C4" w:rsidP="00B06055">
    <w:pPr>
      <w:ind w:right="27"/>
      <w:rPr>
        <w:lang w:val="en-US"/>
      </w:rPr>
    </w:pPr>
    <w:r w:rsidRPr="003C2E72">
      <w:rPr>
        <w:lang w:val="en-US"/>
      </w:rPr>
      <w:t xml:space="preserve">Modelo e </w:t>
    </w:r>
    <w:r w:rsidRPr="003C2E72">
      <w:rPr>
        <w:i/>
        <w:iCs/>
        <w:lang w:val="en-US"/>
      </w:rPr>
      <w:t xml:space="preserve">Workflow </w:t>
    </w:r>
    <w:r w:rsidRPr="003C2E72">
      <w:rPr>
        <w:lang w:val="en-US"/>
      </w:rPr>
      <w:t xml:space="preserve">DL – </w:t>
    </w:r>
    <w:r w:rsidRPr="00682013">
      <w:rPr>
        <w:noProof/>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6F243A"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rsidRPr="003C2E72">
      <w:rPr>
        <w:lang w:val="en-US"/>
      </w:rPr>
      <w:t xml:space="preserve"> MUG Interface| CRC</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190BE" w14:textId="77777777" w:rsidR="00AF41C4" w:rsidRDefault="00AF41C4">
    <w:pPr>
      <w:pStyle w:val="Header"/>
    </w:pPr>
  </w:p>
  <w:p w14:paraId="707A86D6" w14:textId="77777777" w:rsidR="00AF41C4" w:rsidRDefault="00AF41C4"/>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FE248" w14:textId="77777777" w:rsidR="00AF41C4" w:rsidRPr="00B06055" w:rsidRDefault="00AF41C4"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58241" behindDoc="0" locked="0" layoutInCell="1" allowOverlap="1" wp14:anchorId="038E7610" wp14:editId="0B53F69E">
              <wp:simplePos x="0" y="0"/>
              <wp:positionH relativeFrom="page">
                <wp:posOffset>914705</wp:posOffset>
              </wp:positionH>
              <wp:positionV relativeFrom="page">
                <wp:posOffset>768097</wp:posOffset>
              </wp:positionV>
              <wp:extent cx="5944489" cy="9144"/>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3"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CDD3F5" id="Group 2" o:spid="_x0000_s1026" style="position:absolute;margin-left:1in;margin-top:60.5pt;width:468.05pt;height:.7pt;z-index:251658241;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4A7A2" w14:textId="77777777" w:rsidR="00AF41C4" w:rsidRDefault="00AF4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D4A0AF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40129F"/>
    <w:multiLevelType w:val="hybridMultilevel"/>
    <w:tmpl w:val="30F474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83C07D8"/>
    <w:multiLevelType w:val="hybridMultilevel"/>
    <w:tmpl w:val="3C1C74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4CA2DAE"/>
    <w:multiLevelType w:val="hybridMultilevel"/>
    <w:tmpl w:val="E876A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7931521"/>
    <w:multiLevelType w:val="hybridMultilevel"/>
    <w:tmpl w:val="B52840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3ED17E6"/>
    <w:multiLevelType w:val="multilevel"/>
    <w:tmpl w:val="0DC6D876"/>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2149"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46863BAA"/>
    <w:multiLevelType w:val="hybridMultilevel"/>
    <w:tmpl w:val="68785A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AFA13D8"/>
    <w:multiLevelType w:val="hybridMultilevel"/>
    <w:tmpl w:val="1528FA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4DBC762F"/>
    <w:multiLevelType w:val="hybridMultilevel"/>
    <w:tmpl w:val="8BB66F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4EBC4237"/>
    <w:multiLevelType w:val="hybridMultilevel"/>
    <w:tmpl w:val="A882F3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F484CE8"/>
    <w:multiLevelType w:val="hybridMultilevel"/>
    <w:tmpl w:val="0576CA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19B756A"/>
    <w:multiLevelType w:val="hybridMultilevel"/>
    <w:tmpl w:val="F182B8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541E4C38"/>
    <w:multiLevelType w:val="hybridMultilevel"/>
    <w:tmpl w:val="B0F651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783791A"/>
    <w:multiLevelType w:val="hybridMultilevel"/>
    <w:tmpl w:val="9C6660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80C1B29"/>
    <w:multiLevelType w:val="multilevel"/>
    <w:tmpl w:val="4F107014"/>
    <w:lvl w:ilvl="0">
      <w:start w:val="2"/>
      <w:numFmt w:val="decimal"/>
      <w:lvlText w:val="%1"/>
      <w:lvlJc w:val="left"/>
      <w:pPr>
        <w:ind w:left="780" w:hanging="780"/>
      </w:pPr>
      <w:rPr>
        <w:rFonts w:hint="default"/>
        <w:i w:val="0"/>
      </w:rPr>
    </w:lvl>
    <w:lvl w:ilvl="1">
      <w:start w:val="4"/>
      <w:numFmt w:val="decimal"/>
      <w:lvlText w:val="%1.%2"/>
      <w:lvlJc w:val="left"/>
      <w:pPr>
        <w:ind w:left="780" w:hanging="780"/>
      </w:pPr>
      <w:rPr>
        <w:rFonts w:hint="default"/>
        <w:i w:val="0"/>
      </w:rPr>
    </w:lvl>
    <w:lvl w:ilvl="2">
      <w:start w:val="3"/>
      <w:numFmt w:val="decimal"/>
      <w:lvlText w:val="%1.%2.%3"/>
      <w:lvlJc w:val="left"/>
      <w:pPr>
        <w:ind w:left="780" w:hanging="780"/>
      </w:pPr>
      <w:rPr>
        <w:rFonts w:hint="default"/>
        <w:i w:val="0"/>
      </w:rPr>
    </w:lvl>
    <w:lvl w:ilvl="3">
      <w:start w:val="2"/>
      <w:numFmt w:val="decimal"/>
      <w:lvlText w:val="%1.%2.%3.%4"/>
      <w:lvlJc w:val="left"/>
      <w:pPr>
        <w:ind w:left="780" w:hanging="7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1" w15:restartNumberingAfterBreak="0">
    <w:nsid w:val="5F951EB6"/>
    <w:multiLevelType w:val="hybridMultilevel"/>
    <w:tmpl w:val="AA5C2D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FB3249C"/>
    <w:multiLevelType w:val="hybridMultilevel"/>
    <w:tmpl w:val="7AA8FD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35C0C70"/>
    <w:multiLevelType w:val="hybridMultilevel"/>
    <w:tmpl w:val="898EB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77943A61"/>
    <w:multiLevelType w:val="hybridMultilevel"/>
    <w:tmpl w:val="C9E04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DB61073"/>
    <w:multiLevelType w:val="hybridMultilevel"/>
    <w:tmpl w:val="14CA1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DF6207F"/>
    <w:multiLevelType w:val="hybridMultilevel"/>
    <w:tmpl w:val="186AD8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E2C35CA"/>
    <w:multiLevelType w:val="hybridMultilevel"/>
    <w:tmpl w:val="224C4A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7F942138"/>
    <w:multiLevelType w:val="hybridMultilevel"/>
    <w:tmpl w:val="D2B04A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26"/>
  </w:num>
  <w:num w:numId="3">
    <w:abstractNumId w:val="10"/>
  </w:num>
  <w:num w:numId="4">
    <w:abstractNumId w:val="13"/>
  </w:num>
  <w:num w:numId="5">
    <w:abstractNumId w:val="15"/>
  </w:num>
  <w:num w:numId="6">
    <w:abstractNumId w:val="17"/>
  </w:num>
  <w:num w:numId="7">
    <w:abstractNumId w:val="8"/>
  </w:num>
  <w:num w:numId="8">
    <w:abstractNumId w:val="12"/>
  </w:num>
  <w:num w:numId="9">
    <w:abstractNumId w:val="7"/>
  </w:num>
  <w:num w:numId="10">
    <w:abstractNumId w:val="2"/>
  </w:num>
  <w:num w:numId="11">
    <w:abstractNumId w:val="19"/>
  </w:num>
  <w:num w:numId="12">
    <w:abstractNumId w:val="30"/>
  </w:num>
  <w:num w:numId="13">
    <w:abstractNumId w:val="11"/>
  </w:num>
  <w:num w:numId="14">
    <w:abstractNumId w:val="24"/>
  </w:num>
  <w:num w:numId="15">
    <w:abstractNumId w:val="27"/>
  </w:num>
  <w:num w:numId="16">
    <w:abstractNumId w:val="32"/>
  </w:num>
  <w:num w:numId="17">
    <w:abstractNumId w:val="18"/>
  </w:num>
  <w:num w:numId="18">
    <w:abstractNumId w:val="16"/>
  </w:num>
  <w:num w:numId="19">
    <w:abstractNumId w:val="6"/>
  </w:num>
  <w:num w:numId="20">
    <w:abstractNumId w:val="31"/>
  </w:num>
  <w:num w:numId="21">
    <w:abstractNumId w:val="28"/>
  </w:num>
  <w:num w:numId="22">
    <w:abstractNumId w:val="21"/>
  </w:num>
  <w:num w:numId="23">
    <w:abstractNumId w:val="14"/>
  </w:num>
  <w:num w:numId="24">
    <w:abstractNumId w:val="29"/>
  </w:num>
  <w:num w:numId="25">
    <w:abstractNumId w:val="22"/>
  </w:num>
  <w:num w:numId="26">
    <w:abstractNumId w:val="5"/>
  </w:num>
  <w:num w:numId="27">
    <w:abstractNumId w:val="4"/>
  </w:num>
  <w:num w:numId="28">
    <w:abstractNumId w:val="3"/>
  </w:num>
  <w:num w:numId="29">
    <w:abstractNumId w:val="20"/>
  </w:num>
  <w:num w:numId="30">
    <w:abstractNumId w:val="25"/>
  </w:num>
  <w:num w:numId="31">
    <w:abstractNumId w:val="9"/>
  </w:num>
  <w:num w:numId="32">
    <w:abstractNumId w:val="1"/>
  </w:num>
  <w:num w:numId="33">
    <w:abstractNumId w:val="23"/>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ta Rafaela Teixeira Nunes">
    <w15:presenceInfo w15:providerId="AD" w15:userId="S-1-5-21-478741036-1442749419-1446792091-258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hideSpellingError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1278"/>
    <w:rsid w:val="00003D67"/>
    <w:rsid w:val="00004CE7"/>
    <w:rsid w:val="00010217"/>
    <w:rsid w:val="00012CEB"/>
    <w:rsid w:val="00013B93"/>
    <w:rsid w:val="00014C89"/>
    <w:rsid w:val="000160B2"/>
    <w:rsid w:val="000161BF"/>
    <w:rsid w:val="00016467"/>
    <w:rsid w:val="00017397"/>
    <w:rsid w:val="0001741D"/>
    <w:rsid w:val="00020F9F"/>
    <w:rsid w:val="000223E8"/>
    <w:rsid w:val="0002364D"/>
    <w:rsid w:val="000305A8"/>
    <w:rsid w:val="00031678"/>
    <w:rsid w:val="000321F7"/>
    <w:rsid w:val="00032A72"/>
    <w:rsid w:val="000338E9"/>
    <w:rsid w:val="0004129C"/>
    <w:rsid w:val="000441D8"/>
    <w:rsid w:val="000471BB"/>
    <w:rsid w:val="00047650"/>
    <w:rsid w:val="00051142"/>
    <w:rsid w:val="0005199D"/>
    <w:rsid w:val="00056118"/>
    <w:rsid w:val="00056652"/>
    <w:rsid w:val="00057545"/>
    <w:rsid w:val="00060463"/>
    <w:rsid w:val="00062F31"/>
    <w:rsid w:val="00065B1E"/>
    <w:rsid w:val="00066060"/>
    <w:rsid w:val="000700B2"/>
    <w:rsid w:val="00070A57"/>
    <w:rsid w:val="00070CD1"/>
    <w:rsid w:val="00075F92"/>
    <w:rsid w:val="000771D6"/>
    <w:rsid w:val="0008117B"/>
    <w:rsid w:val="0008122F"/>
    <w:rsid w:val="00081414"/>
    <w:rsid w:val="000836DD"/>
    <w:rsid w:val="00083A63"/>
    <w:rsid w:val="00083AA4"/>
    <w:rsid w:val="00084BC2"/>
    <w:rsid w:val="00085F62"/>
    <w:rsid w:val="00087A68"/>
    <w:rsid w:val="000905F6"/>
    <w:rsid w:val="00091922"/>
    <w:rsid w:val="0009288C"/>
    <w:rsid w:val="00094E20"/>
    <w:rsid w:val="0009598B"/>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5334"/>
    <w:rsid w:val="000B5C11"/>
    <w:rsid w:val="000C2185"/>
    <w:rsid w:val="000C2BD1"/>
    <w:rsid w:val="000C3222"/>
    <w:rsid w:val="000C4396"/>
    <w:rsid w:val="000C4F04"/>
    <w:rsid w:val="000C5E8B"/>
    <w:rsid w:val="000D0140"/>
    <w:rsid w:val="000D3E66"/>
    <w:rsid w:val="000E0D99"/>
    <w:rsid w:val="000E2F61"/>
    <w:rsid w:val="000E3CE7"/>
    <w:rsid w:val="000E4F6B"/>
    <w:rsid w:val="000E5989"/>
    <w:rsid w:val="000E59AF"/>
    <w:rsid w:val="000E62B0"/>
    <w:rsid w:val="000E792B"/>
    <w:rsid w:val="000F0938"/>
    <w:rsid w:val="000F41F4"/>
    <w:rsid w:val="000F4D64"/>
    <w:rsid w:val="000F5E07"/>
    <w:rsid w:val="000F630D"/>
    <w:rsid w:val="000F7DAC"/>
    <w:rsid w:val="0010031A"/>
    <w:rsid w:val="001021FA"/>
    <w:rsid w:val="00103140"/>
    <w:rsid w:val="00103A72"/>
    <w:rsid w:val="00104A4E"/>
    <w:rsid w:val="00105A47"/>
    <w:rsid w:val="00107ACC"/>
    <w:rsid w:val="00110431"/>
    <w:rsid w:val="00112019"/>
    <w:rsid w:val="00113326"/>
    <w:rsid w:val="00115048"/>
    <w:rsid w:val="00116FE9"/>
    <w:rsid w:val="001220EB"/>
    <w:rsid w:val="001259E5"/>
    <w:rsid w:val="001262DA"/>
    <w:rsid w:val="00132427"/>
    <w:rsid w:val="0013305C"/>
    <w:rsid w:val="00133191"/>
    <w:rsid w:val="00135917"/>
    <w:rsid w:val="00136DE8"/>
    <w:rsid w:val="00141F10"/>
    <w:rsid w:val="001439E1"/>
    <w:rsid w:val="00143D19"/>
    <w:rsid w:val="00145C1C"/>
    <w:rsid w:val="00145D75"/>
    <w:rsid w:val="00146CF9"/>
    <w:rsid w:val="00147210"/>
    <w:rsid w:val="001503C4"/>
    <w:rsid w:val="0015041D"/>
    <w:rsid w:val="00151E10"/>
    <w:rsid w:val="0015221D"/>
    <w:rsid w:val="001529D2"/>
    <w:rsid w:val="0015362F"/>
    <w:rsid w:val="00154056"/>
    <w:rsid w:val="001542FB"/>
    <w:rsid w:val="00155AB0"/>
    <w:rsid w:val="001575A1"/>
    <w:rsid w:val="00157E5C"/>
    <w:rsid w:val="00161777"/>
    <w:rsid w:val="00161D46"/>
    <w:rsid w:val="00165A3C"/>
    <w:rsid w:val="00166FED"/>
    <w:rsid w:val="00167279"/>
    <w:rsid w:val="00170123"/>
    <w:rsid w:val="001712F4"/>
    <w:rsid w:val="00171879"/>
    <w:rsid w:val="001731C8"/>
    <w:rsid w:val="001731FC"/>
    <w:rsid w:val="001734EF"/>
    <w:rsid w:val="00174660"/>
    <w:rsid w:val="001751F6"/>
    <w:rsid w:val="00176A04"/>
    <w:rsid w:val="00183A21"/>
    <w:rsid w:val="00183C6C"/>
    <w:rsid w:val="00184DD4"/>
    <w:rsid w:val="00184E59"/>
    <w:rsid w:val="001863C7"/>
    <w:rsid w:val="00187D41"/>
    <w:rsid w:val="00191111"/>
    <w:rsid w:val="001916EE"/>
    <w:rsid w:val="00191704"/>
    <w:rsid w:val="00193D23"/>
    <w:rsid w:val="001949CF"/>
    <w:rsid w:val="00195A46"/>
    <w:rsid w:val="00196A39"/>
    <w:rsid w:val="0019770D"/>
    <w:rsid w:val="001A1765"/>
    <w:rsid w:val="001A1C05"/>
    <w:rsid w:val="001A4167"/>
    <w:rsid w:val="001A4B3E"/>
    <w:rsid w:val="001A647A"/>
    <w:rsid w:val="001A666C"/>
    <w:rsid w:val="001B2105"/>
    <w:rsid w:val="001B2180"/>
    <w:rsid w:val="001B2427"/>
    <w:rsid w:val="001B385F"/>
    <w:rsid w:val="001B3B4E"/>
    <w:rsid w:val="001B4C66"/>
    <w:rsid w:val="001C0301"/>
    <w:rsid w:val="001C05A4"/>
    <w:rsid w:val="001C0DB6"/>
    <w:rsid w:val="001C1F68"/>
    <w:rsid w:val="001C23B2"/>
    <w:rsid w:val="001C61A7"/>
    <w:rsid w:val="001C7D80"/>
    <w:rsid w:val="001D0320"/>
    <w:rsid w:val="001D04B5"/>
    <w:rsid w:val="001D1A78"/>
    <w:rsid w:val="001D2143"/>
    <w:rsid w:val="001D56D0"/>
    <w:rsid w:val="001D58F6"/>
    <w:rsid w:val="001D6D0A"/>
    <w:rsid w:val="001E095E"/>
    <w:rsid w:val="001E37C6"/>
    <w:rsid w:val="001E37E6"/>
    <w:rsid w:val="001E69C3"/>
    <w:rsid w:val="001E7842"/>
    <w:rsid w:val="001F093F"/>
    <w:rsid w:val="001F1603"/>
    <w:rsid w:val="001F3238"/>
    <w:rsid w:val="001F369D"/>
    <w:rsid w:val="001F459A"/>
    <w:rsid w:val="001F4DD9"/>
    <w:rsid w:val="001F6E69"/>
    <w:rsid w:val="001F7503"/>
    <w:rsid w:val="002008CC"/>
    <w:rsid w:val="002009B6"/>
    <w:rsid w:val="00201168"/>
    <w:rsid w:val="00201679"/>
    <w:rsid w:val="00201C8B"/>
    <w:rsid w:val="0020266E"/>
    <w:rsid w:val="00202EC8"/>
    <w:rsid w:val="002042B5"/>
    <w:rsid w:val="00205570"/>
    <w:rsid w:val="00206A1E"/>
    <w:rsid w:val="00211222"/>
    <w:rsid w:val="00211555"/>
    <w:rsid w:val="00212559"/>
    <w:rsid w:val="00212B9D"/>
    <w:rsid w:val="00214D20"/>
    <w:rsid w:val="00216A86"/>
    <w:rsid w:val="002174CA"/>
    <w:rsid w:val="00220609"/>
    <w:rsid w:val="002209CB"/>
    <w:rsid w:val="00224B39"/>
    <w:rsid w:val="002256DE"/>
    <w:rsid w:val="00225E98"/>
    <w:rsid w:val="00226BF0"/>
    <w:rsid w:val="00227A72"/>
    <w:rsid w:val="002315BB"/>
    <w:rsid w:val="00231C17"/>
    <w:rsid w:val="002345B6"/>
    <w:rsid w:val="00234CD2"/>
    <w:rsid w:val="002361A8"/>
    <w:rsid w:val="00236C4C"/>
    <w:rsid w:val="00241D06"/>
    <w:rsid w:val="00242296"/>
    <w:rsid w:val="00242C61"/>
    <w:rsid w:val="00244976"/>
    <w:rsid w:val="00244992"/>
    <w:rsid w:val="00245ACC"/>
    <w:rsid w:val="0024639D"/>
    <w:rsid w:val="002521AF"/>
    <w:rsid w:val="00252B03"/>
    <w:rsid w:val="00253298"/>
    <w:rsid w:val="002536F8"/>
    <w:rsid w:val="00253FD7"/>
    <w:rsid w:val="002600F3"/>
    <w:rsid w:val="002602CB"/>
    <w:rsid w:val="00261386"/>
    <w:rsid w:val="00261F31"/>
    <w:rsid w:val="00262087"/>
    <w:rsid w:val="00262B41"/>
    <w:rsid w:val="00262D1A"/>
    <w:rsid w:val="00263153"/>
    <w:rsid w:val="002676DE"/>
    <w:rsid w:val="00267F44"/>
    <w:rsid w:val="00267FA4"/>
    <w:rsid w:val="0027279F"/>
    <w:rsid w:val="0028236D"/>
    <w:rsid w:val="00286F22"/>
    <w:rsid w:val="00290212"/>
    <w:rsid w:val="002905EE"/>
    <w:rsid w:val="002908E0"/>
    <w:rsid w:val="002918BF"/>
    <w:rsid w:val="002920BA"/>
    <w:rsid w:val="0029230B"/>
    <w:rsid w:val="00292CF9"/>
    <w:rsid w:val="00292D30"/>
    <w:rsid w:val="0029304F"/>
    <w:rsid w:val="0029335D"/>
    <w:rsid w:val="002937BE"/>
    <w:rsid w:val="002946A7"/>
    <w:rsid w:val="00296831"/>
    <w:rsid w:val="002972D8"/>
    <w:rsid w:val="0029758C"/>
    <w:rsid w:val="002A003E"/>
    <w:rsid w:val="002A02A9"/>
    <w:rsid w:val="002A0E25"/>
    <w:rsid w:val="002A1221"/>
    <w:rsid w:val="002A5268"/>
    <w:rsid w:val="002A5C2D"/>
    <w:rsid w:val="002A71A8"/>
    <w:rsid w:val="002A7D78"/>
    <w:rsid w:val="002B0FE6"/>
    <w:rsid w:val="002B1524"/>
    <w:rsid w:val="002B4B21"/>
    <w:rsid w:val="002B4C82"/>
    <w:rsid w:val="002B5487"/>
    <w:rsid w:val="002B6479"/>
    <w:rsid w:val="002B7A2E"/>
    <w:rsid w:val="002C27E8"/>
    <w:rsid w:val="002C2E60"/>
    <w:rsid w:val="002C3812"/>
    <w:rsid w:val="002C3E0C"/>
    <w:rsid w:val="002C3FC2"/>
    <w:rsid w:val="002C45D4"/>
    <w:rsid w:val="002C487D"/>
    <w:rsid w:val="002C5C82"/>
    <w:rsid w:val="002C5CE2"/>
    <w:rsid w:val="002C70D7"/>
    <w:rsid w:val="002C7E73"/>
    <w:rsid w:val="002D1F4F"/>
    <w:rsid w:val="002D745E"/>
    <w:rsid w:val="002D7FF3"/>
    <w:rsid w:val="002E1651"/>
    <w:rsid w:val="002E1FD3"/>
    <w:rsid w:val="002E2949"/>
    <w:rsid w:val="002E5EA8"/>
    <w:rsid w:val="002E643E"/>
    <w:rsid w:val="002F0FA1"/>
    <w:rsid w:val="0030017C"/>
    <w:rsid w:val="00302542"/>
    <w:rsid w:val="003057F7"/>
    <w:rsid w:val="003063A2"/>
    <w:rsid w:val="0030654E"/>
    <w:rsid w:val="00306894"/>
    <w:rsid w:val="003069E9"/>
    <w:rsid w:val="00310E69"/>
    <w:rsid w:val="003113F9"/>
    <w:rsid w:val="00311B0C"/>
    <w:rsid w:val="00311BF9"/>
    <w:rsid w:val="003124BA"/>
    <w:rsid w:val="003134BA"/>
    <w:rsid w:val="00313DAB"/>
    <w:rsid w:val="00314281"/>
    <w:rsid w:val="00314AAE"/>
    <w:rsid w:val="0031629A"/>
    <w:rsid w:val="00316A98"/>
    <w:rsid w:val="00317467"/>
    <w:rsid w:val="003200E4"/>
    <w:rsid w:val="0032132A"/>
    <w:rsid w:val="00321B43"/>
    <w:rsid w:val="003229C4"/>
    <w:rsid w:val="003235F6"/>
    <w:rsid w:val="003240B8"/>
    <w:rsid w:val="00325BD7"/>
    <w:rsid w:val="00325E74"/>
    <w:rsid w:val="003266F8"/>
    <w:rsid w:val="0032750F"/>
    <w:rsid w:val="00327F77"/>
    <w:rsid w:val="0033024C"/>
    <w:rsid w:val="00331C49"/>
    <w:rsid w:val="003320D2"/>
    <w:rsid w:val="003321E4"/>
    <w:rsid w:val="00335049"/>
    <w:rsid w:val="00335123"/>
    <w:rsid w:val="00335137"/>
    <w:rsid w:val="00336A22"/>
    <w:rsid w:val="00337C95"/>
    <w:rsid w:val="003411D7"/>
    <w:rsid w:val="0034390B"/>
    <w:rsid w:val="00343DA8"/>
    <w:rsid w:val="003442F2"/>
    <w:rsid w:val="00344DDE"/>
    <w:rsid w:val="0034606F"/>
    <w:rsid w:val="00351D05"/>
    <w:rsid w:val="00351FF1"/>
    <w:rsid w:val="00353284"/>
    <w:rsid w:val="00354DFB"/>
    <w:rsid w:val="003577C3"/>
    <w:rsid w:val="00360DC0"/>
    <w:rsid w:val="00360EE2"/>
    <w:rsid w:val="00361EF8"/>
    <w:rsid w:val="003625E1"/>
    <w:rsid w:val="003629DB"/>
    <w:rsid w:val="003644BD"/>
    <w:rsid w:val="003660E2"/>
    <w:rsid w:val="00366E75"/>
    <w:rsid w:val="00370315"/>
    <w:rsid w:val="00370591"/>
    <w:rsid w:val="0037250B"/>
    <w:rsid w:val="00373722"/>
    <w:rsid w:val="00373D42"/>
    <w:rsid w:val="00374168"/>
    <w:rsid w:val="00375CEE"/>
    <w:rsid w:val="003765ED"/>
    <w:rsid w:val="003805E2"/>
    <w:rsid w:val="00382A0F"/>
    <w:rsid w:val="00383228"/>
    <w:rsid w:val="0038525E"/>
    <w:rsid w:val="003852EF"/>
    <w:rsid w:val="003874EE"/>
    <w:rsid w:val="00390E7C"/>
    <w:rsid w:val="003923BD"/>
    <w:rsid w:val="00396392"/>
    <w:rsid w:val="003A0F0A"/>
    <w:rsid w:val="003B0CB6"/>
    <w:rsid w:val="003B1C71"/>
    <w:rsid w:val="003B5017"/>
    <w:rsid w:val="003B554F"/>
    <w:rsid w:val="003C0307"/>
    <w:rsid w:val="003C2E72"/>
    <w:rsid w:val="003C4777"/>
    <w:rsid w:val="003C4C03"/>
    <w:rsid w:val="003C5D59"/>
    <w:rsid w:val="003C73DF"/>
    <w:rsid w:val="003D2423"/>
    <w:rsid w:val="003D6E63"/>
    <w:rsid w:val="003E09FE"/>
    <w:rsid w:val="003E6A0C"/>
    <w:rsid w:val="003F05D0"/>
    <w:rsid w:val="003F4446"/>
    <w:rsid w:val="00401ABA"/>
    <w:rsid w:val="00403B1D"/>
    <w:rsid w:val="0040460A"/>
    <w:rsid w:val="00404F9A"/>
    <w:rsid w:val="0041234F"/>
    <w:rsid w:val="00412EA0"/>
    <w:rsid w:val="00413925"/>
    <w:rsid w:val="004141AF"/>
    <w:rsid w:val="00414805"/>
    <w:rsid w:val="004148D1"/>
    <w:rsid w:val="00416075"/>
    <w:rsid w:val="004166F9"/>
    <w:rsid w:val="00416B8E"/>
    <w:rsid w:val="00420153"/>
    <w:rsid w:val="004224AE"/>
    <w:rsid w:val="00423EF3"/>
    <w:rsid w:val="0042443B"/>
    <w:rsid w:val="00426C75"/>
    <w:rsid w:val="004325E0"/>
    <w:rsid w:val="0043327F"/>
    <w:rsid w:val="00433794"/>
    <w:rsid w:val="00434DF6"/>
    <w:rsid w:val="004405D1"/>
    <w:rsid w:val="00440D3F"/>
    <w:rsid w:val="0044467D"/>
    <w:rsid w:val="00446992"/>
    <w:rsid w:val="0045345C"/>
    <w:rsid w:val="00453631"/>
    <w:rsid w:val="00454F4E"/>
    <w:rsid w:val="00455B1C"/>
    <w:rsid w:val="00457E6D"/>
    <w:rsid w:val="0046263F"/>
    <w:rsid w:val="004628FA"/>
    <w:rsid w:val="00463828"/>
    <w:rsid w:val="00463D03"/>
    <w:rsid w:val="004648D2"/>
    <w:rsid w:val="004666F6"/>
    <w:rsid w:val="004715ED"/>
    <w:rsid w:val="00471A98"/>
    <w:rsid w:val="00471C38"/>
    <w:rsid w:val="0047221A"/>
    <w:rsid w:val="00475D53"/>
    <w:rsid w:val="00476F0E"/>
    <w:rsid w:val="00477381"/>
    <w:rsid w:val="004806C5"/>
    <w:rsid w:val="00480C5F"/>
    <w:rsid w:val="0048163E"/>
    <w:rsid w:val="004835FE"/>
    <w:rsid w:val="00486054"/>
    <w:rsid w:val="00486849"/>
    <w:rsid w:val="00486EC4"/>
    <w:rsid w:val="00487AF7"/>
    <w:rsid w:val="00487E54"/>
    <w:rsid w:val="00492A1B"/>
    <w:rsid w:val="00492B7E"/>
    <w:rsid w:val="004943F7"/>
    <w:rsid w:val="00494A48"/>
    <w:rsid w:val="004966E0"/>
    <w:rsid w:val="00496F7E"/>
    <w:rsid w:val="004A2541"/>
    <w:rsid w:val="004A2C94"/>
    <w:rsid w:val="004A4285"/>
    <w:rsid w:val="004A7229"/>
    <w:rsid w:val="004B0D04"/>
    <w:rsid w:val="004B318A"/>
    <w:rsid w:val="004B586C"/>
    <w:rsid w:val="004B748A"/>
    <w:rsid w:val="004B7A07"/>
    <w:rsid w:val="004C2264"/>
    <w:rsid w:val="004C3965"/>
    <w:rsid w:val="004C6E8A"/>
    <w:rsid w:val="004D10B5"/>
    <w:rsid w:val="004D3686"/>
    <w:rsid w:val="004D64A4"/>
    <w:rsid w:val="004D7C73"/>
    <w:rsid w:val="004E0FC9"/>
    <w:rsid w:val="004E1002"/>
    <w:rsid w:val="004E32C7"/>
    <w:rsid w:val="004E3A0C"/>
    <w:rsid w:val="004E3CFD"/>
    <w:rsid w:val="004E4C89"/>
    <w:rsid w:val="004E4DF0"/>
    <w:rsid w:val="004E5A41"/>
    <w:rsid w:val="004F002A"/>
    <w:rsid w:val="004F0C56"/>
    <w:rsid w:val="004F2519"/>
    <w:rsid w:val="004F39FF"/>
    <w:rsid w:val="004F71E9"/>
    <w:rsid w:val="00500AFB"/>
    <w:rsid w:val="0050205C"/>
    <w:rsid w:val="00505A28"/>
    <w:rsid w:val="005106AD"/>
    <w:rsid w:val="00511ED2"/>
    <w:rsid w:val="00511F97"/>
    <w:rsid w:val="00512858"/>
    <w:rsid w:val="00514A0A"/>
    <w:rsid w:val="005156D5"/>
    <w:rsid w:val="005159EC"/>
    <w:rsid w:val="00516467"/>
    <w:rsid w:val="00517572"/>
    <w:rsid w:val="00521BCB"/>
    <w:rsid w:val="005221ED"/>
    <w:rsid w:val="00522A5C"/>
    <w:rsid w:val="0052306A"/>
    <w:rsid w:val="00524E25"/>
    <w:rsid w:val="00526D30"/>
    <w:rsid w:val="0052710E"/>
    <w:rsid w:val="00530CC4"/>
    <w:rsid w:val="00533219"/>
    <w:rsid w:val="00533917"/>
    <w:rsid w:val="005379A6"/>
    <w:rsid w:val="00537C22"/>
    <w:rsid w:val="0054108D"/>
    <w:rsid w:val="00542255"/>
    <w:rsid w:val="005428B6"/>
    <w:rsid w:val="00545C8B"/>
    <w:rsid w:val="0054672D"/>
    <w:rsid w:val="005531B7"/>
    <w:rsid w:val="0055358C"/>
    <w:rsid w:val="00557900"/>
    <w:rsid w:val="0056196C"/>
    <w:rsid w:val="005633EE"/>
    <w:rsid w:val="00563CAB"/>
    <w:rsid w:val="005705DA"/>
    <w:rsid w:val="005712F3"/>
    <w:rsid w:val="00571E4A"/>
    <w:rsid w:val="00572388"/>
    <w:rsid w:val="00573A18"/>
    <w:rsid w:val="00574348"/>
    <w:rsid w:val="00574E1C"/>
    <w:rsid w:val="00576269"/>
    <w:rsid w:val="00580B9C"/>
    <w:rsid w:val="0058121F"/>
    <w:rsid w:val="0058328F"/>
    <w:rsid w:val="0058488E"/>
    <w:rsid w:val="00587D54"/>
    <w:rsid w:val="00587EBB"/>
    <w:rsid w:val="00592E5A"/>
    <w:rsid w:val="00597452"/>
    <w:rsid w:val="00597987"/>
    <w:rsid w:val="00597B50"/>
    <w:rsid w:val="005A07A4"/>
    <w:rsid w:val="005A1253"/>
    <w:rsid w:val="005A21E4"/>
    <w:rsid w:val="005A2833"/>
    <w:rsid w:val="005A4297"/>
    <w:rsid w:val="005A49A0"/>
    <w:rsid w:val="005A60E9"/>
    <w:rsid w:val="005A6A01"/>
    <w:rsid w:val="005A6DB6"/>
    <w:rsid w:val="005A6EF0"/>
    <w:rsid w:val="005B1492"/>
    <w:rsid w:val="005B1B1E"/>
    <w:rsid w:val="005B2077"/>
    <w:rsid w:val="005B21B5"/>
    <w:rsid w:val="005B4CA6"/>
    <w:rsid w:val="005B5BEE"/>
    <w:rsid w:val="005B6569"/>
    <w:rsid w:val="005B6D86"/>
    <w:rsid w:val="005B6E9B"/>
    <w:rsid w:val="005B7138"/>
    <w:rsid w:val="005B7D67"/>
    <w:rsid w:val="005C0B41"/>
    <w:rsid w:val="005C189E"/>
    <w:rsid w:val="005C2D3E"/>
    <w:rsid w:val="005C3487"/>
    <w:rsid w:val="005C449B"/>
    <w:rsid w:val="005C4BC1"/>
    <w:rsid w:val="005D0B23"/>
    <w:rsid w:val="005D1905"/>
    <w:rsid w:val="005D2987"/>
    <w:rsid w:val="005D3C09"/>
    <w:rsid w:val="005D4A68"/>
    <w:rsid w:val="005D4D54"/>
    <w:rsid w:val="005D5112"/>
    <w:rsid w:val="005E08D1"/>
    <w:rsid w:val="005E09DA"/>
    <w:rsid w:val="005E24BE"/>
    <w:rsid w:val="005E27F1"/>
    <w:rsid w:val="005E4DE2"/>
    <w:rsid w:val="005E54EB"/>
    <w:rsid w:val="005E69B5"/>
    <w:rsid w:val="005F1378"/>
    <w:rsid w:val="005F1A25"/>
    <w:rsid w:val="005F2985"/>
    <w:rsid w:val="005F57D7"/>
    <w:rsid w:val="005F6256"/>
    <w:rsid w:val="005F64B4"/>
    <w:rsid w:val="005F6B6A"/>
    <w:rsid w:val="005F78C0"/>
    <w:rsid w:val="006048CB"/>
    <w:rsid w:val="00606D92"/>
    <w:rsid w:val="00610055"/>
    <w:rsid w:val="006101D0"/>
    <w:rsid w:val="0061051A"/>
    <w:rsid w:val="0061063B"/>
    <w:rsid w:val="00611805"/>
    <w:rsid w:val="00612B07"/>
    <w:rsid w:val="00613427"/>
    <w:rsid w:val="006136D8"/>
    <w:rsid w:val="00614C40"/>
    <w:rsid w:val="0061533F"/>
    <w:rsid w:val="00616476"/>
    <w:rsid w:val="00616E23"/>
    <w:rsid w:val="00622358"/>
    <w:rsid w:val="00625EE3"/>
    <w:rsid w:val="00627E4A"/>
    <w:rsid w:val="00631223"/>
    <w:rsid w:val="00631B84"/>
    <w:rsid w:val="00631F58"/>
    <w:rsid w:val="00632DF9"/>
    <w:rsid w:val="00635571"/>
    <w:rsid w:val="006355AF"/>
    <w:rsid w:val="00635ABA"/>
    <w:rsid w:val="00636B2D"/>
    <w:rsid w:val="006374EC"/>
    <w:rsid w:val="00642463"/>
    <w:rsid w:val="006451AE"/>
    <w:rsid w:val="00645247"/>
    <w:rsid w:val="00651E43"/>
    <w:rsid w:val="006522ED"/>
    <w:rsid w:val="00652334"/>
    <w:rsid w:val="0065478D"/>
    <w:rsid w:val="00654816"/>
    <w:rsid w:val="006548F1"/>
    <w:rsid w:val="00654FCD"/>
    <w:rsid w:val="00655D66"/>
    <w:rsid w:val="00656AA1"/>
    <w:rsid w:val="00657655"/>
    <w:rsid w:val="00657EF8"/>
    <w:rsid w:val="00666790"/>
    <w:rsid w:val="006709C3"/>
    <w:rsid w:val="00671D9B"/>
    <w:rsid w:val="00671DF0"/>
    <w:rsid w:val="00675C47"/>
    <w:rsid w:val="0067670C"/>
    <w:rsid w:val="00676BEC"/>
    <w:rsid w:val="006809E8"/>
    <w:rsid w:val="00681BAA"/>
    <w:rsid w:val="00682013"/>
    <w:rsid w:val="00685145"/>
    <w:rsid w:val="006873E8"/>
    <w:rsid w:val="006878EF"/>
    <w:rsid w:val="00687CE7"/>
    <w:rsid w:val="00690460"/>
    <w:rsid w:val="006918E4"/>
    <w:rsid w:val="00692233"/>
    <w:rsid w:val="006927F4"/>
    <w:rsid w:val="00693809"/>
    <w:rsid w:val="00693AF8"/>
    <w:rsid w:val="00694007"/>
    <w:rsid w:val="006940E2"/>
    <w:rsid w:val="006972B2"/>
    <w:rsid w:val="00697583"/>
    <w:rsid w:val="006977B3"/>
    <w:rsid w:val="006A06B8"/>
    <w:rsid w:val="006A2408"/>
    <w:rsid w:val="006A24A5"/>
    <w:rsid w:val="006A2654"/>
    <w:rsid w:val="006A2721"/>
    <w:rsid w:val="006A2E3F"/>
    <w:rsid w:val="006B0A51"/>
    <w:rsid w:val="006B3870"/>
    <w:rsid w:val="006B4638"/>
    <w:rsid w:val="006B69D8"/>
    <w:rsid w:val="006B7069"/>
    <w:rsid w:val="006B70CB"/>
    <w:rsid w:val="006B7F91"/>
    <w:rsid w:val="006C1779"/>
    <w:rsid w:val="006C1943"/>
    <w:rsid w:val="006C204D"/>
    <w:rsid w:val="006C2CA7"/>
    <w:rsid w:val="006C592D"/>
    <w:rsid w:val="006D03D6"/>
    <w:rsid w:val="006D13D4"/>
    <w:rsid w:val="006D2191"/>
    <w:rsid w:val="006D2F6C"/>
    <w:rsid w:val="006D402A"/>
    <w:rsid w:val="006D556A"/>
    <w:rsid w:val="006D61E1"/>
    <w:rsid w:val="006D63A0"/>
    <w:rsid w:val="006D7626"/>
    <w:rsid w:val="006E0951"/>
    <w:rsid w:val="006E229B"/>
    <w:rsid w:val="006E2635"/>
    <w:rsid w:val="006E31B2"/>
    <w:rsid w:val="006E3781"/>
    <w:rsid w:val="006E6C5C"/>
    <w:rsid w:val="006E7B85"/>
    <w:rsid w:val="006E7E87"/>
    <w:rsid w:val="006F0D4C"/>
    <w:rsid w:val="006F18FE"/>
    <w:rsid w:val="006F1913"/>
    <w:rsid w:val="006F28E1"/>
    <w:rsid w:val="006F3501"/>
    <w:rsid w:val="006F3881"/>
    <w:rsid w:val="006F45CA"/>
    <w:rsid w:val="006F46BA"/>
    <w:rsid w:val="006F4855"/>
    <w:rsid w:val="006F6382"/>
    <w:rsid w:val="007034EB"/>
    <w:rsid w:val="00705999"/>
    <w:rsid w:val="00706573"/>
    <w:rsid w:val="00707F04"/>
    <w:rsid w:val="00710081"/>
    <w:rsid w:val="007126C6"/>
    <w:rsid w:val="00714CB4"/>
    <w:rsid w:val="00715299"/>
    <w:rsid w:val="00720567"/>
    <w:rsid w:val="0072109A"/>
    <w:rsid w:val="00721E1B"/>
    <w:rsid w:val="00724EF0"/>
    <w:rsid w:val="007256C8"/>
    <w:rsid w:val="00725BC8"/>
    <w:rsid w:val="00726050"/>
    <w:rsid w:val="007272C1"/>
    <w:rsid w:val="007314D4"/>
    <w:rsid w:val="00735435"/>
    <w:rsid w:val="00735709"/>
    <w:rsid w:val="00737233"/>
    <w:rsid w:val="00737428"/>
    <w:rsid w:val="00740471"/>
    <w:rsid w:val="00743B82"/>
    <w:rsid w:val="00744E4B"/>
    <w:rsid w:val="00746A20"/>
    <w:rsid w:val="007478AC"/>
    <w:rsid w:val="0075171C"/>
    <w:rsid w:val="007522AD"/>
    <w:rsid w:val="00754CE3"/>
    <w:rsid w:val="007561F2"/>
    <w:rsid w:val="007602C0"/>
    <w:rsid w:val="007634C6"/>
    <w:rsid w:val="007643C1"/>
    <w:rsid w:val="0076562E"/>
    <w:rsid w:val="00765779"/>
    <w:rsid w:val="0077087C"/>
    <w:rsid w:val="00772782"/>
    <w:rsid w:val="00772B59"/>
    <w:rsid w:val="00774003"/>
    <w:rsid w:val="00774666"/>
    <w:rsid w:val="00775D2B"/>
    <w:rsid w:val="00775DBC"/>
    <w:rsid w:val="00777B82"/>
    <w:rsid w:val="0078136E"/>
    <w:rsid w:val="0078471D"/>
    <w:rsid w:val="007877E2"/>
    <w:rsid w:val="007905A3"/>
    <w:rsid w:val="007909EA"/>
    <w:rsid w:val="00790DBD"/>
    <w:rsid w:val="00791745"/>
    <w:rsid w:val="00791BC1"/>
    <w:rsid w:val="00795988"/>
    <w:rsid w:val="007A173A"/>
    <w:rsid w:val="007A26BB"/>
    <w:rsid w:val="007A29E5"/>
    <w:rsid w:val="007A7C36"/>
    <w:rsid w:val="007A7E35"/>
    <w:rsid w:val="007B078C"/>
    <w:rsid w:val="007B1D71"/>
    <w:rsid w:val="007B2A63"/>
    <w:rsid w:val="007B3F0C"/>
    <w:rsid w:val="007B4CE1"/>
    <w:rsid w:val="007B7A5B"/>
    <w:rsid w:val="007B7B11"/>
    <w:rsid w:val="007C18CD"/>
    <w:rsid w:val="007C201A"/>
    <w:rsid w:val="007C2963"/>
    <w:rsid w:val="007C3475"/>
    <w:rsid w:val="007C3F7D"/>
    <w:rsid w:val="007C46E3"/>
    <w:rsid w:val="007D0DAD"/>
    <w:rsid w:val="007D3B0E"/>
    <w:rsid w:val="007D3BB4"/>
    <w:rsid w:val="007E1936"/>
    <w:rsid w:val="007E1E5A"/>
    <w:rsid w:val="007E2A40"/>
    <w:rsid w:val="007E56E4"/>
    <w:rsid w:val="007F1C82"/>
    <w:rsid w:val="007F1F2A"/>
    <w:rsid w:val="007F271B"/>
    <w:rsid w:val="007F2FC9"/>
    <w:rsid w:val="007F3E4B"/>
    <w:rsid w:val="007F4B7C"/>
    <w:rsid w:val="007F7613"/>
    <w:rsid w:val="008005CF"/>
    <w:rsid w:val="00800A05"/>
    <w:rsid w:val="008010B2"/>
    <w:rsid w:val="00802DC6"/>
    <w:rsid w:val="00802F1D"/>
    <w:rsid w:val="00803360"/>
    <w:rsid w:val="00805EE0"/>
    <w:rsid w:val="008077B7"/>
    <w:rsid w:val="00807C9D"/>
    <w:rsid w:val="00810663"/>
    <w:rsid w:val="00816F4E"/>
    <w:rsid w:val="00817DFF"/>
    <w:rsid w:val="00821CA5"/>
    <w:rsid w:val="00825CFC"/>
    <w:rsid w:val="00826190"/>
    <w:rsid w:val="0082680F"/>
    <w:rsid w:val="00831797"/>
    <w:rsid w:val="00831E9B"/>
    <w:rsid w:val="00834E29"/>
    <w:rsid w:val="0083508C"/>
    <w:rsid w:val="008363D7"/>
    <w:rsid w:val="008372C5"/>
    <w:rsid w:val="0084111F"/>
    <w:rsid w:val="00841679"/>
    <w:rsid w:val="00843F43"/>
    <w:rsid w:val="0084778E"/>
    <w:rsid w:val="008506B5"/>
    <w:rsid w:val="0085103B"/>
    <w:rsid w:val="008520F6"/>
    <w:rsid w:val="0085235D"/>
    <w:rsid w:val="008532AF"/>
    <w:rsid w:val="00854285"/>
    <w:rsid w:val="00854A49"/>
    <w:rsid w:val="00854E10"/>
    <w:rsid w:val="00855EC3"/>
    <w:rsid w:val="008561A0"/>
    <w:rsid w:val="00857D9A"/>
    <w:rsid w:val="008614A5"/>
    <w:rsid w:val="00861997"/>
    <w:rsid w:val="00861FB5"/>
    <w:rsid w:val="008625D4"/>
    <w:rsid w:val="0086264E"/>
    <w:rsid w:val="0086270C"/>
    <w:rsid w:val="008640B4"/>
    <w:rsid w:val="00865558"/>
    <w:rsid w:val="00866B02"/>
    <w:rsid w:val="00866B64"/>
    <w:rsid w:val="00866B88"/>
    <w:rsid w:val="00870BEE"/>
    <w:rsid w:val="00871C91"/>
    <w:rsid w:val="0087237E"/>
    <w:rsid w:val="00874E66"/>
    <w:rsid w:val="008771EC"/>
    <w:rsid w:val="0087748E"/>
    <w:rsid w:val="008779F2"/>
    <w:rsid w:val="00880855"/>
    <w:rsid w:val="00881329"/>
    <w:rsid w:val="00881630"/>
    <w:rsid w:val="00881FF1"/>
    <w:rsid w:val="00883656"/>
    <w:rsid w:val="00884526"/>
    <w:rsid w:val="008861C1"/>
    <w:rsid w:val="00887659"/>
    <w:rsid w:val="00893622"/>
    <w:rsid w:val="00893744"/>
    <w:rsid w:val="0089386C"/>
    <w:rsid w:val="008A23F6"/>
    <w:rsid w:val="008A56BE"/>
    <w:rsid w:val="008A7854"/>
    <w:rsid w:val="008B19A1"/>
    <w:rsid w:val="008B2C23"/>
    <w:rsid w:val="008B3085"/>
    <w:rsid w:val="008B366C"/>
    <w:rsid w:val="008B3F0F"/>
    <w:rsid w:val="008B4850"/>
    <w:rsid w:val="008B6B55"/>
    <w:rsid w:val="008B7464"/>
    <w:rsid w:val="008B7782"/>
    <w:rsid w:val="008C0058"/>
    <w:rsid w:val="008C019C"/>
    <w:rsid w:val="008C0F5A"/>
    <w:rsid w:val="008C10B7"/>
    <w:rsid w:val="008D0C4D"/>
    <w:rsid w:val="008D1553"/>
    <w:rsid w:val="008D3FF5"/>
    <w:rsid w:val="008D61F4"/>
    <w:rsid w:val="008D7FB7"/>
    <w:rsid w:val="008E454A"/>
    <w:rsid w:val="008E5991"/>
    <w:rsid w:val="008E628E"/>
    <w:rsid w:val="008E6C97"/>
    <w:rsid w:val="008E7413"/>
    <w:rsid w:val="008F6008"/>
    <w:rsid w:val="008F7316"/>
    <w:rsid w:val="008F7B81"/>
    <w:rsid w:val="009000A4"/>
    <w:rsid w:val="00902D46"/>
    <w:rsid w:val="009030F5"/>
    <w:rsid w:val="00903ADE"/>
    <w:rsid w:val="009073FD"/>
    <w:rsid w:val="00907BE0"/>
    <w:rsid w:val="00910950"/>
    <w:rsid w:val="00911F0D"/>
    <w:rsid w:val="00912A51"/>
    <w:rsid w:val="00915953"/>
    <w:rsid w:val="00915C9C"/>
    <w:rsid w:val="00915D58"/>
    <w:rsid w:val="00921BF8"/>
    <w:rsid w:val="00922BC7"/>
    <w:rsid w:val="00924C3D"/>
    <w:rsid w:val="00926790"/>
    <w:rsid w:val="00927DAA"/>
    <w:rsid w:val="00931468"/>
    <w:rsid w:val="009315A9"/>
    <w:rsid w:val="00931D8C"/>
    <w:rsid w:val="009325D9"/>
    <w:rsid w:val="00934F34"/>
    <w:rsid w:val="00936E8D"/>
    <w:rsid w:val="00936F75"/>
    <w:rsid w:val="009370D5"/>
    <w:rsid w:val="009379A8"/>
    <w:rsid w:val="0094030D"/>
    <w:rsid w:val="009433C4"/>
    <w:rsid w:val="00943A64"/>
    <w:rsid w:val="00943B85"/>
    <w:rsid w:val="00946382"/>
    <w:rsid w:val="009465E9"/>
    <w:rsid w:val="0095166D"/>
    <w:rsid w:val="00952B10"/>
    <w:rsid w:val="0095641C"/>
    <w:rsid w:val="0096051A"/>
    <w:rsid w:val="009605F3"/>
    <w:rsid w:val="0096102A"/>
    <w:rsid w:val="00967409"/>
    <w:rsid w:val="0097136D"/>
    <w:rsid w:val="00971409"/>
    <w:rsid w:val="009725DA"/>
    <w:rsid w:val="00972A2F"/>
    <w:rsid w:val="0097329B"/>
    <w:rsid w:val="00973711"/>
    <w:rsid w:val="00974537"/>
    <w:rsid w:val="00975C3F"/>
    <w:rsid w:val="00975DAB"/>
    <w:rsid w:val="00977406"/>
    <w:rsid w:val="009806E1"/>
    <w:rsid w:val="00983A0C"/>
    <w:rsid w:val="00984DB3"/>
    <w:rsid w:val="00985A7A"/>
    <w:rsid w:val="00986F5C"/>
    <w:rsid w:val="00987B5A"/>
    <w:rsid w:val="00990D74"/>
    <w:rsid w:val="00994A71"/>
    <w:rsid w:val="009951F4"/>
    <w:rsid w:val="009974CD"/>
    <w:rsid w:val="00997C67"/>
    <w:rsid w:val="009A0977"/>
    <w:rsid w:val="009A0C9B"/>
    <w:rsid w:val="009A28EC"/>
    <w:rsid w:val="009A40AA"/>
    <w:rsid w:val="009A56FB"/>
    <w:rsid w:val="009A5951"/>
    <w:rsid w:val="009A64F4"/>
    <w:rsid w:val="009A74BC"/>
    <w:rsid w:val="009B0415"/>
    <w:rsid w:val="009B0796"/>
    <w:rsid w:val="009B23BF"/>
    <w:rsid w:val="009B2AE9"/>
    <w:rsid w:val="009B493D"/>
    <w:rsid w:val="009B5433"/>
    <w:rsid w:val="009B592D"/>
    <w:rsid w:val="009B5FC6"/>
    <w:rsid w:val="009B603B"/>
    <w:rsid w:val="009B6057"/>
    <w:rsid w:val="009B7072"/>
    <w:rsid w:val="009B71ED"/>
    <w:rsid w:val="009B7406"/>
    <w:rsid w:val="009B740A"/>
    <w:rsid w:val="009C23A8"/>
    <w:rsid w:val="009C3181"/>
    <w:rsid w:val="009C3CF2"/>
    <w:rsid w:val="009C499D"/>
    <w:rsid w:val="009C4E47"/>
    <w:rsid w:val="009C55FF"/>
    <w:rsid w:val="009D42BC"/>
    <w:rsid w:val="009D4F56"/>
    <w:rsid w:val="009D54D1"/>
    <w:rsid w:val="009E09E1"/>
    <w:rsid w:val="009E0D3A"/>
    <w:rsid w:val="009E2C87"/>
    <w:rsid w:val="009E5BE7"/>
    <w:rsid w:val="009E6724"/>
    <w:rsid w:val="009E7907"/>
    <w:rsid w:val="009F0EE9"/>
    <w:rsid w:val="009F37B1"/>
    <w:rsid w:val="009F3E96"/>
    <w:rsid w:val="009F5074"/>
    <w:rsid w:val="009F5A97"/>
    <w:rsid w:val="009F6A32"/>
    <w:rsid w:val="00A01606"/>
    <w:rsid w:val="00A01617"/>
    <w:rsid w:val="00A031E4"/>
    <w:rsid w:val="00A04429"/>
    <w:rsid w:val="00A04B84"/>
    <w:rsid w:val="00A100ED"/>
    <w:rsid w:val="00A1138B"/>
    <w:rsid w:val="00A11B83"/>
    <w:rsid w:val="00A126CD"/>
    <w:rsid w:val="00A13903"/>
    <w:rsid w:val="00A143CC"/>
    <w:rsid w:val="00A1566B"/>
    <w:rsid w:val="00A16D2B"/>
    <w:rsid w:val="00A171B8"/>
    <w:rsid w:val="00A17B8C"/>
    <w:rsid w:val="00A21D0C"/>
    <w:rsid w:val="00A2259A"/>
    <w:rsid w:val="00A22D5B"/>
    <w:rsid w:val="00A230C6"/>
    <w:rsid w:val="00A24375"/>
    <w:rsid w:val="00A254E5"/>
    <w:rsid w:val="00A25969"/>
    <w:rsid w:val="00A26A66"/>
    <w:rsid w:val="00A26A86"/>
    <w:rsid w:val="00A276A4"/>
    <w:rsid w:val="00A3146A"/>
    <w:rsid w:val="00A32189"/>
    <w:rsid w:val="00A324DF"/>
    <w:rsid w:val="00A33420"/>
    <w:rsid w:val="00A342C5"/>
    <w:rsid w:val="00A34937"/>
    <w:rsid w:val="00A35D16"/>
    <w:rsid w:val="00A368DE"/>
    <w:rsid w:val="00A401D7"/>
    <w:rsid w:val="00A40A29"/>
    <w:rsid w:val="00A418CD"/>
    <w:rsid w:val="00A41AE4"/>
    <w:rsid w:val="00A41BDE"/>
    <w:rsid w:val="00A50908"/>
    <w:rsid w:val="00A53988"/>
    <w:rsid w:val="00A5685E"/>
    <w:rsid w:val="00A56D7F"/>
    <w:rsid w:val="00A57146"/>
    <w:rsid w:val="00A57A8A"/>
    <w:rsid w:val="00A60EC0"/>
    <w:rsid w:val="00A61973"/>
    <w:rsid w:val="00A61B26"/>
    <w:rsid w:val="00A6372D"/>
    <w:rsid w:val="00A6404B"/>
    <w:rsid w:val="00A65FE6"/>
    <w:rsid w:val="00A6711A"/>
    <w:rsid w:val="00A70253"/>
    <w:rsid w:val="00A70E5B"/>
    <w:rsid w:val="00A70F60"/>
    <w:rsid w:val="00A714BF"/>
    <w:rsid w:val="00A71F28"/>
    <w:rsid w:val="00A76567"/>
    <w:rsid w:val="00A7667A"/>
    <w:rsid w:val="00A806B6"/>
    <w:rsid w:val="00A80CAE"/>
    <w:rsid w:val="00A810CA"/>
    <w:rsid w:val="00A81D1D"/>
    <w:rsid w:val="00A820D1"/>
    <w:rsid w:val="00A8418E"/>
    <w:rsid w:val="00A84B21"/>
    <w:rsid w:val="00A87E70"/>
    <w:rsid w:val="00A90391"/>
    <w:rsid w:val="00A91BF0"/>
    <w:rsid w:val="00A976CF"/>
    <w:rsid w:val="00A97B06"/>
    <w:rsid w:val="00AA110F"/>
    <w:rsid w:val="00AA34B9"/>
    <w:rsid w:val="00AA3E46"/>
    <w:rsid w:val="00AA40BC"/>
    <w:rsid w:val="00AA4469"/>
    <w:rsid w:val="00AB21FD"/>
    <w:rsid w:val="00AB29F8"/>
    <w:rsid w:val="00AB4ABC"/>
    <w:rsid w:val="00AB4FE5"/>
    <w:rsid w:val="00AB6BE9"/>
    <w:rsid w:val="00AC02F4"/>
    <w:rsid w:val="00AC0896"/>
    <w:rsid w:val="00AC2303"/>
    <w:rsid w:val="00AC23FE"/>
    <w:rsid w:val="00AC53CA"/>
    <w:rsid w:val="00AC5D82"/>
    <w:rsid w:val="00AD0432"/>
    <w:rsid w:val="00AD224D"/>
    <w:rsid w:val="00AD30AC"/>
    <w:rsid w:val="00AD3A67"/>
    <w:rsid w:val="00AD5050"/>
    <w:rsid w:val="00AD5E25"/>
    <w:rsid w:val="00AE1855"/>
    <w:rsid w:val="00AE6D00"/>
    <w:rsid w:val="00AE77BA"/>
    <w:rsid w:val="00AF02C4"/>
    <w:rsid w:val="00AF1AC5"/>
    <w:rsid w:val="00AF21BB"/>
    <w:rsid w:val="00AF3EAE"/>
    <w:rsid w:val="00AF41C4"/>
    <w:rsid w:val="00AF57E8"/>
    <w:rsid w:val="00AF5A85"/>
    <w:rsid w:val="00AF609C"/>
    <w:rsid w:val="00AF6C60"/>
    <w:rsid w:val="00AF7D95"/>
    <w:rsid w:val="00B01062"/>
    <w:rsid w:val="00B01B0F"/>
    <w:rsid w:val="00B0598C"/>
    <w:rsid w:val="00B06055"/>
    <w:rsid w:val="00B1143C"/>
    <w:rsid w:val="00B114C7"/>
    <w:rsid w:val="00B129A6"/>
    <w:rsid w:val="00B12AF5"/>
    <w:rsid w:val="00B1375B"/>
    <w:rsid w:val="00B141BA"/>
    <w:rsid w:val="00B15EC2"/>
    <w:rsid w:val="00B16E69"/>
    <w:rsid w:val="00B171FF"/>
    <w:rsid w:val="00B17732"/>
    <w:rsid w:val="00B20022"/>
    <w:rsid w:val="00B20207"/>
    <w:rsid w:val="00B20F91"/>
    <w:rsid w:val="00B21D22"/>
    <w:rsid w:val="00B241B2"/>
    <w:rsid w:val="00B246DF"/>
    <w:rsid w:val="00B24CF5"/>
    <w:rsid w:val="00B32E30"/>
    <w:rsid w:val="00B33268"/>
    <w:rsid w:val="00B3699F"/>
    <w:rsid w:val="00B40E8C"/>
    <w:rsid w:val="00B4221C"/>
    <w:rsid w:val="00B42B5C"/>
    <w:rsid w:val="00B45D1A"/>
    <w:rsid w:val="00B4660E"/>
    <w:rsid w:val="00B50A5C"/>
    <w:rsid w:val="00B51BDC"/>
    <w:rsid w:val="00B52542"/>
    <w:rsid w:val="00B5296F"/>
    <w:rsid w:val="00B536FF"/>
    <w:rsid w:val="00B5623A"/>
    <w:rsid w:val="00B62FAB"/>
    <w:rsid w:val="00B634BD"/>
    <w:rsid w:val="00B64C66"/>
    <w:rsid w:val="00B65180"/>
    <w:rsid w:val="00B65918"/>
    <w:rsid w:val="00B65D32"/>
    <w:rsid w:val="00B663F9"/>
    <w:rsid w:val="00B673BD"/>
    <w:rsid w:val="00B67462"/>
    <w:rsid w:val="00B67765"/>
    <w:rsid w:val="00B70A40"/>
    <w:rsid w:val="00B7120C"/>
    <w:rsid w:val="00B7122A"/>
    <w:rsid w:val="00B71C48"/>
    <w:rsid w:val="00B7268E"/>
    <w:rsid w:val="00B72739"/>
    <w:rsid w:val="00B76748"/>
    <w:rsid w:val="00B77882"/>
    <w:rsid w:val="00B80DBE"/>
    <w:rsid w:val="00B905CC"/>
    <w:rsid w:val="00B90F93"/>
    <w:rsid w:val="00B91595"/>
    <w:rsid w:val="00B921AA"/>
    <w:rsid w:val="00B923A6"/>
    <w:rsid w:val="00B935DB"/>
    <w:rsid w:val="00B94272"/>
    <w:rsid w:val="00B94DD4"/>
    <w:rsid w:val="00B95643"/>
    <w:rsid w:val="00BA0756"/>
    <w:rsid w:val="00BA0B23"/>
    <w:rsid w:val="00BA0F24"/>
    <w:rsid w:val="00BA1485"/>
    <w:rsid w:val="00BA4152"/>
    <w:rsid w:val="00BA6898"/>
    <w:rsid w:val="00BA6BDD"/>
    <w:rsid w:val="00BB1BDF"/>
    <w:rsid w:val="00BB2C5E"/>
    <w:rsid w:val="00BB337B"/>
    <w:rsid w:val="00BB35CD"/>
    <w:rsid w:val="00BB4FC1"/>
    <w:rsid w:val="00BB58D8"/>
    <w:rsid w:val="00BB6283"/>
    <w:rsid w:val="00BB7020"/>
    <w:rsid w:val="00BB73DC"/>
    <w:rsid w:val="00BC03E3"/>
    <w:rsid w:val="00BC04F8"/>
    <w:rsid w:val="00BC052E"/>
    <w:rsid w:val="00BC1FC6"/>
    <w:rsid w:val="00BC3697"/>
    <w:rsid w:val="00BC39C7"/>
    <w:rsid w:val="00BC5068"/>
    <w:rsid w:val="00BC6275"/>
    <w:rsid w:val="00BC6E72"/>
    <w:rsid w:val="00BC7947"/>
    <w:rsid w:val="00BD4EA9"/>
    <w:rsid w:val="00BD591B"/>
    <w:rsid w:val="00BD623C"/>
    <w:rsid w:val="00BD63BB"/>
    <w:rsid w:val="00BE25C1"/>
    <w:rsid w:val="00BE2C12"/>
    <w:rsid w:val="00BE3886"/>
    <w:rsid w:val="00BE516D"/>
    <w:rsid w:val="00BE7569"/>
    <w:rsid w:val="00BE75B6"/>
    <w:rsid w:val="00BE787D"/>
    <w:rsid w:val="00BE78CA"/>
    <w:rsid w:val="00BE7B9D"/>
    <w:rsid w:val="00BF2A84"/>
    <w:rsid w:val="00BF3029"/>
    <w:rsid w:val="00BF39C2"/>
    <w:rsid w:val="00BF5DE2"/>
    <w:rsid w:val="00BF60C6"/>
    <w:rsid w:val="00BF696B"/>
    <w:rsid w:val="00BF6E26"/>
    <w:rsid w:val="00BF755F"/>
    <w:rsid w:val="00C0082F"/>
    <w:rsid w:val="00C01C92"/>
    <w:rsid w:val="00C02D1A"/>
    <w:rsid w:val="00C044D9"/>
    <w:rsid w:val="00C04956"/>
    <w:rsid w:val="00C04AAA"/>
    <w:rsid w:val="00C05407"/>
    <w:rsid w:val="00C075A1"/>
    <w:rsid w:val="00C1279F"/>
    <w:rsid w:val="00C1555D"/>
    <w:rsid w:val="00C16F34"/>
    <w:rsid w:val="00C173A8"/>
    <w:rsid w:val="00C17553"/>
    <w:rsid w:val="00C179C6"/>
    <w:rsid w:val="00C21A6B"/>
    <w:rsid w:val="00C21D91"/>
    <w:rsid w:val="00C22AA3"/>
    <w:rsid w:val="00C23882"/>
    <w:rsid w:val="00C2407E"/>
    <w:rsid w:val="00C2488C"/>
    <w:rsid w:val="00C252E7"/>
    <w:rsid w:val="00C26BFE"/>
    <w:rsid w:val="00C27DAE"/>
    <w:rsid w:val="00C30318"/>
    <w:rsid w:val="00C30EBB"/>
    <w:rsid w:val="00C311ED"/>
    <w:rsid w:val="00C32429"/>
    <w:rsid w:val="00C33377"/>
    <w:rsid w:val="00C35941"/>
    <w:rsid w:val="00C364EE"/>
    <w:rsid w:val="00C41417"/>
    <w:rsid w:val="00C42C32"/>
    <w:rsid w:val="00C4374B"/>
    <w:rsid w:val="00C4424F"/>
    <w:rsid w:val="00C4470D"/>
    <w:rsid w:val="00C44D32"/>
    <w:rsid w:val="00C4507E"/>
    <w:rsid w:val="00C45E4A"/>
    <w:rsid w:val="00C45F76"/>
    <w:rsid w:val="00C47BD5"/>
    <w:rsid w:val="00C51694"/>
    <w:rsid w:val="00C517E8"/>
    <w:rsid w:val="00C51832"/>
    <w:rsid w:val="00C51B32"/>
    <w:rsid w:val="00C538A1"/>
    <w:rsid w:val="00C5395F"/>
    <w:rsid w:val="00C54447"/>
    <w:rsid w:val="00C54D3D"/>
    <w:rsid w:val="00C57547"/>
    <w:rsid w:val="00C601BA"/>
    <w:rsid w:val="00C604EA"/>
    <w:rsid w:val="00C62D76"/>
    <w:rsid w:val="00C632C5"/>
    <w:rsid w:val="00C63F21"/>
    <w:rsid w:val="00C65C98"/>
    <w:rsid w:val="00C67BD7"/>
    <w:rsid w:val="00C72FA2"/>
    <w:rsid w:val="00C749D5"/>
    <w:rsid w:val="00C75CB5"/>
    <w:rsid w:val="00C76B3C"/>
    <w:rsid w:val="00C8031D"/>
    <w:rsid w:val="00C83380"/>
    <w:rsid w:val="00C83FFD"/>
    <w:rsid w:val="00C920C2"/>
    <w:rsid w:val="00C9227A"/>
    <w:rsid w:val="00C92C27"/>
    <w:rsid w:val="00C931F1"/>
    <w:rsid w:val="00C93429"/>
    <w:rsid w:val="00C9616F"/>
    <w:rsid w:val="00C96221"/>
    <w:rsid w:val="00C968E7"/>
    <w:rsid w:val="00C969FE"/>
    <w:rsid w:val="00CA1A3C"/>
    <w:rsid w:val="00CA38E0"/>
    <w:rsid w:val="00CA5732"/>
    <w:rsid w:val="00CA5D83"/>
    <w:rsid w:val="00CA62DE"/>
    <w:rsid w:val="00CB0153"/>
    <w:rsid w:val="00CB1698"/>
    <w:rsid w:val="00CB3FB4"/>
    <w:rsid w:val="00CB49EA"/>
    <w:rsid w:val="00CB597B"/>
    <w:rsid w:val="00CC202E"/>
    <w:rsid w:val="00CC3072"/>
    <w:rsid w:val="00CC314D"/>
    <w:rsid w:val="00CC3251"/>
    <w:rsid w:val="00CC541A"/>
    <w:rsid w:val="00CC60AE"/>
    <w:rsid w:val="00CC7F89"/>
    <w:rsid w:val="00CD0E41"/>
    <w:rsid w:val="00CD109A"/>
    <w:rsid w:val="00CD1C57"/>
    <w:rsid w:val="00CD3924"/>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06DA9"/>
    <w:rsid w:val="00D149E9"/>
    <w:rsid w:val="00D161BD"/>
    <w:rsid w:val="00D17A57"/>
    <w:rsid w:val="00D17FC3"/>
    <w:rsid w:val="00D213D3"/>
    <w:rsid w:val="00D223F4"/>
    <w:rsid w:val="00D22B39"/>
    <w:rsid w:val="00D232B3"/>
    <w:rsid w:val="00D31A07"/>
    <w:rsid w:val="00D336DF"/>
    <w:rsid w:val="00D33755"/>
    <w:rsid w:val="00D36653"/>
    <w:rsid w:val="00D369F3"/>
    <w:rsid w:val="00D36C04"/>
    <w:rsid w:val="00D41EF3"/>
    <w:rsid w:val="00D4313E"/>
    <w:rsid w:val="00D45B2B"/>
    <w:rsid w:val="00D463F3"/>
    <w:rsid w:val="00D46501"/>
    <w:rsid w:val="00D52DBB"/>
    <w:rsid w:val="00D53F03"/>
    <w:rsid w:val="00D5416D"/>
    <w:rsid w:val="00D54803"/>
    <w:rsid w:val="00D56979"/>
    <w:rsid w:val="00D570AC"/>
    <w:rsid w:val="00D607B3"/>
    <w:rsid w:val="00D61244"/>
    <w:rsid w:val="00D61D7D"/>
    <w:rsid w:val="00D630A5"/>
    <w:rsid w:val="00D65A63"/>
    <w:rsid w:val="00D6754F"/>
    <w:rsid w:val="00D70156"/>
    <w:rsid w:val="00D71091"/>
    <w:rsid w:val="00D71ECA"/>
    <w:rsid w:val="00D747FD"/>
    <w:rsid w:val="00D7485F"/>
    <w:rsid w:val="00D74E63"/>
    <w:rsid w:val="00D7535D"/>
    <w:rsid w:val="00D761F5"/>
    <w:rsid w:val="00D77525"/>
    <w:rsid w:val="00D80926"/>
    <w:rsid w:val="00D80C00"/>
    <w:rsid w:val="00D81603"/>
    <w:rsid w:val="00D816A3"/>
    <w:rsid w:val="00D82AE1"/>
    <w:rsid w:val="00D84623"/>
    <w:rsid w:val="00D8678E"/>
    <w:rsid w:val="00D8747B"/>
    <w:rsid w:val="00D90925"/>
    <w:rsid w:val="00D91FC8"/>
    <w:rsid w:val="00D93A92"/>
    <w:rsid w:val="00D93BA2"/>
    <w:rsid w:val="00D944AF"/>
    <w:rsid w:val="00D9477C"/>
    <w:rsid w:val="00D94EEB"/>
    <w:rsid w:val="00D96772"/>
    <w:rsid w:val="00D968B6"/>
    <w:rsid w:val="00D97B9A"/>
    <w:rsid w:val="00DA1856"/>
    <w:rsid w:val="00DA1DDD"/>
    <w:rsid w:val="00DA241D"/>
    <w:rsid w:val="00DA3E75"/>
    <w:rsid w:val="00DA498C"/>
    <w:rsid w:val="00DA4C8D"/>
    <w:rsid w:val="00DA4E34"/>
    <w:rsid w:val="00DA53BA"/>
    <w:rsid w:val="00DA60B7"/>
    <w:rsid w:val="00DA6F3E"/>
    <w:rsid w:val="00DA7078"/>
    <w:rsid w:val="00DA745F"/>
    <w:rsid w:val="00DB216E"/>
    <w:rsid w:val="00DB2351"/>
    <w:rsid w:val="00DB2D60"/>
    <w:rsid w:val="00DB2E7C"/>
    <w:rsid w:val="00DB61B7"/>
    <w:rsid w:val="00DB66A6"/>
    <w:rsid w:val="00DB6C0D"/>
    <w:rsid w:val="00DC11D5"/>
    <w:rsid w:val="00DC22D8"/>
    <w:rsid w:val="00DC2485"/>
    <w:rsid w:val="00DC3654"/>
    <w:rsid w:val="00DC3B0E"/>
    <w:rsid w:val="00DC3B40"/>
    <w:rsid w:val="00DC58D8"/>
    <w:rsid w:val="00DC65FE"/>
    <w:rsid w:val="00DC662A"/>
    <w:rsid w:val="00DC69A1"/>
    <w:rsid w:val="00DD0D0B"/>
    <w:rsid w:val="00DD128F"/>
    <w:rsid w:val="00DD1A61"/>
    <w:rsid w:val="00DD3458"/>
    <w:rsid w:val="00DD35EA"/>
    <w:rsid w:val="00DD3EE1"/>
    <w:rsid w:val="00DD5EB7"/>
    <w:rsid w:val="00DD6B17"/>
    <w:rsid w:val="00DD6B5E"/>
    <w:rsid w:val="00DD6CE1"/>
    <w:rsid w:val="00DE0146"/>
    <w:rsid w:val="00DE0732"/>
    <w:rsid w:val="00DE08F3"/>
    <w:rsid w:val="00DE466E"/>
    <w:rsid w:val="00DE4BFC"/>
    <w:rsid w:val="00DE57A2"/>
    <w:rsid w:val="00DE667E"/>
    <w:rsid w:val="00DE738B"/>
    <w:rsid w:val="00DE75D7"/>
    <w:rsid w:val="00DF1986"/>
    <w:rsid w:val="00DF20ED"/>
    <w:rsid w:val="00DF28B8"/>
    <w:rsid w:val="00DF3529"/>
    <w:rsid w:val="00DF4DC8"/>
    <w:rsid w:val="00DF4E57"/>
    <w:rsid w:val="00DF559D"/>
    <w:rsid w:val="00DF5BA6"/>
    <w:rsid w:val="00DF7C7A"/>
    <w:rsid w:val="00E0172F"/>
    <w:rsid w:val="00E05C14"/>
    <w:rsid w:val="00E07147"/>
    <w:rsid w:val="00E073A5"/>
    <w:rsid w:val="00E11C9F"/>
    <w:rsid w:val="00E12C6E"/>
    <w:rsid w:val="00E12C7B"/>
    <w:rsid w:val="00E13974"/>
    <w:rsid w:val="00E1556B"/>
    <w:rsid w:val="00E16D60"/>
    <w:rsid w:val="00E174F6"/>
    <w:rsid w:val="00E2471D"/>
    <w:rsid w:val="00E24A6F"/>
    <w:rsid w:val="00E252CC"/>
    <w:rsid w:val="00E2755F"/>
    <w:rsid w:val="00E312C8"/>
    <w:rsid w:val="00E3247A"/>
    <w:rsid w:val="00E32F7E"/>
    <w:rsid w:val="00E33A22"/>
    <w:rsid w:val="00E3506C"/>
    <w:rsid w:val="00E37B99"/>
    <w:rsid w:val="00E404B2"/>
    <w:rsid w:val="00E40CDD"/>
    <w:rsid w:val="00E44BB1"/>
    <w:rsid w:val="00E50AD3"/>
    <w:rsid w:val="00E515B9"/>
    <w:rsid w:val="00E56E2D"/>
    <w:rsid w:val="00E57AFA"/>
    <w:rsid w:val="00E6073B"/>
    <w:rsid w:val="00E61AF5"/>
    <w:rsid w:val="00E63AA2"/>
    <w:rsid w:val="00E65A65"/>
    <w:rsid w:val="00E66582"/>
    <w:rsid w:val="00E701BD"/>
    <w:rsid w:val="00E70A37"/>
    <w:rsid w:val="00E73598"/>
    <w:rsid w:val="00E742CD"/>
    <w:rsid w:val="00E762C7"/>
    <w:rsid w:val="00E766A1"/>
    <w:rsid w:val="00E77267"/>
    <w:rsid w:val="00E801C1"/>
    <w:rsid w:val="00E82664"/>
    <w:rsid w:val="00E83890"/>
    <w:rsid w:val="00E83C8C"/>
    <w:rsid w:val="00E840B5"/>
    <w:rsid w:val="00E84B56"/>
    <w:rsid w:val="00E84F8B"/>
    <w:rsid w:val="00E85359"/>
    <w:rsid w:val="00E85DCB"/>
    <w:rsid w:val="00E85FC2"/>
    <w:rsid w:val="00E862A7"/>
    <w:rsid w:val="00E91E22"/>
    <w:rsid w:val="00E92418"/>
    <w:rsid w:val="00E93B5F"/>
    <w:rsid w:val="00E95250"/>
    <w:rsid w:val="00E97446"/>
    <w:rsid w:val="00E97690"/>
    <w:rsid w:val="00EA069A"/>
    <w:rsid w:val="00EA0B4B"/>
    <w:rsid w:val="00EA0E4B"/>
    <w:rsid w:val="00EA204A"/>
    <w:rsid w:val="00EA251C"/>
    <w:rsid w:val="00EA4DBB"/>
    <w:rsid w:val="00EA50E1"/>
    <w:rsid w:val="00EA56D7"/>
    <w:rsid w:val="00EB05F4"/>
    <w:rsid w:val="00EB108E"/>
    <w:rsid w:val="00EB17EE"/>
    <w:rsid w:val="00EB2EEA"/>
    <w:rsid w:val="00EB332E"/>
    <w:rsid w:val="00EB3B01"/>
    <w:rsid w:val="00EB4C06"/>
    <w:rsid w:val="00EB63E3"/>
    <w:rsid w:val="00EC0028"/>
    <w:rsid w:val="00EC1079"/>
    <w:rsid w:val="00EC17E8"/>
    <w:rsid w:val="00EC1F54"/>
    <w:rsid w:val="00EC28C0"/>
    <w:rsid w:val="00EC3C6A"/>
    <w:rsid w:val="00EC49C2"/>
    <w:rsid w:val="00EC4C2A"/>
    <w:rsid w:val="00EC50E7"/>
    <w:rsid w:val="00EC55D2"/>
    <w:rsid w:val="00EC6136"/>
    <w:rsid w:val="00EC6295"/>
    <w:rsid w:val="00EC765A"/>
    <w:rsid w:val="00ED03C7"/>
    <w:rsid w:val="00ED1BC8"/>
    <w:rsid w:val="00ED1D8A"/>
    <w:rsid w:val="00ED1DBC"/>
    <w:rsid w:val="00ED1EC8"/>
    <w:rsid w:val="00ED2E1C"/>
    <w:rsid w:val="00ED5ECA"/>
    <w:rsid w:val="00ED7DEE"/>
    <w:rsid w:val="00EE2268"/>
    <w:rsid w:val="00EE2A4F"/>
    <w:rsid w:val="00EE64D6"/>
    <w:rsid w:val="00EE661F"/>
    <w:rsid w:val="00EF6E8F"/>
    <w:rsid w:val="00F00685"/>
    <w:rsid w:val="00F01F61"/>
    <w:rsid w:val="00F02109"/>
    <w:rsid w:val="00F02B71"/>
    <w:rsid w:val="00F031A2"/>
    <w:rsid w:val="00F10C7D"/>
    <w:rsid w:val="00F129B4"/>
    <w:rsid w:val="00F143F4"/>
    <w:rsid w:val="00F14929"/>
    <w:rsid w:val="00F20564"/>
    <w:rsid w:val="00F233D9"/>
    <w:rsid w:val="00F23A21"/>
    <w:rsid w:val="00F25B3D"/>
    <w:rsid w:val="00F30D17"/>
    <w:rsid w:val="00F30D83"/>
    <w:rsid w:val="00F343C1"/>
    <w:rsid w:val="00F347BD"/>
    <w:rsid w:val="00F36892"/>
    <w:rsid w:val="00F36B96"/>
    <w:rsid w:val="00F37424"/>
    <w:rsid w:val="00F40407"/>
    <w:rsid w:val="00F45B85"/>
    <w:rsid w:val="00F47F31"/>
    <w:rsid w:val="00F501A0"/>
    <w:rsid w:val="00F5222E"/>
    <w:rsid w:val="00F52231"/>
    <w:rsid w:val="00F52A17"/>
    <w:rsid w:val="00F52B34"/>
    <w:rsid w:val="00F54867"/>
    <w:rsid w:val="00F54C06"/>
    <w:rsid w:val="00F60054"/>
    <w:rsid w:val="00F61B8B"/>
    <w:rsid w:val="00F63E90"/>
    <w:rsid w:val="00F648E0"/>
    <w:rsid w:val="00F666D5"/>
    <w:rsid w:val="00F667BC"/>
    <w:rsid w:val="00F7073E"/>
    <w:rsid w:val="00F709A1"/>
    <w:rsid w:val="00F70C88"/>
    <w:rsid w:val="00F70CC8"/>
    <w:rsid w:val="00F71052"/>
    <w:rsid w:val="00F710B0"/>
    <w:rsid w:val="00F7146E"/>
    <w:rsid w:val="00F75360"/>
    <w:rsid w:val="00F76194"/>
    <w:rsid w:val="00F8079E"/>
    <w:rsid w:val="00F845DE"/>
    <w:rsid w:val="00F84754"/>
    <w:rsid w:val="00F86910"/>
    <w:rsid w:val="00F87726"/>
    <w:rsid w:val="00F90EA8"/>
    <w:rsid w:val="00F92452"/>
    <w:rsid w:val="00F95102"/>
    <w:rsid w:val="00F9523D"/>
    <w:rsid w:val="00F97FBF"/>
    <w:rsid w:val="00FA2169"/>
    <w:rsid w:val="00FA28EC"/>
    <w:rsid w:val="00FA47FB"/>
    <w:rsid w:val="00FA5FE7"/>
    <w:rsid w:val="00FB04F8"/>
    <w:rsid w:val="00FB0853"/>
    <w:rsid w:val="00FB11E0"/>
    <w:rsid w:val="00FB225E"/>
    <w:rsid w:val="00FB23D9"/>
    <w:rsid w:val="00FB55B0"/>
    <w:rsid w:val="00FB5FFF"/>
    <w:rsid w:val="00FB6E8E"/>
    <w:rsid w:val="00FC216F"/>
    <w:rsid w:val="00FC28B3"/>
    <w:rsid w:val="00FC4D05"/>
    <w:rsid w:val="00FC55CE"/>
    <w:rsid w:val="00FC55FC"/>
    <w:rsid w:val="00FC5956"/>
    <w:rsid w:val="00FC61E3"/>
    <w:rsid w:val="00FD1D1A"/>
    <w:rsid w:val="00FD46D7"/>
    <w:rsid w:val="00FD47AF"/>
    <w:rsid w:val="00FD6A6F"/>
    <w:rsid w:val="00FD70FC"/>
    <w:rsid w:val="00FE056F"/>
    <w:rsid w:val="00FE1E54"/>
    <w:rsid w:val="00FE2813"/>
    <w:rsid w:val="00FE29A4"/>
    <w:rsid w:val="00FE3C0A"/>
    <w:rsid w:val="00FE3CF6"/>
    <w:rsid w:val="00FE45D1"/>
    <w:rsid w:val="00FE5CAB"/>
    <w:rsid w:val="00FE6959"/>
    <w:rsid w:val="00FF01BA"/>
    <w:rsid w:val="00FF1C2A"/>
    <w:rsid w:val="00FF1CD6"/>
    <w:rsid w:val="00FF23C5"/>
    <w:rsid w:val="00FF3A82"/>
    <w:rsid w:val="00FF4393"/>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8"/>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9"/>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9"/>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9"/>
      </w:numPr>
      <w:spacing w:before="40" w:after="120"/>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9"/>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9"/>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lang w:eastAsia="pt-PT"/>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lang w:eastAsia="pt-PT"/>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lang w:eastAsia="pt-PT"/>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szCs w:val="24"/>
      <w:lang w:eastAsia="pt-PT"/>
    </w:rPr>
  </w:style>
  <w:style w:type="character" w:customStyle="1" w:styleId="Heading5Char">
    <w:name w:val="Heading 5 Char"/>
    <w:basedOn w:val="DefaultParagraphFont"/>
    <w:link w:val="Heading5"/>
    <w:uiPriority w:val="9"/>
    <w:rsid w:val="00D93BA2"/>
    <w:rPr>
      <w:rFonts w:ascii="Calibri" w:eastAsiaTheme="majorEastAsia" w:hAnsi="Calibri" w:cstheme="majorBidi"/>
      <w:b/>
      <w:szCs w:val="24"/>
      <w:lang w:eastAsia="pt-PT"/>
    </w:rPr>
  </w:style>
  <w:style w:type="character" w:customStyle="1" w:styleId="Heading6Char">
    <w:name w:val="Heading 6 Char"/>
    <w:basedOn w:val="DefaultParagraphFont"/>
    <w:link w:val="Heading6"/>
    <w:uiPriority w:val="9"/>
    <w:rsid w:val="005F1378"/>
    <w:rPr>
      <w:rFonts w:ascii="Calibri" w:eastAsiaTheme="majorEastAsia" w:hAnsi="Calibri" w:cstheme="majorBidi"/>
      <w:szCs w:val="24"/>
      <w:u w:val="single"/>
      <w:lang w:eastAsia="pt-PT"/>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261F31"/>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261F31"/>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261F31"/>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261F31"/>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261F31"/>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261F31"/>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261F31"/>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261F31"/>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261F31"/>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261F31"/>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90245001">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161744101">
      <w:bodyDiv w:val="1"/>
      <w:marLeft w:val="0"/>
      <w:marRight w:val="0"/>
      <w:marTop w:val="0"/>
      <w:marBottom w:val="0"/>
      <w:divBdr>
        <w:top w:val="none" w:sz="0" w:space="0" w:color="auto"/>
        <w:left w:val="none" w:sz="0" w:space="0" w:color="auto"/>
        <w:bottom w:val="none" w:sz="0" w:space="0" w:color="auto"/>
        <w:right w:val="none" w:sz="0" w:space="0" w:color="auto"/>
      </w:divBdr>
    </w:div>
    <w:div w:id="203058643">
      <w:bodyDiv w:val="1"/>
      <w:marLeft w:val="0"/>
      <w:marRight w:val="0"/>
      <w:marTop w:val="0"/>
      <w:marBottom w:val="0"/>
      <w:divBdr>
        <w:top w:val="none" w:sz="0" w:space="0" w:color="auto"/>
        <w:left w:val="none" w:sz="0" w:space="0" w:color="auto"/>
        <w:bottom w:val="none" w:sz="0" w:space="0" w:color="auto"/>
        <w:right w:val="none" w:sz="0" w:space="0" w:color="auto"/>
      </w:divBdr>
    </w:div>
    <w:div w:id="221258798">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575325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691806970">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1337647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0908755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39417231">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8249250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298607173">
      <w:bodyDiv w:val="1"/>
      <w:marLeft w:val="0"/>
      <w:marRight w:val="0"/>
      <w:marTop w:val="0"/>
      <w:marBottom w:val="0"/>
      <w:divBdr>
        <w:top w:val="none" w:sz="0" w:space="0" w:color="auto"/>
        <w:left w:val="none" w:sz="0" w:space="0" w:color="auto"/>
        <w:bottom w:val="none" w:sz="0" w:space="0" w:color="auto"/>
        <w:right w:val="none" w:sz="0" w:space="0" w:color="auto"/>
      </w:divBdr>
    </w:div>
    <w:div w:id="1318266620">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68066464">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81728156">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40241651">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757701314">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29578397">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1906246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png"/><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 Id="rId27" Type="http://schemas.microsoft.com/office/2011/relationships/people" Target="people.xml"/><Relationship Id="rId30" Type="http://schemas.microsoft.com/office/2018/08/relationships/commentsExtensible" Target="commentsExtensible.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105C-0164-4592-88B9-56C80A593753}">
  <ds:schemaRefs>
    <ds:schemaRef ds:uri="http://purl.org/dc/terms/"/>
    <ds:schemaRef ds:uri="http://purl.org/dc/dcmitype/"/>
    <ds:schemaRef ds:uri="http://www.w3.org/XML/1998/namespace"/>
    <ds:schemaRef ds:uri="http://schemas.microsoft.com/office/2006/documentManagement/types"/>
    <ds:schemaRef ds:uri="http://schemas.microsoft.com/sharepoint/v3"/>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7b1ec8e5-5652-48eb-8550-a56a35f5f817"/>
    <ds:schemaRef ds:uri="a9b50dc7-8f72-473c-8b7e-4a8c46ecad32"/>
  </ds:schemaRefs>
</ds:datastoreItem>
</file>

<file path=customXml/itemProps2.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3.xml><?xml version="1.0" encoding="utf-8"?>
<ds:datastoreItem xmlns:ds="http://schemas.openxmlformats.org/officeDocument/2006/customXml" ds:itemID="{2EC2F707-767E-428A-93C0-14C6A6918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b50dc7-8f72-473c-8b7e-4a8c46ecad32"/>
    <ds:schemaRef ds:uri="7b1ec8e5-5652-48eb-8550-a56a35f5f8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92BAC7-D2B1-43CB-97BD-E21AFF264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4955</TotalTime>
  <Pages>36</Pages>
  <Words>9587</Words>
  <Characters>51776</Characters>
  <Application>Microsoft Office Word</Application>
  <DocSecurity>0</DocSecurity>
  <Lines>431</Lines>
  <Paragraphs>122</Paragraphs>
  <ScaleCrop>false</ScaleCrop>
  <HeadingPairs>
    <vt:vector size="2" baseType="variant">
      <vt:variant>
        <vt:lpstr>Title</vt:lpstr>
      </vt:variant>
      <vt:variant>
        <vt:i4>1</vt:i4>
      </vt:variant>
    </vt:vector>
  </HeadingPairs>
  <TitlesOfParts>
    <vt:vector size="1" baseType="lpstr">
      <vt:lpstr>MODELO E WORKFLOW  DATA LAKE</vt:lpstr>
    </vt:vector>
  </TitlesOfParts>
  <Company>Banco Santander Portugal</Company>
  <LinksUpToDate>false</LinksUpToDate>
  <CharactersWithSpaces>61241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 WORKFLOW  DATA LAKE</dc:title>
  <dc:subject>MODELO ÚNICO DE GARANTIAS</dc:subject>
  <dc:creator>Sofia Peneda de Sousa Barbeiro</dc:creator>
  <cp:keywords/>
  <dc:description/>
  <cp:lastModifiedBy>Marta Rafaela Teixeira Nunes</cp:lastModifiedBy>
  <cp:revision>190</cp:revision>
  <cp:lastPrinted>2024-06-11T12:00:00Z</cp:lastPrinted>
  <dcterms:created xsi:type="dcterms:W3CDTF">2024-04-30T10:58:00Z</dcterms:created>
  <dcterms:modified xsi:type="dcterms:W3CDTF">2024-09-25T17:33:00Z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