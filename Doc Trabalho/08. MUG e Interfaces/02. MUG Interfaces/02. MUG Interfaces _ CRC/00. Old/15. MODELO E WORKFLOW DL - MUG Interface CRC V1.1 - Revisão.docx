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3.xml" ContentType="application/vnd.openxmlformats-officedocument.wordprocessingml.header+xml"/>
  <Override PartName="/word/footer7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82DF5B" w14:textId="77777777" w:rsidR="001A666C" w:rsidRDefault="001A666C">
      <w:pPr>
        <w:pStyle w:val="NoSpacing"/>
        <w:rPr>
          <w:sz w:val="2"/>
        </w:rPr>
      </w:pPr>
    </w:p>
    <w:p w14:paraId="558F9AC8" w14:textId="77777777" w:rsidR="001A666C" w:rsidRDefault="001A666C">
      <w:pPr>
        <w:pStyle w:val="NoSpacing"/>
        <w:rPr>
          <w:sz w:val="2"/>
        </w:rPr>
      </w:pPr>
    </w:p>
    <w:sdt>
      <w:sdtPr>
        <w:rPr>
          <w:rFonts w:ascii="Calibri" w:eastAsia="Times New Roman" w:hAnsi="Calibri" w:cs="Times New Roman"/>
          <w:sz w:val="2"/>
          <w:szCs w:val="24"/>
          <w:lang w:eastAsia="pt-PT"/>
        </w:rPr>
        <w:id w:val="1303427544"/>
        <w:docPartObj>
          <w:docPartGallery w:val="Cover Pages"/>
          <w:docPartUnique/>
        </w:docPartObj>
      </w:sdtPr>
      <w:sdtEndPr>
        <w:rPr>
          <w:rFonts w:ascii="Santander Headline" w:hAnsi="Santander Headline"/>
          <w:sz w:val="22"/>
        </w:rPr>
      </w:sdtEndPr>
      <w:sdtContent>
        <w:p w14:paraId="05B58DF6" w14:textId="7CBF64EC" w:rsidR="00244992" w:rsidRDefault="00E66582">
          <w:pPr>
            <w:pStyle w:val="NoSpacing"/>
            <w:rPr>
              <w:sz w:val="2"/>
            </w:rPr>
          </w:pPr>
          <w:r>
            <w:rPr>
              <w:noProof/>
              <w:lang w:eastAsia="pt-PT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11F37575" wp14:editId="5118AF57">
                    <wp:simplePos x="0" y="0"/>
                    <wp:positionH relativeFrom="page">
                      <wp:posOffset>888999</wp:posOffset>
                    </wp:positionH>
                    <wp:positionV relativeFrom="margin">
                      <wp:align>top</wp:align>
                    </wp:positionV>
                    <wp:extent cx="6112509" cy="914400"/>
                    <wp:effectExtent l="0" t="0" r="0" b="0"/>
                    <wp:wrapNone/>
                    <wp:docPr id="62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12509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alibri" w:eastAsia="Calibri" w:hAnsi="Calibri" w:cs="Calibri"/>
                                    <w:color w:val="8496B0"/>
                                    <w:sz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87F86B0" w14:textId="68B391F3" w:rsidR="00493647" w:rsidRPr="00E66582" w:rsidRDefault="00493647">
                                    <w:pPr>
                                      <w:pStyle w:val="NoSpacing"/>
                                      <w:rPr>
                                        <w:rFonts w:ascii="Calibri" w:eastAsia="Calibri" w:hAnsi="Calibri" w:cs="Calibri"/>
                                        <w:color w:val="8496B0"/>
                                        <w:sz w:val="64"/>
                                        <w:lang w:eastAsia="pt-PT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color w:val="8496B0"/>
                                        <w:sz w:val="64"/>
                                      </w:rPr>
                                      <w:t>MODELO E WORKFLOW  DATA LAKE</w:t>
                                    </w:r>
                                  </w:p>
                                </w:sdtContent>
                              </w:sdt>
                              <w:p w14:paraId="2F5F00A7" w14:textId="143143B8" w:rsidR="00493647" w:rsidRPr="00682013" w:rsidRDefault="00493647">
                                <w:pPr>
                                  <w:pStyle w:val="NoSpacing"/>
                                  <w:spacing w:before="120"/>
                                  <w:rPr>
                                    <w:rFonts w:ascii="Calibri" w:hAnsi="Calibri"/>
                                    <w:color w:val="EB0000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color w:val="5B9BD5"/>
                                    <w:sz w:val="36"/>
                                  </w:rPr>
                                  <w:t>INTERFACES DO MUG | CRC</w:t>
                                </w:r>
                              </w:p>
                              <w:p w14:paraId="6AA8E407" w14:textId="77777777" w:rsidR="00493647" w:rsidRDefault="0049364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11F3757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2" o:spid="_x0000_s1026" type="#_x0000_t202" style="position:absolute;margin-left:70pt;margin-top:0;width:481.3pt;height:1in;z-index:251658242;visibility:visible;mso-wrap-style:square;mso-width-percent:0;mso-wrap-distance-left:9pt;mso-wrap-distance-top:0;mso-wrap-distance-right:9pt;mso-wrap-distance-bottom:0;mso-position-horizontal:absolute;mso-position-horizontal-relative:page;mso-position-vertical:top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Calibri" w:eastAsia="Calibri" w:hAnsi="Calibri" w:cs="Calibri"/>
                              <w:color w:val="8496B0"/>
                              <w:sz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87F86B0" w14:textId="68B391F3" w:rsidR="00493647" w:rsidRPr="00E66582" w:rsidRDefault="00493647">
                              <w:pPr>
                                <w:pStyle w:val="NoSpacing"/>
                                <w:rPr>
                                  <w:rFonts w:ascii="Calibri" w:eastAsia="Calibri" w:hAnsi="Calibri" w:cs="Calibri"/>
                                  <w:color w:val="8496B0"/>
                                  <w:sz w:val="64"/>
                                  <w:lang w:eastAsia="pt-PT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8496B0"/>
                                  <w:sz w:val="64"/>
                                </w:rPr>
                                <w:t>MODELO E WORKFLOW  DATA LAKE</w:t>
                              </w:r>
                            </w:p>
                          </w:sdtContent>
                        </w:sdt>
                        <w:p w14:paraId="2F5F00A7" w14:textId="143143B8" w:rsidR="00493647" w:rsidRPr="00682013" w:rsidRDefault="00493647">
                          <w:pPr>
                            <w:pStyle w:val="NoSpacing"/>
                            <w:spacing w:before="120"/>
                            <w:rPr>
                              <w:rFonts w:ascii="Calibri" w:hAnsi="Calibri"/>
                              <w:color w:val="EB0000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hAnsi="Calibri"/>
                              <w:color w:val="5B9BD5"/>
                              <w:sz w:val="36"/>
                            </w:rPr>
                            <w:t>INTERFACES DO MUG | CRC</w:t>
                          </w:r>
                        </w:p>
                        <w:p w14:paraId="6AA8E407" w14:textId="77777777" w:rsidR="00493647" w:rsidRDefault="00493647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113DC34" w14:textId="3500D8E3" w:rsidR="00244992" w:rsidRDefault="00244992">
          <w:r>
            <w:rPr>
              <w:noProof/>
              <w:color w:val="EB0000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1651AE80" wp14:editId="56A01D72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241B007" id="Grupo 2" o:spid="_x0000_s1026" style="position:absolute;margin-left:0;margin-top:0;width:432.65pt;height:448.55pt;z-index:-251658239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LHCFqnnBgAAkiYAAA4AAAAAAAAAAAAA&#10;AAAALgIAAGRycy9lMm9Eb2MueG1sUEsBAi0AFAAGAAgAAAAhAAog1ILaAAAABQEAAA8AAAAAAAAA&#10;AAAAAAAAQQkAAGRycy9kb3ducmV2LnhtbFBLBQYAAAAABAAEAPMAAABICgAAAAA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7967A0D" wp14:editId="42D5242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183DCF" w14:textId="27E17B98" w:rsidR="00493647" w:rsidRPr="00682013" w:rsidRDefault="00493647" w:rsidP="00E66582">
                                <w:pPr>
                                  <w:pStyle w:val="NoSpacing"/>
                                  <w:spacing w:before="120"/>
                                  <w:jc w:val="right"/>
                                  <w:rPr>
                                    <w:rFonts w:ascii="Calibri" w:hAnsi="Calibri"/>
                                    <w:color w:val="5B9BD5"/>
                                    <w:sz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/>
                                      <w:color w:val="5B9BD5"/>
                                      <w:sz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682013">
                                      <w:rPr>
                                        <w:rFonts w:ascii="Calibri" w:hAnsi="Calibri"/>
                                        <w:color w:val="5B9BD5"/>
                                        <w:sz w:val="36"/>
                                      </w:rPr>
                                      <w:t>Banco Santander Portugal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EB0000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907E7AC" w14:textId="3785277E" w:rsidR="00493647" w:rsidRDefault="00493647">
                                    <w:pPr>
                                      <w:pStyle w:val="NoSpacing"/>
                                      <w:jc w:val="right"/>
                                      <w:rPr>
                                        <w:color w:val="EB0000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EB0000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967A0D" id="Caixa de Texto 69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" filled="f" stroked="f" strokeweight=".5pt">
                    <v:textbox style="mso-fit-shape-to-text:t" inset="0,0,0,0">
                      <w:txbxContent>
                        <w:p w14:paraId="0C183DCF" w14:textId="27E17B98" w:rsidR="00493647" w:rsidRPr="00682013" w:rsidRDefault="00493647" w:rsidP="00E66582">
                          <w:pPr>
                            <w:pStyle w:val="NoSpacing"/>
                            <w:spacing w:before="120"/>
                            <w:jc w:val="right"/>
                            <w:rPr>
                              <w:rFonts w:ascii="Calibri" w:hAnsi="Calibri"/>
                              <w:color w:val="5B9BD5"/>
                              <w:sz w:val="36"/>
                            </w:rPr>
                          </w:pPr>
                          <w:sdt>
                            <w:sdtPr>
                              <w:rPr>
                                <w:rFonts w:ascii="Calibri" w:hAnsi="Calibri"/>
                                <w:color w:val="5B9BD5"/>
                                <w:sz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682013">
                                <w:rPr>
                                  <w:rFonts w:ascii="Calibri" w:hAnsi="Calibri"/>
                                  <w:color w:val="5B9BD5"/>
                                  <w:sz w:val="36"/>
                                </w:rPr>
                                <w:t>Banco Santander Portugal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EB0000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907E7AC" w14:textId="3785277E" w:rsidR="00493647" w:rsidRDefault="00493647">
                              <w:pPr>
                                <w:pStyle w:val="NoSpacing"/>
                                <w:jc w:val="right"/>
                                <w:rPr>
                                  <w:color w:val="EB0000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EB0000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C84113D" w14:textId="6BFF19AE" w:rsidR="00343DA8" w:rsidRDefault="00244992" w:rsidP="00343DA8">
          <w:pPr>
            <w:rPr>
              <w:rFonts w:cs="Calibri"/>
              <w:b/>
              <w:sz w:val="32"/>
              <w:szCs w:val="32"/>
            </w:rPr>
          </w:pPr>
          <w:r>
            <w:rPr>
              <w:rFonts w:ascii="Santander Headline" w:hAnsi="Santander Headline"/>
            </w:rPr>
            <w:br w:type="page"/>
          </w:r>
          <w:r w:rsidR="00343DA8" w:rsidRPr="00343DA8">
            <w:rPr>
              <w:rFonts w:cs="Calibri"/>
              <w:b/>
              <w:sz w:val="32"/>
              <w:szCs w:val="32"/>
            </w:rPr>
            <w:lastRenderedPageBreak/>
            <w:t>Controlo de Versões</w:t>
          </w:r>
        </w:p>
        <w:p w14:paraId="3489220C" w14:textId="77777777" w:rsidR="002A003E" w:rsidRPr="00343DA8" w:rsidRDefault="002A003E" w:rsidP="00343DA8">
          <w:pPr>
            <w:rPr>
              <w:rFonts w:cs="Calibri"/>
              <w:b/>
              <w:sz w:val="32"/>
              <w:szCs w:val="32"/>
            </w:rPr>
          </w:pPr>
        </w:p>
        <w:tbl>
          <w:tblPr>
            <w:tblStyle w:val="TableGrid"/>
            <w:tblW w:w="9351" w:type="dxa"/>
            <w:tblBorders>
              <w:insideH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960"/>
            <w:gridCol w:w="2721"/>
            <w:gridCol w:w="5670"/>
          </w:tblGrid>
          <w:tr w:rsidR="00343DA8" w:rsidRPr="00E92418" w14:paraId="54301442" w14:textId="77777777" w:rsidTr="00343DA8">
            <w:tc>
              <w:tcPr>
                <w:tcW w:w="96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1963770" w14:textId="77777777" w:rsidR="00343DA8" w:rsidRPr="00E92418" w:rsidRDefault="00343DA8" w:rsidP="00343DA8">
                <w:pPr>
                  <w:rPr>
                    <w:rFonts w:cs="Calibri"/>
                    <w:b/>
                  </w:rPr>
                </w:pPr>
                <w:r w:rsidRPr="00E92418">
                  <w:rPr>
                    <w:rFonts w:cs="Calibri"/>
                    <w:b/>
                  </w:rPr>
                  <w:t>Versão</w:t>
                </w:r>
              </w:p>
            </w:tc>
            <w:tc>
              <w:tcPr>
                <w:tcW w:w="272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AD99B35" w14:textId="77777777" w:rsidR="00343DA8" w:rsidRPr="00E92418" w:rsidRDefault="00343DA8" w:rsidP="00343DA8">
                <w:pPr>
                  <w:rPr>
                    <w:rFonts w:cs="Calibri"/>
                    <w:b/>
                  </w:rPr>
                </w:pPr>
                <w:r w:rsidRPr="00E92418">
                  <w:rPr>
                    <w:rFonts w:cs="Calibri"/>
                    <w:b/>
                  </w:rPr>
                  <w:t>Data</w:t>
                </w:r>
              </w:p>
            </w:tc>
            <w:tc>
              <w:tcPr>
                <w:tcW w:w="56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923F9B9" w14:textId="77777777" w:rsidR="00343DA8" w:rsidRPr="00E92418" w:rsidRDefault="00343DA8" w:rsidP="00343DA8">
                <w:pPr>
                  <w:rPr>
                    <w:rFonts w:cs="Calibri"/>
                    <w:b/>
                  </w:rPr>
                </w:pPr>
                <w:r w:rsidRPr="00E92418">
                  <w:rPr>
                    <w:rFonts w:cs="Calibri"/>
                    <w:b/>
                  </w:rPr>
                  <w:t>Alterações</w:t>
                </w:r>
              </w:p>
            </w:tc>
          </w:tr>
          <w:tr w:rsidR="00343DA8" w:rsidRPr="00E92418" w14:paraId="0EB0D5A5" w14:textId="77777777" w:rsidTr="00DD6B17">
            <w:tc>
              <w:tcPr>
                <w:tcW w:w="96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38610F3" w14:textId="77777777" w:rsidR="00343DA8" w:rsidRPr="00E92418" w:rsidRDefault="00343DA8" w:rsidP="00343DA8">
                <w:pPr>
                  <w:rPr>
                    <w:rFonts w:cs="Calibri"/>
                  </w:rPr>
                </w:pPr>
                <w:r w:rsidRPr="00E92418">
                  <w:rPr>
                    <w:rFonts w:cs="Calibri"/>
                  </w:rPr>
                  <w:t xml:space="preserve">01 </w:t>
                </w:r>
              </w:p>
            </w:tc>
            <w:tc>
              <w:tcPr>
                <w:tcW w:w="272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9452679" w14:textId="415E2400" w:rsidR="00343DA8" w:rsidRPr="00D22295" w:rsidRDefault="00D36304" w:rsidP="00343DA8">
                <w:pPr>
                  <w:rPr>
                    <w:rFonts w:cs="Calibri"/>
                    <w:lang w:val="pt-PT"/>
                  </w:rPr>
                </w:pPr>
                <w:r>
                  <w:rPr>
                    <w:rFonts w:cs="Calibri"/>
                  </w:rPr>
                  <w:t>26</w:t>
                </w:r>
                <w:r w:rsidRPr="00D22295">
                  <w:rPr>
                    <w:rFonts w:cs="Calibri"/>
                    <w:lang w:val="pt-PT"/>
                  </w:rPr>
                  <w:t xml:space="preserve"> </w:t>
                </w:r>
                <w:r w:rsidR="00047650" w:rsidRPr="00D22295">
                  <w:rPr>
                    <w:rFonts w:cs="Calibri"/>
                    <w:lang w:val="pt-PT"/>
                  </w:rPr>
                  <w:t>Setembro</w:t>
                </w:r>
                <w:r w:rsidR="00047650">
                  <w:rPr>
                    <w:rFonts w:cs="Calibri"/>
                  </w:rPr>
                  <w:t xml:space="preserve"> 2024</w:t>
                </w:r>
              </w:p>
            </w:tc>
            <w:tc>
              <w:tcPr>
                <w:tcW w:w="56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4CE1D4E3" w14:textId="465B1B92" w:rsidR="00343DA8" w:rsidRPr="00E92418" w:rsidRDefault="00434DF6" w:rsidP="00343DA8">
                <w:pPr>
                  <w:rPr>
                    <w:rFonts w:cs="Calibri"/>
                  </w:rPr>
                </w:pPr>
                <w:r w:rsidRPr="00D22295">
                  <w:rPr>
                    <w:rFonts w:cs="Calibri"/>
                    <w:lang w:val="pt-PT"/>
                  </w:rPr>
                  <w:t>Documento</w:t>
                </w:r>
                <w:r>
                  <w:rPr>
                    <w:rFonts w:cs="Calibri"/>
                  </w:rPr>
                  <w:t xml:space="preserve"> original V1</w:t>
                </w:r>
              </w:p>
            </w:tc>
          </w:tr>
        </w:tbl>
        <w:p w14:paraId="26EFCC5B" w14:textId="5D2407EA" w:rsidR="00244992" w:rsidRPr="00343DA8" w:rsidRDefault="00343DA8">
          <w:pPr>
            <w:rPr>
              <w:rFonts w:ascii="Santander Headline" w:hAnsi="Santander Headline"/>
            </w:rPr>
          </w:pPr>
          <w:r>
            <w:rPr>
              <w:rFonts w:ascii="Santander Headline" w:hAnsi="Santander Headline"/>
            </w:rPr>
            <w:br w:type="page"/>
          </w:r>
        </w:p>
      </w:sdtContent>
    </w:sdt>
    <w:sdt>
      <w:sdtPr>
        <w:rPr>
          <w:rFonts w:ascii="Santander Text" w:eastAsiaTheme="minorHAnsi" w:hAnsi="Santander Text" w:cs="Calibri"/>
          <w:b w:val="0"/>
          <w:sz w:val="22"/>
          <w:szCs w:val="22"/>
          <w:lang w:val="se-SE"/>
        </w:rPr>
        <w:id w:val="784459079"/>
        <w:docPartObj>
          <w:docPartGallery w:val="Table of Contents"/>
          <w:docPartUnique/>
        </w:docPartObj>
      </w:sdtPr>
      <w:sdtEndPr>
        <w:rPr>
          <w:rFonts w:ascii="Calibri" w:eastAsia="Times New Roman" w:hAnsi="Calibri"/>
          <w:bCs/>
          <w:noProof/>
          <w:szCs w:val="24"/>
          <w:lang w:val="pt-PT"/>
        </w:rPr>
      </w:sdtEndPr>
      <w:sdtContent>
        <w:p w14:paraId="21587AA3" w14:textId="3A2D00A8" w:rsidR="00B06055" w:rsidRPr="002A003E" w:rsidRDefault="00B06055" w:rsidP="00B06055">
          <w:pPr>
            <w:pStyle w:val="TOCHeading"/>
            <w:numPr>
              <w:ilvl w:val="0"/>
              <w:numId w:val="0"/>
            </w:numPr>
            <w:ind w:left="357" w:hanging="357"/>
            <w:rPr>
              <w:rFonts w:cs="Calibri"/>
              <w:sz w:val="28"/>
              <w:szCs w:val="22"/>
            </w:rPr>
          </w:pPr>
          <w:r w:rsidRPr="00D22295">
            <w:rPr>
              <w:rFonts w:cs="Calibri"/>
              <w:sz w:val="28"/>
              <w:szCs w:val="22"/>
              <w:lang w:val="se-SE"/>
            </w:rPr>
            <w:t>Índice</w:t>
          </w:r>
          <w:r w:rsidRPr="002A003E">
            <w:rPr>
              <w:rFonts w:cs="Calibri"/>
              <w:sz w:val="28"/>
              <w:szCs w:val="22"/>
            </w:rPr>
            <w:t xml:space="preserve"> de</w:t>
          </w:r>
          <w:r w:rsidRPr="00D22295">
            <w:rPr>
              <w:rFonts w:cs="Calibri"/>
              <w:sz w:val="28"/>
              <w:szCs w:val="22"/>
              <w:lang w:val="pt-PT"/>
            </w:rPr>
            <w:t xml:space="preserve"> Conteúdos</w:t>
          </w:r>
        </w:p>
        <w:p w14:paraId="39979917" w14:textId="2874E7A9" w:rsidR="00B276D0" w:rsidRDefault="00B06055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F60054">
            <w:rPr>
              <w:rFonts w:cs="Calibri"/>
            </w:rPr>
            <w:fldChar w:fldCharType="begin"/>
          </w:r>
          <w:r w:rsidRPr="00F60054">
            <w:rPr>
              <w:rFonts w:cs="Calibri"/>
            </w:rPr>
            <w:instrText xml:space="preserve"> TOC \o "1-8" \h \z \u </w:instrText>
          </w:r>
          <w:r w:rsidRPr="00F60054">
            <w:rPr>
              <w:rFonts w:cs="Calibri"/>
            </w:rPr>
            <w:fldChar w:fldCharType="separate"/>
          </w:r>
          <w:hyperlink w:anchor="_Toc181628790" w:history="1">
            <w:r w:rsidR="00B276D0" w:rsidRPr="003A7D5A">
              <w:rPr>
                <w:rStyle w:val="Hyperlink"/>
                <w:noProof/>
              </w:rPr>
              <w:t>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Visão End-to-End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_Toc181628790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5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07D8DAD4" w14:textId="3528C0F0" w:rsidR="00B276D0" w:rsidRDefault="00493647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791" w:history="1">
            <w:r w:rsidR="00B276D0" w:rsidRPr="003A7D5A">
              <w:rPr>
                <w:rStyle w:val="Hyperlink"/>
                <w:noProof/>
              </w:rPr>
              <w:t>2.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Modelo de Dados e Funcional no Data Lake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_Toc181628791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7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254FB7D5" w14:textId="4A303203" w:rsidR="00B276D0" w:rsidRDefault="00493647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792" w:history="1">
            <w:r w:rsidR="00B276D0" w:rsidRPr="003A7D5A">
              <w:rPr>
                <w:rStyle w:val="Hyperlink"/>
                <w:noProof/>
              </w:rPr>
              <w:t>2.1.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Visão Geral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_Toc181628792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7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7E4C1E6C" w14:textId="0C504BA7" w:rsidR="00B276D0" w:rsidRDefault="00493647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793" w:history="1">
            <w:r w:rsidR="00B276D0" w:rsidRPr="003A7D5A">
              <w:rPr>
                <w:rStyle w:val="Hyperlink"/>
                <w:i/>
                <w:noProof/>
              </w:rPr>
              <w:t>2.1.1.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i/>
                <w:noProof/>
              </w:rPr>
              <w:t>Overview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_Toc181628793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7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49381057" w14:textId="788D94F5" w:rsidR="00B276D0" w:rsidRDefault="00493647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794" w:history="1">
            <w:r w:rsidR="00B276D0" w:rsidRPr="003A7D5A">
              <w:rPr>
                <w:rStyle w:val="Hyperlink"/>
                <w:noProof/>
              </w:rPr>
              <w:t>2.2.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Tabelas do Modelo e Funções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_Toc181628794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9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06D7C43B" w14:textId="73011CEF" w:rsidR="00B276D0" w:rsidRDefault="00493647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795" w:history="1">
            <w:r w:rsidR="00B276D0" w:rsidRPr="003A7D5A">
              <w:rPr>
                <w:rStyle w:val="Hyperlink"/>
                <w:noProof/>
              </w:rPr>
              <w:t>2.2.1.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 xml:space="preserve">Tabelas de </w:t>
            </w:r>
            <w:r w:rsidR="00B276D0" w:rsidRPr="003A7D5A">
              <w:rPr>
                <w:rStyle w:val="Hyperlink"/>
                <w:i/>
                <w:noProof/>
              </w:rPr>
              <w:t>Output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_Toc181628795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9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1E8FD11F" w14:textId="3B66725C" w:rsidR="00B276D0" w:rsidRDefault="00493647">
          <w:pPr>
            <w:pStyle w:val="TOC4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796" w:history="1">
            <w:r w:rsidR="00B276D0" w:rsidRPr="003A7D5A">
              <w:rPr>
                <w:rStyle w:val="Hyperlink"/>
                <w:noProof/>
              </w:rPr>
              <w:t>2.2.1.1.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 xml:space="preserve">Tabela de interface do universo de garantias do MUG: </w:t>
            </w:r>
            <w:r w:rsidR="00B276D0" w:rsidRPr="003A7D5A">
              <w:rPr>
                <w:rStyle w:val="Hyperlink"/>
                <w:i/>
                <w:noProof/>
              </w:rPr>
              <w:t>cd_garantias.gt022_crc5g_atributos_garantia_rct207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_Toc181628796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9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0E5642E5" w14:textId="3895D749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797" w:history="1">
            <w:r w:rsidR="00B276D0" w:rsidRPr="003A7D5A">
              <w:rPr>
                <w:rStyle w:val="Hyperlink"/>
                <w:noProof/>
              </w:rPr>
              <w:t>2.2.1.1.1.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Visão Geral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_Toc181628797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9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1E50FA40" w14:textId="6DF9D02C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798" w:history="1">
            <w:r w:rsidR="00B276D0" w:rsidRPr="003A7D5A">
              <w:rPr>
                <w:rStyle w:val="Hyperlink"/>
                <w:noProof/>
              </w:rPr>
              <w:t>2.2.1.1.2.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Granularidade e chave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_Toc181628798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9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239D1F6D" w14:textId="513A2DF9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799" w:history="1">
            <w:r w:rsidR="00B276D0" w:rsidRPr="003A7D5A">
              <w:rPr>
                <w:rStyle w:val="Hyperlink"/>
                <w:noProof/>
              </w:rPr>
              <w:t>2.2.1.1.3.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Periodicidade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_Toc181628799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9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5DCB5896" w14:textId="3EF1C410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00" w:history="1">
            <w:r w:rsidR="00B276D0" w:rsidRPr="003A7D5A">
              <w:rPr>
                <w:rStyle w:val="Hyperlink"/>
                <w:noProof/>
              </w:rPr>
              <w:t>2.2.1.1.4.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Aprovisionamento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_Toc181628800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10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5D1250FA" w14:textId="56269B25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01" w:history="1">
            <w:r w:rsidR="00B276D0" w:rsidRPr="003A7D5A">
              <w:rPr>
                <w:rStyle w:val="Hyperlink"/>
                <w:noProof/>
              </w:rPr>
              <w:t>2.2.1.1.5.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Detalhe dos Campos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_Toc181628801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12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22B96289" w14:textId="75FE9A44" w:rsidR="00B276D0" w:rsidRDefault="00493647">
          <w:pPr>
            <w:pStyle w:val="TOC4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02" w:history="1">
            <w:r w:rsidR="00B276D0" w:rsidRPr="003A7D5A">
              <w:rPr>
                <w:rStyle w:val="Hyperlink"/>
                <w:noProof/>
              </w:rPr>
              <w:t>2.2.1.2.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 xml:space="preserve">Tabela de processos/cauções de bens reais: </w:t>
            </w:r>
            <w:r w:rsidR="00B276D0" w:rsidRPr="003A7D5A">
              <w:rPr>
                <w:rStyle w:val="Hyperlink"/>
                <w:i/>
                <w:noProof/>
              </w:rPr>
              <w:t>cd_garantias.</w:t>
            </w:r>
            <w:r w:rsidR="00B276D0" w:rsidRPr="003A7D5A">
              <w:rPr>
                <w:rStyle w:val="Hyperlink"/>
                <w:noProof/>
              </w:rPr>
              <w:t>gt023_crc5g_rl_contratos_garantia_rct210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_Toc181628802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18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3D05E1D5" w14:textId="62B479B9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03" w:history="1">
            <w:r w:rsidR="00B276D0" w:rsidRPr="003A7D5A">
              <w:rPr>
                <w:rStyle w:val="Hyperlink"/>
                <w:noProof/>
              </w:rPr>
              <w:t>2.2.1.2.1.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Visão Geral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_Toc181628803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18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25B58DD5" w14:textId="0696F8A4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04" w:history="1">
            <w:r w:rsidR="00B276D0" w:rsidRPr="003A7D5A">
              <w:rPr>
                <w:rStyle w:val="Hyperlink"/>
                <w:noProof/>
              </w:rPr>
              <w:t>2.2.1.2.2.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Granularidade e chave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_Toc181628804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18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410EFBF8" w14:textId="2B653B02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05" w:history="1">
            <w:r w:rsidR="00B276D0" w:rsidRPr="003A7D5A">
              <w:rPr>
                <w:rStyle w:val="Hyperlink"/>
                <w:noProof/>
              </w:rPr>
              <w:t>2.2.1.2.3.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Periodicidade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_Toc181628805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18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76E53FE4" w14:textId="33367447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06" w:history="1">
            <w:r w:rsidR="00B276D0" w:rsidRPr="003A7D5A">
              <w:rPr>
                <w:rStyle w:val="Hyperlink"/>
                <w:noProof/>
              </w:rPr>
              <w:t>2.2.1.2.4.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Aprovisionamento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_Toc181628806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18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53D1161F" w14:textId="60BB2266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07" w:history="1">
            <w:r w:rsidR="00B276D0" w:rsidRPr="003A7D5A">
              <w:rPr>
                <w:rStyle w:val="Hyperlink"/>
                <w:noProof/>
              </w:rPr>
              <w:t>2.2.1.2.5.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Detalhe dos Campos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_Toc181628807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20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174A8CB0" w14:textId="1BFF3D68" w:rsidR="00B276D0" w:rsidRDefault="00493647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08" w:history="1">
            <w:r w:rsidR="00B276D0" w:rsidRPr="003A7D5A">
              <w:rPr>
                <w:rStyle w:val="Hyperlink"/>
                <w:noProof/>
              </w:rPr>
              <w:t>2.2.2.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Tabela de Parametrização e Tabela Auxiliar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_Toc181628808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24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22040538" w14:textId="186EDF73" w:rsidR="00B276D0" w:rsidRDefault="00493647">
          <w:pPr>
            <w:pStyle w:val="TOC4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09" w:history="1">
            <w:r w:rsidR="00B276D0" w:rsidRPr="003A7D5A">
              <w:rPr>
                <w:rStyle w:val="Hyperlink"/>
                <w:noProof/>
              </w:rPr>
              <w:t>2.2.2.1.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 xml:space="preserve">Tabela de parametrização do código de cliente: </w:t>
            </w:r>
            <w:r w:rsidR="00B276D0" w:rsidRPr="003A7D5A">
              <w:rPr>
                <w:rStyle w:val="Hyperlink"/>
                <w:i/>
                <w:noProof/>
              </w:rPr>
              <w:t>cd_garantias.gt804_crc_exclusao_zcliente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_Toc181628809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24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0F49018D" w14:textId="52820961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10" w:history="1">
            <w:r w:rsidR="00B276D0" w:rsidRPr="003A7D5A">
              <w:rPr>
                <w:rStyle w:val="Hyperlink"/>
                <w:noProof/>
              </w:rPr>
              <w:t>2.2.2.1.1.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Visão Geral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_Toc181628810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24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7ECD2748" w14:textId="032B27AF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11" w:history="1">
            <w:r w:rsidR="00B276D0" w:rsidRPr="003A7D5A">
              <w:rPr>
                <w:rStyle w:val="Hyperlink"/>
                <w:noProof/>
              </w:rPr>
              <w:t>2.2.2.1.2.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Periodicidade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_Toc181628811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24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1F68E3AE" w14:textId="32666CE1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12" w:history="1">
            <w:r w:rsidR="00B276D0" w:rsidRPr="003A7D5A">
              <w:rPr>
                <w:rStyle w:val="Hyperlink"/>
                <w:noProof/>
              </w:rPr>
              <w:t>2.2.2.1.3.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Aprovisionamento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_Toc181628812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24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15F33AB1" w14:textId="26FCEC7C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13" w:history="1">
            <w:r w:rsidR="00B276D0" w:rsidRPr="003A7D5A">
              <w:rPr>
                <w:rStyle w:val="Hyperlink"/>
                <w:noProof/>
              </w:rPr>
              <w:t>2.2.2.1.4.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Detalhe dos Campos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_Toc181628813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25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2F1F5FC9" w14:textId="08AB5011" w:rsidR="00B276D0" w:rsidRDefault="00493647">
          <w:pPr>
            <w:pStyle w:val="TOC4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14" w:history="1">
            <w:r w:rsidR="00B276D0" w:rsidRPr="003A7D5A">
              <w:rPr>
                <w:rStyle w:val="Hyperlink"/>
                <w:i/>
                <w:noProof/>
              </w:rPr>
              <w:t>2.2.2.2.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 xml:space="preserve">Tabela auxiliar de histórico de avaliações: </w:t>
            </w:r>
            <w:r w:rsidR="00B276D0" w:rsidRPr="003A7D5A">
              <w:rPr>
                <w:rStyle w:val="Hyperlink"/>
                <w:i/>
                <w:noProof/>
              </w:rPr>
              <w:t>cd_garantias.gt703_hist_chvs_crc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_Toc181628814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26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61AA606F" w14:textId="2ACF7486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15" w:history="1">
            <w:r w:rsidR="00B276D0" w:rsidRPr="003A7D5A">
              <w:rPr>
                <w:rStyle w:val="Hyperlink"/>
                <w:noProof/>
              </w:rPr>
              <w:t>2.2.2.2.1.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Visão Geral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_Toc181628815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26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604267ED" w14:textId="28BB0378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16" w:history="1">
            <w:r w:rsidR="00B276D0" w:rsidRPr="003A7D5A">
              <w:rPr>
                <w:rStyle w:val="Hyperlink"/>
                <w:noProof/>
              </w:rPr>
              <w:t>2.2.2.2.2.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Periodicidade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_Toc181628816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27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6E99D49F" w14:textId="4D1BA81F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17" w:history="1">
            <w:r w:rsidR="00B276D0" w:rsidRPr="003A7D5A">
              <w:rPr>
                <w:rStyle w:val="Hyperlink"/>
                <w:noProof/>
              </w:rPr>
              <w:t>2.2.2.2.3.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Aprovisionamento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_Toc181628817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27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1E7EDCB0" w14:textId="5A8599C4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18" w:history="1">
            <w:r w:rsidR="00B276D0" w:rsidRPr="003A7D5A">
              <w:rPr>
                <w:rStyle w:val="Hyperlink"/>
                <w:noProof/>
              </w:rPr>
              <w:t>2.2.2.2.4.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Detalhe dos campos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_Toc181628818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28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03E50869" w14:textId="1C6CEE60" w:rsidR="00B276D0" w:rsidRDefault="00493647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19" w:history="1">
            <w:r w:rsidR="00B276D0" w:rsidRPr="003A7D5A">
              <w:rPr>
                <w:rStyle w:val="Hyperlink"/>
                <w:noProof/>
              </w:rPr>
              <w:t>2.2.3.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Tradutores de Chaves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_Toc181628819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30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048047AA" w14:textId="4866AAE2" w:rsidR="00B276D0" w:rsidRDefault="00493647">
          <w:pPr>
            <w:pStyle w:val="TOC4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20" w:history="1">
            <w:r w:rsidR="00B276D0" w:rsidRPr="003A7D5A">
              <w:rPr>
                <w:rStyle w:val="Hyperlink"/>
                <w:noProof/>
              </w:rPr>
              <w:t>2.2.3.1.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 xml:space="preserve">Tradutor entre MUG e Interfaces: </w:t>
            </w:r>
            <w:r w:rsidR="00B276D0" w:rsidRPr="003A7D5A">
              <w:rPr>
                <w:rStyle w:val="Hyperlink"/>
                <w:i/>
                <w:noProof/>
              </w:rPr>
              <w:t>cd_garantias.kt_chaves_intrf_grts_crc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_Toc181628820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30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4849FBFB" w14:textId="66D8088B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21" w:history="1">
            <w:r w:rsidR="00B276D0" w:rsidRPr="003A7D5A">
              <w:rPr>
                <w:rStyle w:val="Hyperlink"/>
                <w:noProof/>
              </w:rPr>
              <w:t>2.2.3.1.1.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Visão Geral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_Toc181628821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30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5954A100" w14:textId="316FF0B3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22" w:history="1">
            <w:r w:rsidR="00B276D0" w:rsidRPr="003A7D5A">
              <w:rPr>
                <w:rStyle w:val="Hyperlink"/>
                <w:noProof/>
              </w:rPr>
              <w:t>2.2.3.1.2.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Periodicidade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_Toc181628822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30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1EB16E85" w14:textId="6121C318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23" w:history="1">
            <w:r w:rsidR="00B276D0" w:rsidRPr="003A7D5A">
              <w:rPr>
                <w:rStyle w:val="Hyperlink"/>
                <w:noProof/>
              </w:rPr>
              <w:t>2.2.3.1.3.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Aprovisionamento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_Toc181628823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31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17E99EEA" w14:textId="12241AB9" w:rsidR="00B276D0" w:rsidRDefault="00493647">
          <w:pPr>
            <w:pStyle w:val="TOC5"/>
            <w:tabs>
              <w:tab w:val="left" w:pos="1935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24" w:history="1">
            <w:r w:rsidR="00B276D0" w:rsidRPr="003A7D5A">
              <w:rPr>
                <w:rStyle w:val="Hyperlink"/>
                <w:noProof/>
              </w:rPr>
              <w:t>2.2.3.1.4.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Detalhe dos Campos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_Toc181628824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32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78822C21" w14:textId="4576E517" w:rsidR="00B276D0" w:rsidRDefault="00493647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25" w:history="1">
            <w:r w:rsidR="00B276D0" w:rsidRPr="003A7D5A">
              <w:rPr>
                <w:rStyle w:val="Hyperlink"/>
                <w:noProof/>
              </w:rPr>
              <w:t>3.</w:t>
            </w:r>
            <w:r w:rsidR="00B276D0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B276D0" w:rsidRPr="003A7D5A">
              <w:rPr>
                <w:rStyle w:val="Hyperlink"/>
                <w:noProof/>
              </w:rPr>
              <w:t>Controlos no MUG – Interfaces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_Toc181628825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33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34E3E5E0" w14:textId="0711C015" w:rsidR="00B276D0" w:rsidRDefault="004936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26" w:history="1">
            <w:r w:rsidR="00B276D0" w:rsidRPr="003A7D5A">
              <w:rPr>
                <w:rStyle w:val="Hyperlink"/>
                <w:noProof/>
              </w:rPr>
              <w:t xml:space="preserve">3.1 </w:t>
            </w:r>
            <w:r w:rsidR="00B276D0" w:rsidRPr="003A7D5A">
              <w:rPr>
                <w:rStyle w:val="Hyperlink"/>
                <w:i/>
                <w:noProof/>
              </w:rPr>
              <w:t>Overview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_Toc181628826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33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25F68DD4" w14:textId="31C3F1F7" w:rsidR="00B276D0" w:rsidRDefault="0049364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27" w:history="1">
            <w:r w:rsidR="00B276D0" w:rsidRPr="003A7D5A">
              <w:rPr>
                <w:rStyle w:val="Hyperlink"/>
                <w:noProof/>
              </w:rPr>
              <w:t xml:space="preserve">3.2 Controlos </w:t>
            </w:r>
            <w:r w:rsidR="00B276D0" w:rsidRPr="003A7D5A">
              <w:rPr>
                <w:rStyle w:val="Hyperlink"/>
                <w:i/>
                <w:noProof/>
              </w:rPr>
              <w:t>Data Quality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_Toc181628827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33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7EABD47B" w14:textId="6B4991F0" w:rsidR="00B276D0" w:rsidRDefault="00493647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81628828" w:history="1">
            <w:r w:rsidR="00B276D0" w:rsidRPr="003A7D5A">
              <w:rPr>
                <w:rStyle w:val="Hyperlink"/>
                <w:noProof/>
              </w:rPr>
              <w:t>3.2.1 Seguimento regular dos Controlos de Data Quality</w:t>
            </w:r>
            <w:r w:rsidR="00B276D0">
              <w:rPr>
                <w:noProof/>
                <w:webHidden/>
              </w:rPr>
              <w:tab/>
            </w:r>
            <w:r w:rsidR="00B276D0">
              <w:rPr>
                <w:noProof/>
                <w:webHidden/>
              </w:rPr>
              <w:fldChar w:fldCharType="begin"/>
            </w:r>
            <w:r w:rsidR="00B276D0">
              <w:rPr>
                <w:noProof/>
                <w:webHidden/>
              </w:rPr>
              <w:instrText xml:space="preserve"> PAGEREF _Toc181628828 \h </w:instrText>
            </w:r>
            <w:r w:rsidR="00B276D0">
              <w:rPr>
                <w:noProof/>
                <w:webHidden/>
              </w:rPr>
            </w:r>
            <w:r w:rsidR="00B276D0">
              <w:rPr>
                <w:noProof/>
                <w:webHidden/>
              </w:rPr>
              <w:fldChar w:fldCharType="separate"/>
            </w:r>
            <w:r w:rsidR="00043577">
              <w:rPr>
                <w:noProof/>
                <w:webHidden/>
              </w:rPr>
              <w:t>33</w:t>
            </w:r>
            <w:r w:rsidR="00B276D0">
              <w:rPr>
                <w:noProof/>
                <w:webHidden/>
              </w:rPr>
              <w:fldChar w:fldCharType="end"/>
            </w:r>
          </w:hyperlink>
        </w:p>
        <w:p w14:paraId="5A6575E9" w14:textId="2511DEA8" w:rsidR="00B06055" w:rsidRPr="00F60054" w:rsidRDefault="00B06055">
          <w:pPr>
            <w:rPr>
              <w:rFonts w:cs="Calibri"/>
              <w:bCs/>
              <w:noProof/>
            </w:rPr>
          </w:pPr>
          <w:r w:rsidRPr="00F60054">
            <w:rPr>
              <w:rFonts w:cs="Calibri"/>
            </w:rPr>
            <w:fldChar w:fldCharType="end"/>
          </w:r>
        </w:p>
      </w:sdtContent>
    </w:sdt>
    <w:p w14:paraId="2B4299E3" w14:textId="53B7D0F1" w:rsidR="00C517E8" w:rsidRDefault="00C517E8">
      <w:pPr>
        <w:rPr>
          <w:rFonts w:cs="Calibri"/>
          <w:b/>
          <w:bCs/>
          <w:noProof/>
          <w:color w:val="000000" w:themeColor="text1"/>
        </w:rPr>
      </w:pPr>
      <w:r>
        <w:rPr>
          <w:rFonts w:cs="Calibri"/>
          <w:b/>
          <w:bCs/>
          <w:noProof/>
          <w:color w:val="000000" w:themeColor="text1"/>
        </w:rPr>
        <w:br w:type="page"/>
      </w:r>
    </w:p>
    <w:p w14:paraId="74737C92" w14:textId="05CB0785" w:rsidR="00475D53" w:rsidRPr="00D36304" w:rsidRDefault="00261F31">
      <w:pPr>
        <w:rPr>
          <w:rFonts w:cs="Calibri"/>
          <w:b/>
          <w:bCs/>
          <w:noProof/>
          <w:color w:val="000000" w:themeColor="text1"/>
          <w:sz w:val="28"/>
          <w:szCs w:val="28"/>
        </w:rPr>
      </w:pPr>
      <w:r w:rsidRPr="00D36304">
        <w:rPr>
          <w:rFonts w:cs="Calibri"/>
          <w:b/>
          <w:bCs/>
          <w:noProof/>
          <w:color w:val="000000" w:themeColor="text1"/>
          <w:sz w:val="28"/>
          <w:szCs w:val="28"/>
        </w:rPr>
        <w:lastRenderedPageBreak/>
        <w:t>Í</w:t>
      </w:r>
      <w:r w:rsidR="00475D53" w:rsidRPr="00D36304">
        <w:rPr>
          <w:rFonts w:cs="Calibri"/>
          <w:b/>
          <w:bCs/>
          <w:noProof/>
          <w:color w:val="000000" w:themeColor="text1"/>
          <w:sz w:val="28"/>
          <w:szCs w:val="28"/>
        </w:rPr>
        <w:t>ndice de Figuras:</w:t>
      </w:r>
    </w:p>
    <w:p w14:paraId="37F0F63C" w14:textId="180529B5" w:rsidR="00B276D0" w:rsidRPr="00B276D0" w:rsidRDefault="00475D53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color w:val="000000" w:themeColor="text1"/>
          <w:sz w:val="22"/>
          <w:szCs w:val="22"/>
          <w:lang w:val="en-US"/>
        </w:rPr>
        <w:fldChar w:fldCharType="begin"/>
      </w:r>
      <w:r w:rsidRPr="00B276D0">
        <w:rPr>
          <w:rFonts w:ascii="Calibri" w:hAnsi="Calibri" w:cs="Calibri"/>
          <w:caps w:val="0"/>
          <w:color w:val="000000" w:themeColor="text1"/>
          <w:sz w:val="22"/>
          <w:szCs w:val="22"/>
          <w:lang w:val="en-US"/>
        </w:rPr>
        <w:instrText xml:space="preserve"> TOC \h \z \c "Figura" </w:instrText>
      </w:r>
      <w:r w:rsidRPr="00B276D0">
        <w:rPr>
          <w:rFonts w:ascii="Calibri" w:hAnsi="Calibri" w:cs="Calibri"/>
          <w:caps w:val="0"/>
          <w:color w:val="000000" w:themeColor="text1"/>
          <w:sz w:val="22"/>
          <w:szCs w:val="22"/>
          <w:lang w:val="en-US"/>
        </w:rPr>
        <w:fldChar w:fldCharType="separate"/>
      </w:r>
      <w:hyperlink w:anchor="_Toc181628842" w:history="1">
        <w:r w:rsidR="00B276D0" w:rsidRPr="00B276D0">
          <w:rPr>
            <w:rStyle w:val="Hyperlink"/>
            <w:rFonts w:ascii="Calibri" w:eastAsiaTheme="majorEastAsia" w:hAnsi="Calibri" w:cs="Calibri"/>
            <w:caps w:val="0"/>
            <w:noProof/>
            <w:sz w:val="22"/>
            <w:szCs w:val="22"/>
          </w:rPr>
          <w:t>Figura 1. Modelo relacional - interfaces do mug para o caso de uso - crc</w:t>
        </w:r>
        <w:r w:rsidR="00B276D0" w:rsidRPr="00B276D0">
          <w:rPr>
            <w:rFonts w:ascii="Calibri" w:hAnsi="Calibri" w:cs="Calibri"/>
            <w:noProof/>
            <w:webHidden/>
            <w:sz w:val="22"/>
            <w:szCs w:val="22"/>
          </w:rPr>
          <w:tab/>
        </w:r>
        <w:r w:rsidR="00B276D0" w:rsidRPr="00B276D0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="00B276D0" w:rsidRPr="00B276D0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_Toc181628842 \h </w:instrText>
        </w:r>
        <w:r w:rsidR="00B276D0" w:rsidRPr="00B276D0">
          <w:rPr>
            <w:rFonts w:ascii="Calibri" w:hAnsi="Calibri" w:cs="Calibri"/>
            <w:noProof/>
            <w:webHidden/>
            <w:sz w:val="22"/>
            <w:szCs w:val="22"/>
          </w:rPr>
        </w:r>
        <w:r w:rsidR="00B276D0" w:rsidRPr="00B276D0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043577">
          <w:rPr>
            <w:rFonts w:ascii="Calibri" w:hAnsi="Calibri" w:cs="Calibri"/>
            <w:noProof/>
            <w:webHidden/>
            <w:sz w:val="22"/>
            <w:szCs w:val="22"/>
          </w:rPr>
          <w:t>6</w:t>
        </w:r>
        <w:r w:rsidR="00B276D0" w:rsidRPr="00B276D0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68E59878" w14:textId="0C827879" w:rsidR="00475D53" w:rsidRPr="00B276D0" w:rsidRDefault="00475D53">
      <w:pPr>
        <w:rPr>
          <w:rFonts w:cs="Calibri"/>
          <w:color w:val="000000" w:themeColor="text1"/>
          <w:szCs w:val="22"/>
          <w:lang w:val="en-US"/>
        </w:rPr>
      </w:pPr>
      <w:r w:rsidRPr="00B276D0">
        <w:rPr>
          <w:rFonts w:cs="Calibri"/>
          <w:color w:val="000000" w:themeColor="text1"/>
          <w:szCs w:val="22"/>
          <w:lang w:val="en-US"/>
        </w:rPr>
        <w:fldChar w:fldCharType="end"/>
      </w:r>
    </w:p>
    <w:p w14:paraId="7F102A53" w14:textId="618911A1" w:rsidR="00475D53" w:rsidRPr="00D36304" w:rsidRDefault="00475D53">
      <w:pPr>
        <w:rPr>
          <w:rFonts w:cs="Calibri"/>
          <w:b/>
          <w:bCs/>
          <w:noProof/>
          <w:color w:val="000000" w:themeColor="text1"/>
          <w:sz w:val="28"/>
          <w:szCs w:val="28"/>
        </w:rPr>
      </w:pPr>
      <w:r w:rsidRPr="00D36304">
        <w:rPr>
          <w:rFonts w:cs="Calibri"/>
          <w:b/>
          <w:bCs/>
          <w:noProof/>
          <w:color w:val="000000" w:themeColor="text1"/>
          <w:sz w:val="28"/>
          <w:szCs w:val="28"/>
        </w:rPr>
        <w:t>Índice de Tabelas:</w:t>
      </w:r>
    </w:p>
    <w:p w14:paraId="15D2CBF0" w14:textId="2670673E" w:rsidR="00B276D0" w:rsidRPr="00B276D0" w:rsidRDefault="00475D53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6D64FA">
        <w:rPr>
          <w:rFonts w:ascii="Calibri" w:hAnsi="Calibri" w:cs="Calibri"/>
          <w:caps w:val="0"/>
          <w:sz w:val="22"/>
          <w:szCs w:val="22"/>
          <w:lang w:val="en-US"/>
        </w:rPr>
        <w:fldChar w:fldCharType="begin"/>
      </w:r>
      <w:r w:rsidRPr="006D64FA">
        <w:rPr>
          <w:rFonts w:ascii="Calibri" w:hAnsi="Calibri" w:cs="Calibri"/>
          <w:caps w:val="0"/>
          <w:sz w:val="22"/>
          <w:szCs w:val="22"/>
        </w:rPr>
        <w:instrText xml:space="preserve"> TOC \c "Tabela" </w:instrText>
      </w:r>
      <w:r w:rsidRPr="006D64FA">
        <w:rPr>
          <w:rFonts w:ascii="Calibri" w:hAnsi="Calibri" w:cs="Calibri"/>
          <w:caps w:val="0"/>
          <w:sz w:val="22"/>
          <w:szCs w:val="22"/>
          <w:lang w:val="en-US"/>
        </w:rPr>
        <w:fldChar w:fldCharType="separate"/>
      </w:r>
      <w:r w:rsidR="00B276D0" w:rsidRPr="00B276D0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Tabela 1: módulo de interface</w:t>
      </w:r>
      <w:r w:rsidR="00B276D0" w:rsidRPr="00B276D0">
        <w:rPr>
          <w:rFonts w:ascii="Calibri" w:hAnsi="Calibri" w:cs="Calibri"/>
          <w:noProof/>
          <w:sz w:val="22"/>
          <w:szCs w:val="22"/>
        </w:rPr>
        <w:tab/>
      </w:r>
      <w:r w:rsidR="00B276D0"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="00B276D0" w:rsidRPr="00B276D0">
        <w:rPr>
          <w:rFonts w:ascii="Calibri" w:hAnsi="Calibri" w:cs="Calibri"/>
          <w:noProof/>
          <w:sz w:val="22"/>
          <w:szCs w:val="22"/>
        </w:rPr>
        <w:instrText xml:space="preserve"> PAGEREF _Toc181628829 \h </w:instrText>
      </w:r>
      <w:r w:rsidR="00B276D0" w:rsidRPr="00B276D0">
        <w:rPr>
          <w:rFonts w:ascii="Calibri" w:hAnsi="Calibri" w:cs="Calibri"/>
          <w:noProof/>
          <w:sz w:val="22"/>
          <w:szCs w:val="22"/>
        </w:rPr>
      </w:r>
      <w:r w:rsidR="00B276D0"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7</w:t>
      </w:r>
      <w:r w:rsidR="00B276D0"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52E6829D" w14:textId="3BEF954E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Tabela 2: regras de especificação do universo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_Toc181628830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10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702DA55D" w14:textId="34291CEA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Tabela 3: informação das tabelas de aprovisionamento da cd_garantias.gt022_crc5g_atributos_garantia_rct207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_Toc181628831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10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222DC2F2" w14:textId="49FF579B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Tabela 4: detalhe dos campos da cd_garantias.gt022_crc5g_atributos_garantia_rct2</w:t>
      </w:r>
      <w:r w:rsidRPr="00B276D0">
        <w:rPr>
          <w:rFonts w:ascii="Calibri" w:hAnsi="Calibri" w:cs="Calibri"/>
          <w:noProof/>
          <w:color w:val="000000" w:themeColor="text1"/>
          <w:sz w:val="22"/>
          <w:szCs w:val="22"/>
        </w:rPr>
        <w:t>07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_Toc181628832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12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509C6F97" w14:textId="5B1DB0F8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Tabela 5 regras de aplicação do universo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_Toc181628833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19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1C71DE1B" w14:textId="32DB3225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Tabela 6: informação das tabelas de aprovisionamento da cd_garantias.gt023_crc5g_rl_contratos_garantia_rct210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_Toc181628834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19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57627B03" w14:textId="3BD9CE0D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Tabela 7:detalhe dos campos da cd_garantias.gt23_crc5g_rl_contratos_garantia_rct</w:t>
      </w:r>
      <w:r w:rsidRPr="00B276D0">
        <w:rPr>
          <w:rFonts w:ascii="Calibri" w:hAnsi="Calibri" w:cs="Calibri"/>
          <w:noProof/>
          <w:color w:val="000000" w:themeColor="text1"/>
          <w:sz w:val="22"/>
          <w:szCs w:val="22"/>
        </w:rPr>
        <w:t>210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_Toc181628835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20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78160DAF" w14:textId="20DD293A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sz w:val="22"/>
          <w:szCs w:val="22"/>
        </w:rPr>
        <w:t>Tabela 8: detalhe dos campos da cd_garantias.gt804_crc_exclusao_zcliente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_Toc181628836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25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0117EC7D" w14:textId="4B220C19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Tabela 9: exemplo 1 – construção do campo 'idprot', quando nif válido.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_Toc181628837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26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0DD818E8" w14:textId="7E1C33D9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Tabela 10: exemplo 2 – construção do campo 'idprot', quando nif não válido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_Toc181628838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26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3640372D" w14:textId="1DDE9581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sz w:val="22"/>
          <w:szCs w:val="22"/>
        </w:rPr>
        <w:t>Tabela 11: informação das tabelas de aprovisionamento da cd_garantias.gt703_hist_chvs_crc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_Toc181628839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27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589195D8" w14:textId="2AD8D2F5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Tabela 12: informação das tabelas de aprovisionamento da cd_garantias.kt_chaves_intrf_grts_crc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_Toc181628840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31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642E758E" w14:textId="3C68270E" w:rsidR="00B276D0" w:rsidRPr="00B276D0" w:rsidRDefault="00B276D0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sz w:val="22"/>
          <w:szCs w:val="22"/>
        </w:rPr>
      </w:pPr>
      <w:r w:rsidRPr="00B276D0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Tabela 13: detalhe dos campos da cd_garantias.kt_chaves_intrf_grts_crc</w:t>
      </w:r>
      <w:r w:rsidRPr="00B276D0">
        <w:rPr>
          <w:rFonts w:ascii="Calibri" w:hAnsi="Calibri" w:cs="Calibri"/>
          <w:noProof/>
          <w:sz w:val="22"/>
          <w:szCs w:val="22"/>
        </w:rPr>
        <w:tab/>
      </w:r>
      <w:r w:rsidRPr="00B276D0">
        <w:rPr>
          <w:rFonts w:ascii="Calibri" w:hAnsi="Calibri" w:cs="Calibri"/>
          <w:noProof/>
          <w:sz w:val="22"/>
          <w:szCs w:val="22"/>
        </w:rPr>
        <w:fldChar w:fldCharType="begin"/>
      </w:r>
      <w:r w:rsidRPr="00B276D0">
        <w:rPr>
          <w:rFonts w:ascii="Calibri" w:hAnsi="Calibri" w:cs="Calibri"/>
          <w:noProof/>
          <w:sz w:val="22"/>
          <w:szCs w:val="22"/>
        </w:rPr>
        <w:instrText xml:space="preserve"> PAGEREF _Toc181628841 \h </w:instrText>
      </w:r>
      <w:r w:rsidRPr="00B276D0">
        <w:rPr>
          <w:rFonts w:ascii="Calibri" w:hAnsi="Calibri" w:cs="Calibri"/>
          <w:noProof/>
          <w:sz w:val="22"/>
          <w:szCs w:val="22"/>
        </w:rPr>
      </w:r>
      <w:r w:rsidRPr="00B276D0">
        <w:rPr>
          <w:rFonts w:ascii="Calibri" w:hAnsi="Calibri" w:cs="Calibri"/>
          <w:noProof/>
          <w:sz w:val="22"/>
          <w:szCs w:val="22"/>
        </w:rPr>
        <w:fldChar w:fldCharType="separate"/>
      </w:r>
      <w:r w:rsidR="00043577">
        <w:rPr>
          <w:rFonts w:ascii="Calibri" w:hAnsi="Calibri" w:cs="Calibri"/>
          <w:noProof/>
          <w:sz w:val="22"/>
          <w:szCs w:val="22"/>
        </w:rPr>
        <w:t>32</w:t>
      </w:r>
      <w:r w:rsidRPr="00B276D0">
        <w:rPr>
          <w:rFonts w:ascii="Calibri" w:hAnsi="Calibri" w:cs="Calibri"/>
          <w:noProof/>
          <w:sz w:val="22"/>
          <w:szCs w:val="22"/>
        </w:rPr>
        <w:fldChar w:fldCharType="end"/>
      </w:r>
    </w:p>
    <w:p w14:paraId="27899603" w14:textId="26F16595" w:rsidR="00EB05F4" w:rsidRPr="006D64FA" w:rsidRDefault="00475D53">
      <w:pPr>
        <w:rPr>
          <w:rFonts w:cs="Calibri"/>
          <w:szCs w:val="22"/>
        </w:rPr>
      </w:pPr>
      <w:r w:rsidRPr="006D64FA">
        <w:rPr>
          <w:rFonts w:cs="Calibri"/>
          <w:szCs w:val="22"/>
          <w:lang w:val="en-US"/>
        </w:rPr>
        <w:fldChar w:fldCharType="end"/>
      </w:r>
      <w:r w:rsidR="00ED1DBC" w:rsidRPr="006D64FA">
        <w:rPr>
          <w:rFonts w:cs="Calibri"/>
          <w:szCs w:val="22"/>
        </w:rPr>
        <w:br w:type="page"/>
      </w:r>
    </w:p>
    <w:p w14:paraId="5E3B8F39" w14:textId="757A2324" w:rsidR="005A6DB6" w:rsidRPr="00D93BA2" w:rsidRDefault="005A6DB6" w:rsidP="00D93BA2">
      <w:pPr>
        <w:pStyle w:val="Heading1"/>
      </w:pPr>
      <w:bookmarkStart w:id="0" w:name="_Toc163902237"/>
      <w:bookmarkStart w:id="1" w:name="_Toc181628790"/>
      <w:r w:rsidRPr="00D93BA2">
        <w:lastRenderedPageBreak/>
        <w:t>Visão End-to-End</w:t>
      </w:r>
      <w:bookmarkEnd w:id="0"/>
      <w:bookmarkEnd w:id="1"/>
    </w:p>
    <w:p w14:paraId="69C0F078" w14:textId="35971F20" w:rsidR="00BF755F" w:rsidRDefault="008B366C" w:rsidP="003660E2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E92418">
        <w:rPr>
          <w:rFonts w:eastAsiaTheme="minorHAnsi" w:cstheme="minorBidi"/>
          <w:szCs w:val="22"/>
          <w:lang w:eastAsia="en-US"/>
        </w:rPr>
        <w:t>Em dezembro de 2022, o Modelo Único de Garantias</w:t>
      </w:r>
      <w:r w:rsidR="006D03D6" w:rsidRPr="00E92418">
        <w:rPr>
          <w:rFonts w:eastAsiaTheme="minorHAnsi" w:cstheme="minorBidi"/>
          <w:szCs w:val="22"/>
          <w:lang w:eastAsia="en-US"/>
        </w:rPr>
        <w:t xml:space="preserve"> (MUG)</w:t>
      </w:r>
      <w:r w:rsidRPr="00E92418">
        <w:rPr>
          <w:rFonts w:eastAsiaTheme="minorHAnsi" w:cstheme="minorBidi"/>
          <w:szCs w:val="22"/>
          <w:lang w:eastAsia="en-US"/>
        </w:rPr>
        <w:t xml:space="preserve"> entrou em produção com o objetivo de concretizar um </w:t>
      </w:r>
      <w:r w:rsidR="002E2949" w:rsidRPr="00E92418">
        <w:rPr>
          <w:rFonts w:eastAsiaTheme="minorHAnsi" w:cstheme="minorBidi"/>
          <w:szCs w:val="22"/>
          <w:lang w:eastAsia="en-US"/>
        </w:rPr>
        <w:t xml:space="preserve">repositório único, normalizado e centralizador com as garantias recebidas pelo Banco Santander Totta. </w:t>
      </w:r>
      <w:r w:rsidR="003660E2" w:rsidRPr="00E92418">
        <w:rPr>
          <w:rFonts w:eastAsiaTheme="minorHAnsi" w:cstheme="minorBidi"/>
          <w:szCs w:val="22"/>
          <w:lang w:eastAsia="en-US"/>
        </w:rPr>
        <w:t xml:space="preserve">Em dezembro de 2022 entrou em produção para alimentar os casos de uso de IFRS9 (Imparidade) e </w:t>
      </w:r>
      <w:r w:rsidR="003660E2" w:rsidRPr="00D36304">
        <w:rPr>
          <w:rFonts w:eastAsiaTheme="minorHAnsi" w:cstheme="minorBidi"/>
          <w:i/>
          <w:szCs w:val="22"/>
          <w:lang w:eastAsia="en-US"/>
        </w:rPr>
        <w:t>Loan Tapes</w:t>
      </w:r>
      <w:r w:rsidR="003660E2" w:rsidRPr="00E92418">
        <w:rPr>
          <w:rFonts w:eastAsiaTheme="minorHAnsi" w:cstheme="minorBidi"/>
          <w:szCs w:val="22"/>
          <w:lang w:eastAsia="en-US"/>
        </w:rPr>
        <w:t xml:space="preserve"> BCE. A partir de abril de 2023, o BIYR 9500 e, consequentemente, a BDR – Capital e Contabilidade passaram também a apontar para este novo modelo de dados. </w:t>
      </w:r>
      <w:r w:rsidR="00BF755F">
        <w:rPr>
          <w:rFonts w:eastAsiaTheme="minorHAnsi" w:cstheme="minorBidi"/>
          <w:szCs w:val="22"/>
          <w:lang w:eastAsia="en-US"/>
        </w:rPr>
        <w:t>Para garantir a uniformidade</w:t>
      </w:r>
      <w:r w:rsidR="00493647">
        <w:rPr>
          <w:rFonts w:eastAsiaTheme="minorHAnsi" w:cstheme="minorBidi"/>
          <w:szCs w:val="22"/>
          <w:lang w:eastAsia="en-US"/>
        </w:rPr>
        <w:t xml:space="preserve"> </w:t>
      </w:r>
      <w:ins w:id="2" w:author="Marta Rafaela Teixeira Nunes" w:date="2024-11-05T12:43:00Z">
        <w:r w:rsidR="00493647">
          <w:rPr>
            <w:rFonts w:eastAsiaTheme="minorHAnsi" w:cstheme="minorBidi"/>
            <w:szCs w:val="22"/>
            <w:lang w:eastAsia="en-US"/>
          </w:rPr>
          <w:t>e consistência entre os principais</w:t>
        </w:r>
        <w:r w:rsidR="00493647" w:rsidDel="00493647">
          <w:rPr>
            <w:rFonts w:eastAsiaTheme="minorHAnsi" w:cstheme="minorBidi"/>
            <w:szCs w:val="22"/>
            <w:lang w:eastAsia="en-US"/>
          </w:rPr>
          <w:t xml:space="preserve"> </w:t>
        </w:r>
      </w:ins>
      <w:del w:id="3" w:author="Marta Rafaela Teixeira Nunes" w:date="2024-11-05T12:43:00Z">
        <w:r w:rsidR="00493647" w:rsidDel="00493647">
          <w:rPr>
            <w:rFonts w:eastAsiaTheme="minorHAnsi" w:cstheme="minorBidi"/>
            <w:szCs w:val="22"/>
            <w:lang w:eastAsia="en-US"/>
          </w:rPr>
          <w:delText>em todos os</w:delText>
        </w:r>
        <w:r w:rsidR="00BF755F" w:rsidDel="00493647">
          <w:rPr>
            <w:rFonts w:eastAsiaTheme="minorHAnsi" w:cstheme="minorBidi"/>
            <w:szCs w:val="22"/>
            <w:lang w:eastAsia="en-US"/>
          </w:rPr>
          <w:delText xml:space="preserve"> </w:delText>
        </w:r>
      </w:del>
      <w:r w:rsidR="00334CB7">
        <w:rPr>
          <w:rFonts w:eastAsiaTheme="minorHAnsi" w:cstheme="minorBidi"/>
          <w:szCs w:val="22"/>
          <w:lang w:eastAsia="en-US"/>
        </w:rPr>
        <w:t xml:space="preserve">casos de uso, </w:t>
      </w:r>
      <w:r w:rsidR="00BF755F">
        <w:rPr>
          <w:rFonts w:eastAsiaTheme="minorHAnsi" w:cstheme="minorBidi"/>
          <w:szCs w:val="22"/>
          <w:lang w:eastAsia="en-US"/>
        </w:rPr>
        <w:t xml:space="preserve">foi realizada, </w:t>
      </w:r>
      <w:r w:rsidR="00334CB7">
        <w:rPr>
          <w:rFonts w:eastAsiaTheme="minorHAnsi" w:cstheme="minorBidi"/>
          <w:szCs w:val="22"/>
          <w:lang w:eastAsia="en-US"/>
        </w:rPr>
        <w:t xml:space="preserve">no final de </w:t>
      </w:r>
      <w:r w:rsidR="00BF755F">
        <w:rPr>
          <w:rFonts w:eastAsiaTheme="minorHAnsi" w:cstheme="minorBidi"/>
          <w:szCs w:val="22"/>
          <w:lang w:eastAsia="en-US"/>
        </w:rPr>
        <w:t>julho de 2024, a migração d</w:t>
      </w:r>
      <w:r w:rsidR="0098638C">
        <w:rPr>
          <w:rFonts w:eastAsiaTheme="minorHAnsi" w:cstheme="minorBidi"/>
          <w:szCs w:val="22"/>
          <w:lang w:eastAsia="en-US"/>
        </w:rPr>
        <w:t>o reporte com respeito a informação de garantias da</w:t>
      </w:r>
      <w:r w:rsidR="00BF755F">
        <w:rPr>
          <w:rFonts w:eastAsiaTheme="minorHAnsi" w:cstheme="minorBidi"/>
          <w:szCs w:val="22"/>
          <w:lang w:eastAsia="en-US"/>
        </w:rPr>
        <w:t xml:space="preserve"> CRC – Central de Re</w:t>
      </w:r>
      <w:r w:rsidR="0029230B">
        <w:rPr>
          <w:rFonts w:eastAsiaTheme="minorHAnsi" w:cstheme="minorBidi"/>
          <w:szCs w:val="22"/>
          <w:lang w:eastAsia="en-US"/>
        </w:rPr>
        <w:t>s</w:t>
      </w:r>
      <w:r w:rsidR="00BF755F">
        <w:rPr>
          <w:rFonts w:eastAsiaTheme="minorHAnsi" w:cstheme="minorBidi"/>
          <w:szCs w:val="22"/>
          <w:lang w:eastAsia="en-US"/>
        </w:rPr>
        <w:t>ponsabilidade de Crédito, para o MUG</w:t>
      </w:r>
      <w:r w:rsidR="00334CB7">
        <w:rPr>
          <w:rFonts w:eastAsiaTheme="minorHAnsi" w:cstheme="minorBidi"/>
          <w:szCs w:val="22"/>
          <w:lang w:eastAsia="en-US"/>
        </w:rPr>
        <w:t xml:space="preserve"> </w:t>
      </w:r>
      <w:ins w:id="4" w:author="Marta Rafaela Teixeira Nunes" w:date="2024-11-05T12:44:00Z">
        <w:r w:rsidR="00493647">
          <w:rPr>
            <w:rFonts w:eastAsiaTheme="minorHAnsi" w:cstheme="minorBidi"/>
            <w:szCs w:val="22"/>
            <w:lang w:eastAsia="en-US"/>
          </w:rPr>
          <w:t xml:space="preserve">– pelo que o reporte da CRC de final de mês já foi assegurado também a partir do MUG. </w:t>
        </w:r>
      </w:ins>
      <w:r w:rsidR="00826CE5">
        <w:rPr>
          <w:rFonts w:eastAsiaTheme="minorHAnsi" w:cstheme="minorBidi"/>
          <w:szCs w:val="22"/>
          <w:lang w:eastAsia="en-US"/>
        </w:rPr>
        <w:t>Assim, a</w:t>
      </w:r>
      <w:r w:rsidR="00BF755F">
        <w:rPr>
          <w:rFonts w:eastAsiaTheme="minorHAnsi" w:cstheme="minorBidi"/>
          <w:szCs w:val="22"/>
          <w:lang w:eastAsia="en-US"/>
        </w:rPr>
        <w:t xml:space="preserve"> partir desse momento, o MUG passou a ser a base de referência</w:t>
      </w:r>
      <w:r w:rsidR="00826CE5">
        <w:rPr>
          <w:rFonts w:eastAsiaTheme="minorHAnsi" w:cstheme="minorBidi"/>
          <w:szCs w:val="22"/>
          <w:lang w:eastAsia="en-US"/>
        </w:rPr>
        <w:t xml:space="preserve">, </w:t>
      </w:r>
      <w:r w:rsidR="00D36304">
        <w:rPr>
          <w:rFonts w:eastAsiaTheme="minorHAnsi" w:cstheme="minorBidi"/>
          <w:szCs w:val="22"/>
          <w:lang w:eastAsia="en-US"/>
        </w:rPr>
        <w:t>também</w:t>
      </w:r>
      <w:r w:rsidR="00826CE5">
        <w:rPr>
          <w:rFonts w:eastAsiaTheme="minorHAnsi" w:cstheme="minorBidi"/>
          <w:szCs w:val="22"/>
          <w:lang w:eastAsia="en-US"/>
        </w:rPr>
        <w:t xml:space="preserve">, </w:t>
      </w:r>
      <w:r w:rsidR="00BF755F">
        <w:rPr>
          <w:rFonts w:eastAsiaTheme="minorHAnsi" w:cstheme="minorBidi"/>
          <w:szCs w:val="22"/>
          <w:lang w:eastAsia="en-US"/>
        </w:rPr>
        <w:t xml:space="preserve">para </w:t>
      </w:r>
      <w:del w:id="5" w:author="Marta Rafaela Teixeira Nunes" w:date="2024-11-05T12:45:00Z">
        <w:r w:rsidR="00493647" w:rsidDel="00493647">
          <w:rPr>
            <w:szCs w:val="22"/>
          </w:rPr>
          <w:delText xml:space="preserve">os casos de uso </w:delText>
        </w:r>
      </w:del>
      <w:r w:rsidR="00BF755F">
        <w:rPr>
          <w:rFonts w:eastAsiaTheme="minorHAnsi" w:cstheme="minorBidi"/>
          <w:szCs w:val="22"/>
          <w:lang w:eastAsia="en-US"/>
        </w:rPr>
        <w:t>CRC</w:t>
      </w:r>
      <w:r w:rsidR="00334CB7">
        <w:rPr>
          <w:rFonts w:eastAsiaTheme="minorHAnsi" w:cstheme="minorBidi"/>
          <w:szCs w:val="22"/>
          <w:lang w:eastAsia="en-US"/>
        </w:rPr>
        <w:t xml:space="preserve"> e aplicações daí dependentes. </w:t>
      </w:r>
      <w:ins w:id="6" w:author="Marta Rafaela Teixeira Nunes" w:date="2024-11-05T12:45:00Z">
        <w:r w:rsidR="00493647">
          <w:rPr>
            <w:rFonts w:eastAsiaTheme="minorHAnsi" w:cstheme="minorBidi"/>
            <w:szCs w:val="22"/>
            <w:lang w:eastAsia="en-US"/>
          </w:rPr>
          <w:t>A julho 2024, deu-se por concluído o</w:t>
        </w:r>
        <w:r w:rsidR="00493647" w:rsidRPr="00E92418">
          <w:rPr>
            <w:rFonts w:eastAsiaTheme="minorHAnsi" w:cstheme="minorBidi"/>
            <w:szCs w:val="22"/>
            <w:lang w:eastAsia="en-US"/>
          </w:rPr>
          <w:t xml:space="preserve"> </w:t>
        </w:r>
      </w:ins>
      <w:r w:rsidR="00BF755F" w:rsidRPr="00E92418">
        <w:rPr>
          <w:rFonts w:eastAsiaTheme="minorHAnsi" w:cstheme="minorBidi"/>
          <w:szCs w:val="22"/>
          <w:lang w:eastAsia="en-US"/>
        </w:rPr>
        <w:t xml:space="preserve">projeto inicial de desenvolvimento do MUG no </w:t>
      </w:r>
      <w:r w:rsidR="00BF755F" w:rsidRPr="00C72FA2">
        <w:rPr>
          <w:rFonts w:eastAsiaTheme="minorHAnsi" w:cstheme="minorBidi"/>
          <w:i/>
          <w:szCs w:val="22"/>
          <w:lang w:eastAsia="en-US"/>
        </w:rPr>
        <w:t>Data Lake</w:t>
      </w:r>
      <w:r w:rsidR="00BF755F" w:rsidRPr="00E92418">
        <w:rPr>
          <w:rFonts w:eastAsiaTheme="minorHAnsi" w:cstheme="minorBidi"/>
          <w:szCs w:val="22"/>
          <w:lang w:eastAsia="en-US"/>
        </w:rPr>
        <w:t>, sem prejuízo de, como em muitas outras aplicações, existirem desde então novas iniciativas para introduzir melhorias, corrigir incidências e desenvolver novas funcionalidades</w:t>
      </w:r>
      <w:r w:rsidR="00BF755F">
        <w:rPr>
          <w:rFonts w:eastAsiaTheme="minorHAnsi" w:cstheme="minorBidi"/>
          <w:szCs w:val="22"/>
          <w:lang w:eastAsia="en-US"/>
        </w:rPr>
        <w:t xml:space="preserve">. </w:t>
      </w:r>
    </w:p>
    <w:p w14:paraId="55CBCAD1" w14:textId="6704196E" w:rsidR="00BF755F" w:rsidRPr="00E92418" w:rsidRDefault="006D03D6" w:rsidP="00E9241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E92418">
        <w:rPr>
          <w:rFonts w:eastAsiaTheme="minorHAnsi" w:cstheme="minorBidi"/>
          <w:szCs w:val="22"/>
          <w:lang w:eastAsia="en-US"/>
        </w:rPr>
        <w:t>Este documento tem como objetivo apresentar as tabelas de interface criadas entre o MUG e</w:t>
      </w:r>
      <w:del w:id="7" w:author="Marta Rafaela Teixeira Nunes" w:date="2024-11-05T12:46:00Z">
        <w:r w:rsidR="00493647" w:rsidDel="00493647">
          <w:rPr>
            <w:szCs w:val="22"/>
          </w:rPr>
          <w:delText>, um dos principais casos de uso(CRC),</w:delText>
        </w:r>
      </w:del>
      <w:ins w:id="8" w:author="Marta Rafaela Teixeira Nunes" w:date="2024-11-05T12:46:00Z">
        <w:r w:rsidR="00493647">
          <w:rPr>
            <w:szCs w:val="22"/>
          </w:rPr>
          <w:t xml:space="preserve"> a CRC,</w:t>
        </w:r>
      </w:ins>
      <w:del w:id="9" w:author="Marta Rafaela Teixeira Nunes" w:date="2024-11-05T12:46:00Z">
        <w:r w:rsidR="003E50BE" w:rsidDel="00493647">
          <w:rPr>
            <w:rFonts w:eastAsiaTheme="minorHAnsi" w:cstheme="minorBidi"/>
            <w:szCs w:val="22"/>
            <w:lang w:eastAsia="en-US"/>
          </w:rPr>
          <w:delText xml:space="preserve"> </w:delText>
        </w:r>
      </w:del>
      <w:r w:rsidRPr="00E92418">
        <w:rPr>
          <w:rFonts w:eastAsiaTheme="minorHAnsi" w:cstheme="minorBidi"/>
          <w:szCs w:val="22"/>
          <w:lang w:eastAsia="en-US"/>
        </w:rPr>
        <w:t xml:space="preserve"> de forma a garantia a traçabilidade de toda a informação de uma forma simples, direta e completa. Por esse motivo, importa relevar a documentação funcional do MUG, onde são apontados os princípios funcionais e arquitetónicos deste modelo de dados, bem como qual o universo coberto. Apesar de não serem parte do MUG, os tradutores</w:t>
      </w:r>
      <w:r w:rsidR="003E50BE">
        <w:rPr>
          <w:rFonts w:eastAsiaTheme="minorHAnsi" w:cstheme="minorBidi"/>
          <w:szCs w:val="22"/>
          <w:lang w:eastAsia="en-US"/>
        </w:rPr>
        <w:t xml:space="preserve"> de chaves</w:t>
      </w:r>
      <w:r w:rsidR="00994A71">
        <w:rPr>
          <w:rFonts w:eastAsiaTheme="minorHAnsi" w:cstheme="minorBidi"/>
          <w:szCs w:val="22"/>
          <w:lang w:eastAsia="en-US"/>
        </w:rPr>
        <w:t>, tabelas auxiliares</w:t>
      </w:r>
      <w:r w:rsidRPr="00E92418">
        <w:rPr>
          <w:rFonts w:eastAsiaTheme="minorHAnsi" w:cstheme="minorBidi"/>
          <w:szCs w:val="22"/>
          <w:lang w:eastAsia="en-US"/>
        </w:rPr>
        <w:t xml:space="preserve"> e interfaces descritos neste documento respeitam todos os princípios e regras de definição de universo detalhados ao pormenor no documento Modelo de Dados e </w:t>
      </w:r>
      <w:r w:rsidRPr="00E92418">
        <w:rPr>
          <w:rFonts w:eastAsiaTheme="minorHAnsi" w:cstheme="minorBidi"/>
          <w:i/>
          <w:szCs w:val="22"/>
          <w:lang w:eastAsia="en-US"/>
        </w:rPr>
        <w:t>Workflow</w:t>
      </w:r>
      <w:r w:rsidRPr="00E92418">
        <w:rPr>
          <w:rFonts w:eastAsiaTheme="minorHAnsi" w:cstheme="minorBidi"/>
          <w:szCs w:val="22"/>
          <w:lang w:eastAsia="en-US"/>
        </w:rPr>
        <w:t xml:space="preserve"> – Modelo Único de Garantias.</w:t>
      </w:r>
    </w:p>
    <w:p w14:paraId="6F629156" w14:textId="48F7857D" w:rsidR="00817DFF" w:rsidRPr="00E92418" w:rsidRDefault="001D1A78" w:rsidP="00E9241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E92418">
        <w:rPr>
          <w:rFonts w:eastAsiaTheme="minorHAnsi" w:cstheme="minorBidi"/>
          <w:szCs w:val="22"/>
          <w:lang w:eastAsia="en-US"/>
        </w:rPr>
        <w:t xml:space="preserve">Este módulo não é um módulo do MUG, mas sim os interfaces de </w:t>
      </w:r>
      <w:r w:rsidRPr="00C72FA2">
        <w:rPr>
          <w:rFonts w:eastAsiaTheme="minorHAnsi" w:cstheme="minorBidi"/>
          <w:i/>
          <w:iCs/>
          <w:szCs w:val="22"/>
          <w:lang w:eastAsia="en-US"/>
        </w:rPr>
        <w:t>output</w:t>
      </w:r>
      <w:r w:rsidRPr="00E92418">
        <w:rPr>
          <w:rFonts w:eastAsiaTheme="minorHAnsi" w:cstheme="minorBidi"/>
          <w:szCs w:val="22"/>
          <w:lang w:eastAsia="en-US"/>
        </w:rPr>
        <w:t xml:space="preserve"> para cada caso de uso, 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neste caso para a </w:t>
      </w:r>
      <w:r w:rsidR="005B7138">
        <w:rPr>
          <w:rFonts w:eastAsiaTheme="minorHAnsi" w:cstheme="minorBidi"/>
          <w:szCs w:val="22"/>
          <w:lang w:eastAsia="en-US"/>
        </w:rPr>
        <w:t>CRC</w:t>
      </w:r>
      <w:r w:rsidRPr="00E92418">
        <w:rPr>
          <w:rFonts w:eastAsiaTheme="minorHAnsi" w:cstheme="minorBidi"/>
          <w:szCs w:val="22"/>
          <w:lang w:eastAsia="en-US"/>
        </w:rPr>
        <w:t xml:space="preserve">. 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É atualmente composto </w:t>
      </w:r>
      <w:r w:rsidR="004C3FB0" w:rsidRPr="001D56D0">
        <w:rPr>
          <w:rFonts w:eastAsiaTheme="minorHAnsi" w:cstheme="minorBidi"/>
          <w:color w:val="000000" w:themeColor="text1"/>
          <w:szCs w:val="22"/>
          <w:lang w:eastAsia="en-US"/>
        </w:rPr>
        <w:t>por 2</w:t>
      </w:r>
      <w:r w:rsidR="0043327F">
        <w:rPr>
          <w:rFonts w:eastAsiaTheme="minorHAnsi" w:cstheme="minorBidi"/>
          <w:color w:val="000000" w:themeColor="text1"/>
          <w:szCs w:val="22"/>
          <w:lang w:eastAsia="en-US"/>
        </w:rPr>
        <w:t xml:space="preserve"> </w:t>
      </w:r>
      <w:r w:rsidR="0043327F" w:rsidRPr="001D56D0">
        <w:rPr>
          <w:rFonts w:eastAsiaTheme="minorHAnsi" w:cstheme="minorBidi"/>
          <w:color w:val="000000" w:themeColor="text1"/>
          <w:szCs w:val="22"/>
          <w:lang w:eastAsia="en-US"/>
        </w:rPr>
        <w:t xml:space="preserve">tabelas de </w:t>
      </w:r>
      <w:r w:rsidR="0043327F" w:rsidRPr="00C14BBB">
        <w:rPr>
          <w:rFonts w:eastAsiaTheme="minorHAnsi" w:cstheme="minorBidi"/>
          <w:i/>
          <w:color w:val="000000" w:themeColor="text1"/>
          <w:szCs w:val="22"/>
          <w:lang w:eastAsia="en-US"/>
        </w:rPr>
        <w:t>output</w:t>
      </w:r>
      <w:r w:rsidR="0043327F" w:rsidRPr="001D56D0">
        <w:rPr>
          <w:rFonts w:eastAsiaTheme="minorHAnsi" w:cstheme="minorBidi"/>
          <w:color w:val="000000" w:themeColor="text1"/>
          <w:szCs w:val="22"/>
          <w:lang w:eastAsia="en-US"/>
        </w:rPr>
        <w:t xml:space="preserve"> que servem para adaptar os dados de responsabilidades e </w:t>
      </w:r>
      <w:r w:rsidR="0043327F">
        <w:rPr>
          <w:rFonts w:eastAsiaTheme="minorHAnsi" w:cstheme="minorBidi"/>
          <w:color w:val="000000" w:themeColor="text1"/>
          <w:szCs w:val="22"/>
          <w:lang w:eastAsia="en-US"/>
        </w:rPr>
        <w:t xml:space="preserve">proteções 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ao formato de interface necessário a ser enviado para </w:t>
      </w:r>
      <w:r w:rsidR="004C3FB0" w:rsidRPr="00E92418">
        <w:rPr>
          <w:rFonts w:eastAsiaTheme="minorHAnsi" w:cstheme="minorBidi"/>
          <w:szCs w:val="22"/>
          <w:lang w:eastAsia="en-US"/>
        </w:rPr>
        <w:t xml:space="preserve">a </w:t>
      </w:r>
      <w:r w:rsidR="004C3FB0">
        <w:rPr>
          <w:rFonts w:eastAsiaTheme="minorHAnsi" w:cstheme="minorBidi"/>
          <w:szCs w:val="22"/>
          <w:lang w:eastAsia="en-US"/>
        </w:rPr>
        <w:t>aplicação</w:t>
      </w:r>
      <w:r w:rsidR="0043327F">
        <w:rPr>
          <w:rFonts w:eastAsiaTheme="minorHAnsi" w:cstheme="minorBidi"/>
          <w:szCs w:val="22"/>
          <w:lang w:eastAsia="en-US"/>
        </w:rPr>
        <w:t xml:space="preserve"> CRC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. A granularidade </w:t>
      </w:r>
      <w:r w:rsidR="0043327F">
        <w:rPr>
          <w:rFonts w:eastAsiaTheme="minorHAnsi" w:cstheme="minorBidi"/>
          <w:szCs w:val="22"/>
          <w:lang w:eastAsia="en-US"/>
        </w:rPr>
        <w:t xml:space="preserve">da CRC está </w:t>
      </w:r>
      <w:r w:rsidR="004C3FB0">
        <w:rPr>
          <w:rFonts w:eastAsiaTheme="minorHAnsi" w:cstheme="minorBidi"/>
          <w:szCs w:val="22"/>
          <w:lang w:eastAsia="en-US"/>
        </w:rPr>
        <w:t>alinhada</w:t>
      </w:r>
      <w:r w:rsidR="0043327F">
        <w:rPr>
          <w:rFonts w:eastAsiaTheme="minorHAnsi" w:cstheme="minorBidi"/>
          <w:szCs w:val="22"/>
          <w:lang w:eastAsia="en-US"/>
        </w:rPr>
        <w:t xml:space="preserve"> com a granularidade máxima do MUG (ao nível </w:t>
      </w:r>
      <w:r w:rsidR="00994A71">
        <w:rPr>
          <w:rFonts w:eastAsiaTheme="minorHAnsi" w:cstheme="minorBidi"/>
          <w:szCs w:val="22"/>
          <w:lang w:eastAsia="en-US"/>
        </w:rPr>
        <w:t>do b</w:t>
      </w:r>
      <w:r w:rsidR="0043327F">
        <w:rPr>
          <w:rFonts w:eastAsiaTheme="minorHAnsi" w:cstheme="minorBidi"/>
          <w:szCs w:val="22"/>
          <w:lang w:eastAsia="en-US"/>
        </w:rPr>
        <w:t>em/</w:t>
      </w:r>
      <w:r w:rsidR="00994A71">
        <w:rPr>
          <w:rFonts w:eastAsiaTheme="minorHAnsi" w:cstheme="minorBidi"/>
          <w:szCs w:val="22"/>
          <w:lang w:eastAsia="en-US"/>
        </w:rPr>
        <w:t>p</w:t>
      </w:r>
      <w:r w:rsidR="0043327F">
        <w:rPr>
          <w:rFonts w:eastAsiaTheme="minorHAnsi" w:cstheme="minorBidi"/>
          <w:szCs w:val="22"/>
          <w:lang w:eastAsia="en-US"/>
        </w:rPr>
        <w:t>roteção).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 </w:t>
      </w:r>
      <w:r w:rsidRPr="00AC2303">
        <w:rPr>
          <w:rFonts w:eastAsiaTheme="minorHAnsi" w:cstheme="minorBidi"/>
          <w:szCs w:val="22"/>
          <w:lang w:eastAsia="en-US"/>
        </w:rPr>
        <w:t>Para</w:t>
      </w:r>
      <w:r w:rsidRPr="00E92418">
        <w:rPr>
          <w:rFonts w:eastAsiaTheme="minorHAnsi" w:cstheme="minorBidi"/>
          <w:szCs w:val="22"/>
          <w:lang w:eastAsia="en-US"/>
        </w:rPr>
        <w:t xml:space="preserve"> assegurar a rastreabilidade total entre os módulos, bem como com os casos de uso </w:t>
      </w:r>
      <w:r w:rsidR="005C3487">
        <w:rPr>
          <w:rFonts w:eastAsiaTheme="minorHAnsi" w:cstheme="minorBidi"/>
          <w:szCs w:val="22"/>
          <w:lang w:eastAsia="en-US"/>
        </w:rPr>
        <w:t>–</w:t>
      </w:r>
      <w:r w:rsidR="006C204D">
        <w:rPr>
          <w:rFonts w:eastAsiaTheme="minorHAnsi" w:cstheme="minorBidi"/>
          <w:szCs w:val="22"/>
          <w:lang w:eastAsia="en-US"/>
        </w:rPr>
        <w:t xml:space="preserve"> </w:t>
      </w:r>
      <w:r w:rsidR="005C3487">
        <w:rPr>
          <w:rFonts w:eastAsiaTheme="minorHAnsi" w:cstheme="minorBidi"/>
          <w:szCs w:val="22"/>
          <w:lang w:eastAsia="en-US"/>
        </w:rPr>
        <w:t xml:space="preserve">caso o cruzamento entre </w:t>
      </w:r>
      <w:r w:rsidRPr="00E92418">
        <w:rPr>
          <w:rFonts w:eastAsiaTheme="minorHAnsi" w:cstheme="minorBidi"/>
          <w:szCs w:val="22"/>
          <w:lang w:eastAsia="en-US"/>
        </w:rPr>
        <w:t xml:space="preserve">chaves não seja </w:t>
      </w:r>
      <w:r w:rsidR="005C3487">
        <w:rPr>
          <w:rFonts w:eastAsiaTheme="minorHAnsi" w:cstheme="minorBidi"/>
          <w:szCs w:val="22"/>
          <w:lang w:eastAsia="en-US"/>
        </w:rPr>
        <w:t xml:space="preserve">realizada de forma </w:t>
      </w:r>
      <w:r w:rsidRPr="00E92418">
        <w:rPr>
          <w:rFonts w:eastAsiaTheme="minorHAnsi" w:cstheme="minorBidi"/>
          <w:szCs w:val="22"/>
          <w:lang w:eastAsia="en-US"/>
        </w:rPr>
        <w:t>direta -, inclui-se uma</w:t>
      </w:r>
      <w:r w:rsidR="00C02D1A">
        <w:rPr>
          <w:rFonts w:eastAsiaTheme="minorHAnsi" w:cstheme="minorBidi"/>
          <w:szCs w:val="22"/>
          <w:lang w:eastAsia="en-US"/>
        </w:rPr>
        <w:t xml:space="preserve"> tabela Rosetta entre o MUG e a</w:t>
      </w:r>
      <w:r w:rsidR="002C70D7">
        <w:rPr>
          <w:rFonts w:eastAsiaTheme="minorHAnsi" w:cstheme="minorBidi"/>
          <w:szCs w:val="22"/>
          <w:lang w:eastAsia="en-US"/>
        </w:rPr>
        <w:t>s</w:t>
      </w:r>
      <w:r w:rsidRPr="00E92418">
        <w:rPr>
          <w:rFonts w:eastAsiaTheme="minorHAnsi" w:cstheme="minorBidi"/>
          <w:szCs w:val="22"/>
          <w:lang w:eastAsia="en-US"/>
        </w:rPr>
        <w:t xml:space="preserve"> tabela</w:t>
      </w:r>
      <w:r w:rsidR="002C70D7">
        <w:rPr>
          <w:rFonts w:eastAsiaTheme="minorHAnsi" w:cstheme="minorBidi"/>
          <w:szCs w:val="22"/>
          <w:lang w:eastAsia="en-US"/>
        </w:rPr>
        <w:t>s</w:t>
      </w:r>
      <w:r w:rsidRPr="00E92418">
        <w:rPr>
          <w:rFonts w:eastAsiaTheme="minorHAnsi" w:cstheme="minorBidi"/>
          <w:szCs w:val="22"/>
          <w:lang w:eastAsia="en-US"/>
        </w:rPr>
        <w:t xml:space="preserve"> de interface</w:t>
      </w:r>
      <w:r w:rsidR="00E44449">
        <w:rPr>
          <w:rFonts w:eastAsiaTheme="minorHAnsi" w:cstheme="minorBidi"/>
          <w:szCs w:val="22"/>
          <w:lang w:eastAsia="en-US"/>
        </w:rPr>
        <w:t xml:space="preserve"> </w:t>
      </w:r>
      <w:r w:rsidR="0043327F">
        <w:rPr>
          <w:rFonts w:eastAsiaTheme="minorHAnsi" w:cstheme="minorBidi"/>
          <w:szCs w:val="22"/>
          <w:lang w:eastAsia="en-US"/>
        </w:rPr>
        <w:t>da CRC.</w:t>
      </w:r>
      <w:r w:rsidR="00791745">
        <w:rPr>
          <w:rFonts w:eastAsiaTheme="minorHAnsi" w:cstheme="minorBidi"/>
          <w:szCs w:val="22"/>
          <w:lang w:eastAsia="en-US"/>
        </w:rPr>
        <w:t xml:space="preserve"> </w:t>
      </w:r>
      <w:r w:rsidR="00791745">
        <w:rPr>
          <w:szCs w:val="22"/>
        </w:rPr>
        <w:t>Com o objetivo de</w:t>
      </w:r>
      <w:r w:rsidR="001731C8">
        <w:rPr>
          <w:szCs w:val="22"/>
        </w:rPr>
        <w:t xml:space="preserve"> promover </w:t>
      </w:r>
      <w:ins w:id="10" w:author="Marta Rafaela Teixeira Nunes" w:date="2024-11-05T12:48:00Z">
        <w:r w:rsidR="00493647">
          <w:rPr>
            <w:szCs w:val="22"/>
          </w:rPr>
          <w:t xml:space="preserve">a elevada adaptabilidade e celeridade de alterações na aplicação, bem como </w:t>
        </w:r>
      </w:ins>
      <w:r w:rsidR="003E50BE">
        <w:rPr>
          <w:szCs w:val="22"/>
        </w:rPr>
        <w:t>a</w:t>
      </w:r>
      <w:r w:rsidR="00791745">
        <w:rPr>
          <w:szCs w:val="22"/>
        </w:rPr>
        <w:t xml:space="preserve"> </w:t>
      </w:r>
      <w:r w:rsidR="001731C8">
        <w:rPr>
          <w:szCs w:val="22"/>
        </w:rPr>
        <w:t>transparência</w:t>
      </w:r>
      <w:r w:rsidR="00791745">
        <w:rPr>
          <w:szCs w:val="22"/>
        </w:rPr>
        <w:t xml:space="preserve"> do modelo e apoiar </w:t>
      </w:r>
      <w:r w:rsidR="001731C8">
        <w:rPr>
          <w:szCs w:val="22"/>
        </w:rPr>
        <w:t xml:space="preserve">a </w:t>
      </w:r>
      <w:r w:rsidR="004C3FB0">
        <w:rPr>
          <w:szCs w:val="22"/>
        </w:rPr>
        <w:t>construção</w:t>
      </w:r>
      <w:r w:rsidR="001731C8">
        <w:rPr>
          <w:szCs w:val="22"/>
        </w:rPr>
        <w:t xml:space="preserve"> de campos específicos</w:t>
      </w:r>
      <w:r w:rsidR="00791745">
        <w:rPr>
          <w:szCs w:val="22"/>
        </w:rPr>
        <w:t xml:space="preserve">, são também fornecidas </w:t>
      </w:r>
      <w:r w:rsidR="001731C8">
        <w:rPr>
          <w:szCs w:val="22"/>
        </w:rPr>
        <w:t xml:space="preserve">tabelas auxiliares e de parametrização. </w:t>
      </w:r>
      <w:r w:rsidR="00817DFF">
        <w:rPr>
          <w:szCs w:val="22"/>
        </w:rPr>
        <w:t xml:space="preserve">A parametrização dos motores dos vários módulos é acessível no </w:t>
      </w:r>
      <w:r w:rsidR="00817DFF" w:rsidRPr="004C3FB0">
        <w:rPr>
          <w:i/>
          <w:szCs w:val="22"/>
        </w:rPr>
        <w:t>Front</w:t>
      </w:r>
      <w:r w:rsidR="00817DFF">
        <w:rPr>
          <w:szCs w:val="22"/>
        </w:rPr>
        <w:t xml:space="preserve"> do </w:t>
      </w:r>
      <w:r w:rsidR="00817DFF" w:rsidRPr="004C3FB0">
        <w:rPr>
          <w:i/>
          <w:szCs w:val="22"/>
        </w:rPr>
        <w:t>Data Lake</w:t>
      </w:r>
      <w:r w:rsidR="00817DFF">
        <w:rPr>
          <w:szCs w:val="22"/>
        </w:rPr>
        <w:t xml:space="preserve"> - conforme explica</w:t>
      </w:r>
      <w:r w:rsidR="00EF3E82">
        <w:rPr>
          <w:szCs w:val="22"/>
        </w:rPr>
        <w:t xml:space="preserve">do no capítulo 3. do documento </w:t>
      </w:r>
      <w:ins w:id="11" w:author="Marta Rafaela Teixeira Nunes" w:date="2024-11-05T12:49:00Z">
        <w:r w:rsidR="00493647" w:rsidRPr="00EF3E82">
          <w:rPr>
            <w:i/>
            <w:szCs w:val="22"/>
          </w:rPr>
          <w:t>‘Data Lake Hub (Front do Data Lake)</w:t>
        </w:r>
        <w:r w:rsidR="00493647" w:rsidDel="00493647">
          <w:rPr>
            <w:szCs w:val="22"/>
          </w:rPr>
          <w:t xml:space="preserve"> </w:t>
        </w:r>
      </w:ins>
      <w:del w:id="12" w:author="Marta Rafaela Teixeira Nunes" w:date="2024-11-05T12:49:00Z">
        <w:r w:rsidR="00493647" w:rsidDel="00493647">
          <w:rPr>
            <w:szCs w:val="22"/>
          </w:rPr>
          <w:delText>‘</w:delText>
        </w:r>
        <w:r w:rsidR="00493647" w:rsidRPr="00EF3E82" w:rsidDel="00493647">
          <w:rPr>
            <w:i/>
            <w:szCs w:val="22"/>
          </w:rPr>
          <w:delText xml:space="preserve">Front do Data Lake </w:delText>
        </w:r>
        <w:r w:rsidR="00493647" w:rsidDel="00493647">
          <w:rPr>
            <w:i/>
            <w:szCs w:val="22"/>
          </w:rPr>
          <w:delText>‘</w:delText>
        </w:r>
        <w:r w:rsidR="00817DFF" w:rsidDel="00493647">
          <w:rPr>
            <w:szCs w:val="22"/>
          </w:rPr>
          <w:delText>.</w:delText>
        </w:r>
      </w:del>
    </w:p>
    <w:p w14:paraId="0120AADE" w14:textId="77777777" w:rsidR="00D36304" w:rsidRDefault="005A6DB6" w:rsidP="00D36304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E92418">
        <w:rPr>
          <w:rFonts w:eastAsiaTheme="minorHAnsi" w:cstheme="minorBidi"/>
          <w:szCs w:val="22"/>
          <w:lang w:eastAsia="en-US"/>
        </w:rPr>
        <w:t xml:space="preserve">O fluxo </w:t>
      </w:r>
      <w:r w:rsidR="00990D74" w:rsidRPr="00E92418">
        <w:rPr>
          <w:rFonts w:eastAsiaTheme="minorHAnsi" w:cstheme="minorBidi"/>
          <w:szCs w:val="22"/>
          <w:lang w:eastAsia="en-US"/>
        </w:rPr>
        <w:t xml:space="preserve">de informação </w:t>
      </w:r>
      <w:r w:rsidR="00B12AF5" w:rsidRPr="00E92418">
        <w:rPr>
          <w:rFonts w:eastAsiaTheme="minorHAnsi" w:cstheme="minorBidi"/>
          <w:szCs w:val="22"/>
          <w:lang w:eastAsia="en-US"/>
        </w:rPr>
        <w:t xml:space="preserve">e a arquitetura de dados do </w:t>
      </w:r>
      <w:r w:rsidR="001D1A78" w:rsidRPr="00E92418">
        <w:rPr>
          <w:rFonts w:eastAsiaTheme="minorHAnsi" w:cstheme="minorBidi"/>
          <w:szCs w:val="22"/>
          <w:lang w:eastAsia="en-US"/>
        </w:rPr>
        <w:t>MUG e dos seus interfaces</w:t>
      </w:r>
      <w:r w:rsidR="00884526">
        <w:rPr>
          <w:rFonts w:eastAsiaTheme="minorHAnsi" w:cstheme="minorBidi"/>
          <w:szCs w:val="22"/>
          <w:lang w:eastAsia="en-US"/>
        </w:rPr>
        <w:t xml:space="preserve"> </w:t>
      </w:r>
      <w:r w:rsidR="0043327F">
        <w:rPr>
          <w:rFonts w:eastAsiaTheme="minorHAnsi" w:cstheme="minorBidi"/>
          <w:szCs w:val="22"/>
          <w:lang w:eastAsia="en-US"/>
        </w:rPr>
        <w:t>para a CRC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 </w:t>
      </w:r>
      <w:r w:rsidR="00B12AF5" w:rsidRPr="00E92418">
        <w:rPr>
          <w:rFonts w:eastAsiaTheme="minorHAnsi" w:cstheme="minorBidi"/>
          <w:szCs w:val="22"/>
          <w:lang w:eastAsia="en-US"/>
        </w:rPr>
        <w:t>está esquematizado no diagrama seguinte</w:t>
      </w:r>
      <w:r w:rsidR="000321F7" w:rsidRPr="00E92418">
        <w:rPr>
          <w:rFonts w:eastAsiaTheme="minorHAnsi" w:cstheme="minorBidi"/>
          <w:szCs w:val="22"/>
          <w:lang w:eastAsia="en-US"/>
        </w:rPr>
        <w:t>:</w:t>
      </w:r>
    </w:p>
    <w:p w14:paraId="20AFF75D" w14:textId="700C5787" w:rsidR="001D1A78" w:rsidRDefault="00884526" w:rsidP="00D36304">
      <w:pPr>
        <w:spacing w:after="160" w:line="259" w:lineRule="auto"/>
        <w:jc w:val="center"/>
        <w:rPr>
          <w:rFonts w:cs="Calibri"/>
          <w:b/>
          <w:color w:val="000000" w:themeColor="text1"/>
          <w:szCs w:val="22"/>
        </w:rPr>
      </w:pPr>
      <w:bookmarkStart w:id="13" w:name="_Toc181628842"/>
      <w:r w:rsidRPr="00884526">
        <w:rPr>
          <w:rFonts w:cs="Calibri"/>
          <w:b/>
          <w:noProof/>
          <w:color w:val="000000" w:themeColor="text1"/>
          <w:szCs w:val="22"/>
        </w:rPr>
        <w:lastRenderedPageBreak/>
        <w:drawing>
          <wp:anchor distT="0" distB="0" distL="114300" distR="114300" simplePos="0" relativeHeight="251659776" behindDoc="0" locked="0" layoutInCell="1" allowOverlap="1" wp14:anchorId="1B35630C" wp14:editId="13EB78B3">
            <wp:simplePos x="0" y="0"/>
            <wp:positionH relativeFrom="margin">
              <wp:posOffset>0</wp:posOffset>
            </wp:positionH>
            <wp:positionV relativeFrom="paragraph">
              <wp:posOffset>234950</wp:posOffset>
            </wp:positionV>
            <wp:extent cx="5717540" cy="25050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45"/>
                    <a:stretch/>
                  </pic:blipFill>
                  <pic:spPr bwMode="auto">
                    <a:xfrm>
                      <a:off x="0" y="0"/>
                      <a:ext cx="571754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487" w:rsidRPr="002B5487">
        <w:rPr>
          <w:rFonts w:cs="Calibri"/>
          <w:b/>
          <w:color w:val="000000" w:themeColor="text1"/>
          <w:szCs w:val="22"/>
        </w:rPr>
        <w:t xml:space="preserve">Figura </w:t>
      </w:r>
      <w:r w:rsidR="002B5487" w:rsidRPr="002B5487">
        <w:rPr>
          <w:rFonts w:cs="Calibri"/>
          <w:b/>
          <w:color w:val="000000" w:themeColor="text1"/>
          <w:szCs w:val="22"/>
        </w:rPr>
        <w:fldChar w:fldCharType="begin"/>
      </w:r>
      <w:r w:rsidR="002B5487" w:rsidRPr="002B5487">
        <w:rPr>
          <w:rFonts w:cs="Calibri"/>
          <w:b/>
          <w:color w:val="000000" w:themeColor="text1"/>
          <w:szCs w:val="22"/>
        </w:rPr>
        <w:instrText xml:space="preserve"> SEQ Figura \* ARABIC </w:instrText>
      </w:r>
      <w:r w:rsidR="002B5487" w:rsidRPr="002B5487">
        <w:rPr>
          <w:rFonts w:cs="Calibri"/>
          <w:b/>
          <w:color w:val="000000" w:themeColor="text1"/>
          <w:szCs w:val="22"/>
        </w:rPr>
        <w:fldChar w:fldCharType="separate"/>
      </w:r>
      <w:r w:rsidR="00043577">
        <w:rPr>
          <w:rFonts w:cs="Calibri"/>
          <w:b/>
          <w:noProof/>
          <w:color w:val="000000" w:themeColor="text1"/>
          <w:szCs w:val="22"/>
        </w:rPr>
        <w:t>1</w:t>
      </w:r>
      <w:r w:rsidR="002B5487" w:rsidRPr="002B5487">
        <w:rPr>
          <w:rFonts w:cs="Calibri"/>
          <w:b/>
          <w:color w:val="000000" w:themeColor="text1"/>
          <w:szCs w:val="22"/>
        </w:rPr>
        <w:fldChar w:fldCharType="end"/>
      </w:r>
      <w:r w:rsidR="002B5487" w:rsidRPr="002B5487">
        <w:rPr>
          <w:rFonts w:cs="Calibri"/>
          <w:b/>
          <w:color w:val="000000" w:themeColor="text1"/>
          <w:szCs w:val="22"/>
        </w:rPr>
        <w:t xml:space="preserve">. Modelo Relacional - Interfaces do MUG </w:t>
      </w:r>
      <w:r w:rsidR="0043327F" w:rsidRPr="002B5487">
        <w:rPr>
          <w:rFonts w:cs="Calibri"/>
          <w:b/>
          <w:color w:val="000000" w:themeColor="text1"/>
          <w:szCs w:val="22"/>
        </w:rPr>
        <w:t>para</w:t>
      </w:r>
      <w:r w:rsidR="0043327F">
        <w:rPr>
          <w:rFonts w:cs="Calibri"/>
          <w:b/>
          <w:color w:val="000000" w:themeColor="text1"/>
          <w:szCs w:val="22"/>
        </w:rPr>
        <w:t xml:space="preserve"> </w:t>
      </w:r>
      <w:r w:rsidR="00D42CAA">
        <w:rPr>
          <w:rFonts w:cs="Calibri"/>
          <w:b/>
          <w:color w:val="000000" w:themeColor="text1"/>
          <w:szCs w:val="22"/>
        </w:rPr>
        <w:t>o caso de Uso -</w:t>
      </w:r>
      <w:r w:rsidR="0043327F">
        <w:rPr>
          <w:rFonts w:cs="Calibri"/>
          <w:b/>
          <w:color w:val="000000" w:themeColor="text1"/>
          <w:szCs w:val="22"/>
        </w:rPr>
        <w:t xml:space="preserve"> CRC</w:t>
      </w:r>
      <w:bookmarkEnd w:id="13"/>
    </w:p>
    <w:p w14:paraId="5533C162" w14:textId="77777777" w:rsidR="008D06A6" w:rsidRDefault="008D06A6" w:rsidP="005106D6">
      <w:pPr>
        <w:spacing w:after="160" w:line="259" w:lineRule="auto"/>
        <w:rPr>
          <w:rFonts w:eastAsiaTheme="minorHAnsi" w:cstheme="minorBidi"/>
          <w:szCs w:val="22"/>
          <w:lang w:eastAsia="en-US"/>
        </w:rPr>
        <w:sectPr w:rsidR="008D06A6" w:rsidSect="0005282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927EF4E" w14:textId="7C2F41BA" w:rsidR="00F95102" w:rsidRDefault="005A6DB6" w:rsidP="00D93BA2">
      <w:pPr>
        <w:pStyle w:val="Heading1"/>
      </w:pPr>
      <w:bookmarkStart w:id="14" w:name="_Toc163902238"/>
      <w:bookmarkStart w:id="15" w:name="_Toc181628791"/>
      <w:r w:rsidRPr="00366E75">
        <w:lastRenderedPageBreak/>
        <w:t>Modelo de Dados e Funcional no Data Lake</w:t>
      </w:r>
      <w:bookmarkEnd w:id="14"/>
      <w:bookmarkEnd w:id="15"/>
      <w:r w:rsidRPr="00366E75">
        <w:t xml:space="preserve"> </w:t>
      </w:r>
    </w:p>
    <w:p w14:paraId="106FAF8E" w14:textId="50D1BD24" w:rsidR="005A6DB6" w:rsidRPr="00D93BA2" w:rsidRDefault="00F95102" w:rsidP="00D93BA2">
      <w:pPr>
        <w:pStyle w:val="Heading2"/>
      </w:pPr>
      <w:bookmarkStart w:id="16" w:name="_Toc163902239"/>
      <w:bookmarkStart w:id="17" w:name="_Toc181628792"/>
      <w:r w:rsidRPr="00D93BA2">
        <w:t>V</w:t>
      </w:r>
      <w:r w:rsidR="005A6DB6" w:rsidRPr="00D93BA2">
        <w:t>isão Geral</w:t>
      </w:r>
      <w:bookmarkEnd w:id="16"/>
      <w:bookmarkEnd w:id="17"/>
    </w:p>
    <w:p w14:paraId="4BABDF04" w14:textId="27C53636" w:rsidR="007B7B11" w:rsidRPr="00CE24BD" w:rsidRDefault="00211555" w:rsidP="00D93BA2">
      <w:pPr>
        <w:pStyle w:val="Heading3"/>
        <w:rPr>
          <w:i/>
        </w:rPr>
      </w:pPr>
      <w:bookmarkStart w:id="18" w:name="_Toc163902241"/>
      <w:bookmarkStart w:id="19" w:name="_Toc181628793"/>
      <w:r w:rsidRPr="00CE24BD">
        <w:rPr>
          <w:i/>
        </w:rPr>
        <w:t>Overview</w:t>
      </w:r>
      <w:bookmarkEnd w:id="18"/>
      <w:bookmarkEnd w:id="19"/>
    </w:p>
    <w:p w14:paraId="4DCBF643" w14:textId="5C26A951" w:rsidR="00817DFF" w:rsidRDefault="0043327F" w:rsidP="0043327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Este módulo é composto </w:t>
      </w:r>
      <w:r w:rsidR="0005734E" w:rsidRPr="00720567">
        <w:rPr>
          <w:rFonts w:eastAsiaTheme="minorHAnsi" w:cstheme="minorBidi"/>
          <w:szCs w:val="22"/>
          <w:lang w:eastAsia="en-US"/>
        </w:rPr>
        <w:t xml:space="preserve">por </w:t>
      </w:r>
      <w:r w:rsidR="0005734E">
        <w:rPr>
          <w:rFonts w:eastAsiaTheme="minorHAnsi" w:cstheme="minorBidi"/>
          <w:szCs w:val="22"/>
          <w:lang w:eastAsia="en-US"/>
        </w:rPr>
        <w:t>2</w:t>
      </w:r>
      <w:r w:rsidRPr="00720567">
        <w:rPr>
          <w:rFonts w:eastAsiaTheme="minorHAnsi" w:cstheme="minorBidi"/>
          <w:szCs w:val="22"/>
          <w:lang w:eastAsia="en-US"/>
        </w:rPr>
        <w:t xml:space="preserve"> tabelas de </w:t>
      </w:r>
      <w:r w:rsidR="0005734E" w:rsidRPr="00C72FA2">
        <w:rPr>
          <w:rFonts w:eastAsiaTheme="minorHAnsi" w:cstheme="minorBidi"/>
          <w:i/>
          <w:szCs w:val="22"/>
          <w:lang w:eastAsia="en-US"/>
        </w:rPr>
        <w:t>output</w:t>
      </w:r>
      <w:r w:rsidR="0005734E">
        <w:rPr>
          <w:rFonts w:eastAsiaTheme="minorHAnsi" w:cstheme="minorBidi"/>
          <w:i/>
          <w:szCs w:val="22"/>
          <w:lang w:eastAsia="en-US"/>
        </w:rPr>
        <w:t>,</w:t>
      </w:r>
      <w:r w:rsidR="0005734E" w:rsidRPr="00720567">
        <w:rPr>
          <w:rFonts w:eastAsiaTheme="minorHAnsi" w:cstheme="minorBidi"/>
          <w:szCs w:val="22"/>
          <w:lang w:eastAsia="en-US"/>
        </w:rPr>
        <w:t xml:space="preserve"> </w:t>
      </w:r>
      <w:r w:rsidR="0005734E">
        <w:rPr>
          <w:rFonts w:eastAsiaTheme="minorHAnsi" w:cstheme="minorBidi"/>
          <w:szCs w:val="22"/>
          <w:lang w:eastAsia="en-US"/>
        </w:rPr>
        <w:t>1</w:t>
      </w:r>
      <w:r w:rsidRPr="00720567">
        <w:rPr>
          <w:rFonts w:eastAsiaTheme="minorHAnsi" w:cstheme="minorBidi"/>
          <w:szCs w:val="22"/>
          <w:lang w:eastAsia="en-US"/>
        </w:rPr>
        <w:t xml:space="preserve"> tradutor de chave </w:t>
      </w:r>
      <w:r w:rsidR="0005734E" w:rsidRPr="00720567">
        <w:rPr>
          <w:rFonts w:eastAsiaTheme="minorHAnsi" w:cstheme="minorBidi"/>
          <w:szCs w:val="22"/>
          <w:lang w:eastAsia="en-US"/>
        </w:rPr>
        <w:t>Rosetta</w:t>
      </w:r>
      <w:r w:rsidR="0005734E" w:rsidRPr="008D06A6">
        <w:rPr>
          <w:rFonts w:eastAsiaTheme="minorHAnsi" w:cstheme="minorBidi"/>
          <w:szCs w:val="22"/>
          <w:lang w:eastAsia="en-US"/>
        </w:rPr>
        <w:t>,</w:t>
      </w:r>
      <w:r w:rsidR="00817DFF" w:rsidRPr="008D06A6">
        <w:rPr>
          <w:rFonts w:eastAsiaTheme="minorHAnsi" w:cstheme="minorBidi"/>
          <w:szCs w:val="22"/>
          <w:lang w:eastAsia="en-US"/>
        </w:rPr>
        <w:t xml:space="preserve"> 1</w:t>
      </w:r>
      <w:r w:rsidR="00817DFF">
        <w:rPr>
          <w:rFonts w:eastAsiaTheme="minorHAnsi" w:cstheme="minorBidi"/>
          <w:i/>
          <w:szCs w:val="22"/>
          <w:lang w:eastAsia="en-US"/>
        </w:rPr>
        <w:t xml:space="preserve"> </w:t>
      </w:r>
      <w:r w:rsidR="00817DFF" w:rsidRPr="008D06A6">
        <w:rPr>
          <w:rFonts w:eastAsiaTheme="minorHAnsi" w:cstheme="minorBidi"/>
          <w:szCs w:val="22"/>
          <w:lang w:eastAsia="en-US"/>
        </w:rPr>
        <w:t>tabela de parametrização</w:t>
      </w:r>
      <w:r w:rsidR="00817DFF" w:rsidRPr="0005734E">
        <w:rPr>
          <w:rFonts w:eastAsiaTheme="minorHAnsi" w:cstheme="minorBidi"/>
          <w:iCs/>
          <w:szCs w:val="22"/>
          <w:lang w:eastAsia="en-US"/>
        </w:rPr>
        <w:t xml:space="preserve"> e 1 tabela auxiliar</w:t>
      </w:r>
      <w:r w:rsidRPr="00720567">
        <w:rPr>
          <w:rFonts w:eastAsiaTheme="minorHAnsi" w:cstheme="minorBidi"/>
          <w:szCs w:val="22"/>
          <w:lang w:eastAsia="en-US"/>
        </w:rPr>
        <w:t xml:space="preserve">. As tabelas de </w:t>
      </w:r>
      <w:r w:rsidRPr="00C72FA2">
        <w:rPr>
          <w:rFonts w:eastAsiaTheme="minorHAnsi" w:cstheme="minorBidi"/>
          <w:i/>
          <w:szCs w:val="22"/>
          <w:lang w:eastAsia="en-US"/>
        </w:rPr>
        <w:t>output</w:t>
      </w:r>
      <w:r w:rsidRPr="00720567">
        <w:rPr>
          <w:rFonts w:eastAsiaTheme="minorHAnsi" w:cstheme="minorBidi"/>
          <w:szCs w:val="22"/>
          <w:lang w:eastAsia="en-US"/>
        </w:rPr>
        <w:t xml:space="preserve"> são os interfaces entre o MUG e os seus casos de uso, assegurando que a informação do MUG é transformada e adaptada ao formato necessário </w:t>
      </w:r>
      <w:r>
        <w:rPr>
          <w:rFonts w:eastAsiaTheme="minorHAnsi" w:cstheme="minorBidi"/>
          <w:szCs w:val="22"/>
          <w:lang w:eastAsia="en-US"/>
        </w:rPr>
        <w:t xml:space="preserve">e final </w:t>
      </w:r>
      <w:r w:rsidRPr="00720567">
        <w:rPr>
          <w:rFonts w:eastAsiaTheme="minorHAnsi" w:cstheme="minorBidi"/>
          <w:szCs w:val="22"/>
          <w:lang w:eastAsia="en-US"/>
        </w:rPr>
        <w:t>a ser enviado para as aplicações da</w:t>
      </w:r>
      <w:r>
        <w:rPr>
          <w:rFonts w:eastAsiaTheme="minorHAnsi" w:cstheme="minorBidi"/>
          <w:szCs w:val="22"/>
          <w:lang w:eastAsia="en-US"/>
        </w:rPr>
        <w:t xml:space="preserve"> CRC</w:t>
      </w:r>
      <w:r w:rsidRPr="00720567">
        <w:rPr>
          <w:rFonts w:eastAsiaTheme="minorHAnsi" w:cstheme="minorBidi"/>
          <w:szCs w:val="22"/>
          <w:lang w:eastAsia="en-US"/>
        </w:rPr>
        <w:t>. De forma a assegurar a traçabilidade completa entre o MUG e este módulo, fo</w:t>
      </w:r>
      <w:r>
        <w:rPr>
          <w:rFonts w:eastAsiaTheme="minorHAnsi" w:cstheme="minorBidi"/>
          <w:szCs w:val="22"/>
          <w:lang w:eastAsia="en-US"/>
        </w:rPr>
        <w:t>i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05734E" w:rsidRPr="00720567">
        <w:rPr>
          <w:rFonts w:eastAsiaTheme="minorHAnsi" w:cstheme="minorBidi"/>
          <w:szCs w:val="22"/>
          <w:lang w:eastAsia="en-US"/>
        </w:rPr>
        <w:t xml:space="preserve">criado </w:t>
      </w:r>
      <w:r w:rsidR="0005734E">
        <w:rPr>
          <w:rFonts w:eastAsiaTheme="minorHAnsi" w:cstheme="minorBidi"/>
          <w:szCs w:val="22"/>
          <w:lang w:eastAsia="en-US"/>
        </w:rPr>
        <w:t>1</w:t>
      </w:r>
      <w:r w:rsidRPr="00720567">
        <w:rPr>
          <w:rFonts w:eastAsiaTheme="minorHAnsi" w:cstheme="minorBidi"/>
          <w:szCs w:val="22"/>
          <w:lang w:eastAsia="en-US"/>
        </w:rPr>
        <w:t xml:space="preserve"> tradutor de chave</w:t>
      </w:r>
      <w:r>
        <w:rPr>
          <w:rFonts w:eastAsiaTheme="minorHAnsi" w:cstheme="minorBidi"/>
          <w:szCs w:val="22"/>
          <w:lang w:eastAsia="en-US"/>
        </w:rPr>
        <w:t>,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>
        <w:rPr>
          <w:rFonts w:eastAsiaTheme="minorHAnsi" w:cstheme="minorBidi"/>
          <w:szCs w:val="22"/>
          <w:lang w:eastAsia="en-US"/>
        </w:rPr>
        <w:t xml:space="preserve">que </w:t>
      </w:r>
      <w:r w:rsidRPr="00720567">
        <w:rPr>
          <w:rFonts w:eastAsiaTheme="minorHAnsi" w:cstheme="minorBidi"/>
          <w:szCs w:val="22"/>
          <w:lang w:eastAsia="en-US"/>
        </w:rPr>
        <w:t xml:space="preserve">parte do módulo consolidado do MUG, assegurando a sua rastreabilidade das chaves entre o módulo de interfaces e a tabela de garantias da </w:t>
      </w:r>
      <w:r>
        <w:rPr>
          <w:rFonts w:eastAsiaTheme="minorHAnsi" w:cstheme="minorBidi"/>
          <w:szCs w:val="22"/>
          <w:lang w:eastAsia="en-US"/>
        </w:rPr>
        <w:t>CRC</w:t>
      </w:r>
      <w:r w:rsidRPr="00720567">
        <w:rPr>
          <w:rFonts w:eastAsiaTheme="minorHAnsi" w:cstheme="minorBidi"/>
          <w:szCs w:val="22"/>
          <w:lang w:eastAsia="en-US"/>
        </w:rPr>
        <w:t xml:space="preserve">, respetivamente. </w:t>
      </w:r>
      <w:r w:rsidR="00817DFF">
        <w:rPr>
          <w:szCs w:val="22"/>
        </w:rPr>
        <w:t xml:space="preserve">A tabela de parametrização suporta a </w:t>
      </w:r>
      <w:r w:rsidR="0056196C">
        <w:rPr>
          <w:szCs w:val="22"/>
        </w:rPr>
        <w:t>gestão</w:t>
      </w:r>
      <w:r w:rsidR="00817DFF">
        <w:rPr>
          <w:szCs w:val="22"/>
        </w:rPr>
        <w:t xml:space="preserve"> do modelo</w:t>
      </w:r>
      <w:r w:rsidR="0056196C">
        <w:rPr>
          <w:szCs w:val="22"/>
        </w:rPr>
        <w:t xml:space="preserve">, </w:t>
      </w:r>
      <w:r w:rsidR="00817DFF">
        <w:rPr>
          <w:szCs w:val="22"/>
        </w:rPr>
        <w:t>promove</w:t>
      </w:r>
      <w:r w:rsidR="0056196C">
        <w:rPr>
          <w:szCs w:val="22"/>
        </w:rPr>
        <w:t>ndo</w:t>
      </w:r>
      <w:r w:rsidR="000D1067">
        <w:rPr>
          <w:szCs w:val="22"/>
        </w:rPr>
        <w:t>,</w:t>
      </w:r>
      <w:r w:rsidR="0056196C">
        <w:rPr>
          <w:szCs w:val="22"/>
        </w:rPr>
        <w:t xml:space="preserve"> simultaneamente</w:t>
      </w:r>
      <w:r w:rsidR="000D1067">
        <w:rPr>
          <w:szCs w:val="22"/>
        </w:rPr>
        <w:t>,</w:t>
      </w:r>
      <w:r w:rsidR="00817DFF">
        <w:rPr>
          <w:szCs w:val="22"/>
        </w:rPr>
        <w:t xml:space="preserve"> a transparência. Adicionalmente, existe uma tabela auxiliar principal na CRC</w:t>
      </w:r>
      <w:r w:rsidR="0056196C">
        <w:rPr>
          <w:szCs w:val="22"/>
        </w:rPr>
        <w:t>,</w:t>
      </w:r>
      <w:r w:rsidR="00817DFF">
        <w:rPr>
          <w:szCs w:val="22"/>
        </w:rPr>
        <w:t xml:space="preserve"> cuja função é apoiar a construção de dados específicos </w:t>
      </w:r>
      <w:r w:rsidR="0056196C">
        <w:rPr>
          <w:szCs w:val="22"/>
        </w:rPr>
        <w:t>para a</w:t>
      </w:r>
      <w:r w:rsidR="001731C8">
        <w:rPr>
          <w:szCs w:val="22"/>
        </w:rPr>
        <w:t xml:space="preserve"> CRC</w:t>
      </w:r>
      <w:r w:rsidR="00817DFF">
        <w:rPr>
          <w:szCs w:val="22"/>
        </w:rPr>
        <w:t xml:space="preserve">. </w:t>
      </w:r>
    </w:p>
    <w:p w14:paraId="45A767B6" w14:textId="2F744161" w:rsidR="00167279" w:rsidRDefault="007C21D5" w:rsidP="0043327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>
        <w:rPr>
          <w:rFonts w:eastAsiaTheme="minorHAnsi" w:cstheme="minorBidi"/>
          <w:szCs w:val="22"/>
          <w:lang w:eastAsia="en-US"/>
        </w:rPr>
        <w:t>A</w:t>
      </w:r>
      <w:r w:rsidR="0043327F">
        <w:rPr>
          <w:rFonts w:eastAsiaTheme="minorHAnsi" w:cstheme="minorBidi"/>
          <w:szCs w:val="22"/>
          <w:lang w:eastAsia="en-US"/>
        </w:rPr>
        <w:t xml:space="preserve"> granularidade das 2 tabelas de </w:t>
      </w:r>
      <w:r w:rsidR="0043327F" w:rsidRPr="00C72FA2">
        <w:rPr>
          <w:rFonts w:eastAsiaTheme="minorHAnsi" w:cstheme="minorBidi"/>
          <w:i/>
          <w:iCs/>
          <w:szCs w:val="22"/>
          <w:lang w:eastAsia="en-US"/>
        </w:rPr>
        <w:t>output</w:t>
      </w:r>
      <w:r w:rsidR="0043327F">
        <w:rPr>
          <w:rFonts w:eastAsiaTheme="minorHAnsi" w:cstheme="minorBidi"/>
          <w:szCs w:val="22"/>
          <w:lang w:eastAsia="en-US"/>
        </w:rPr>
        <w:t xml:space="preserve"> elegíveis está representada a </w:t>
      </w:r>
      <w:r w:rsidR="004C3FB0">
        <w:rPr>
          <w:rFonts w:eastAsiaTheme="minorHAnsi" w:cstheme="minorBidi"/>
          <w:szCs w:val="22"/>
          <w:lang w:eastAsia="en-US"/>
        </w:rPr>
        <w:t>nível</w:t>
      </w:r>
      <w:r w:rsidR="0043327F">
        <w:rPr>
          <w:rFonts w:eastAsiaTheme="minorHAnsi" w:cstheme="minorBidi"/>
          <w:szCs w:val="22"/>
          <w:lang w:eastAsia="en-US"/>
        </w:rPr>
        <w:t xml:space="preserve"> de Responsabilidade –Proteção.  A</w:t>
      </w:r>
      <w:r w:rsidR="001731C8">
        <w:rPr>
          <w:rFonts w:eastAsiaTheme="minorHAnsi" w:cstheme="minorBidi"/>
          <w:szCs w:val="22"/>
          <w:lang w:eastAsia="en-US"/>
        </w:rPr>
        <w:t xml:space="preserve">s tabelas são carregadas diariamente para a CRC. </w:t>
      </w:r>
    </w:p>
    <w:p w14:paraId="637CB3C8" w14:textId="35C630C3" w:rsidR="003D6E63" w:rsidRPr="003D6E63" w:rsidRDefault="003D6E63" w:rsidP="003D6E63">
      <w:pPr>
        <w:pStyle w:val="Caption"/>
        <w:keepNext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20" w:name="_Toc181628829"/>
      <w:r w:rsidRPr="003D6E63">
        <w:rPr>
          <w:rFonts w:cs="Calibri"/>
          <w:b/>
          <w:color w:val="000000" w:themeColor="text1"/>
          <w:sz w:val="22"/>
          <w:szCs w:val="22"/>
        </w:rPr>
        <w:t xml:space="preserve">Tabela </w:t>
      </w:r>
      <w:r w:rsidRPr="003D6E63">
        <w:rPr>
          <w:rFonts w:cs="Calibri"/>
          <w:b/>
          <w:color w:val="000000" w:themeColor="text1"/>
          <w:sz w:val="22"/>
          <w:szCs w:val="22"/>
        </w:rPr>
        <w:fldChar w:fldCharType="begin"/>
      </w:r>
      <w:r w:rsidRPr="003D6E63">
        <w:rPr>
          <w:rFonts w:cs="Calibri"/>
          <w:b/>
          <w:color w:val="000000" w:themeColor="text1"/>
          <w:sz w:val="22"/>
          <w:szCs w:val="22"/>
        </w:rPr>
        <w:instrText xml:space="preserve"> SEQ Tabela \* ARABIC </w:instrText>
      </w:r>
      <w:r w:rsidRPr="003D6E63">
        <w:rPr>
          <w:rFonts w:cs="Calibri"/>
          <w:b/>
          <w:color w:val="000000" w:themeColor="text1"/>
          <w:sz w:val="22"/>
          <w:szCs w:val="22"/>
        </w:rPr>
        <w:fldChar w:fldCharType="separate"/>
      </w:r>
      <w:r w:rsidR="00043577">
        <w:rPr>
          <w:rFonts w:cs="Calibri"/>
          <w:b/>
          <w:noProof/>
          <w:color w:val="000000" w:themeColor="text1"/>
          <w:sz w:val="22"/>
          <w:szCs w:val="22"/>
        </w:rPr>
        <w:t>1</w:t>
      </w:r>
      <w:r w:rsidRPr="003D6E63">
        <w:rPr>
          <w:rFonts w:cs="Calibri"/>
          <w:b/>
          <w:color w:val="000000" w:themeColor="text1"/>
          <w:sz w:val="22"/>
          <w:szCs w:val="22"/>
        </w:rPr>
        <w:fldChar w:fldCharType="end"/>
      </w:r>
      <w:r w:rsidR="000305A8">
        <w:rPr>
          <w:rFonts w:cs="Calibri"/>
          <w:b/>
          <w:color w:val="000000" w:themeColor="text1"/>
          <w:sz w:val="22"/>
          <w:szCs w:val="22"/>
        </w:rPr>
        <w:t>:</w:t>
      </w:r>
      <w:r w:rsidRPr="003D6E63">
        <w:rPr>
          <w:rFonts w:cs="Calibri"/>
          <w:b/>
          <w:color w:val="000000" w:themeColor="text1"/>
          <w:sz w:val="22"/>
          <w:szCs w:val="22"/>
        </w:rPr>
        <w:t xml:space="preserve"> Módulo de Interface</w:t>
      </w:r>
      <w:bookmarkEnd w:id="20"/>
    </w:p>
    <w:tbl>
      <w:tblPr>
        <w:tblW w:w="87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8"/>
        <w:gridCol w:w="2674"/>
        <w:gridCol w:w="1936"/>
        <w:gridCol w:w="1013"/>
        <w:gridCol w:w="918"/>
        <w:gridCol w:w="1475"/>
      </w:tblGrid>
      <w:tr w:rsidR="009445FE" w:rsidRPr="00B06055" w14:paraId="6E891120" w14:textId="1D471230" w:rsidTr="009445FE">
        <w:trPr>
          <w:trHeight w:val="165"/>
          <w:tblHeader/>
          <w:jc w:val="center"/>
        </w:trPr>
        <w:tc>
          <w:tcPr>
            <w:tcW w:w="738" w:type="dxa"/>
            <w:shd w:val="clear" w:color="auto" w:fill="FF0000"/>
            <w:vAlign w:val="center"/>
          </w:tcPr>
          <w:p w14:paraId="032138BB" w14:textId="5900A975" w:rsidR="00420153" w:rsidRPr="008D06A6" w:rsidRDefault="00420153" w:rsidP="008D06A6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674" w:type="dxa"/>
            <w:shd w:val="clear" w:color="auto" w:fill="FF0000"/>
            <w:noWrap/>
            <w:vAlign w:val="center"/>
          </w:tcPr>
          <w:p w14:paraId="2C89FE61" w14:textId="5E4C613B" w:rsidR="00420153" w:rsidRPr="008D06A6" w:rsidRDefault="00420153" w:rsidP="008D06A6">
            <w:pPr>
              <w:jc w:val="center"/>
              <w:rPr>
                <w:rFonts w:cs="Calibri"/>
                <w:color w:val="0D0D0D"/>
                <w:sz w:val="18"/>
                <w:szCs w:val="18"/>
                <w:lang w:val="en-US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Tabelas</w:t>
            </w:r>
            <w:r w:rsidR="00150E76"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(</w:t>
            </w:r>
            <w:r w:rsidR="00150E76" w:rsidRPr="008D06A6">
              <w:rPr>
                <w:rFonts w:cs="Calibri"/>
                <w:b/>
                <w:bCs/>
                <w:i/>
                <w:color w:val="FFFFFF"/>
                <w:sz w:val="18"/>
                <w:szCs w:val="18"/>
              </w:rPr>
              <w:t>cd_garantias</w:t>
            </w:r>
            <w:r w:rsidR="00150E76"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936" w:type="dxa"/>
            <w:shd w:val="clear" w:color="auto" w:fill="FF0000"/>
            <w:vAlign w:val="center"/>
          </w:tcPr>
          <w:p w14:paraId="44F09BAB" w14:textId="6FED4AA0" w:rsidR="00420153" w:rsidRPr="008D06A6" w:rsidRDefault="00420153" w:rsidP="008D06A6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Descritivo</w:t>
            </w:r>
          </w:p>
        </w:tc>
        <w:tc>
          <w:tcPr>
            <w:tcW w:w="1013" w:type="dxa"/>
            <w:shd w:val="clear" w:color="auto" w:fill="FF0000"/>
            <w:vAlign w:val="center"/>
          </w:tcPr>
          <w:p w14:paraId="5D90C417" w14:textId="7D54D235" w:rsidR="00420153" w:rsidRPr="008D06A6" w:rsidRDefault="00420153" w:rsidP="008D06A6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Periodicidade</w:t>
            </w:r>
          </w:p>
        </w:tc>
        <w:tc>
          <w:tcPr>
            <w:tcW w:w="918" w:type="dxa"/>
            <w:shd w:val="clear" w:color="auto" w:fill="FF0000"/>
            <w:vAlign w:val="center"/>
          </w:tcPr>
          <w:p w14:paraId="15BF7F73" w14:textId="3A1145A6" w:rsidR="00420153" w:rsidRPr="008D06A6" w:rsidRDefault="00420153" w:rsidP="008D06A6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Tipologia</w:t>
            </w:r>
          </w:p>
        </w:tc>
        <w:tc>
          <w:tcPr>
            <w:tcW w:w="1475" w:type="dxa"/>
            <w:shd w:val="clear" w:color="auto" w:fill="FF0000"/>
            <w:vAlign w:val="center"/>
          </w:tcPr>
          <w:p w14:paraId="4A916B9E" w14:textId="0BBD96BE" w:rsidR="00420153" w:rsidRPr="008D06A6" w:rsidRDefault="004D10B5" w:rsidP="008D06A6">
            <w:pPr>
              <w:jc w:val="center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Período de E</w:t>
            </w:r>
            <w:r w:rsidR="00420153"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legibilidade</w:t>
            </w:r>
          </w:p>
        </w:tc>
      </w:tr>
      <w:tr w:rsidR="009445FE" w:rsidRPr="00B06055" w14:paraId="61965F20" w14:textId="47DA5E5F" w:rsidTr="009445FE">
        <w:trPr>
          <w:trHeight w:val="552"/>
          <w:jc w:val="center"/>
        </w:trPr>
        <w:tc>
          <w:tcPr>
            <w:tcW w:w="738" w:type="dxa"/>
            <w:vMerge w:val="restart"/>
            <w:shd w:val="clear" w:color="auto" w:fill="E7E6E6" w:themeFill="background2"/>
            <w:textDirection w:val="btLr"/>
            <w:vAlign w:val="center"/>
            <w:hideMark/>
          </w:tcPr>
          <w:p w14:paraId="126617A2" w14:textId="6E53F526" w:rsidR="00420153" w:rsidRPr="008D06A6" w:rsidRDefault="00420153" w:rsidP="00147210">
            <w:pPr>
              <w:ind w:left="113" w:right="113"/>
              <w:jc w:val="center"/>
              <w:rPr>
                <w:rFonts w:cs="Calibri"/>
                <w:color w:val="000000"/>
                <w:sz w:val="24"/>
              </w:rPr>
            </w:pPr>
            <w:r w:rsidRPr="008D06A6">
              <w:rPr>
                <w:rFonts w:cs="Calibri"/>
                <w:color w:val="000000"/>
                <w:sz w:val="24"/>
              </w:rPr>
              <w:t>Interface para C</w:t>
            </w:r>
            <w:r w:rsidR="00147210" w:rsidRPr="008D06A6">
              <w:rPr>
                <w:rFonts w:cs="Calibri"/>
                <w:color w:val="000000"/>
                <w:sz w:val="24"/>
              </w:rPr>
              <w:t>RC</w:t>
            </w:r>
          </w:p>
        </w:tc>
        <w:tc>
          <w:tcPr>
            <w:tcW w:w="2674" w:type="dxa"/>
            <w:shd w:val="clear" w:color="auto" w:fill="auto"/>
            <w:noWrap/>
            <w:vAlign w:val="center"/>
          </w:tcPr>
          <w:p w14:paraId="71A55074" w14:textId="4C2F5FD8" w:rsidR="00420153" w:rsidRPr="008D06A6" w:rsidRDefault="0043327F" w:rsidP="00563CAB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gt022_crc5g_atributos_garantia_rct207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6E0C7197" w14:textId="3CE09282" w:rsidR="00420153" w:rsidRPr="008D06A6" w:rsidRDefault="00420153" w:rsidP="00563CAB">
            <w:pPr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Tabela de </w:t>
            </w:r>
            <w:r w:rsidRPr="008D06A6">
              <w:rPr>
                <w:rFonts w:cs="Calibri"/>
                <w:i/>
                <w:iCs/>
                <w:color w:val="0D0D0D"/>
                <w:sz w:val="18"/>
                <w:szCs w:val="18"/>
              </w:rPr>
              <w:t xml:space="preserve">output </w:t>
            </w:r>
            <w:r w:rsidRPr="008D06A6">
              <w:rPr>
                <w:rFonts w:cs="Calibri"/>
                <w:color w:val="0D0D0D"/>
                <w:sz w:val="18"/>
                <w:szCs w:val="18"/>
              </w:rPr>
              <w:t>c</w:t>
            </w:r>
            <w:r w:rsidR="00C72FA2" w:rsidRPr="008D06A6">
              <w:rPr>
                <w:rFonts w:cs="Calibri"/>
                <w:color w:val="0D0D0D"/>
                <w:sz w:val="18"/>
                <w:szCs w:val="18"/>
              </w:rPr>
              <w:t xml:space="preserve">om </w:t>
            </w:r>
            <w:r w:rsidR="00563CAB" w:rsidRPr="008D06A6">
              <w:rPr>
                <w:rFonts w:cs="Calibri"/>
                <w:color w:val="0D0D0D"/>
                <w:sz w:val="18"/>
                <w:szCs w:val="18"/>
              </w:rPr>
              <w:t xml:space="preserve">atributos sobre as proteções. </w:t>
            </w:r>
          </w:p>
        </w:tc>
        <w:tc>
          <w:tcPr>
            <w:tcW w:w="1013" w:type="dxa"/>
            <w:vAlign w:val="center"/>
          </w:tcPr>
          <w:p w14:paraId="6E6EAD02" w14:textId="0F692E1F" w:rsidR="00420153" w:rsidRPr="008D06A6" w:rsidRDefault="006A06B8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Diária</w:t>
            </w:r>
          </w:p>
        </w:tc>
        <w:tc>
          <w:tcPr>
            <w:tcW w:w="918" w:type="dxa"/>
            <w:vAlign w:val="center"/>
          </w:tcPr>
          <w:p w14:paraId="26F00902" w14:textId="28177B7E" w:rsidR="00420153" w:rsidRPr="008D06A6" w:rsidRDefault="00420153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Interface</w:t>
            </w:r>
          </w:p>
        </w:tc>
        <w:tc>
          <w:tcPr>
            <w:tcW w:w="1475" w:type="dxa"/>
            <w:vAlign w:val="center"/>
          </w:tcPr>
          <w:p w14:paraId="1F63316A" w14:textId="5E48354D" w:rsidR="00420153" w:rsidRPr="008D06A6" w:rsidRDefault="00B71C48" w:rsidP="009445FE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A partir de </w:t>
            </w:r>
            <w:ins w:id="21" w:author="Marta Rafaela Teixeira Nunes" w:date="2024-11-05T12:54:00Z">
              <w:r w:rsidR="009445FE">
                <w:rPr>
                  <w:rFonts w:cs="Calibri"/>
                  <w:color w:val="0D0D0D"/>
                  <w:sz w:val="18"/>
                  <w:szCs w:val="18"/>
                </w:rPr>
                <w:t>29</w:t>
              </w:r>
            </w:ins>
            <w:del w:id="22" w:author="Marta Rafaela Teixeira Nunes" w:date="2024-11-05T12:54:00Z">
              <w:r w:rsidR="009445FE" w:rsidDel="009445FE">
                <w:rPr>
                  <w:rFonts w:cs="Calibri"/>
                  <w:color w:val="0D0D0D"/>
                  <w:sz w:val="18"/>
                  <w:szCs w:val="18"/>
                </w:rPr>
                <w:delText>31</w:delText>
              </w:r>
            </w:del>
            <w:r w:rsidR="00AC2303" w:rsidRPr="008D06A6">
              <w:rPr>
                <w:rFonts w:cs="Calibri"/>
                <w:color w:val="0D0D0D"/>
                <w:sz w:val="18"/>
                <w:szCs w:val="18"/>
              </w:rPr>
              <w:t xml:space="preserve"> </w:t>
            </w:r>
            <w:r w:rsidRPr="008D06A6">
              <w:rPr>
                <w:rFonts w:cs="Calibri"/>
                <w:color w:val="0D0D0D"/>
                <w:sz w:val="18"/>
                <w:szCs w:val="18"/>
              </w:rPr>
              <w:t>julho de 2024</w:t>
            </w:r>
          </w:p>
        </w:tc>
      </w:tr>
      <w:tr w:rsidR="009445FE" w:rsidRPr="00B06055" w14:paraId="09C9BFC5" w14:textId="3B6B6D40" w:rsidTr="009445FE">
        <w:trPr>
          <w:trHeight w:val="552"/>
          <w:jc w:val="center"/>
        </w:trPr>
        <w:tc>
          <w:tcPr>
            <w:tcW w:w="738" w:type="dxa"/>
            <w:vMerge/>
            <w:shd w:val="clear" w:color="auto" w:fill="E7E6E6" w:themeFill="background2"/>
            <w:vAlign w:val="center"/>
            <w:hideMark/>
          </w:tcPr>
          <w:p w14:paraId="60CC40D0" w14:textId="1B208368" w:rsidR="00420153" w:rsidRPr="008D06A6" w:rsidRDefault="00420153" w:rsidP="00DE667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74" w:type="dxa"/>
            <w:shd w:val="clear" w:color="auto" w:fill="auto"/>
            <w:noWrap/>
            <w:vAlign w:val="center"/>
          </w:tcPr>
          <w:p w14:paraId="16DF64E0" w14:textId="61070A5F" w:rsidR="00420153" w:rsidRPr="008D06A6" w:rsidRDefault="0043327F" w:rsidP="00563CAB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gt023_crc5g_rl_contratos_garantia_rct210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132D9BC7" w14:textId="1CC484AE" w:rsidR="00420153" w:rsidRPr="008D06A6" w:rsidRDefault="00420153" w:rsidP="00563CAB">
            <w:pPr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Tabela de </w:t>
            </w:r>
            <w:r w:rsidRPr="008D06A6">
              <w:rPr>
                <w:rFonts w:cs="Calibri"/>
                <w:i/>
                <w:iCs/>
                <w:color w:val="0D0D0D"/>
                <w:sz w:val="18"/>
                <w:szCs w:val="18"/>
              </w:rPr>
              <w:t xml:space="preserve">output </w:t>
            </w: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com </w:t>
            </w:r>
            <w:r w:rsidR="00563CAB" w:rsidRPr="008D06A6">
              <w:rPr>
                <w:rFonts w:cs="Calibri"/>
                <w:color w:val="0D0D0D"/>
                <w:sz w:val="18"/>
                <w:szCs w:val="18"/>
              </w:rPr>
              <w:t>relação entre as chaves da responsabilidade e proteções.</w:t>
            </w:r>
          </w:p>
        </w:tc>
        <w:tc>
          <w:tcPr>
            <w:tcW w:w="1013" w:type="dxa"/>
            <w:vAlign w:val="center"/>
          </w:tcPr>
          <w:p w14:paraId="57BDCFD3" w14:textId="12FD4181" w:rsidR="00420153" w:rsidRPr="008D06A6" w:rsidRDefault="006A06B8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Diária</w:t>
            </w:r>
          </w:p>
        </w:tc>
        <w:tc>
          <w:tcPr>
            <w:tcW w:w="918" w:type="dxa"/>
            <w:vAlign w:val="center"/>
          </w:tcPr>
          <w:p w14:paraId="27DAA3C7" w14:textId="39C62942" w:rsidR="00420153" w:rsidRPr="008D06A6" w:rsidRDefault="00420153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Interface</w:t>
            </w:r>
          </w:p>
        </w:tc>
        <w:tc>
          <w:tcPr>
            <w:tcW w:w="1475" w:type="dxa"/>
            <w:vAlign w:val="center"/>
          </w:tcPr>
          <w:p w14:paraId="234AFD81" w14:textId="3D7718EA" w:rsidR="00420153" w:rsidRPr="008D06A6" w:rsidRDefault="009445FE" w:rsidP="004D10B5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A partir de </w:t>
            </w:r>
            <w:ins w:id="23" w:author="Marta Rafaela Teixeira Nunes" w:date="2024-11-05T12:54:00Z">
              <w:r>
                <w:rPr>
                  <w:rFonts w:cs="Calibri"/>
                  <w:color w:val="0D0D0D"/>
                  <w:sz w:val="18"/>
                  <w:szCs w:val="18"/>
                </w:rPr>
                <w:t>29</w:t>
              </w:r>
            </w:ins>
            <w:del w:id="24" w:author="Marta Rafaela Teixeira Nunes" w:date="2024-11-05T12:54:00Z">
              <w:r w:rsidDel="009445FE">
                <w:rPr>
                  <w:rFonts w:cs="Calibri"/>
                  <w:color w:val="0D0D0D"/>
                  <w:sz w:val="18"/>
                  <w:szCs w:val="18"/>
                </w:rPr>
                <w:delText>31</w:delText>
              </w:r>
            </w:del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 julho de 2024</w:t>
            </w:r>
          </w:p>
        </w:tc>
      </w:tr>
      <w:tr w:rsidR="009445FE" w:rsidRPr="00B06055" w14:paraId="4E307D0B" w14:textId="77777777" w:rsidTr="009445FE">
        <w:trPr>
          <w:trHeight w:val="552"/>
          <w:jc w:val="center"/>
        </w:trPr>
        <w:tc>
          <w:tcPr>
            <w:tcW w:w="738" w:type="dxa"/>
            <w:vMerge/>
            <w:shd w:val="clear" w:color="auto" w:fill="E7E6E6" w:themeFill="background2"/>
            <w:vAlign w:val="center"/>
          </w:tcPr>
          <w:p w14:paraId="4621FC95" w14:textId="77777777" w:rsidR="006A06B8" w:rsidRPr="008D06A6" w:rsidRDefault="006A06B8" w:rsidP="00DE667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74" w:type="dxa"/>
            <w:shd w:val="clear" w:color="auto" w:fill="auto"/>
            <w:noWrap/>
            <w:vAlign w:val="center"/>
          </w:tcPr>
          <w:p w14:paraId="20E3B001" w14:textId="078F5DCD" w:rsidR="006A06B8" w:rsidRPr="008D06A6" w:rsidRDefault="006A06B8" w:rsidP="006B70CB">
            <w:pPr>
              <w:jc w:val="center"/>
              <w:rPr>
                <w:rFonts w:cs="Calibri"/>
                <w:color w:val="000000" w:themeColor="text1"/>
                <w:sz w:val="18"/>
                <w:szCs w:val="18"/>
              </w:rPr>
            </w:pPr>
            <w:r w:rsidRPr="008D06A6">
              <w:rPr>
                <w:rFonts w:cs="Calibri"/>
                <w:color w:val="000000" w:themeColor="text1"/>
                <w:sz w:val="18"/>
                <w:szCs w:val="18"/>
              </w:rPr>
              <w:t>gt804_crc</w:t>
            </w:r>
            <w:r w:rsidR="006B70CB" w:rsidRPr="008D06A6">
              <w:rPr>
                <w:rFonts w:cs="Calibri"/>
                <w:color w:val="000000" w:themeColor="text1"/>
                <w:sz w:val="18"/>
                <w:szCs w:val="18"/>
              </w:rPr>
              <w:t>_exclusao_zcliente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59E3E1F7" w14:textId="32E054EA" w:rsidR="006A06B8" w:rsidRPr="008D06A6" w:rsidRDefault="006A06B8" w:rsidP="00563CAB">
            <w:pPr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Tabela de parametrização </w:t>
            </w:r>
            <w:r w:rsidR="00D36304" w:rsidRPr="008D06A6">
              <w:rPr>
                <w:rFonts w:cs="Calibri"/>
                <w:color w:val="0D0D0D"/>
                <w:sz w:val="18"/>
                <w:szCs w:val="18"/>
              </w:rPr>
              <w:t>do universo de clientes a ser excluídos para efeitos da CRC</w:t>
            </w:r>
          </w:p>
        </w:tc>
        <w:tc>
          <w:tcPr>
            <w:tcW w:w="1013" w:type="dxa"/>
            <w:vAlign w:val="center"/>
          </w:tcPr>
          <w:p w14:paraId="1660A523" w14:textId="770F11D2" w:rsidR="006A06B8" w:rsidRPr="008D06A6" w:rsidRDefault="006A06B8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Diária</w:t>
            </w:r>
          </w:p>
        </w:tc>
        <w:tc>
          <w:tcPr>
            <w:tcW w:w="918" w:type="dxa"/>
            <w:vAlign w:val="center"/>
          </w:tcPr>
          <w:p w14:paraId="14ABF27B" w14:textId="52970554" w:rsidR="006A06B8" w:rsidRPr="008D06A6" w:rsidRDefault="006A06B8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Parametrização</w:t>
            </w:r>
          </w:p>
        </w:tc>
        <w:tc>
          <w:tcPr>
            <w:tcW w:w="1475" w:type="dxa"/>
            <w:vAlign w:val="center"/>
          </w:tcPr>
          <w:p w14:paraId="23820618" w14:textId="6245A508" w:rsidR="006A06B8" w:rsidRPr="008D06A6" w:rsidRDefault="009445FE" w:rsidP="00A01A0B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A partir de </w:t>
            </w:r>
            <w:ins w:id="25" w:author="Marta Rafaela Teixeira Nunes" w:date="2024-11-05T12:54:00Z">
              <w:r>
                <w:rPr>
                  <w:rFonts w:cs="Calibri"/>
                  <w:color w:val="0D0D0D"/>
                  <w:sz w:val="18"/>
                  <w:szCs w:val="18"/>
                </w:rPr>
                <w:t>29</w:t>
              </w:r>
            </w:ins>
            <w:del w:id="26" w:author="Marta Rafaela Teixeira Nunes" w:date="2024-11-05T12:54:00Z">
              <w:r w:rsidDel="009445FE">
                <w:rPr>
                  <w:rFonts w:cs="Calibri"/>
                  <w:color w:val="0D0D0D"/>
                  <w:sz w:val="18"/>
                  <w:szCs w:val="18"/>
                </w:rPr>
                <w:delText>31</w:delText>
              </w:r>
            </w:del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 julho de 2024</w:t>
            </w:r>
          </w:p>
        </w:tc>
      </w:tr>
      <w:tr w:rsidR="009445FE" w:rsidRPr="00B06055" w14:paraId="704C5E2D" w14:textId="77777777" w:rsidTr="009445FE">
        <w:trPr>
          <w:trHeight w:val="552"/>
          <w:jc w:val="center"/>
        </w:trPr>
        <w:tc>
          <w:tcPr>
            <w:tcW w:w="738" w:type="dxa"/>
            <w:vMerge/>
            <w:shd w:val="clear" w:color="auto" w:fill="E7E6E6" w:themeFill="background2"/>
            <w:vAlign w:val="center"/>
          </w:tcPr>
          <w:p w14:paraId="67F26414" w14:textId="77777777" w:rsidR="006A06B8" w:rsidRPr="008D06A6" w:rsidRDefault="006A06B8" w:rsidP="00DE667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74" w:type="dxa"/>
            <w:shd w:val="clear" w:color="auto" w:fill="auto"/>
            <w:noWrap/>
            <w:vAlign w:val="center"/>
          </w:tcPr>
          <w:p w14:paraId="58F64E99" w14:textId="58F74582" w:rsidR="006A06B8" w:rsidRPr="008D06A6" w:rsidRDefault="006A06B8" w:rsidP="00563CAB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956C35">
              <w:rPr>
                <w:rFonts w:cs="Calibri"/>
                <w:color w:val="000000" w:themeColor="text1"/>
                <w:sz w:val="18"/>
                <w:szCs w:val="18"/>
              </w:rPr>
              <w:t>gt703_hist_chvs_crc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080D953F" w14:textId="3AB40C1E" w:rsidR="009445FE" w:rsidRPr="008D06A6" w:rsidDel="009445FE" w:rsidRDefault="006A06B8" w:rsidP="009445FE">
            <w:pPr>
              <w:rPr>
                <w:del w:id="27" w:author="Marta Rafaela Teixeira Nunes" w:date="2024-11-05T12:55:00Z"/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Tabela </w:t>
            </w:r>
            <w:r w:rsidR="00A05159">
              <w:rPr>
                <w:rFonts w:cs="Calibri"/>
                <w:color w:val="0D0D0D"/>
                <w:sz w:val="18"/>
                <w:szCs w:val="18"/>
              </w:rPr>
              <w:t xml:space="preserve">acumulativa auxiliar </w:t>
            </w:r>
            <w:r w:rsidR="00D36304" w:rsidRPr="008D06A6">
              <w:rPr>
                <w:rFonts w:cs="Calibri"/>
                <w:color w:val="0D0D0D"/>
                <w:sz w:val="18"/>
                <w:szCs w:val="18"/>
              </w:rPr>
              <w:t xml:space="preserve">de histórico de avaliações, </w:t>
            </w:r>
          </w:p>
          <w:p w14:paraId="566ED474" w14:textId="2E392269" w:rsidR="009445FE" w:rsidRPr="009445FE" w:rsidDel="009445FE" w:rsidRDefault="009445FE" w:rsidP="009445FE">
            <w:pPr>
              <w:rPr>
                <w:del w:id="28" w:author="Marta Rafaela Teixeira Nunes" w:date="2024-11-05T12:55:00Z"/>
                <w:color w:val="0D0D0D"/>
                <w:sz w:val="18"/>
                <w:szCs w:val="18"/>
              </w:rPr>
              <w:pPrChange w:id="29" w:author="Marta Rafaela Teixeira Nunes" w:date="2024-11-05T12:55:00Z">
                <w:pPr>
                  <w:pStyle w:val="Default"/>
                </w:pPr>
              </w:pPrChange>
            </w:pPr>
            <w:del w:id="30" w:author="Marta Rafaela Teixeira Nunes" w:date="2024-11-05T12:55:00Z">
              <w:r w:rsidRPr="009445FE" w:rsidDel="009445FE">
                <w:rPr>
                  <w:color w:val="0D0D0D"/>
                  <w:sz w:val="18"/>
                  <w:szCs w:val="18"/>
                </w:rPr>
                <w:delText xml:space="preserve">para identificação das proteções associadas a cada contrato e cliente. </w:delText>
              </w:r>
            </w:del>
          </w:p>
          <w:p w14:paraId="7C321CAB" w14:textId="45FB32FC" w:rsidR="006A06B8" w:rsidRPr="008D06A6" w:rsidRDefault="009445FE" w:rsidP="00A05159">
            <w:pPr>
              <w:rPr>
                <w:rFonts w:cs="Calibri"/>
                <w:color w:val="0D0D0D"/>
                <w:sz w:val="18"/>
                <w:szCs w:val="18"/>
              </w:rPr>
            </w:pPr>
            <w:ins w:id="31" w:author="Marta Rafaela Teixeira Nunes" w:date="2024-11-05T12:55:00Z">
              <w:r w:rsidRPr="008D06A6">
                <w:rPr>
                  <w:rFonts w:cs="Calibri"/>
                  <w:color w:val="0D0D0D"/>
                  <w:sz w:val="18"/>
                  <w:szCs w:val="18"/>
                </w:rPr>
                <w:t xml:space="preserve">para </w:t>
              </w:r>
              <w:r>
                <w:rPr>
                  <w:rFonts w:cs="Calibri"/>
                  <w:sz w:val="18"/>
                  <w:szCs w:val="18"/>
                </w:rPr>
                <w:t>criação</w:t>
              </w:r>
              <w:r w:rsidRPr="008D06A6">
                <w:rPr>
                  <w:rFonts w:cs="Calibri"/>
                  <w:sz w:val="18"/>
                  <w:szCs w:val="18"/>
                </w:rPr>
                <w:t xml:space="preserve"> das </w:t>
              </w:r>
              <w:r>
                <w:rPr>
                  <w:rFonts w:cs="Calibri"/>
                  <w:sz w:val="18"/>
                  <w:szCs w:val="18"/>
                </w:rPr>
                <w:t>chaves identificativas associadas às proteções</w:t>
              </w:r>
            </w:ins>
            <w:r w:rsidR="00A05159">
              <w:rPr>
                <w:rFonts w:cs="Calibri"/>
                <w:sz w:val="18"/>
                <w:szCs w:val="18"/>
              </w:rPr>
              <w:t>.</w:t>
            </w:r>
          </w:p>
        </w:tc>
        <w:tc>
          <w:tcPr>
            <w:tcW w:w="1013" w:type="dxa"/>
            <w:vAlign w:val="center"/>
          </w:tcPr>
          <w:p w14:paraId="2982CB33" w14:textId="3C65B6CD" w:rsidR="006A06B8" w:rsidRPr="008D06A6" w:rsidRDefault="00261F31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Diária </w:t>
            </w:r>
          </w:p>
        </w:tc>
        <w:tc>
          <w:tcPr>
            <w:tcW w:w="918" w:type="dxa"/>
            <w:vAlign w:val="center"/>
          </w:tcPr>
          <w:p w14:paraId="19BA3FC4" w14:textId="6471B8BF" w:rsidR="006A06B8" w:rsidRPr="008D06A6" w:rsidRDefault="001731C8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Tabela Auxiliar</w:t>
            </w:r>
          </w:p>
        </w:tc>
        <w:tc>
          <w:tcPr>
            <w:tcW w:w="1475" w:type="dxa"/>
            <w:vAlign w:val="center"/>
          </w:tcPr>
          <w:p w14:paraId="192D0CAF" w14:textId="67D1DC6C" w:rsidR="006A06B8" w:rsidRPr="008D06A6" w:rsidRDefault="00A01A0B" w:rsidP="00A01A0B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A </w:t>
            </w:r>
            <w:r w:rsidR="009445FE" w:rsidRPr="008D06A6">
              <w:rPr>
                <w:rFonts w:cs="Calibri"/>
                <w:color w:val="0D0D0D"/>
                <w:sz w:val="18"/>
                <w:szCs w:val="18"/>
              </w:rPr>
              <w:t xml:space="preserve">partir de </w:t>
            </w:r>
            <w:ins w:id="32" w:author="Marta Rafaela Teixeira Nunes" w:date="2024-11-05T12:54:00Z">
              <w:r w:rsidR="009445FE">
                <w:rPr>
                  <w:rFonts w:cs="Calibri"/>
                  <w:color w:val="0D0D0D"/>
                  <w:sz w:val="18"/>
                  <w:szCs w:val="18"/>
                </w:rPr>
                <w:t>29</w:t>
              </w:r>
            </w:ins>
            <w:del w:id="33" w:author="Marta Rafaela Teixeira Nunes" w:date="2024-11-05T12:54:00Z">
              <w:r w:rsidR="009445FE" w:rsidDel="009445FE">
                <w:rPr>
                  <w:rFonts w:cs="Calibri"/>
                  <w:color w:val="0D0D0D"/>
                  <w:sz w:val="18"/>
                  <w:szCs w:val="18"/>
                </w:rPr>
                <w:delText>31</w:delText>
              </w:r>
            </w:del>
            <w:r w:rsidR="009445FE" w:rsidRPr="008D06A6">
              <w:rPr>
                <w:rFonts w:cs="Calibri"/>
                <w:color w:val="0D0D0D"/>
                <w:sz w:val="18"/>
                <w:szCs w:val="18"/>
              </w:rPr>
              <w:t xml:space="preserve"> julho de 2024</w:t>
            </w:r>
          </w:p>
        </w:tc>
      </w:tr>
      <w:tr w:rsidR="009445FE" w:rsidRPr="00B06055" w14:paraId="510DA71D" w14:textId="0EBEBA0A" w:rsidTr="009445FE">
        <w:trPr>
          <w:trHeight w:val="552"/>
          <w:jc w:val="center"/>
        </w:trPr>
        <w:tc>
          <w:tcPr>
            <w:tcW w:w="738" w:type="dxa"/>
            <w:vMerge/>
            <w:shd w:val="clear" w:color="auto" w:fill="E7E6E6" w:themeFill="background2"/>
            <w:vAlign w:val="center"/>
          </w:tcPr>
          <w:p w14:paraId="4715D299" w14:textId="127C9314" w:rsidR="004D10B5" w:rsidRPr="008D06A6" w:rsidRDefault="004D10B5" w:rsidP="004D10B5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74" w:type="dxa"/>
            <w:shd w:val="clear" w:color="auto" w:fill="auto"/>
            <w:noWrap/>
            <w:vAlign w:val="center"/>
          </w:tcPr>
          <w:p w14:paraId="6BE533C2" w14:textId="1588AF8B" w:rsidR="004D10B5" w:rsidRPr="008D06A6" w:rsidRDefault="0043327F" w:rsidP="002A2895">
            <w:pPr>
              <w:jc w:val="center"/>
              <w:rPr>
                <w:rFonts w:cs="Calibri"/>
                <w:sz w:val="18"/>
                <w:szCs w:val="18"/>
                <w:lang w:val="en-US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  <w:lang w:val="en-US"/>
              </w:rPr>
              <w:t>kt_chaves_intrf_grts_crc</w:t>
            </w:r>
          </w:p>
        </w:tc>
        <w:tc>
          <w:tcPr>
            <w:tcW w:w="1936" w:type="dxa"/>
            <w:shd w:val="clear" w:color="auto" w:fill="auto"/>
            <w:vAlign w:val="center"/>
          </w:tcPr>
          <w:p w14:paraId="6278BAE5" w14:textId="574236F3" w:rsidR="004D10B5" w:rsidRPr="008D06A6" w:rsidRDefault="00D17FC3" w:rsidP="00B71C48">
            <w:pPr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Rosetta entre as chaves da Responsabilidade </w:t>
            </w:r>
            <w:r w:rsidR="004D10B5" w:rsidRPr="008D06A6">
              <w:rPr>
                <w:rFonts w:cs="Calibri"/>
                <w:color w:val="0D0D0D"/>
                <w:sz w:val="18"/>
                <w:szCs w:val="18"/>
              </w:rPr>
              <w:t xml:space="preserve">- </w:t>
            </w:r>
            <w:r w:rsidR="00B71C48" w:rsidRPr="008D06A6">
              <w:rPr>
                <w:rFonts w:cs="Calibri"/>
                <w:color w:val="0D0D0D"/>
                <w:sz w:val="18"/>
                <w:szCs w:val="18"/>
              </w:rPr>
              <w:t xml:space="preserve">proteções </w:t>
            </w:r>
            <w:r w:rsidR="004D10B5" w:rsidRPr="008D06A6">
              <w:rPr>
                <w:rFonts w:cs="Calibri"/>
                <w:color w:val="0D0D0D"/>
                <w:sz w:val="18"/>
                <w:szCs w:val="18"/>
              </w:rPr>
              <w:t xml:space="preserve"> provenientes do modelo único de garantias e as chaves de reporte nos </w:t>
            </w:r>
            <w:r w:rsidR="004D10B5" w:rsidRPr="008D06A6">
              <w:rPr>
                <w:rFonts w:cs="Calibri"/>
                <w:i/>
                <w:iCs/>
                <w:color w:val="0D0D0D"/>
                <w:sz w:val="18"/>
                <w:szCs w:val="18"/>
              </w:rPr>
              <w:t>outputs</w:t>
            </w:r>
            <w:r w:rsidR="004D10B5" w:rsidRPr="008D06A6">
              <w:rPr>
                <w:rFonts w:cs="Calibri"/>
                <w:color w:val="0D0D0D"/>
                <w:sz w:val="18"/>
                <w:szCs w:val="18"/>
              </w:rPr>
              <w:t xml:space="preserve"> a enviar para </w:t>
            </w:r>
            <w:r w:rsidR="00B71C48" w:rsidRPr="008D06A6">
              <w:rPr>
                <w:rFonts w:cs="Calibri"/>
                <w:color w:val="0D0D0D"/>
                <w:sz w:val="18"/>
                <w:szCs w:val="18"/>
              </w:rPr>
              <w:t>CRC.</w:t>
            </w:r>
          </w:p>
        </w:tc>
        <w:tc>
          <w:tcPr>
            <w:tcW w:w="1013" w:type="dxa"/>
            <w:vAlign w:val="center"/>
          </w:tcPr>
          <w:p w14:paraId="4CA6C499" w14:textId="148B1FE8" w:rsidR="004D10B5" w:rsidRPr="008D06A6" w:rsidRDefault="00261F31" w:rsidP="004D10B5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Diária</w:t>
            </w:r>
          </w:p>
        </w:tc>
        <w:tc>
          <w:tcPr>
            <w:tcW w:w="918" w:type="dxa"/>
            <w:vAlign w:val="center"/>
          </w:tcPr>
          <w:p w14:paraId="34D10084" w14:textId="574B3982" w:rsidR="004D10B5" w:rsidRPr="008D06A6" w:rsidRDefault="004D10B5" w:rsidP="004D10B5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Tradutor “Rosetta”</w:t>
            </w:r>
          </w:p>
        </w:tc>
        <w:tc>
          <w:tcPr>
            <w:tcW w:w="1475" w:type="dxa"/>
            <w:vAlign w:val="center"/>
          </w:tcPr>
          <w:p w14:paraId="45F3DA3D" w14:textId="711FDB58" w:rsidR="004D10B5" w:rsidRPr="008D06A6" w:rsidRDefault="009445FE" w:rsidP="009445FE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A partir de </w:t>
            </w:r>
            <w:ins w:id="34" w:author="Marta Rafaela Teixeira Nunes" w:date="2024-11-05T12:54:00Z">
              <w:r>
                <w:rPr>
                  <w:rFonts w:cs="Calibri"/>
                  <w:color w:val="0D0D0D"/>
                  <w:sz w:val="18"/>
                  <w:szCs w:val="18"/>
                </w:rPr>
                <w:t>29</w:t>
              </w:r>
            </w:ins>
            <w:del w:id="35" w:author="Marta Rafaela Teixeira Nunes" w:date="2024-11-05T12:54:00Z">
              <w:r w:rsidDel="009445FE">
                <w:rPr>
                  <w:rFonts w:cs="Calibri"/>
                  <w:color w:val="0D0D0D"/>
                  <w:sz w:val="18"/>
                  <w:szCs w:val="18"/>
                </w:rPr>
                <w:delText>31</w:delText>
              </w:r>
            </w:del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 julho de 2024</w:t>
            </w:r>
          </w:p>
        </w:tc>
      </w:tr>
    </w:tbl>
    <w:p w14:paraId="2E7544C8" w14:textId="3A904A10" w:rsidR="004C4C7E" w:rsidRDefault="004C4C7E" w:rsidP="00EF10A4">
      <w:pPr>
        <w:sectPr w:rsidR="004C4C7E" w:rsidSect="009445FE">
          <w:headerReference w:type="default" r:id="rId18"/>
          <w:headerReference w:type="first" r:id="rId19"/>
          <w:footerReference w:type="first" r:id="rId20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36" w:name="_Toc163902240"/>
      <w:bookmarkStart w:id="37" w:name="_Toc163902242"/>
    </w:p>
    <w:p w14:paraId="48782F2F" w14:textId="45C8AD40" w:rsidR="00720567" w:rsidRDefault="00720567" w:rsidP="00720567">
      <w:pPr>
        <w:pStyle w:val="Heading2"/>
      </w:pPr>
      <w:bookmarkStart w:id="38" w:name="_Toc181628794"/>
      <w:r w:rsidRPr="00D761F5">
        <w:lastRenderedPageBreak/>
        <w:t>Tabelas do Modelo e Funções</w:t>
      </w:r>
      <w:bookmarkEnd w:id="36"/>
      <w:bookmarkEnd w:id="38"/>
    </w:p>
    <w:p w14:paraId="7BBC1C0F" w14:textId="3875BEF2" w:rsidR="006548F1" w:rsidRPr="006548F1" w:rsidRDefault="00861997" w:rsidP="00720567">
      <w:pPr>
        <w:pStyle w:val="Heading3"/>
      </w:pPr>
      <w:bookmarkStart w:id="39" w:name="_Toc163902243"/>
      <w:bookmarkStart w:id="40" w:name="_Toc181628795"/>
      <w:bookmarkEnd w:id="37"/>
      <w:r>
        <w:t xml:space="preserve">Tabelas de </w:t>
      </w:r>
      <w:r w:rsidRPr="00A84B21">
        <w:rPr>
          <w:i/>
        </w:rPr>
        <w:t>Output</w:t>
      </w:r>
      <w:bookmarkEnd w:id="39"/>
      <w:bookmarkEnd w:id="40"/>
    </w:p>
    <w:p w14:paraId="2706C699" w14:textId="05BF7E4A" w:rsidR="002A02A9" w:rsidRPr="002A02A9" w:rsidRDefault="00211555" w:rsidP="00211222">
      <w:pPr>
        <w:pStyle w:val="Heading4"/>
      </w:pPr>
      <w:bookmarkStart w:id="41" w:name="_Toc163902244"/>
      <w:bookmarkStart w:id="42" w:name="_Toc181628796"/>
      <w:r w:rsidRPr="001E69C3">
        <w:t>T</w:t>
      </w:r>
      <w:r w:rsidR="006548F1" w:rsidRPr="001E69C3">
        <w:t xml:space="preserve">abela de </w:t>
      </w:r>
      <w:r w:rsidR="00EA0E4B">
        <w:t>interface do universo de garantias do MUG</w:t>
      </w:r>
      <w:r w:rsidRPr="001E69C3">
        <w:t xml:space="preserve">: </w:t>
      </w:r>
      <w:bookmarkEnd w:id="41"/>
      <w:r w:rsidR="00211222" w:rsidRPr="00211222">
        <w:rPr>
          <w:i/>
        </w:rPr>
        <w:t>cd_garantias.gt022_crc5g_atributos_garantia_rct207</w:t>
      </w:r>
      <w:bookmarkEnd w:id="42"/>
      <w:r w:rsidR="005A49A0">
        <w:rPr>
          <w:i/>
        </w:rPr>
        <w:fldChar w:fldCharType="begin"/>
      </w:r>
      <w:r w:rsidR="005A49A0">
        <w:instrText xml:space="preserve"> XE "</w:instrText>
      </w:r>
      <w:r w:rsidR="005A49A0" w:rsidRPr="006E495C">
        <w:rPr>
          <w:i/>
        </w:rPr>
        <w:instrText>gt022_crc5g_atributos_garantia_rct207</w:instrText>
      </w:r>
      <w:r w:rsidR="005A49A0">
        <w:instrText xml:space="preserve">" \i </w:instrText>
      </w:r>
      <w:r w:rsidR="005A49A0">
        <w:rPr>
          <w:i/>
        </w:rPr>
        <w:fldChar w:fldCharType="end"/>
      </w:r>
    </w:p>
    <w:p w14:paraId="6B0F3BB4" w14:textId="673A1997" w:rsidR="006548F1" w:rsidRDefault="008532AF" w:rsidP="00720567">
      <w:pPr>
        <w:pStyle w:val="Heading5"/>
      </w:pPr>
      <w:bookmarkStart w:id="43" w:name="_Toc163902245"/>
      <w:bookmarkStart w:id="44" w:name="_Toc181628797"/>
      <w:r w:rsidRPr="005F1378">
        <w:t>Visão Geral</w:t>
      </w:r>
      <w:bookmarkEnd w:id="43"/>
      <w:bookmarkEnd w:id="44"/>
    </w:p>
    <w:p w14:paraId="3ABFDFB3" w14:textId="74750976" w:rsidR="00BF40FB" w:rsidRPr="00720567" w:rsidRDefault="0043327F" w:rsidP="0043327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</w:t>
      </w:r>
      <w:r w:rsidR="0005734E" w:rsidRPr="00720567">
        <w:rPr>
          <w:rFonts w:eastAsiaTheme="minorHAnsi" w:cstheme="minorBidi"/>
          <w:szCs w:val="22"/>
          <w:lang w:eastAsia="en-US"/>
        </w:rPr>
        <w:t xml:space="preserve">tabela </w:t>
      </w:r>
      <w:r w:rsidR="0005734E">
        <w:rPr>
          <w:rFonts w:eastAsiaTheme="minorHAnsi" w:cstheme="minorBidi"/>
          <w:i/>
          <w:szCs w:val="22"/>
          <w:lang w:eastAsia="en-US"/>
        </w:rPr>
        <w:t>cd</w:t>
      </w:r>
      <w:r w:rsidRPr="00211222">
        <w:rPr>
          <w:rFonts w:eastAsiaTheme="minorHAnsi" w:cstheme="minorBidi"/>
          <w:i/>
          <w:szCs w:val="22"/>
          <w:lang w:eastAsia="en-US"/>
        </w:rPr>
        <w:t>_garantias.gt022_crc5g_atributos_garantia_rct207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56196C">
        <w:rPr>
          <w:rFonts w:eastAsiaTheme="minorHAnsi" w:cstheme="minorBidi"/>
          <w:szCs w:val="22"/>
          <w:lang w:eastAsia="en-US"/>
        </w:rPr>
        <w:t xml:space="preserve">serve como </w:t>
      </w:r>
      <w:r w:rsidRPr="00720567">
        <w:rPr>
          <w:rFonts w:eastAsiaTheme="minorHAnsi" w:cstheme="minorBidi"/>
          <w:szCs w:val="22"/>
          <w:lang w:eastAsia="en-US"/>
        </w:rPr>
        <w:t>tabela de interface entre o MUG e</w:t>
      </w:r>
      <w:del w:id="45" w:author="Marta Rafaela Teixeira Nunes" w:date="2024-11-05T12:56:00Z">
        <w:r w:rsidR="009445FE" w:rsidRPr="009445FE" w:rsidDel="009445FE">
          <w:rPr>
            <w:szCs w:val="22"/>
          </w:rPr>
          <w:delText xml:space="preserve"> </w:delText>
        </w:r>
        <w:r w:rsidR="009445FE" w:rsidDel="009445FE">
          <w:rPr>
            <w:szCs w:val="22"/>
          </w:rPr>
          <w:delText>o resp</w:delText>
        </w:r>
        <w:r w:rsidR="009445FE" w:rsidDel="009445FE">
          <w:rPr>
            <w:szCs w:val="22"/>
          </w:rPr>
          <w:delText>etivo caso de uso</w:delText>
        </w:r>
      </w:del>
      <w:ins w:id="46" w:author="Marta Rafaela Teixeira Nunes" w:date="2024-11-05T12:56:00Z">
        <w:r w:rsidR="009445FE">
          <w:rPr>
            <w:szCs w:val="22"/>
          </w:rPr>
          <w:t xml:space="preserve"> </w:t>
        </w:r>
        <w:r w:rsidR="009445FE">
          <w:rPr>
            <w:rFonts w:eastAsiaTheme="minorHAnsi" w:cstheme="minorBidi"/>
            <w:szCs w:val="22"/>
            <w:lang w:eastAsia="en-US"/>
          </w:rPr>
          <w:t>a CRC</w:t>
        </w:r>
      </w:ins>
      <w:r w:rsidR="009445FE">
        <w:rPr>
          <w:szCs w:val="22"/>
        </w:rPr>
        <w:t>,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56196C">
        <w:rPr>
          <w:rFonts w:eastAsiaTheme="minorHAnsi" w:cstheme="minorBidi"/>
          <w:szCs w:val="22"/>
          <w:lang w:eastAsia="en-US"/>
        </w:rPr>
        <w:t xml:space="preserve">apresentando </w:t>
      </w:r>
      <w:r w:rsidRPr="00720567">
        <w:rPr>
          <w:rFonts w:eastAsiaTheme="minorHAnsi" w:cstheme="minorBidi"/>
          <w:szCs w:val="22"/>
          <w:lang w:eastAsia="en-US"/>
        </w:rPr>
        <w:t>a informação</w:t>
      </w:r>
      <w:r w:rsidR="001731C8">
        <w:rPr>
          <w:rFonts w:eastAsiaTheme="minorHAnsi" w:cstheme="minorBidi"/>
          <w:szCs w:val="22"/>
          <w:lang w:eastAsia="en-US"/>
        </w:rPr>
        <w:t xml:space="preserve"> necessária à identificação e caracterização de cada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1731C8">
        <w:rPr>
          <w:rFonts w:eastAsiaTheme="minorHAnsi" w:cstheme="minorBidi"/>
          <w:szCs w:val="22"/>
          <w:lang w:eastAsia="en-US"/>
        </w:rPr>
        <w:t>proteção associada a um ou mais contratos</w:t>
      </w:r>
      <w:r w:rsidR="0056196C">
        <w:rPr>
          <w:rFonts w:eastAsiaTheme="minorHAnsi" w:cstheme="minorBidi"/>
          <w:szCs w:val="22"/>
          <w:lang w:eastAsia="en-US"/>
        </w:rPr>
        <w:t>,</w:t>
      </w:r>
      <w:r>
        <w:rPr>
          <w:rFonts w:eastAsiaTheme="minorHAnsi" w:cstheme="minorBidi"/>
          <w:szCs w:val="22"/>
          <w:lang w:eastAsia="en-US"/>
        </w:rPr>
        <w:t xml:space="preserve"> a reportar pela CRC</w:t>
      </w:r>
      <w:del w:id="47" w:author="Marta Rafaela Teixeira Nunes" w:date="2024-11-05T12:57:00Z">
        <w:r w:rsidR="001731C8" w:rsidDel="009445FE">
          <w:rPr>
            <w:rFonts w:eastAsiaTheme="minorHAnsi" w:cstheme="minorBidi"/>
            <w:szCs w:val="22"/>
            <w:lang w:eastAsia="en-US"/>
          </w:rPr>
          <w:delText>.</w:delText>
        </w:r>
        <w:r w:rsidR="00154E34" w:rsidDel="009445FE">
          <w:rPr>
            <w:rFonts w:eastAsiaTheme="minorHAnsi" w:cstheme="minorBidi"/>
            <w:szCs w:val="22"/>
            <w:lang w:eastAsia="en-US"/>
          </w:rPr>
          <w:delText xml:space="preserve"> </w:delText>
        </w:r>
        <w:r w:rsidR="009445FE" w:rsidDel="009445FE">
          <w:rPr>
            <w:szCs w:val="22"/>
          </w:rPr>
          <w:delText xml:space="preserve">Assim, a chave deste pilar deve ser representada nesta tabela, bem como os atributos associados. </w:delText>
        </w:r>
      </w:del>
      <w:r w:rsidRPr="00720567">
        <w:rPr>
          <w:rFonts w:eastAsiaTheme="minorHAnsi" w:cstheme="minorBidi"/>
          <w:szCs w:val="22"/>
          <w:lang w:eastAsia="en-US"/>
        </w:rPr>
        <w:t xml:space="preserve">Apesar da informação provir do módulo base e do módulo consolidado do MUG, as chaves são transformadas e existe uma tabela de tradução </w:t>
      </w:r>
      <w:r w:rsidR="004C3FB0">
        <w:rPr>
          <w:rFonts w:eastAsiaTheme="minorHAnsi" w:cstheme="minorBidi"/>
          <w:szCs w:val="22"/>
          <w:lang w:eastAsia="en-US"/>
        </w:rPr>
        <w:t xml:space="preserve">que garante a sua traçabilidade </w:t>
      </w:r>
      <w:r w:rsidRPr="00720567">
        <w:rPr>
          <w:rFonts w:eastAsiaTheme="minorHAnsi" w:cstheme="minorBidi"/>
          <w:szCs w:val="22"/>
          <w:lang w:eastAsia="en-US"/>
        </w:rPr>
        <w:t>(</w:t>
      </w:r>
      <w:r w:rsidR="0005734E">
        <w:rPr>
          <w:rFonts w:eastAsiaTheme="minorHAnsi" w:cstheme="minorBidi"/>
          <w:i/>
          <w:szCs w:val="22"/>
          <w:lang w:eastAsia="en-US"/>
        </w:rPr>
        <w:t>cd_garantias</w:t>
      </w:r>
      <w:r w:rsidR="0005734E" w:rsidRPr="008E454A">
        <w:rPr>
          <w:i/>
        </w:rPr>
        <w:t>.kt_chaves_intrf_grts_crc</w:t>
      </w:r>
      <w:r w:rsidRPr="00720567">
        <w:rPr>
          <w:rFonts w:eastAsiaTheme="minorHAnsi" w:cstheme="minorBidi"/>
          <w:szCs w:val="22"/>
          <w:lang w:eastAsia="en-US"/>
        </w:rPr>
        <w:t>).</w:t>
      </w:r>
      <w:ins w:id="48" w:author="Marta Rafaela Teixeira Nunes" w:date="2024-11-05T12:59:00Z">
        <w:r w:rsidR="009445FE" w:rsidRPr="009445FE">
          <w:rPr>
            <w:rFonts w:eastAsiaTheme="minorHAnsi" w:cstheme="minorBidi"/>
            <w:szCs w:val="22"/>
            <w:lang w:eastAsia="en-US"/>
          </w:rPr>
          <w:t xml:space="preserve"> </w:t>
        </w:r>
        <w:r w:rsidR="009445FE">
          <w:rPr>
            <w:rFonts w:eastAsiaTheme="minorHAnsi" w:cstheme="minorBidi"/>
            <w:szCs w:val="22"/>
            <w:lang w:eastAsia="en-US"/>
          </w:rPr>
          <w:t xml:space="preserve">Esta transformação das chaves atua especificamente ao nível dos campos identificativos dos bens, uma vez que a tabela </w:t>
        </w:r>
        <w:r w:rsidR="009445FE">
          <w:rPr>
            <w:rFonts w:eastAsiaTheme="minorHAnsi" w:cstheme="minorBidi"/>
            <w:i/>
            <w:szCs w:val="22"/>
            <w:lang w:eastAsia="en-US"/>
          </w:rPr>
          <w:t>cd</w:t>
        </w:r>
        <w:r w:rsidR="009445FE" w:rsidRPr="00211222">
          <w:rPr>
            <w:rFonts w:eastAsiaTheme="minorHAnsi" w:cstheme="minorBidi"/>
            <w:i/>
            <w:szCs w:val="22"/>
            <w:lang w:eastAsia="en-US"/>
          </w:rPr>
          <w:t>_garantias.gt022_crc5g_atributos_garantia_rct207</w:t>
        </w:r>
        <w:r w:rsidR="009445FE" w:rsidRPr="00720567">
          <w:rPr>
            <w:rFonts w:eastAsiaTheme="minorHAnsi" w:cstheme="minorBidi"/>
            <w:szCs w:val="22"/>
            <w:lang w:eastAsia="en-US"/>
          </w:rPr>
          <w:t xml:space="preserve"> </w:t>
        </w:r>
        <w:r w:rsidR="009445FE">
          <w:rPr>
            <w:rFonts w:eastAsiaTheme="minorHAnsi" w:cstheme="minorBidi"/>
            <w:szCs w:val="22"/>
            <w:lang w:eastAsia="en-US"/>
          </w:rPr>
          <w:t>é constituída apenas pelo campo identificativo da proteção</w:t>
        </w:r>
      </w:ins>
      <w:r w:rsidR="00B407EE">
        <w:rPr>
          <w:rFonts w:eastAsiaTheme="minorHAnsi" w:cstheme="minorBidi"/>
          <w:szCs w:val="22"/>
          <w:lang w:eastAsia="en-US"/>
        </w:rPr>
        <w:t xml:space="preserve">. A transformação das chaves é </w:t>
      </w:r>
      <w:r w:rsidRPr="00720567">
        <w:rPr>
          <w:rFonts w:eastAsiaTheme="minorHAnsi" w:cstheme="minorBidi"/>
          <w:szCs w:val="22"/>
          <w:lang w:eastAsia="en-US"/>
        </w:rPr>
        <w:t>e</w:t>
      </w:r>
      <w:r w:rsidR="001274CB">
        <w:rPr>
          <w:rFonts w:eastAsiaTheme="minorHAnsi" w:cstheme="minorBidi"/>
          <w:szCs w:val="22"/>
          <w:lang w:eastAsia="en-US"/>
        </w:rPr>
        <w:t xml:space="preserve">fetuada para assegurar que </w:t>
      </w:r>
      <w:r w:rsidRPr="00720567">
        <w:rPr>
          <w:rFonts w:eastAsiaTheme="minorHAnsi" w:cstheme="minorBidi"/>
          <w:szCs w:val="22"/>
          <w:lang w:eastAsia="en-US"/>
        </w:rPr>
        <w:t xml:space="preserve">a granularidade dos registos continua a ser a mesma que existia antes de re-apontar a </w:t>
      </w:r>
      <w:r>
        <w:rPr>
          <w:rFonts w:eastAsiaTheme="minorHAnsi" w:cstheme="minorBidi"/>
          <w:szCs w:val="22"/>
          <w:lang w:eastAsia="en-US"/>
        </w:rPr>
        <w:t>CRC</w:t>
      </w:r>
      <w:r w:rsidR="009F0D9E">
        <w:rPr>
          <w:rFonts w:eastAsiaTheme="minorHAnsi" w:cstheme="minorBidi"/>
          <w:szCs w:val="22"/>
          <w:lang w:eastAsia="en-US"/>
        </w:rPr>
        <w:t xml:space="preserve"> </w:t>
      </w:r>
      <w:r>
        <w:rPr>
          <w:rFonts w:eastAsiaTheme="minorHAnsi" w:cstheme="minorBidi"/>
          <w:szCs w:val="22"/>
          <w:lang w:eastAsia="en-US"/>
        </w:rPr>
        <w:t>para o MUG</w:t>
      </w:r>
      <w:r w:rsidRPr="00720567">
        <w:rPr>
          <w:rFonts w:eastAsiaTheme="minorHAnsi" w:cstheme="minorBidi"/>
          <w:szCs w:val="22"/>
          <w:lang w:eastAsia="en-US"/>
        </w:rPr>
        <w:t>,</w:t>
      </w:r>
      <w:r>
        <w:rPr>
          <w:rFonts w:eastAsiaTheme="minorHAnsi" w:cstheme="minorBidi"/>
          <w:szCs w:val="22"/>
          <w:lang w:eastAsia="en-US"/>
        </w:rPr>
        <w:t xml:space="preserve"> em ju</w:t>
      </w:r>
      <w:r w:rsidR="009F0D9E">
        <w:rPr>
          <w:rFonts w:eastAsiaTheme="minorHAnsi" w:cstheme="minorBidi"/>
          <w:szCs w:val="22"/>
          <w:lang w:eastAsia="en-US"/>
        </w:rPr>
        <w:t>l</w:t>
      </w:r>
      <w:r>
        <w:rPr>
          <w:rFonts w:eastAsiaTheme="minorHAnsi" w:cstheme="minorBidi"/>
          <w:szCs w:val="22"/>
          <w:lang w:eastAsia="en-US"/>
        </w:rPr>
        <w:t>ho de 2024,</w:t>
      </w:r>
      <w:r w:rsidRPr="00720567">
        <w:rPr>
          <w:rFonts w:eastAsiaTheme="minorHAnsi" w:cstheme="minorBidi"/>
          <w:szCs w:val="22"/>
          <w:lang w:eastAsia="en-US"/>
        </w:rPr>
        <w:t xml:space="preserve"> bem como para garantir a boa ligação das garantias provindas do MUG com as chaves contratuais aprovisionadas pela </w:t>
      </w:r>
      <w:r>
        <w:rPr>
          <w:rFonts w:eastAsiaTheme="minorHAnsi" w:cstheme="minorBidi"/>
          <w:szCs w:val="22"/>
          <w:lang w:eastAsia="en-US"/>
        </w:rPr>
        <w:t>CRC.</w:t>
      </w:r>
    </w:p>
    <w:p w14:paraId="6788DEC4" w14:textId="7F9AD851" w:rsidR="00425193" w:rsidRDefault="0043327F" w:rsidP="0043327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>Os campos desta tabela são aprovisionados pelo MUG com o intuito de enviar para</w:t>
      </w:r>
      <w:del w:id="49" w:author="Marta Rafaela Teixeira Nunes" w:date="2024-11-05T12:59:00Z">
        <w:r w:rsidR="009445FE" w:rsidDel="009445FE">
          <w:rPr>
            <w:rFonts w:eastAsiaTheme="minorHAnsi" w:cstheme="minorBidi"/>
            <w:szCs w:val="22"/>
            <w:lang w:eastAsia="en-US"/>
          </w:rPr>
          <w:delText xml:space="preserve"> o caso de uso</w:delText>
        </w:r>
      </w:del>
      <w:r w:rsidR="009445FE">
        <w:rPr>
          <w:rFonts w:eastAsiaTheme="minorHAnsi" w:cstheme="minorBidi"/>
          <w:szCs w:val="22"/>
          <w:lang w:eastAsia="en-US"/>
        </w:rPr>
        <w:t>.</w:t>
      </w:r>
      <w:ins w:id="50" w:author="Marta Rafaela Teixeira Nunes" w:date="2024-11-05T12:59:00Z">
        <w:r w:rsidR="009445FE" w:rsidRPr="00720567">
          <w:rPr>
            <w:rFonts w:eastAsiaTheme="minorHAnsi" w:cstheme="minorBidi"/>
            <w:szCs w:val="22"/>
            <w:lang w:eastAsia="en-US"/>
          </w:rPr>
          <w:t xml:space="preserve"> </w:t>
        </w:r>
        <w:r w:rsidR="009445FE">
          <w:rPr>
            <w:rFonts w:eastAsiaTheme="minorHAnsi" w:cstheme="minorBidi"/>
            <w:szCs w:val="22"/>
            <w:lang w:eastAsia="en-US"/>
          </w:rPr>
          <w:t xml:space="preserve">a aplicação CRC todos os registos (linhas) e dados (campos) do Bloco 3 – Proteções. A referência </w:t>
        </w:r>
        <w:r w:rsidR="009445FE" w:rsidRPr="00D76FC3">
          <w:rPr>
            <w:rFonts w:eastAsiaTheme="minorHAnsi" w:cstheme="minorBidi"/>
            <w:i/>
            <w:szCs w:val="22"/>
            <w:lang w:eastAsia="en-US"/>
          </w:rPr>
          <w:t>‘rct_207’</w:t>
        </w:r>
        <w:r w:rsidR="009445FE">
          <w:rPr>
            <w:rFonts w:eastAsiaTheme="minorHAnsi" w:cstheme="minorBidi"/>
            <w:szCs w:val="22"/>
            <w:lang w:eastAsia="en-US"/>
          </w:rPr>
          <w:t xml:space="preserve"> na sua designação tem que ver com o facto da tabela destino na aplicação da CRC ser a </w:t>
        </w:r>
        <w:r w:rsidR="009445FE" w:rsidRPr="00D76FC3">
          <w:rPr>
            <w:rFonts w:eastAsiaTheme="minorHAnsi" w:cstheme="minorBidi"/>
            <w:i/>
            <w:szCs w:val="22"/>
            <w:lang w:eastAsia="en-US"/>
          </w:rPr>
          <w:t>‘ct207_protecoes’</w:t>
        </w:r>
        <w:r w:rsidR="009445FE">
          <w:rPr>
            <w:rFonts w:eastAsiaTheme="minorHAnsi" w:cstheme="minorBidi"/>
            <w:szCs w:val="22"/>
            <w:lang w:eastAsia="en-US"/>
          </w:rPr>
          <w:t>.</w:t>
        </w:r>
      </w:ins>
      <w:r w:rsidR="00A01A0B">
        <w:rPr>
          <w:rFonts w:eastAsiaTheme="minorHAnsi" w:cstheme="minorBidi"/>
          <w:szCs w:val="22"/>
          <w:lang w:eastAsia="en-US"/>
        </w:rPr>
        <w:t xml:space="preserve"> </w:t>
      </w:r>
      <w:r w:rsidRPr="00720567">
        <w:rPr>
          <w:rFonts w:eastAsiaTheme="minorHAnsi" w:cstheme="minorBidi"/>
          <w:szCs w:val="22"/>
          <w:lang w:eastAsia="en-US"/>
        </w:rPr>
        <w:t>Desta forma,</w:t>
      </w:r>
      <w:r w:rsidR="009445FE">
        <w:rPr>
          <w:rFonts w:eastAsiaTheme="minorHAnsi" w:cstheme="minorBidi"/>
          <w:szCs w:val="22"/>
          <w:lang w:eastAsia="en-US"/>
        </w:rPr>
        <w:t xml:space="preserve"> a </w:t>
      </w:r>
      <w:r w:rsidR="009445FE">
        <w:rPr>
          <w:szCs w:val="22"/>
        </w:rPr>
        <w:t xml:space="preserve">estrutura da tabela </w:t>
      </w:r>
      <w:del w:id="51" w:author="Marta Rafaela Teixeira Nunes" w:date="2024-11-05T13:00:00Z">
        <w:r w:rsidR="009445FE" w:rsidDel="009445FE">
          <w:rPr>
            <w:szCs w:val="22"/>
          </w:rPr>
          <w:delText xml:space="preserve">está preparada para respeitar os formatos apropriados aos diferentes casos de uso, contendo campos que não são preenchidos pelo MUG e são responsabilidade dos respetivos casos de uso. </w:delText>
        </w:r>
      </w:del>
      <w:ins w:id="52" w:author="Marta Rafaela Teixeira Nunes" w:date="2024-11-05T13:00:00Z">
        <w:r w:rsidR="009445FE">
          <w:rPr>
            <w:rFonts w:eastAsiaTheme="minorHAnsi" w:cstheme="minorBidi"/>
            <w:szCs w:val="22"/>
            <w:lang w:eastAsia="en-US"/>
          </w:rPr>
          <w:t>respeita</w:t>
        </w:r>
        <w:r w:rsidR="009445FE" w:rsidRPr="00720567">
          <w:rPr>
            <w:rFonts w:eastAsiaTheme="minorHAnsi" w:cstheme="minorBidi"/>
            <w:szCs w:val="22"/>
            <w:lang w:eastAsia="en-US"/>
          </w:rPr>
          <w:t xml:space="preserve"> os formatos </w:t>
        </w:r>
        <w:r w:rsidR="009445FE">
          <w:rPr>
            <w:rFonts w:eastAsiaTheme="minorHAnsi" w:cstheme="minorBidi"/>
            <w:szCs w:val="22"/>
            <w:lang w:eastAsia="en-US"/>
          </w:rPr>
          <w:t>necessários pela CRC</w:t>
        </w:r>
        <w:r w:rsidR="009445FE" w:rsidRPr="00720567">
          <w:rPr>
            <w:rFonts w:eastAsiaTheme="minorHAnsi" w:cstheme="minorBidi"/>
            <w:szCs w:val="22"/>
            <w:lang w:eastAsia="en-US"/>
          </w:rPr>
          <w:t>,</w:t>
        </w:r>
        <w:r w:rsidR="009445FE">
          <w:rPr>
            <w:rFonts w:eastAsiaTheme="minorHAnsi" w:cstheme="minorBidi"/>
            <w:szCs w:val="22"/>
            <w:lang w:eastAsia="en-US"/>
          </w:rPr>
          <w:t xml:space="preserve"> sendo que, por princípio, a CRC não irá adicionar ou alterar linhas/registos ou campos/dados, exceto assegurar a conversão dos códigos nativos do Banco/MUG aos códigos exigidos pelo Banco de Portugal na CRC</w:t>
        </w:r>
        <w:r w:rsidR="009445FE" w:rsidRPr="00720567">
          <w:rPr>
            <w:rFonts w:eastAsiaTheme="minorHAnsi" w:cstheme="minorBidi"/>
            <w:szCs w:val="22"/>
            <w:lang w:eastAsia="en-US"/>
          </w:rPr>
          <w:t xml:space="preserve">. </w:t>
        </w:r>
      </w:ins>
    </w:p>
    <w:p w14:paraId="5ABC38E7" w14:textId="77777777" w:rsidR="009F57A3" w:rsidRDefault="009F57A3" w:rsidP="0043327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50839D96" w14:textId="7BAF1D31" w:rsidR="008532AF" w:rsidRPr="00E07147" w:rsidRDefault="008532AF" w:rsidP="00720567">
      <w:pPr>
        <w:pStyle w:val="Heading5"/>
      </w:pPr>
      <w:bookmarkStart w:id="53" w:name="_Toc163902246"/>
      <w:bookmarkStart w:id="54" w:name="_Toc181628798"/>
      <w:r w:rsidRPr="00E07147">
        <w:t>Granularidade e chave</w:t>
      </w:r>
      <w:bookmarkEnd w:id="53"/>
      <w:bookmarkEnd w:id="54"/>
    </w:p>
    <w:p w14:paraId="4F10EC1E" w14:textId="155E9882" w:rsidR="0043327F" w:rsidRDefault="0043327F" w:rsidP="0043327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granularidade da </w:t>
      </w:r>
      <w:r w:rsidR="004C3FB0" w:rsidRPr="00720567">
        <w:rPr>
          <w:rFonts w:eastAsiaTheme="minorHAnsi" w:cstheme="minorBidi"/>
          <w:szCs w:val="22"/>
          <w:lang w:eastAsia="en-US"/>
        </w:rPr>
        <w:t xml:space="preserve">tabela </w:t>
      </w:r>
      <w:r w:rsidR="004C3FB0">
        <w:rPr>
          <w:rFonts w:eastAsiaTheme="minorHAnsi" w:cstheme="minorBidi"/>
          <w:szCs w:val="22"/>
          <w:lang w:eastAsia="en-US"/>
        </w:rPr>
        <w:t>cd</w:t>
      </w:r>
      <w:r w:rsidR="00012CEB" w:rsidRPr="00211222">
        <w:rPr>
          <w:rFonts w:eastAsiaTheme="minorHAnsi" w:cstheme="minorBidi"/>
          <w:i/>
          <w:szCs w:val="22"/>
          <w:lang w:eastAsia="en-US"/>
        </w:rPr>
        <w:t>_garantias.gt022_crc5g_atributos_garantia_rct207</w:t>
      </w:r>
      <w:r w:rsidR="00012CEB">
        <w:rPr>
          <w:rFonts w:eastAsiaTheme="minorHAnsi" w:cstheme="minorBidi"/>
          <w:i/>
          <w:szCs w:val="22"/>
          <w:lang w:eastAsia="en-US"/>
        </w:rPr>
        <w:t xml:space="preserve"> </w:t>
      </w:r>
      <w:r w:rsidR="00012CEB">
        <w:rPr>
          <w:rFonts w:eastAsiaTheme="minorHAnsi" w:cstheme="minorBidi"/>
          <w:szCs w:val="22"/>
          <w:lang w:eastAsia="en-US"/>
        </w:rPr>
        <w:t>apresenta uma chave primária, constituída pelo</w:t>
      </w:r>
      <w:r w:rsidR="00507F1A">
        <w:rPr>
          <w:rFonts w:eastAsiaTheme="minorHAnsi" w:cstheme="minorBidi"/>
          <w:szCs w:val="22"/>
          <w:lang w:eastAsia="en-US"/>
        </w:rPr>
        <w:t xml:space="preserve"> único campo </w:t>
      </w:r>
      <w:r w:rsidR="00012CEB">
        <w:rPr>
          <w:rFonts w:eastAsiaTheme="minorHAnsi" w:cstheme="minorBidi"/>
          <w:szCs w:val="22"/>
          <w:lang w:eastAsia="en-US"/>
        </w:rPr>
        <w:t>identifica</w:t>
      </w:r>
      <w:r w:rsidR="00507F1A">
        <w:rPr>
          <w:rFonts w:eastAsiaTheme="minorHAnsi" w:cstheme="minorBidi"/>
          <w:szCs w:val="22"/>
          <w:lang w:eastAsia="en-US"/>
        </w:rPr>
        <w:t>tivo</w:t>
      </w:r>
      <w:r w:rsidR="00075F92">
        <w:rPr>
          <w:rFonts w:eastAsiaTheme="minorHAnsi" w:cstheme="minorBidi"/>
          <w:szCs w:val="22"/>
          <w:lang w:eastAsia="en-US"/>
        </w:rPr>
        <w:t xml:space="preserve"> da </w:t>
      </w:r>
      <w:r w:rsidR="00012CEB">
        <w:rPr>
          <w:rFonts w:eastAsiaTheme="minorHAnsi" w:cstheme="minorBidi"/>
          <w:szCs w:val="22"/>
          <w:lang w:eastAsia="en-US"/>
        </w:rPr>
        <w:t>proteção (‘idprot’).</w:t>
      </w:r>
    </w:p>
    <w:p w14:paraId="690D73AA" w14:textId="6FB3F84A" w:rsidR="009445FE" w:rsidDel="009445FE" w:rsidRDefault="009445FE" w:rsidP="0043327F">
      <w:pPr>
        <w:spacing w:after="160" w:line="259" w:lineRule="auto"/>
        <w:jc w:val="both"/>
        <w:rPr>
          <w:del w:id="55" w:author="Marta Rafaela Teixeira Nunes" w:date="2024-11-05T13:01:00Z"/>
          <w:szCs w:val="22"/>
        </w:rPr>
      </w:pPr>
      <w:del w:id="56" w:author="Marta Rafaela Teixeira Nunes" w:date="2024-11-05T13:01:00Z">
        <w:r w:rsidDel="009445FE">
          <w:rPr>
            <w:szCs w:val="22"/>
          </w:rPr>
          <w:delText xml:space="preserve">A construção da chave do campo </w:delText>
        </w:r>
        <w:r w:rsidDel="009445FE">
          <w:rPr>
            <w:i/>
            <w:iCs/>
            <w:szCs w:val="22"/>
          </w:rPr>
          <w:delText>‘</w:delText>
        </w:r>
        <w:r w:rsidDel="009445FE">
          <w:rPr>
            <w:szCs w:val="22"/>
          </w:rPr>
          <w:delText>idprot’ é diferenciada conforme a tipologia da garantia. Especificamente, no caso das garantias reais, o campo ‘idprot’ corresponde aos campos identificadores do bem (</w:delText>
        </w:r>
        <w:r w:rsidDel="009445FE">
          <w:rPr>
            <w:i/>
            <w:iCs/>
            <w:szCs w:val="22"/>
          </w:rPr>
          <w:delText>‘</w:delText>
        </w:r>
        <w:r w:rsidDel="009445FE">
          <w:rPr>
            <w:szCs w:val="22"/>
          </w:rPr>
          <w:delText>cempbem’, ‘ckbalbem’, ‘ckctabem’, ‘ckrefbem’), enquanto nas garantias pessoais, a chave é construída com base na necessidade de adaptar a estrutura de dados à tipologia, assegurando precisão e consistência na identificação dos registos. Importa salientar que a regra de formação do ‘idprot’ implicou a criação de uma nova tabela cumulativa (</w:delText>
        </w:r>
        <w:r w:rsidDel="009445FE">
          <w:rPr>
            <w:i/>
            <w:iCs/>
            <w:szCs w:val="22"/>
          </w:rPr>
          <w:delText>cd_garantias. gt703_hist_chvs_crc</w:delText>
        </w:r>
        <w:r w:rsidDel="009445FE">
          <w:rPr>
            <w:szCs w:val="22"/>
          </w:rPr>
          <w:delText>), destinada a armazenar todos os ‘idprot’ previamente gerados, bem como estabelecer novas combinações para futuros registos. Estas novas combinações são geradas com base nos ‘idinst’, que estão associados a cada combinação de ‘idprot’ e ‘zcliente’.</w:delText>
        </w:r>
      </w:del>
    </w:p>
    <w:p w14:paraId="1FEAAE09" w14:textId="644629E1" w:rsidR="009F57A3" w:rsidRDefault="009445FE" w:rsidP="009445FE">
      <w:pPr>
        <w:rPr>
          <w:rStyle w:val="ui-provider"/>
          <w:rFonts w:eastAsiaTheme="majorEastAsia"/>
        </w:rPr>
      </w:pPr>
      <w:ins w:id="57" w:author="Marta Rafaela Teixeira Nunes" w:date="2024-11-05T13:01:00Z">
        <w:r>
          <w:rPr>
            <w:rStyle w:val="ui-provider"/>
            <w:rFonts w:eastAsiaTheme="majorEastAsia"/>
          </w:rPr>
          <w:t>Importa salientar que a regra de formação do ‘idprot’ implicou a criação de uma nova tabela cumulativa (</w:t>
        </w:r>
        <w:r w:rsidRPr="009B5FC6">
          <w:rPr>
            <w:i/>
          </w:rPr>
          <w:t>cd_garantias.gt703_hist_chvs_crc</w:t>
        </w:r>
        <w:r>
          <w:rPr>
            <w:rStyle w:val="ui-provider"/>
            <w:rFonts w:eastAsiaTheme="majorEastAsia"/>
          </w:rPr>
          <w:t xml:space="preserve">), destinada a criar e armazenar de forma centralizada todos os ‘idprot’ previamente gerados, bem como estabelecer novas combinações para futuros registos. A explicação detalhada sobre a construção do campo ‘idprot’ pode ser consultada na </w:t>
        </w:r>
        <w:r>
          <w:rPr>
            <w:rStyle w:val="ui-provider"/>
            <w:rFonts w:eastAsiaTheme="majorEastAsia"/>
          </w:rPr>
          <w:lastRenderedPageBreak/>
          <w:t xml:space="preserve">secção correspondente à tabela </w:t>
        </w:r>
        <w:r w:rsidRPr="009B5FC6">
          <w:rPr>
            <w:i/>
          </w:rPr>
          <w:t>cd_garantias.gt703_hist_chvs_crc</w:t>
        </w:r>
        <w:r>
          <w:rPr>
            <w:rStyle w:val="ui-provider"/>
            <w:rFonts w:eastAsiaTheme="majorEastAsia"/>
          </w:rPr>
          <w:t xml:space="preserve"> no </w:t>
        </w:r>
        <w:r>
          <w:fldChar w:fldCharType="begin"/>
        </w:r>
        <w:r>
          <w:instrText xml:space="preserve"> HYPERLINK \l "_Visão_Geral" </w:instrText>
        </w:r>
        <w:r>
          <w:fldChar w:fldCharType="separate"/>
        </w:r>
        <w:r w:rsidRPr="009F57A3">
          <w:rPr>
            <w:rStyle w:val="Hyperlink"/>
            <w:rFonts w:eastAsiaTheme="majorEastAsia"/>
            <w:color w:val="000000" w:themeColor="text1"/>
            <w:u w:val="none"/>
          </w:rPr>
          <w:t>capítulo 2.2.2.2.1</w:t>
        </w:r>
        <w:r>
          <w:rPr>
            <w:rStyle w:val="Hyperlink"/>
            <w:rFonts w:eastAsiaTheme="majorEastAsia"/>
            <w:color w:val="000000" w:themeColor="text1"/>
            <w:u w:val="none"/>
          </w:rPr>
          <w:fldChar w:fldCharType="end"/>
        </w:r>
        <w:r>
          <w:rPr>
            <w:rStyle w:val="ui-provider"/>
            <w:rFonts w:eastAsiaTheme="majorEastAsia"/>
          </w:rPr>
          <w:t xml:space="preserve">, deste manual. </w:t>
        </w:r>
      </w:ins>
    </w:p>
    <w:p w14:paraId="72C18C61" w14:textId="77777777" w:rsidR="009445FE" w:rsidRPr="009445FE" w:rsidRDefault="009445FE" w:rsidP="009445FE">
      <w:pPr>
        <w:rPr>
          <w:rStyle w:val="ui-provider"/>
          <w:rFonts w:eastAsiaTheme="majorEastAsia"/>
        </w:rPr>
      </w:pPr>
    </w:p>
    <w:p w14:paraId="232B907A" w14:textId="70AD7873" w:rsidR="008532AF" w:rsidRPr="00E07147" w:rsidRDefault="008532AF" w:rsidP="00720567">
      <w:pPr>
        <w:pStyle w:val="Heading5"/>
      </w:pPr>
      <w:bookmarkStart w:id="58" w:name="_Toc163902247"/>
      <w:bookmarkStart w:id="59" w:name="_Toc181628799"/>
      <w:r w:rsidRPr="00E07147">
        <w:t>Periodicidade</w:t>
      </w:r>
      <w:bookmarkEnd w:id="58"/>
      <w:bookmarkEnd w:id="59"/>
    </w:p>
    <w:p w14:paraId="3D083478" w14:textId="0A5DB892" w:rsidR="00012CEB" w:rsidRPr="00720567" w:rsidRDefault="00012CEB" w:rsidP="00012CEB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tabela </w:t>
      </w:r>
      <w:r w:rsidRPr="00211222">
        <w:rPr>
          <w:rFonts w:eastAsiaTheme="minorHAnsi" w:cstheme="minorBidi"/>
          <w:i/>
          <w:szCs w:val="22"/>
          <w:lang w:eastAsia="en-US"/>
        </w:rPr>
        <w:t>cd_garantias.gt022_crc5g_atributos_garantia_rct207</w:t>
      </w:r>
      <w:r>
        <w:rPr>
          <w:rFonts w:eastAsiaTheme="minorHAnsi" w:cstheme="minorBidi"/>
          <w:i/>
          <w:szCs w:val="22"/>
          <w:lang w:eastAsia="en-US"/>
        </w:rPr>
        <w:t xml:space="preserve"> </w:t>
      </w:r>
      <w:r w:rsidRPr="00720567">
        <w:rPr>
          <w:rFonts w:eastAsiaTheme="minorHAnsi" w:cstheme="minorBidi"/>
          <w:szCs w:val="22"/>
          <w:lang w:eastAsia="en-US"/>
        </w:rPr>
        <w:t xml:space="preserve">é gerada </w:t>
      </w:r>
      <w:r>
        <w:rPr>
          <w:rFonts w:eastAsiaTheme="minorHAnsi" w:cstheme="minorBidi"/>
          <w:szCs w:val="22"/>
          <w:lang w:eastAsia="en-US"/>
        </w:rPr>
        <w:t xml:space="preserve">diariamente, com os </w:t>
      </w:r>
      <w:r w:rsidR="00013104">
        <w:rPr>
          <w:rFonts w:eastAsiaTheme="minorHAnsi" w:cstheme="minorBidi"/>
          <w:szCs w:val="22"/>
          <w:lang w:eastAsia="en-US"/>
        </w:rPr>
        <w:t>ficheiros</w:t>
      </w:r>
      <w:r>
        <w:rPr>
          <w:rFonts w:eastAsiaTheme="minorHAnsi" w:cstheme="minorBidi"/>
          <w:szCs w:val="22"/>
          <w:lang w:eastAsia="en-US"/>
        </w:rPr>
        <w:t xml:space="preserve"> correspondentes enviados à CRC.  </w:t>
      </w:r>
      <w:r w:rsidRPr="00720567">
        <w:rPr>
          <w:rFonts w:eastAsiaTheme="minorHAnsi" w:cstheme="minorBidi"/>
          <w:szCs w:val="22"/>
          <w:lang w:eastAsia="en-US"/>
        </w:rPr>
        <w:t xml:space="preserve">No caso </w:t>
      </w:r>
      <w:r w:rsidR="00D33755">
        <w:rPr>
          <w:rFonts w:eastAsiaTheme="minorHAnsi" w:cstheme="minorBidi"/>
          <w:szCs w:val="22"/>
          <w:lang w:eastAsia="en-US"/>
        </w:rPr>
        <w:t xml:space="preserve">do último dia do mês não ser um dia útil, o modelo gera uma cópia do último dia útil e atribui-lhe a partição de último dia de calendário do mês. </w:t>
      </w:r>
      <w:r w:rsidR="00F00685">
        <w:rPr>
          <w:rFonts w:eastAsiaTheme="minorHAnsi" w:cstheme="minorBidi"/>
          <w:szCs w:val="22"/>
          <w:lang w:eastAsia="en-US"/>
        </w:rPr>
        <w:t xml:space="preserve"> </w:t>
      </w:r>
      <w:r w:rsidR="00D33755">
        <w:rPr>
          <w:rFonts w:eastAsiaTheme="minorHAnsi" w:cstheme="minorBidi"/>
          <w:szCs w:val="22"/>
          <w:lang w:eastAsia="en-US"/>
        </w:rPr>
        <w:t>A título de exemplo, se o dia 31 de um mês corresponde a um sábado, é criada uma cópia do dia 30 (último dia útil) e atribui-lhe a ‘ref_date</w:t>
      </w:r>
      <w:r w:rsidR="00F00685">
        <w:rPr>
          <w:rFonts w:eastAsiaTheme="minorHAnsi" w:cstheme="minorBidi"/>
          <w:szCs w:val="22"/>
          <w:lang w:eastAsia="en-US"/>
        </w:rPr>
        <w:t xml:space="preserve">´ do dia 31. </w:t>
      </w:r>
    </w:p>
    <w:p w14:paraId="7DE1A272" w14:textId="76DE7886" w:rsidR="00012CEB" w:rsidRDefault="00012CEB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>Só se devem considerar como oficiais os valores constantes nesta tabela desde, e incluindo,</w:t>
      </w:r>
      <w:del w:id="60" w:author="Marta Rafaela Teixeira Nunes" w:date="2024-11-05T13:02:00Z">
        <w:r w:rsidRPr="00720567" w:rsidDel="009445FE">
          <w:rPr>
            <w:rFonts w:eastAsiaTheme="minorHAnsi" w:cstheme="minorBidi"/>
            <w:szCs w:val="22"/>
            <w:lang w:eastAsia="en-US"/>
          </w:rPr>
          <w:delText xml:space="preserve"> </w:delText>
        </w:r>
        <w:r w:rsidR="009445FE" w:rsidDel="009445FE">
          <w:rPr>
            <w:rFonts w:eastAsiaTheme="minorHAnsi" w:cstheme="minorBidi"/>
            <w:szCs w:val="22"/>
            <w:lang w:eastAsia="en-US"/>
          </w:rPr>
          <w:delText>31</w:delText>
        </w:r>
      </w:del>
      <w:ins w:id="61" w:author="Marta Rafaela Teixeira Nunes" w:date="2024-11-05T13:02:00Z">
        <w:r w:rsidR="009445FE">
          <w:rPr>
            <w:rFonts w:eastAsiaTheme="minorHAnsi" w:cstheme="minorBidi"/>
            <w:szCs w:val="22"/>
            <w:lang w:eastAsia="en-US"/>
          </w:rPr>
          <w:t xml:space="preserve"> 29</w:t>
        </w:r>
      </w:ins>
      <w:r w:rsidR="009445FE">
        <w:rPr>
          <w:rFonts w:eastAsiaTheme="minorHAnsi" w:cstheme="minorBidi"/>
          <w:szCs w:val="22"/>
          <w:lang w:eastAsia="en-US"/>
        </w:rPr>
        <w:t xml:space="preserve"> </w:t>
      </w:r>
      <w:r w:rsidR="0005734E" w:rsidRPr="00720567">
        <w:rPr>
          <w:rFonts w:eastAsiaTheme="minorHAnsi" w:cstheme="minorBidi"/>
          <w:szCs w:val="22"/>
          <w:lang w:eastAsia="en-US"/>
        </w:rPr>
        <w:t xml:space="preserve"> </w:t>
      </w:r>
      <w:r w:rsidR="0005734E">
        <w:rPr>
          <w:rFonts w:eastAsiaTheme="minorHAnsi" w:cstheme="minorBidi"/>
          <w:szCs w:val="22"/>
          <w:lang w:eastAsia="en-US"/>
        </w:rPr>
        <w:t>julho</w:t>
      </w:r>
      <w:r w:rsidR="004F4F17">
        <w:rPr>
          <w:rFonts w:eastAsiaTheme="minorHAnsi" w:cstheme="minorBidi"/>
          <w:szCs w:val="22"/>
          <w:lang w:eastAsia="en-US"/>
        </w:rPr>
        <w:t xml:space="preserve"> </w:t>
      </w:r>
      <w:r>
        <w:rPr>
          <w:rFonts w:eastAsiaTheme="minorHAnsi" w:cstheme="minorBidi"/>
          <w:szCs w:val="22"/>
          <w:lang w:eastAsia="en-US"/>
        </w:rPr>
        <w:t xml:space="preserve">de 2024. </w:t>
      </w:r>
    </w:p>
    <w:p w14:paraId="21B29C6C" w14:textId="77777777" w:rsidR="00425193" w:rsidRPr="00720567" w:rsidRDefault="00425193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460C6888" w14:textId="586717E2" w:rsidR="00737428" w:rsidRPr="00E07147" w:rsidRDefault="008532AF" w:rsidP="00720567">
      <w:pPr>
        <w:pStyle w:val="Heading5"/>
      </w:pPr>
      <w:bookmarkStart w:id="62" w:name="_Toc163902248"/>
      <w:bookmarkStart w:id="63" w:name="_Toc181628800"/>
      <w:r w:rsidRPr="00E07147">
        <w:t>Aprovisionamento</w:t>
      </w:r>
      <w:bookmarkEnd w:id="62"/>
      <w:bookmarkEnd w:id="63"/>
    </w:p>
    <w:p w14:paraId="10774422" w14:textId="67676C20" w:rsidR="00012CEB" w:rsidRDefault="00012CEB" w:rsidP="00012CEB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O aprovisionamento da tabela </w:t>
      </w:r>
      <w:r w:rsidRPr="00211222">
        <w:rPr>
          <w:rFonts w:eastAsiaTheme="minorHAnsi" w:cstheme="minorBidi"/>
          <w:i/>
          <w:szCs w:val="22"/>
          <w:lang w:eastAsia="en-US"/>
        </w:rPr>
        <w:t>cd_garantias.gt022_crc5g_atributos_garantia_rct</w:t>
      </w:r>
      <w:r w:rsidR="004C3FB0" w:rsidRPr="00211222">
        <w:rPr>
          <w:rFonts w:eastAsiaTheme="minorHAnsi" w:cstheme="minorBidi"/>
          <w:i/>
          <w:szCs w:val="22"/>
          <w:lang w:eastAsia="en-US"/>
        </w:rPr>
        <w:t>207</w:t>
      </w:r>
      <w:r w:rsidR="004C3FB0">
        <w:rPr>
          <w:rFonts w:eastAsiaTheme="minorHAnsi" w:cstheme="minorBidi"/>
          <w:i/>
          <w:szCs w:val="22"/>
          <w:lang w:eastAsia="en-US"/>
        </w:rPr>
        <w:t xml:space="preserve"> é</w:t>
      </w:r>
      <w:r w:rsidRPr="00720567">
        <w:rPr>
          <w:rFonts w:eastAsiaTheme="minorHAnsi" w:cstheme="minorBidi"/>
          <w:szCs w:val="22"/>
          <w:lang w:eastAsia="en-US"/>
        </w:rPr>
        <w:t xml:space="preserve">, sem nenhuma exceção, concordante com os princípios funcionais e as regras de definição de universo descritas nos capítulos 2.2.2. e 2.2.3., respetivamente, da documentação funcional do MUG. Os dados desta tabela provêm essencialmente do módulo base e do módulo consolidado do MUG, sendo esta informação completada com recurso a tabelas externas ao modelo. </w:t>
      </w:r>
    </w:p>
    <w:p w14:paraId="1B28DC14" w14:textId="77777777" w:rsidR="00AD5050" w:rsidRDefault="00012CEB" w:rsidP="00012CEB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C62D76">
        <w:rPr>
          <w:rFonts w:eastAsiaTheme="minorHAnsi" w:cstheme="minorBidi"/>
          <w:szCs w:val="22"/>
          <w:lang w:eastAsia="en-US"/>
        </w:rPr>
        <w:t xml:space="preserve">Para obtenção do universo de responsabilidades e garantias a considerar para a construção das tabelas devem ser aplicadas, </w:t>
      </w:r>
      <w:r w:rsidR="004C3FB0" w:rsidRPr="00C62D76">
        <w:rPr>
          <w:rFonts w:eastAsiaTheme="minorHAnsi" w:cstheme="minorBidi"/>
          <w:szCs w:val="22"/>
          <w:lang w:eastAsia="en-US"/>
        </w:rPr>
        <w:t>inicialmente</w:t>
      </w:r>
      <w:r w:rsidRPr="00C62D76">
        <w:rPr>
          <w:rFonts w:eastAsiaTheme="minorHAnsi" w:cstheme="minorBidi"/>
          <w:szCs w:val="22"/>
          <w:lang w:eastAsia="en-US"/>
        </w:rPr>
        <w:t xml:space="preserve">, as seguintes regras ao universo da tabela </w:t>
      </w:r>
      <w:r w:rsidR="00B03E4D" w:rsidRPr="00B03E4D">
        <w:rPr>
          <w:rFonts w:eastAsiaTheme="minorHAnsi" w:cstheme="minorBidi"/>
          <w:i/>
          <w:szCs w:val="22"/>
          <w:lang w:eastAsia="en-US"/>
        </w:rPr>
        <w:t>cd_garantias.</w:t>
      </w:r>
      <w:r w:rsidRPr="00135917">
        <w:rPr>
          <w:rFonts w:eastAsiaTheme="minorHAnsi" w:cstheme="minorBidi"/>
          <w:i/>
          <w:szCs w:val="22"/>
          <w:lang w:eastAsia="en-US"/>
        </w:rPr>
        <w:t>gt018_rateio_aval</w:t>
      </w:r>
      <w:r w:rsidR="00CA6D38">
        <w:rPr>
          <w:rFonts w:eastAsiaTheme="minorHAnsi" w:cstheme="minorBidi"/>
          <w:szCs w:val="22"/>
          <w:lang w:eastAsia="en-US"/>
        </w:rPr>
        <w:t xml:space="preserve">: </w:t>
      </w:r>
    </w:p>
    <w:p w14:paraId="0515D31A" w14:textId="3B29806C" w:rsidR="00671D9B" w:rsidRPr="00AD5050" w:rsidRDefault="00AD5050" w:rsidP="00AD5050">
      <w:pPr>
        <w:pStyle w:val="Caption"/>
        <w:jc w:val="center"/>
        <w:rPr>
          <w:rFonts w:eastAsiaTheme="minorHAnsi" w:cstheme="minorBidi"/>
          <w:b/>
          <w:color w:val="000000" w:themeColor="text1"/>
          <w:sz w:val="22"/>
          <w:szCs w:val="22"/>
          <w:lang w:eastAsia="en-US"/>
        </w:rPr>
      </w:pPr>
      <w:bookmarkStart w:id="64" w:name="_Toc181628830"/>
      <w:r w:rsidRPr="00AD5050">
        <w:rPr>
          <w:b/>
          <w:color w:val="000000" w:themeColor="text1"/>
          <w:sz w:val="22"/>
          <w:szCs w:val="22"/>
        </w:rPr>
        <w:t xml:space="preserve">Tabela </w:t>
      </w:r>
      <w:r w:rsidRPr="00AD5050">
        <w:rPr>
          <w:b/>
          <w:i w:val="0"/>
          <w:iCs w:val="0"/>
          <w:color w:val="000000" w:themeColor="text1"/>
          <w:szCs w:val="22"/>
        </w:rPr>
        <w:fldChar w:fldCharType="begin"/>
      </w:r>
      <w:r w:rsidRPr="00AD5050">
        <w:rPr>
          <w:b/>
          <w:color w:val="000000" w:themeColor="text1"/>
          <w:sz w:val="22"/>
          <w:szCs w:val="22"/>
        </w:rPr>
        <w:instrText xml:space="preserve"> SEQ Tabela \* ARABIC </w:instrText>
      </w:r>
      <w:r w:rsidRPr="00AD5050">
        <w:rPr>
          <w:b/>
          <w:i w:val="0"/>
          <w:iCs w:val="0"/>
          <w:color w:val="000000" w:themeColor="text1"/>
          <w:szCs w:val="22"/>
        </w:rPr>
        <w:fldChar w:fldCharType="separate"/>
      </w:r>
      <w:r w:rsidR="00043577">
        <w:rPr>
          <w:b/>
          <w:noProof/>
          <w:color w:val="000000" w:themeColor="text1"/>
          <w:sz w:val="22"/>
          <w:szCs w:val="22"/>
        </w:rPr>
        <w:t>2</w:t>
      </w:r>
      <w:r w:rsidRPr="00AD5050">
        <w:rPr>
          <w:b/>
          <w:i w:val="0"/>
          <w:iCs w:val="0"/>
          <w:color w:val="000000" w:themeColor="text1"/>
          <w:szCs w:val="22"/>
        </w:rPr>
        <w:fldChar w:fldCharType="end"/>
      </w:r>
      <w:r w:rsidRPr="00AD5050">
        <w:rPr>
          <w:b/>
          <w:color w:val="000000" w:themeColor="text1"/>
          <w:sz w:val="22"/>
          <w:szCs w:val="22"/>
        </w:rPr>
        <w:t>: Regras de especificação do universo</w:t>
      </w:r>
      <w:bookmarkEnd w:id="64"/>
    </w:p>
    <w:tbl>
      <w:tblPr>
        <w:tblW w:w="8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1"/>
        <w:gridCol w:w="6620"/>
      </w:tblGrid>
      <w:tr w:rsidR="00AD5050" w:rsidRPr="00E07147" w14:paraId="62AC0389" w14:textId="77777777" w:rsidTr="000A0431">
        <w:trPr>
          <w:trHeight w:val="255"/>
          <w:jc w:val="center"/>
        </w:trPr>
        <w:tc>
          <w:tcPr>
            <w:tcW w:w="2201" w:type="dxa"/>
            <w:shd w:val="clear" w:color="000000" w:fill="FF0000"/>
          </w:tcPr>
          <w:p w14:paraId="1AD6157B" w14:textId="77777777" w:rsidR="00AD5050" w:rsidRPr="00135917" w:rsidRDefault="00AD5050" w:rsidP="00261F31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135917">
              <w:rPr>
                <w:rFonts w:cs="Calibri"/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6620" w:type="dxa"/>
            <w:shd w:val="clear" w:color="000000" w:fill="FF0000"/>
            <w:noWrap/>
            <w:hideMark/>
          </w:tcPr>
          <w:p w14:paraId="2202DB83" w14:textId="77777777" w:rsidR="00AD5050" w:rsidRPr="00E07147" w:rsidRDefault="00AD5050" w:rsidP="00261F31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AD5050" w:rsidRPr="00E07147" w14:paraId="3CEC8D2B" w14:textId="77777777" w:rsidTr="000A0431">
        <w:trPr>
          <w:trHeight w:val="255"/>
          <w:jc w:val="center"/>
        </w:trPr>
        <w:tc>
          <w:tcPr>
            <w:tcW w:w="2201" w:type="dxa"/>
            <w:vAlign w:val="center"/>
          </w:tcPr>
          <w:p w14:paraId="7C107B87" w14:textId="77777777" w:rsidR="00AD5050" w:rsidRPr="00DF559D" w:rsidRDefault="00AD5050" w:rsidP="00261F31">
            <w:pPr>
              <w:rPr>
                <w:rFonts w:cs="Calibri"/>
                <w:color w:val="000000"/>
                <w:sz w:val="18"/>
                <w:szCs w:val="18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>Exclusão de Produtos e Subprodutos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1F5FE54D" w14:textId="14EF2536" w:rsidR="00AD5050" w:rsidRPr="00DF559D" w:rsidRDefault="00AD5050" w:rsidP="009445FE">
            <w:pPr>
              <w:rPr>
                <w:rFonts w:cs="Calibri"/>
                <w:color w:val="000000"/>
                <w:sz w:val="18"/>
                <w:szCs w:val="18"/>
              </w:rPr>
            </w:pPr>
            <w:r w:rsidRPr="00DF559D">
              <w:rPr>
                <w:rFonts w:cs="Calibri"/>
                <w:color w:val="000000"/>
                <w:sz w:val="18"/>
                <w:szCs w:val="18"/>
              </w:rPr>
              <w:t>Devem ser excluídas do universo da</w:t>
            </w:r>
            <w:ins w:id="65" w:author="Marta Rafaela Teixeira Nunes" w:date="2024-11-05T13:02:00Z">
              <w:r w:rsidR="009445FE" w:rsidRPr="00EA3C1E">
                <w:rPr>
                  <w:rFonts w:cs="Calibri"/>
                  <w:i/>
                  <w:color w:val="000000"/>
                  <w:sz w:val="18"/>
                  <w:szCs w:val="18"/>
                </w:rPr>
                <w:t xml:space="preserve"> </w:t>
              </w:r>
              <w:r w:rsidR="009445FE" w:rsidRPr="00EA3C1E">
                <w:rPr>
                  <w:rFonts w:cs="Calibri"/>
                  <w:i/>
                  <w:color w:val="000000"/>
                  <w:sz w:val="18"/>
                  <w:szCs w:val="18"/>
                </w:rPr>
                <w:t>cd_garantias</w:t>
              </w:r>
            </w:ins>
            <w:r w:rsidR="00EA3C1E" w:rsidRPr="00EA3C1E">
              <w:rPr>
                <w:rFonts w:cs="Calibri"/>
                <w:i/>
                <w:color w:val="000000"/>
                <w:sz w:val="18"/>
                <w:szCs w:val="18"/>
              </w:rPr>
              <w:t>.gt018_rateio_aval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 as responsabilidades que apresentem uma combinação de produto e subproduto para o qual o campo </w:t>
            </w:r>
            <w:r w:rsidR="00EA3C1E">
              <w:rPr>
                <w:rFonts w:cs="Calibri"/>
                <w:color w:val="000000"/>
                <w:sz w:val="18"/>
                <w:szCs w:val="18"/>
              </w:rPr>
              <w:t>‘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TAYD91C0_NELEMC19</w:t>
            </w:r>
            <w:r w:rsidR="00EA3C1E">
              <w:rPr>
                <w:rFonts w:cs="Calibri"/>
                <w:color w:val="000000"/>
                <w:sz w:val="18"/>
                <w:szCs w:val="18"/>
              </w:rPr>
              <w:t>’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 da tabela</w:t>
            </w:r>
            <w:r w:rsidR="009445FE">
              <w:rPr>
                <w:rFonts w:cs="Calibri"/>
                <w:i/>
                <w:color w:val="000000"/>
                <w:sz w:val="18"/>
                <w:szCs w:val="18"/>
              </w:rPr>
              <w:t xml:space="preserve"> </w:t>
            </w:r>
            <w:ins w:id="66" w:author="Marta Rafaela Teixeira Nunes" w:date="2024-11-05T13:03:00Z">
              <w:r w:rsidR="009445FE" w:rsidRPr="003F3144">
                <w:rPr>
                  <w:rFonts w:cs="Calibri"/>
                  <w:i/>
                  <w:color w:val="000000"/>
                  <w:sz w:val="18"/>
                  <w:szCs w:val="18"/>
                </w:rPr>
                <w:t>cd_</w:t>
              </w:r>
              <w:r w:rsidR="009445FE">
                <w:rPr>
                  <w:rFonts w:cs="Calibri"/>
                  <w:i/>
                  <w:color w:val="000000"/>
                  <w:sz w:val="18"/>
                  <w:szCs w:val="18"/>
                </w:rPr>
                <w:t>estruturais</w:t>
              </w:r>
            </w:ins>
            <w:r w:rsidR="003F3144" w:rsidRPr="003F3144">
              <w:rPr>
                <w:rFonts w:cs="Calibri"/>
                <w:i/>
                <w:color w:val="000000"/>
                <w:sz w:val="18"/>
                <w:szCs w:val="18"/>
              </w:rPr>
              <w:t>.tat91_tabelas</w:t>
            </w:r>
            <w:r w:rsidR="003F3144" w:rsidRPr="00DF559D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é igual a 'X'.</w:t>
            </w:r>
          </w:p>
        </w:tc>
      </w:tr>
      <w:tr w:rsidR="00AD5050" w:rsidRPr="00E07147" w14:paraId="7216AEFA" w14:textId="77777777" w:rsidTr="000A0431">
        <w:trPr>
          <w:trHeight w:val="255"/>
          <w:jc w:val="center"/>
        </w:trPr>
        <w:tc>
          <w:tcPr>
            <w:tcW w:w="2201" w:type="dxa"/>
            <w:vAlign w:val="center"/>
          </w:tcPr>
          <w:p w14:paraId="59F08E6D" w14:textId="77777777" w:rsidR="00AD5050" w:rsidRPr="00DF559D" w:rsidRDefault="00AD5050" w:rsidP="00261F31">
            <w:pPr>
              <w:rPr>
                <w:rFonts w:cs="Calibri"/>
                <w:color w:val="000000"/>
                <w:sz w:val="18"/>
                <w:szCs w:val="18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>Saldos devedores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7C94C356" w14:textId="22E3AB05" w:rsidR="00AD5050" w:rsidRPr="00DF559D" w:rsidRDefault="00AD5050" w:rsidP="009445FE">
            <w:pPr>
              <w:rPr>
                <w:rFonts w:cs="Calibri"/>
                <w:color w:val="000000"/>
                <w:sz w:val="18"/>
                <w:szCs w:val="18"/>
              </w:rPr>
            </w:pPr>
            <w:r w:rsidRPr="00DF559D">
              <w:rPr>
                <w:rFonts w:cs="Calibri"/>
                <w:color w:val="000000"/>
                <w:sz w:val="18"/>
                <w:szCs w:val="18"/>
              </w:rPr>
              <w:t>Devem apenas ser considerados os registos da tabela</w:t>
            </w:r>
            <w:r w:rsidR="009445FE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ins w:id="67" w:author="Marta Rafaela Teixeira Nunes" w:date="2024-11-05T13:03:00Z">
              <w:r w:rsidR="009445FE" w:rsidRPr="00EA3C1E">
                <w:rPr>
                  <w:rFonts w:cs="Calibri"/>
                  <w:i/>
                  <w:color w:val="000000"/>
                  <w:sz w:val="18"/>
                  <w:szCs w:val="18"/>
                </w:rPr>
                <w:t>cd_garantias</w:t>
              </w:r>
            </w:ins>
            <w:r w:rsidR="00EA3C1E" w:rsidRPr="00EA3C1E">
              <w:rPr>
                <w:rFonts w:cs="Calibri"/>
                <w:i/>
                <w:color w:val="000000"/>
                <w:sz w:val="18"/>
                <w:szCs w:val="18"/>
              </w:rPr>
              <w:t>.gt018_rateio_aval</w:t>
            </w:r>
            <w:r w:rsidR="00EA3C1E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que apresentem saldos devedores nas IC's.</w:t>
            </w:r>
          </w:p>
        </w:tc>
      </w:tr>
      <w:tr w:rsidR="00AD5050" w:rsidRPr="00E07147" w14:paraId="3A31B488" w14:textId="77777777" w:rsidTr="000A0431">
        <w:trPr>
          <w:trHeight w:val="255"/>
          <w:jc w:val="center"/>
        </w:trPr>
        <w:tc>
          <w:tcPr>
            <w:tcW w:w="2201" w:type="dxa"/>
            <w:vAlign w:val="center"/>
          </w:tcPr>
          <w:p w14:paraId="6B43AD05" w14:textId="77777777" w:rsidR="00AD5050" w:rsidRPr="00DF559D" w:rsidRDefault="00AD5050" w:rsidP="00261F31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>Listagem de Contas PCSB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1E5190EE" w14:textId="09A366A9" w:rsidR="00AD5050" w:rsidRPr="00DF559D" w:rsidRDefault="00AD5050" w:rsidP="009445FE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Devem apenas ser considerados os registos da tabela </w:t>
            </w:r>
            <w:ins w:id="68" w:author="Marta Rafaela Teixeira Nunes" w:date="2024-11-05T13:03:00Z">
              <w:r w:rsidR="009445FE" w:rsidRPr="003F3144">
                <w:rPr>
                  <w:rFonts w:cs="Calibri"/>
                  <w:i/>
                  <w:color w:val="000000"/>
                  <w:sz w:val="18"/>
                  <w:szCs w:val="18"/>
                </w:rPr>
                <w:t>cd_</w:t>
              </w:r>
              <w:r w:rsidR="00C74A91">
                <w:rPr>
                  <w:rFonts w:cs="Calibri"/>
                  <w:i/>
                  <w:color w:val="000000"/>
                  <w:sz w:val="18"/>
                  <w:szCs w:val="18"/>
                </w:rPr>
                <w:t>garantias</w:t>
              </w:r>
            </w:ins>
            <w:r w:rsidR="00EA3C1E" w:rsidRPr="00EA3C1E">
              <w:rPr>
                <w:rFonts w:cs="Calibri"/>
                <w:i/>
                <w:color w:val="000000"/>
                <w:sz w:val="18"/>
                <w:szCs w:val="18"/>
              </w:rPr>
              <w:t>.gt018_rateio_aval</w:t>
            </w:r>
            <w:r w:rsidR="00EA3C1E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que apresentem uma conta PCSB marcada com "S" no campo INDUCRC da tabela CGT01_CUENTAS.</w:t>
            </w:r>
          </w:p>
        </w:tc>
      </w:tr>
      <w:tr w:rsidR="00AD5050" w:rsidRPr="00E07147" w14:paraId="0814B323" w14:textId="77777777" w:rsidTr="000A0431">
        <w:trPr>
          <w:trHeight w:val="255"/>
          <w:jc w:val="center"/>
        </w:trPr>
        <w:tc>
          <w:tcPr>
            <w:tcW w:w="2201" w:type="dxa"/>
            <w:vAlign w:val="center"/>
          </w:tcPr>
          <w:p w14:paraId="1FE7967B" w14:textId="77777777" w:rsidR="00AD5050" w:rsidRPr="00DF559D" w:rsidRDefault="00AD5050" w:rsidP="00261F31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>Clientes Totta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1284B4B1" w14:textId="62A4CB83" w:rsidR="00DD563E" w:rsidRPr="00591D19" w:rsidRDefault="00AD5050" w:rsidP="00C74A91">
            <w:pPr>
              <w:rPr>
                <w:rFonts w:cs="Calibri"/>
                <w:color w:val="000000"/>
                <w:sz w:val="18"/>
                <w:szCs w:val="18"/>
              </w:rPr>
            </w:pPr>
            <w:r w:rsidRPr="00DF559D">
              <w:rPr>
                <w:rFonts w:cs="Calibri"/>
                <w:color w:val="000000"/>
                <w:sz w:val="18"/>
                <w:szCs w:val="18"/>
              </w:rPr>
              <w:t>Devem ser excluídas do universo da</w:t>
            </w:r>
            <w:ins w:id="69" w:author="Marta Rafaela Teixeira Nunes" w:date="2024-11-05T13:04:00Z">
              <w:r w:rsidR="00C74A91">
                <w:rPr>
                  <w:rFonts w:cs="Calibri"/>
                  <w:color w:val="000000"/>
                  <w:sz w:val="18"/>
                  <w:szCs w:val="18"/>
                </w:rPr>
                <w:t xml:space="preserve"> </w:t>
              </w:r>
              <w:r w:rsidR="00C74A91" w:rsidRPr="003F3144">
                <w:rPr>
                  <w:rFonts w:cs="Calibri"/>
                  <w:i/>
                  <w:color w:val="000000"/>
                  <w:sz w:val="18"/>
                  <w:szCs w:val="18"/>
                </w:rPr>
                <w:t>cd_</w:t>
              </w:r>
              <w:r w:rsidR="00C74A91">
                <w:rPr>
                  <w:rFonts w:cs="Calibri"/>
                  <w:i/>
                  <w:color w:val="000000"/>
                  <w:sz w:val="18"/>
                  <w:szCs w:val="18"/>
                </w:rPr>
                <w:t>garantias</w:t>
              </w:r>
            </w:ins>
            <w:r w:rsidR="00EA3C1E" w:rsidRPr="00EA3C1E">
              <w:rPr>
                <w:rFonts w:cs="Calibri"/>
                <w:i/>
                <w:color w:val="000000"/>
                <w:sz w:val="18"/>
                <w:szCs w:val="18"/>
              </w:rPr>
              <w:t>.gt018_rateio_aval</w:t>
            </w:r>
            <w:r w:rsidR="00EA3C1E" w:rsidRPr="00DF559D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as responsabilidades para as quais os clientes </w:t>
            </w:r>
            <w:r w:rsidR="004C3FB0" w:rsidRPr="00DF559D">
              <w:rPr>
                <w:rFonts w:cs="Calibri"/>
                <w:color w:val="000000"/>
                <w:sz w:val="18"/>
                <w:szCs w:val="18"/>
              </w:rPr>
              <w:t>identificados</w:t>
            </w:r>
            <w:r w:rsidR="00AE1557">
              <w:rPr>
                <w:rFonts w:cs="Calibri"/>
                <w:color w:val="000000"/>
                <w:sz w:val="18"/>
                <w:szCs w:val="18"/>
              </w:rPr>
              <w:t xml:space="preserve"> no ficheiro "SAT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0</w:t>
            </w:r>
            <w:r w:rsidR="00AE1557">
              <w:rPr>
                <w:rFonts w:cs="Calibri"/>
                <w:color w:val="000000"/>
                <w:sz w:val="18"/>
                <w:szCs w:val="18"/>
              </w:rPr>
              <w:t>1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4"</w:t>
            </w:r>
            <w:r w:rsidR="00AE1557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ins w:id="70" w:author="Marta Rafaela Teixeira Nunes" w:date="2024-11-05T13:04:00Z">
              <w:r w:rsidR="00C74A91">
                <w:rPr>
                  <w:rFonts w:cs="Calibri"/>
                  <w:color w:val="000000"/>
                  <w:sz w:val="18"/>
                  <w:szCs w:val="18"/>
                </w:rPr>
                <w:t>(</w:t>
              </w:r>
              <w:r w:rsidR="00C74A91" w:rsidRPr="00AE1557">
                <w:rPr>
                  <w:rFonts w:cs="Calibri"/>
                  <w:i/>
                  <w:color w:val="000000"/>
                  <w:sz w:val="18"/>
                  <w:szCs w:val="18"/>
                </w:rPr>
                <w:t>cd_crc.</w:t>
              </w:r>
              <w:r w:rsidR="00C74A91" w:rsidRPr="00AE1557">
                <w:rPr>
                  <w:rStyle w:val="ui-provider"/>
                  <w:rFonts w:eastAsiaTheme="majorEastAsia"/>
                  <w:i/>
                  <w:sz w:val="18"/>
                  <w:szCs w:val="18"/>
                </w:rPr>
                <w:t>crc5g_exclusao_clientes</w:t>
              </w:r>
              <w:r w:rsidR="00C74A91">
                <w:rPr>
                  <w:rStyle w:val="ui-provider"/>
                  <w:rFonts w:eastAsiaTheme="majorEastAsia"/>
                  <w:i/>
                  <w:sz w:val="18"/>
                  <w:szCs w:val="18"/>
                </w:rPr>
                <w:t>)</w:t>
              </w:r>
              <w:r w:rsidR="00C74A91" w:rsidRPr="00DF559D">
                <w:rPr>
                  <w:rFonts w:cs="Calibri"/>
                  <w:color w:val="000000"/>
                  <w:sz w:val="18"/>
                  <w:szCs w:val="18"/>
                </w:rPr>
                <w:t xml:space="preserve"> </w:t>
              </w:r>
            </w:ins>
            <w:r w:rsidRPr="00DF559D">
              <w:rPr>
                <w:rFonts w:cs="Calibri"/>
                <w:color w:val="000000"/>
                <w:sz w:val="18"/>
                <w:szCs w:val="18"/>
              </w:rPr>
              <w:t>estão marcados como titulares.</w:t>
            </w:r>
            <w:ins w:id="71" w:author="Marta Rafaela Teixeira Nunes" w:date="2024-11-05T13:04:00Z">
              <w:r w:rsidR="00C74A91">
                <w:rPr>
                  <w:rFonts w:cs="Calibri"/>
                  <w:color w:val="000000"/>
                  <w:sz w:val="18"/>
                  <w:szCs w:val="18"/>
                </w:rPr>
                <w:t xml:space="preserve"> </w:t>
              </w:r>
              <w:r w:rsidR="00C74A91" w:rsidRPr="00591D19">
                <w:rPr>
                  <w:rFonts w:cs="Calibri"/>
                  <w:color w:val="000000"/>
                  <w:sz w:val="18"/>
                  <w:szCs w:val="18"/>
                </w:rPr>
                <w:t xml:space="preserve">Este universo já se encontra parametrização na tabela </w:t>
              </w:r>
              <w:r w:rsidR="00C74A91" w:rsidRPr="00591D19">
                <w:rPr>
                  <w:rFonts w:cs="Calibri"/>
                  <w:i/>
                  <w:color w:val="000000"/>
                  <w:sz w:val="18"/>
                  <w:szCs w:val="18"/>
                </w:rPr>
                <w:t>gt804_crc_exclusao_zcliente</w:t>
              </w:r>
            </w:ins>
          </w:p>
        </w:tc>
      </w:tr>
      <w:tr w:rsidR="00AD5050" w:rsidRPr="00E07147" w14:paraId="24D21247" w14:textId="77777777" w:rsidTr="000A0431">
        <w:trPr>
          <w:trHeight w:val="255"/>
          <w:jc w:val="center"/>
        </w:trPr>
        <w:tc>
          <w:tcPr>
            <w:tcW w:w="2201" w:type="dxa"/>
            <w:vAlign w:val="center"/>
          </w:tcPr>
          <w:p w14:paraId="1D28E81C" w14:textId="77777777" w:rsidR="00AD5050" w:rsidRPr="00DF559D" w:rsidRDefault="00AD5050" w:rsidP="00261F31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 xml:space="preserve">Contratos </w:t>
            </w:r>
            <w:r w:rsidRPr="004C3FB0">
              <w:rPr>
                <w:rFonts w:cs="Calibri"/>
                <w:bCs/>
                <w:i/>
                <w:color w:val="000000"/>
                <w:sz w:val="18"/>
                <w:szCs w:val="18"/>
              </w:rPr>
              <w:t>Confirming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455D3BF5" w14:textId="1E00E651" w:rsidR="001274CB" w:rsidRPr="00DF559D" w:rsidRDefault="00AD5050" w:rsidP="00C74A91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Devem ser excluídas do universo da </w:t>
            </w:r>
            <w:r w:rsidR="003F3144" w:rsidRPr="00EA3C1E">
              <w:rPr>
                <w:rFonts w:cs="Calibri"/>
                <w:i/>
                <w:color w:val="000000"/>
                <w:sz w:val="18"/>
                <w:szCs w:val="18"/>
              </w:rPr>
              <w:t>cd_garantias.gt018_rateio_aval</w:t>
            </w:r>
            <w:r w:rsidR="003F3144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as responsabilidades que apresentem produto igual a 007, subproduto iniciado por 9 e conta PCSB iniciada por 2</w:t>
            </w:r>
            <w:r w:rsidR="001274CB">
              <w:rPr>
                <w:rFonts w:cs="Calibri"/>
                <w:color w:val="000000"/>
                <w:sz w:val="18"/>
                <w:szCs w:val="18"/>
              </w:rPr>
              <w:t xml:space="preserve">, </w:t>
            </w:r>
            <w:ins w:id="72" w:author="Marta Rafaela Teixeira Nunes" w:date="2024-11-05T13:05:00Z">
              <w:r w:rsidR="00C74A91">
                <w:rPr>
                  <w:rFonts w:cs="Calibri"/>
                  <w:color w:val="000000"/>
                  <w:sz w:val="18"/>
                  <w:szCs w:val="18"/>
                </w:rPr>
                <w:t xml:space="preserve">uma vez que dizem respeito a contratos </w:t>
              </w:r>
              <w:r w:rsidR="00C74A91" w:rsidRPr="001274CB">
                <w:rPr>
                  <w:rFonts w:cs="Calibri"/>
                  <w:i/>
                  <w:color w:val="000000"/>
                  <w:sz w:val="18"/>
                  <w:szCs w:val="18"/>
                </w:rPr>
                <w:t xml:space="preserve">confirming </w:t>
              </w:r>
              <w:r w:rsidR="00C74A91">
                <w:rPr>
                  <w:rFonts w:cs="Calibri"/>
                  <w:color w:val="000000"/>
                  <w:sz w:val="18"/>
                  <w:szCs w:val="18"/>
                </w:rPr>
                <w:t>não financiados, e portanto são excluídos da CRC</w:t>
              </w:r>
              <w:r w:rsidR="00C74A91" w:rsidRPr="00DF559D">
                <w:rPr>
                  <w:rFonts w:cs="Calibri"/>
                  <w:color w:val="000000"/>
                  <w:sz w:val="18"/>
                  <w:szCs w:val="18"/>
                </w:rPr>
                <w:t>.</w:t>
              </w:r>
            </w:ins>
          </w:p>
        </w:tc>
      </w:tr>
    </w:tbl>
    <w:p w14:paraId="5D52A2A7" w14:textId="70231664" w:rsidR="00135917" w:rsidRDefault="00135917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017A6FA7" w14:textId="77777777" w:rsidR="00C74A91" w:rsidRDefault="00AD5050" w:rsidP="00C74A91">
      <w:pPr>
        <w:spacing w:after="160" w:line="259" w:lineRule="auto"/>
        <w:jc w:val="both"/>
        <w:rPr>
          <w:ins w:id="73" w:author="Marta Rafaela Teixeira Nunes" w:date="2024-11-05T13:05:00Z"/>
          <w:rFonts w:eastAsiaTheme="minorHAnsi" w:cstheme="minorBidi"/>
          <w:szCs w:val="22"/>
          <w:lang w:eastAsia="en-US"/>
        </w:rPr>
      </w:pPr>
      <w:r w:rsidRPr="00AD5050">
        <w:rPr>
          <w:rFonts w:eastAsiaTheme="minorHAnsi" w:cstheme="minorBidi"/>
          <w:szCs w:val="22"/>
          <w:lang w:eastAsia="en-US"/>
        </w:rPr>
        <w:t>Com base no universo de respo</w:t>
      </w:r>
      <w:r>
        <w:rPr>
          <w:rFonts w:eastAsiaTheme="minorHAnsi" w:cstheme="minorBidi"/>
          <w:szCs w:val="22"/>
          <w:lang w:eastAsia="en-US"/>
        </w:rPr>
        <w:t xml:space="preserve">nsabilidades e garantias obtido, </w:t>
      </w:r>
      <w:r w:rsidRPr="00AD5050">
        <w:rPr>
          <w:rFonts w:eastAsiaTheme="minorHAnsi" w:cstheme="minorBidi"/>
          <w:szCs w:val="22"/>
          <w:lang w:eastAsia="en-US"/>
        </w:rPr>
        <w:t xml:space="preserve">devem ser aplicadas regras para a criação da chave da </w:t>
      </w:r>
      <w:r w:rsidR="004C3FB0" w:rsidRPr="00AD5050">
        <w:rPr>
          <w:rFonts w:eastAsiaTheme="minorHAnsi" w:cstheme="minorBidi"/>
          <w:szCs w:val="22"/>
          <w:lang w:eastAsia="en-US"/>
        </w:rPr>
        <w:t>responsabilidade</w:t>
      </w:r>
      <w:r w:rsidRPr="00AD5050">
        <w:rPr>
          <w:rFonts w:eastAsiaTheme="minorHAnsi" w:cstheme="minorBidi"/>
          <w:szCs w:val="22"/>
          <w:lang w:eastAsia="en-US"/>
        </w:rPr>
        <w:t xml:space="preserve"> de acordo com os critérios da CRC e</w:t>
      </w:r>
      <w:r>
        <w:rPr>
          <w:rFonts w:eastAsiaTheme="minorHAnsi" w:cstheme="minorBidi"/>
          <w:szCs w:val="22"/>
          <w:lang w:eastAsia="en-US"/>
        </w:rPr>
        <w:t xml:space="preserve"> respetiva</w:t>
      </w:r>
      <w:r w:rsidRPr="00AD5050">
        <w:rPr>
          <w:rFonts w:eastAsiaTheme="minorHAnsi" w:cstheme="minorBidi"/>
          <w:szCs w:val="22"/>
          <w:lang w:eastAsia="en-US"/>
        </w:rPr>
        <w:t xml:space="preserve"> construção da chave de proteção</w:t>
      </w:r>
      <w:r>
        <w:rPr>
          <w:rFonts w:eastAsiaTheme="minorHAnsi" w:cstheme="minorBidi"/>
          <w:szCs w:val="22"/>
          <w:lang w:eastAsia="en-US"/>
        </w:rPr>
        <w:t>.</w:t>
      </w:r>
      <w:r w:rsidR="001274CB" w:rsidRPr="001274CB">
        <w:rPr>
          <w:rFonts w:eastAsiaTheme="minorHAnsi" w:cstheme="minorBidi"/>
          <w:szCs w:val="22"/>
          <w:lang w:eastAsia="en-US"/>
        </w:rPr>
        <w:t xml:space="preserve"> </w:t>
      </w:r>
      <w:ins w:id="74" w:author="Marta Rafaela Teixeira Nunes" w:date="2024-11-05T13:05:00Z">
        <w:r w:rsidR="00C74A91">
          <w:rPr>
            <w:rFonts w:eastAsiaTheme="minorHAnsi" w:cstheme="minorBidi"/>
            <w:szCs w:val="22"/>
            <w:lang w:eastAsia="en-US"/>
          </w:rPr>
          <w:t>É importante salientar que todas as regras mencionadas, bem como as tabelas referidas, replicam o processo da própria aplicação da CRC. Esse processo é fundamental para a exclusão de registos que não devem ser reportados à CRC, assegurando que apenas é considerada informação relevante.</w:t>
        </w:r>
      </w:ins>
    </w:p>
    <w:p w14:paraId="766524E3" w14:textId="19A4167E" w:rsidR="00AD5050" w:rsidRDefault="00AD5050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734EBBAE" w14:textId="77777777" w:rsidR="00425193" w:rsidRPr="00425193" w:rsidRDefault="00135917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>
        <w:rPr>
          <w:rFonts w:eastAsiaTheme="minorHAnsi" w:cstheme="minorBidi"/>
          <w:szCs w:val="22"/>
          <w:lang w:eastAsia="en-US"/>
        </w:rPr>
        <w:t>O</w:t>
      </w:r>
      <w:r w:rsidR="00971409" w:rsidRPr="00720567">
        <w:rPr>
          <w:rFonts w:eastAsiaTheme="minorHAnsi" w:cstheme="minorBidi"/>
          <w:szCs w:val="22"/>
          <w:lang w:eastAsia="en-US"/>
        </w:rPr>
        <w:t xml:space="preserve"> aprovisionamento é realizado exclusivamente a partir das seguintes tabelas:</w:t>
      </w:r>
      <w:r w:rsidR="000305A8" w:rsidRPr="00720567">
        <w:rPr>
          <w:rFonts w:eastAsiaTheme="minorHAnsi" w:cstheme="minorBidi"/>
          <w:szCs w:val="22"/>
          <w:lang w:eastAsia="en-US"/>
        </w:rPr>
        <w:t xml:space="preserve"> </w:t>
      </w:r>
    </w:p>
    <w:p w14:paraId="4A30EAAD" w14:textId="0DC07749" w:rsidR="000305A8" w:rsidRPr="000305A8" w:rsidRDefault="000305A8" w:rsidP="000305A8">
      <w:pPr>
        <w:pStyle w:val="Caption"/>
        <w:keepNext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75" w:name="_Toc181628831"/>
      <w:r w:rsidRPr="000305A8">
        <w:rPr>
          <w:rFonts w:cs="Calibri"/>
          <w:b/>
          <w:color w:val="000000" w:themeColor="text1"/>
          <w:sz w:val="22"/>
          <w:szCs w:val="22"/>
        </w:rPr>
        <w:t xml:space="preserve">Tabela </w: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begin"/>
      </w:r>
      <w:r w:rsidRPr="000305A8">
        <w:rPr>
          <w:rFonts w:cs="Calibri"/>
          <w:b/>
          <w:color w:val="000000" w:themeColor="text1"/>
          <w:sz w:val="22"/>
          <w:szCs w:val="22"/>
        </w:rPr>
        <w:instrText xml:space="preserve"> SEQ Tabela \* ARABIC </w:instrTex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separate"/>
      </w:r>
      <w:r w:rsidR="00043577">
        <w:rPr>
          <w:rFonts w:cs="Calibri"/>
          <w:b/>
          <w:noProof/>
          <w:color w:val="000000" w:themeColor="text1"/>
          <w:sz w:val="22"/>
          <w:szCs w:val="22"/>
        </w:rPr>
        <w:t>3</w: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end"/>
      </w:r>
      <w:r>
        <w:rPr>
          <w:rFonts w:cs="Calibri"/>
          <w:b/>
          <w:color w:val="000000" w:themeColor="text1"/>
          <w:sz w:val="22"/>
          <w:szCs w:val="22"/>
        </w:rPr>
        <w:t>:</w:t>
      </w:r>
      <w:r w:rsidRPr="000305A8">
        <w:rPr>
          <w:rFonts w:cs="Calibri"/>
          <w:b/>
          <w:color w:val="000000" w:themeColor="text1"/>
          <w:sz w:val="22"/>
          <w:szCs w:val="22"/>
        </w:rPr>
        <w:t xml:space="preserve"> Informação das tabelas de aprovisionamento da cd</w:t>
      </w:r>
      <w:r w:rsidR="005D3C09">
        <w:rPr>
          <w:rFonts w:cs="Calibri"/>
          <w:b/>
          <w:color w:val="000000" w:themeColor="text1"/>
          <w:sz w:val="22"/>
          <w:szCs w:val="22"/>
        </w:rPr>
        <w:t>_</w:t>
      </w:r>
      <w:r w:rsidRPr="000305A8">
        <w:rPr>
          <w:rFonts w:cs="Calibri"/>
          <w:b/>
          <w:color w:val="000000" w:themeColor="text1"/>
          <w:sz w:val="22"/>
          <w:szCs w:val="22"/>
        </w:rPr>
        <w:t>garantias.</w:t>
      </w:r>
      <w:r w:rsidR="00791BC1" w:rsidRPr="00791BC1">
        <w:rPr>
          <w:rFonts w:cs="Calibri"/>
          <w:b/>
          <w:color w:val="000000" w:themeColor="text1"/>
          <w:sz w:val="22"/>
          <w:szCs w:val="22"/>
        </w:rPr>
        <w:t>gt022_crc5g_atributos_garantia_rct207</w:t>
      </w:r>
      <w:bookmarkEnd w:id="75"/>
    </w:p>
    <w:tbl>
      <w:tblPr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5"/>
        <w:gridCol w:w="3199"/>
        <w:gridCol w:w="1985"/>
        <w:gridCol w:w="1985"/>
      </w:tblGrid>
      <w:tr w:rsidR="00737428" w:rsidRPr="00E07147" w14:paraId="23083089" w14:textId="77777777" w:rsidTr="000A0431">
        <w:trPr>
          <w:trHeight w:val="262"/>
          <w:jc w:val="center"/>
        </w:trPr>
        <w:tc>
          <w:tcPr>
            <w:tcW w:w="1655" w:type="dxa"/>
            <w:shd w:val="clear" w:color="000000" w:fill="FF0000"/>
          </w:tcPr>
          <w:p w14:paraId="7F4E5527" w14:textId="77777777" w:rsidR="00737428" w:rsidRPr="00E07147" w:rsidRDefault="00737428" w:rsidP="000A0431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Aplicação Origem</w:t>
            </w:r>
          </w:p>
        </w:tc>
        <w:tc>
          <w:tcPr>
            <w:tcW w:w="3199" w:type="dxa"/>
            <w:shd w:val="clear" w:color="000000" w:fill="FF0000"/>
            <w:noWrap/>
            <w:hideMark/>
          </w:tcPr>
          <w:p w14:paraId="7B25B505" w14:textId="77777777" w:rsidR="00737428" w:rsidRPr="00E07147" w:rsidRDefault="00737428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na Aplicação Origem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709E8AC2" w14:textId="77777777" w:rsidR="00737428" w:rsidRPr="00E07147" w:rsidRDefault="00737428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Base de Dados no Data Lake 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0D3E1DC1" w14:textId="77777777" w:rsidR="00737428" w:rsidRPr="00E07147" w:rsidRDefault="00737428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no Data Lake</w:t>
            </w:r>
          </w:p>
        </w:tc>
      </w:tr>
      <w:tr w:rsidR="002B6479" w:rsidRPr="00E07147" w14:paraId="31B220E2" w14:textId="77777777" w:rsidTr="000A0431">
        <w:trPr>
          <w:trHeight w:val="262"/>
          <w:jc w:val="center"/>
        </w:trPr>
        <w:tc>
          <w:tcPr>
            <w:tcW w:w="1655" w:type="dxa"/>
          </w:tcPr>
          <w:p w14:paraId="0C3AACD2" w14:textId="77777777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4204BED8" w14:textId="571A6447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985" w:type="dxa"/>
            <w:shd w:val="clear" w:color="auto" w:fill="auto"/>
            <w:noWrap/>
          </w:tcPr>
          <w:p w14:paraId="4B1A340B" w14:textId="77777777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</w:p>
        </w:tc>
        <w:tc>
          <w:tcPr>
            <w:tcW w:w="1985" w:type="dxa"/>
            <w:shd w:val="clear" w:color="auto" w:fill="auto"/>
            <w:noWrap/>
            <w:hideMark/>
          </w:tcPr>
          <w:p w14:paraId="474B6017" w14:textId="74D2D55F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</w:tr>
      <w:tr w:rsidR="002B6479" w:rsidRPr="00E07147" w14:paraId="18289DF2" w14:textId="77777777" w:rsidTr="000A0431">
        <w:trPr>
          <w:trHeight w:val="262"/>
          <w:jc w:val="center"/>
        </w:trPr>
        <w:tc>
          <w:tcPr>
            <w:tcW w:w="1655" w:type="dxa"/>
          </w:tcPr>
          <w:p w14:paraId="4CBFE4E2" w14:textId="4E7E8778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78BC9754" w14:textId="468F11BA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gt003_trz_gt_fin</w:t>
            </w:r>
          </w:p>
        </w:tc>
        <w:tc>
          <w:tcPr>
            <w:tcW w:w="1985" w:type="dxa"/>
            <w:shd w:val="clear" w:color="auto" w:fill="auto"/>
            <w:noWrap/>
          </w:tcPr>
          <w:p w14:paraId="76065A90" w14:textId="57F6D271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</w:p>
        </w:tc>
        <w:tc>
          <w:tcPr>
            <w:tcW w:w="1985" w:type="dxa"/>
            <w:shd w:val="clear" w:color="auto" w:fill="auto"/>
            <w:noWrap/>
          </w:tcPr>
          <w:p w14:paraId="6CCD39A0" w14:textId="6F87F994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gt003_trz_gt_fin</w:t>
            </w:r>
          </w:p>
        </w:tc>
      </w:tr>
      <w:tr w:rsidR="002B6479" w:rsidRPr="00E07147" w14:paraId="24299B9C" w14:textId="77777777" w:rsidTr="000A0431">
        <w:trPr>
          <w:trHeight w:val="262"/>
          <w:jc w:val="center"/>
        </w:trPr>
        <w:tc>
          <w:tcPr>
            <w:tcW w:w="1655" w:type="dxa"/>
          </w:tcPr>
          <w:p w14:paraId="2D0EB5AE" w14:textId="6E2873A2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285C970C" w14:textId="4FEDB96D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gt004_bens_fin,</w:t>
            </w:r>
          </w:p>
        </w:tc>
        <w:tc>
          <w:tcPr>
            <w:tcW w:w="1985" w:type="dxa"/>
            <w:shd w:val="clear" w:color="auto" w:fill="auto"/>
            <w:noWrap/>
          </w:tcPr>
          <w:p w14:paraId="031B821A" w14:textId="7A611043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</w:p>
        </w:tc>
        <w:tc>
          <w:tcPr>
            <w:tcW w:w="1985" w:type="dxa"/>
            <w:shd w:val="clear" w:color="auto" w:fill="auto"/>
            <w:noWrap/>
          </w:tcPr>
          <w:p w14:paraId="515AD1A6" w14:textId="67276A5E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gt004_bens_fin,</w:t>
            </w:r>
          </w:p>
        </w:tc>
      </w:tr>
      <w:tr w:rsidR="002B6479" w:rsidRPr="00E07147" w14:paraId="09100A6F" w14:textId="77777777" w:rsidTr="000A0431">
        <w:trPr>
          <w:trHeight w:val="262"/>
          <w:jc w:val="center"/>
        </w:trPr>
        <w:tc>
          <w:tcPr>
            <w:tcW w:w="1655" w:type="dxa"/>
          </w:tcPr>
          <w:p w14:paraId="3479F1FD" w14:textId="2A736E02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45453D31" w14:textId="60E30189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gt009_bens_imov</w:t>
            </w:r>
          </w:p>
        </w:tc>
        <w:tc>
          <w:tcPr>
            <w:tcW w:w="1985" w:type="dxa"/>
            <w:shd w:val="clear" w:color="auto" w:fill="auto"/>
            <w:noWrap/>
          </w:tcPr>
          <w:p w14:paraId="0C49692E" w14:textId="1F7893A7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</w:p>
        </w:tc>
        <w:tc>
          <w:tcPr>
            <w:tcW w:w="1985" w:type="dxa"/>
            <w:shd w:val="clear" w:color="auto" w:fill="auto"/>
            <w:noWrap/>
          </w:tcPr>
          <w:p w14:paraId="7754BE28" w14:textId="1622F9F8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gt009_bens_imov</w:t>
            </w:r>
          </w:p>
        </w:tc>
      </w:tr>
      <w:tr w:rsidR="002B6479" w:rsidRPr="00E07147" w14:paraId="1A7FA5BD" w14:textId="77777777" w:rsidTr="000A0431">
        <w:trPr>
          <w:trHeight w:val="262"/>
          <w:jc w:val="center"/>
        </w:trPr>
        <w:tc>
          <w:tcPr>
            <w:tcW w:w="1655" w:type="dxa"/>
          </w:tcPr>
          <w:p w14:paraId="6A05556F" w14:textId="78D62660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69AB71EB" w14:textId="22B69754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985" w:type="dxa"/>
            <w:shd w:val="clear" w:color="auto" w:fill="auto"/>
            <w:noWrap/>
          </w:tcPr>
          <w:p w14:paraId="713E221B" w14:textId="11BDE17B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</w:p>
        </w:tc>
        <w:tc>
          <w:tcPr>
            <w:tcW w:w="1985" w:type="dxa"/>
            <w:shd w:val="clear" w:color="auto" w:fill="auto"/>
            <w:noWrap/>
          </w:tcPr>
          <w:p w14:paraId="77AF4890" w14:textId="3FE61591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</w:tr>
      <w:tr w:rsidR="002B6479" w:rsidRPr="00E07147" w14:paraId="60187AF5" w14:textId="77777777" w:rsidTr="000A0431">
        <w:trPr>
          <w:trHeight w:val="262"/>
          <w:jc w:val="center"/>
        </w:trPr>
        <w:tc>
          <w:tcPr>
            <w:tcW w:w="1655" w:type="dxa"/>
          </w:tcPr>
          <w:p w14:paraId="127B233E" w14:textId="178072D1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1903CF01" w14:textId="3FBB7372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gt701_hist_mavaliai</w:t>
            </w:r>
          </w:p>
        </w:tc>
        <w:tc>
          <w:tcPr>
            <w:tcW w:w="1985" w:type="dxa"/>
            <w:shd w:val="clear" w:color="auto" w:fill="auto"/>
            <w:noWrap/>
          </w:tcPr>
          <w:p w14:paraId="422905CC" w14:textId="0EC0AFA0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</w:p>
        </w:tc>
        <w:tc>
          <w:tcPr>
            <w:tcW w:w="1985" w:type="dxa"/>
            <w:shd w:val="clear" w:color="auto" w:fill="auto"/>
            <w:noWrap/>
          </w:tcPr>
          <w:p w14:paraId="3AD031EF" w14:textId="691B826F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gt701_hist_mavaliai</w:t>
            </w:r>
          </w:p>
        </w:tc>
      </w:tr>
      <w:tr w:rsidR="002B6479" w:rsidRPr="00E07147" w14:paraId="3F6E206C" w14:textId="77777777" w:rsidTr="000A0431">
        <w:trPr>
          <w:trHeight w:val="262"/>
          <w:jc w:val="center"/>
        </w:trPr>
        <w:tc>
          <w:tcPr>
            <w:tcW w:w="1655" w:type="dxa"/>
          </w:tcPr>
          <w:p w14:paraId="19A43F5E" w14:textId="52FE654D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3199" w:type="dxa"/>
            <w:shd w:val="clear" w:color="auto" w:fill="auto"/>
            <w:noWrap/>
          </w:tcPr>
          <w:p w14:paraId="4D1FB4A4" w14:textId="2DD1AFEC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interface_clientes</w:t>
            </w:r>
          </w:p>
        </w:tc>
        <w:tc>
          <w:tcPr>
            <w:tcW w:w="1985" w:type="dxa"/>
            <w:shd w:val="clear" w:color="auto" w:fill="auto"/>
            <w:noWrap/>
          </w:tcPr>
          <w:p w14:paraId="5461D9F5" w14:textId="4C12C954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cd_</w:t>
            </w:r>
            <w:r>
              <w:rPr>
                <w:rFonts w:cs="Calibri"/>
                <w:color w:val="000000"/>
                <w:sz w:val="18"/>
                <w:szCs w:val="18"/>
              </w:rPr>
              <w:t>estruturais</w:t>
            </w:r>
          </w:p>
        </w:tc>
        <w:tc>
          <w:tcPr>
            <w:tcW w:w="1985" w:type="dxa"/>
            <w:shd w:val="clear" w:color="auto" w:fill="auto"/>
            <w:noWrap/>
          </w:tcPr>
          <w:p w14:paraId="48F378CD" w14:textId="3EA59B28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interface_clientes</w:t>
            </w:r>
          </w:p>
        </w:tc>
      </w:tr>
      <w:tr w:rsidR="002B6479" w:rsidRPr="00E07147" w14:paraId="6CADA8F0" w14:textId="77777777" w:rsidTr="000A0431">
        <w:trPr>
          <w:trHeight w:val="262"/>
          <w:jc w:val="center"/>
        </w:trPr>
        <w:tc>
          <w:tcPr>
            <w:tcW w:w="1655" w:type="dxa"/>
          </w:tcPr>
          <w:p w14:paraId="5EDD54F0" w14:textId="506B4792" w:rsidR="002B6479" w:rsidRP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3199" w:type="dxa"/>
            <w:shd w:val="clear" w:color="auto" w:fill="auto"/>
            <w:noWrap/>
          </w:tcPr>
          <w:p w14:paraId="6C10655C" w14:textId="49929345" w:rsidR="002B6479" w:rsidRP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tat91_tabelas</w:t>
            </w:r>
          </w:p>
        </w:tc>
        <w:tc>
          <w:tcPr>
            <w:tcW w:w="1985" w:type="dxa"/>
            <w:shd w:val="clear" w:color="auto" w:fill="auto"/>
            <w:noWrap/>
          </w:tcPr>
          <w:p w14:paraId="4C0D6305" w14:textId="0B7B4A7C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cd_</w:t>
            </w:r>
            <w:r>
              <w:rPr>
                <w:rFonts w:cs="Calibri"/>
                <w:color w:val="000000"/>
                <w:sz w:val="18"/>
                <w:szCs w:val="18"/>
              </w:rPr>
              <w:t>estruturais</w:t>
            </w:r>
          </w:p>
        </w:tc>
        <w:tc>
          <w:tcPr>
            <w:tcW w:w="1985" w:type="dxa"/>
            <w:shd w:val="clear" w:color="auto" w:fill="auto"/>
            <w:noWrap/>
          </w:tcPr>
          <w:p w14:paraId="389CA689" w14:textId="25D751D6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tat91_tabelas</w:t>
            </w:r>
          </w:p>
        </w:tc>
      </w:tr>
    </w:tbl>
    <w:p w14:paraId="272B553F" w14:textId="77777777" w:rsidR="00737428" w:rsidRPr="00E07147" w:rsidRDefault="00737428">
      <w:pPr>
        <w:rPr>
          <w:rFonts w:cs="Calibri"/>
        </w:rPr>
        <w:sectPr w:rsidR="00737428" w:rsidRPr="00E07147" w:rsidSect="00941F72">
          <w:headerReference w:type="default" r:id="rId21"/>
          <w:headerReference w:type="first" r:id="rId22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6B38A26" w14:textId="7D384B60" w:rsidR="000305A8" w:rsidRPr="000305A8" w:rsidRDefault="008532AF" w:rsidP="00720567">
      <w:pPr>
        <w:pStyle w:val="Heading5"/>
      </w:pPr>
      <w:bookmarkStart w:id="76" w:name="_Toc181628801"/>
      <w:r w:rsidRPr="00E07147">
        <w:lastRenderedPageBreak/>
        <w:t>Detalhe dos Campos</w:t>
      </w:r>
      <w:bookmarkEnd w:id="76"/>
    </w:p>
    <w:p w14:paraId="01ED2E97" w14:textId="44DF4001" w:rsidR="000305A8" w:rsidRDefault="000305A8" w:rsidP="000305A8">
      <w:pPr>
        <w:pStyle w:val="Caption"/>
        <w:keepNext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77" w:name="_Toc181628832"/>
      <w:r w:rsidRPr="000305A8">
        <w:rPr>
          <w:rFonts w:cs="Calibri"/>
          <w:b/>
          <w:color w:val="000000" w:themeColor="text1"/>
          <w:sz w:val="22"/>
          <w:szCs w:val="22"/>
        </w:rPr>
        <w:t xml:space="preserve">Tabela </w: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begin"/>
      </w:r>
      <w:r w:rsidRPr="000305A8">
        <w:rPr>
          <w:rFonts w:cs="Calibri"/>
          <w:b/>
          <w:color w:val="000000" w:themeColor="text1"/>
          <w:sz w:val="22"/>
          <w:szCs w:val="22"/>
        </w:rPr>
        <w:instrText xml:space="preserve"> SEQ Tabela \* ARABIC </w:instrTex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separate"/>
      </w:r>
      <w:r w:rsidR="00043577">
        <w:rPr>
          <w:rFonts w:cs="Calibri"/>
          <w:b/>
          <w:noProof/>
          <w:color w:val="000000" w:themeColor="text1"/>
          <w:sz w:val="22"/>
          <w:szCs w:val="22"/>
        </w:rPr>
        <w:t>4</w: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end"/>
      </w:r>
      <w:r w:rsidRPr="000305A8">
        <w:rPr>
          <w:rFonts w:cs="Calibri"/>
          <w:b/>
          <w:color w:val="000000" w:themeColor="text1"/>
          <w:sz w:val="22"/>
          <w:szCs w:val="22"/>
        </w:rPr>
        <w:t xml:space="preserve">: Detalhe dos campos da </w:t>
      </w:r>
      <w:r w:rsidR="006878EF" w:rsidRPr="000305A8">
        <w:rPr>
          <w:rFonts w:cs="Calibri"/>
          <w:b/>
          <w:color w:val="000000" w:themeColor="text1"/>
          <w:sz w:val="22"/>
          <w:szCs w:val="22"/>
        </w:rPr>
        <w:t>cd</w:t>
      </w:r>
      <w:r w:rsidR="006878EF">
        <w:rPr>
          <w:rFonts w:cs="Calibri"/>
          <w:b/>
          <w:color w:val="000000" w:themeColor="text1"/>
          <w:sz w:val="22"/>
          <w:szCs w:val="22"/>
        </w:rPr>
        <w:t>_</w:t>
      </w:r>
      <w:r w:rsidR="006878EF" w:rsidRPr="000305A8">
        <w:rPr>
          <w:rFonts w:cs="Calibri"/>
          <w:b/>
          <w:color w:val="000000" w:themeColor="text1"/>
          <w:sz w:val="22"/>
          <w:szCs w:val="22"/>
        </w:rPr>
        <w:t>garantias.</w:t>
      </w:r>
      <w:r w:rsidR="006878EF" w:rsidRPr="00791BC1">
        <w:rPr>
          <w:rFonts w:cs="Calibri"/>
          <w:b/>
          <w:color w:val="000000" w:themeColor="text1"/>
          <w:sz w:val="22"/>
          <w:szCs w:val="22"/>
        </w:rPr>
        <w:t>gt022_crc5g_atributos_garantia_rct207</w:t>
      </w:r>
      <w:bookmarkEnd w:id="77"/>
    </w:p>
    <w:p w14:paraId="0064073F" w14:textId="2811120A" w:rsidR="00CB0153" w:rsidRPr="00720567" w:rsidRDefault="00CB0153" w:rsidP="00CB0153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De seguida, apresentam-se todos os campos da </w:t>
      </w:r>
      <w:r w:rsidRPr="00211222">
        <w:rPr>
          <w:rFonts w:eastAsiaTheme="minorHAnsi" w:cstheme="minorBidi"/>
          <w:i/>
          <w:szCs w:val="22"/>
          <w:lang w:eastAsia="en-US"/>
        </w:rPr>
        <w:t>cd_garantias.gt022_crc5g_atributos_garantia_rct207</w:t>
      </w:r>
      <w:r w:rsidRPr="00720567">
        <w:rPr>
          <w:rFonts w:eastAsiaTheme="minorHAnsi" w:cstheme="minorBidi"/>
          <w:szCs w:val="22"/>
          <w:lang w:eastAsia="en-US"/>
        </w:rPr>
        <w:t>, tabela relativa</w:t>
      </w:r>
      <w:r w:rsidR="00075F92">
        <w:rPr>
          <w:rFonts w:eastAsiaTheme="minorHAnsi" w:cstheme="minorBidi"/>
          <w:szCs w:val="22"/>
          <w:lang w:eastAsia="en-US"/>
        </w:rPr>
        <w:t xml:space="preserve"> à identificação de cada garantia/proteção associada a um ou mais </w:t>
      </w:r>
      <w:r w:rsidR="0052308E">
        <w:rPr>
          <w:rFonts w:eastAsiaTheme="minorHAnsi" w:cstheme="minorBidi"/>
          <w:szCs w:val="22"/>
          <w:lang w:eastAsia="en-US"/>
        </w:rPr>
        <w:t>co</w:t>
      </w:r>
      <w:r w:rsidR="00075F92">
        <w:rPr>
          <w:rFonts w:eastAsiaTheme="minorHAnsi" w:cstheme="minorBidi"/>
          <w:szCs w:val="22"/>
          <w:lang w:eastAsia="en-US"/>
        </w:rPr>
        <w:t>ntratos</w:t>
      </w:r>
      <w:r w:rsidRPr="00720567">
        <w:rPr>
          <w:rFonts w:eastAsiaTheme="minorHAnsi" w:cstheme="minorBidi"/>
          <w:szCs w:val="22"/>
          <w:lang w:eastAsia="en-US"/>
        </w:rPr>
        <w:t>. Além de listar os campos, a tabela infra indica o significado dos mesmos, bem como o formato e, em caso de códigos, as respetivas descodificações e valores elegíveis.</w:t>
      </w:r>
    </w:p>
    <w:p w14:paraId="25B8E7BB" w14:textId="77777777" w:rsidR="00671DF0" w:rsidRPr="00671DF0" w:rsidRDefault="00671DF0" w:rsidP="00671DF0"/>
    <w:tbl>
      <w:tblPr>
        <w:tblW w:w="13869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9"/>
        <w:gridCol w:w="4667"/>
        <w:gridCol w:w="910"/>
        <w:gridCol w:w="1774"/>
        <w:gridCol w:w="1912"/>
        <w:gridCol w:w="1701"/>
        <w:gridCol w:w="1116"/>
      </w:tblGrid>
      <w:tr w:rsidR="00416075" w:rsidRPr="00335137" w14:paraId="6F6D1982" w14:textId="2224BD20" w:rsidTr="00890BBC">
        <w:trPr>
          <w:trHeight w:val="284"/>
          <w:tblHeader/>
          <w:jc w:val="center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64CBCAE4" w14:textId="384EAE08" w:rsidR="00416075" w:rsidRPr="00335137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Campos</w:t>
            </w: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da tabela</w:t>
            </w:r>
          </w:p>
          <w:p w14:paraId="2786B2D6" w14:textId="17637A58" w:rsidR="00416075" w:rsidRPr="00335137" w:rsidRDefault="00E84B56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84B56">
              <w:rPr>
                <w:rFonts w:cs="Calibri"/>
                <w:b/>
                <w:bCs/>
                <w:color w:val="FFFFFF"/>
                <w:sz w:val="18"/>
                <w:szCs w:val="18"/>
              </w:rPr>
              <w:t>gt022_crc5g_atributos_garantia_rct207</w:t>
            </w:r>
          </w:p>
        </w:tc>
        <w:tc>
          <w:tcPr>
            <w:tcW w:w="4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758786BE" w14:textId="77777777" w:rsidR="00416075" w:rsidRPr="00335137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>Significado do campo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6B492068" w14:textId="77777777" w:rsidR="00416075" w:rsidRPr="00335137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30DC83B1" w14:textId="768CC59D" w:rsidR="00416075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Aplicação na Origem 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1C8F3A0A" w14:textId="429C18D9" w:rsidR="00416075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Tabela no Data Lake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2D7A1E30" w14:textId="2A93C17D" w:rsidR="00416075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Campo Origem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76783B94" w14:textId="063491A2" w:rsidR="00416075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Condição</w:t>
            </w:r>
          </w:p>
        </w:tc>
      </w:tr>
      <w:tr w:rsidR="00416075" w:rsidRPr="00542255" w14:paraId="0188CF76" w14:textId="24CF88A5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47788770" w14:textId="438CE8DC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dtref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DDA38" w14:textId="77777777" w:rsidR="00416075" w:rsidRPr="00CD3F80" w:rsidRDefault="00416075" w:rsidP="00A80530">
            <w:pPr>
              <w:jc w:val="both"/>
              <w:rPr>
                <w:color w:val="000000"/>
                <w:sz w:val="18"/>
                <w:szCs w:val="18"/>
              </w:rPr>
            </w:pPr>
            <w:r w:rsidRPr="00CD3F80">
              <w:rPr>
                <w:color w:val="000000"/>
                <w:sz w:val="18"/>
                <w:szCs w:val="18"/>
              </w:rPr>
              <w:t>Data de referência dos dados:</w:t>
            </w:r>
          </w:p>
          <w:p w14:paraId="58C20472" w14:textId="77777777" w:rsidR="00A80530" w:rsidRDefault="00416075" w:rsidP="00013104">
            <w:pPr>
              <w:pStyle w:val="ListParagraph"/>
              <w:numPr>
                <w:ilvl w:val="0"/>
                <w:numId w:val="2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CD3F80">
              <w:rPr>
                <w:color w:val="000000"/>
                <w:sz w:val="18"/>
                <w:szCs w:val="18"/>
              </w:rPr>
              <w:t xml:space="preserve">Todas as tabelas de output dos </w:t>
            </w:r>
            <w:r>
              <w:rPr>
                <w:color w:val="000000"/>
                <w:sz w:val="18"/>
                <w:szCs w:val="18"/>
              </w:rPr>
              <w:t>motores incluem sempre um campo</w:t>
            </w:r>
            <w:r w:rsidRPr="00CD3F80">
              <w:rPr>
                <w:color w:val="000000"/>
                <w:sz w:val="18"/>
                <w:szCs w:val="18"/>
              </w:rPr>
              <w:t xml:space="preserve"> que reflete a data de referência dos dados. </w:t>
            </w:r>
          </w:p>
          <w:p w14:paraId="29D2FA8E" w14:textId="77777777" w:rsidR="00A80530" w:rsidRDefault="00416075" w:rsidP="00013104">
            <w:pPr>
              <w:pStyle w:val="ListParagraph"/>
              <w:numPr>
                <w:ilvl w:val="0"/>
                <w:numId w:val="2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A80530">
              <w:rPr>
                <w:color w:val="000000"/>
                <w:sz w:val="18"/>
                <w:szCs w:val="18"/>
              </w:rPr>
              <w:t xml:space="preserve">Dado que as tabelas de interface </w:t>
            </w:r>
            <w:r w:rsidR="005E24BE" w:rsidRPr="00A80530">
              <w:rPr>
                <w:color w:val="000000"/>
                <w:sz w:val="18"/>
                <w:szCs w:val="18"/>
              </w:rPr>
              <w:t xml:space="preserve">para a </w:t>
            </w:r>
            <w:r w:rsidRPr="00A80530">
              <w:rPr>
                <w:color w:val="000000"/>
                <w:sz w:val="18"/>
                <w:szCs w:val="18"/>
              </w:rPr>
              <w:t>do MUG</w:t>
            </w:r>
            <w:r w:rsidR="005E24BE" w:rsidRPr="00A80530">
              <w:rPr>
                <w:color w:val="000000"/>
                <w:sz w:val="18"/>
                <w:szCs w:val="18"/>
              </w:rPr>
              <w:t xml:space="preserve"> para a CRC</w:t>
            </w:r>
            <w:r w:rsidRPr="00A80530">
              <w:rPr>
                <w:color w:val="000000"/>
                <w:sz w:val="18"/>
                <w:szCs w:val="18"/>
              </w:rPr>
              <w:t xml:space="preserve"> são </w:t>
            </w:r>
            <w:r w:rsidR="005E24BE" w:rsidRPr="00A80530">
              <w:rPr>
                <w:color w:val="000000"/>
                <w:sz w:val="18"/>
                <w:szCs w:val="18"/>
              </w:rPr>
              <w:t>diárias</w:t>
            </w:r>
            <w:r w:rsidRPr="00A80530">
              <w:rPr>
                <w:color w:val="000000"/>
                <w:sz w:val="18"/>
                <w:szCs w:val="18"/>
              </w:rPr>
              <w:t xml:space="preserve"> este campo informará o último dia útil a que respeitam todos os dados dessa partição temporal. Note-se que, no caso do último dia de calendár</w:t>
            </w:r>
            <w:r w:rsidR="005E24BE" w:rsidRPr="00A80530">
              <w:rPr>
                <w:color w:val="000000"/>
                <w:sz w:val="18"/>
                <w:szCs w:val="18"/>
              </w:rPr>
              <w:t xml:space="preserve">io do mês não ser um dia </w:t>
            </w:r>
            <w:r w:rsidR="006F1913" w:rsidRPr="00A80530">
              <w:rPr>
                <w:color w:val="000000"/>
                <w:sz w:val="18"/>
                <w:szCs w:val="18"/>
              </w:rPr>
              <w:t>útil, será</w:t>
            </w:r>
            <w:r w:rsidRPr="00A80530">
              <w:rPr>
                <w:color w:val="000000"/>
                <w:sz w:val="18"/>
                <w:szCs w:val="18"/>
              </w:rPr>
              <w:t xml:space="preserve"> criada automaticamente uma partição temporal com referência ao último dia</w:t>
            </w:r>
            <w:r w:rsidR="005E24BE" w:rsidRPr="00A80530">
              <w:rPr>
                <w:color w:val="000000"/>
                <w:sz w:val="18"/>
                <w:szCs w:val="18"/>
              </w:rPr>
              <w:t xml:space="preserve"> </w:t>
            </w:r>
            <w:r w:rsidRPr="00A80530">
              <w:rPr>
                <w:color w:val="000000"/>
                <w:sz w:val="18"/>
                <w:szCs w:val="18"/>
              </w:rPr>
              <w:t>de calendário do mês, e preencherá essa partição com os dados registados no último dia útil desse mês.</w:t>
            </w:r>
          </w:p>
          <w:p w14:paraId="75F0AD39" w14:textId="63F785C0" w:rsidR="00416075" w:rsidRPr="00A80530" w:rsidRDefault="00416075" w:rsidP="00013104">
            <w:pPr>
              <w:pStyle w:val="ListParagraph"/>
              <w:numPr>
                <w:ilvl w:val="0"/>
                <w:numId w:val="2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A80530">
              <w:rPr>
                <w:color w:val="000000"/>
                <w:sz w:val="18"/>
                <w:szCs w:val="18"/>
              </w:rPr>
              <w:t>Todas as datas no modelo respeitam o formato  ‘aaaa-mm-dd’.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2663C" w14:textId="3BE5BD76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038B" w14:textId="4875DE3F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542D" w14:textId="19EF7AB6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E346C" w14:textId="0A61814C" w:rsidR="00416075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ref_date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69FD" w14:textId="77777777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  <w:p w14:paraId="48B9F197" w14:textId="4A2FC4F9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416075" w:rsidRPr="00335137" w14:paraId="1B20E482" w14:textId="33D0CAEE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788B962A" w14:textId="6FB3CB89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dtrefreg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D87A2" w14:textId="77777777" w:rsidR="00416075" w:rsidRPr="00CD3F80" w:rsidRDefault="00416075" w:rsidP="00416075">
            <w:pPr>
              <w:jc w:val="both"/>
              <w:rPr>
                <w:color w:val="000000"/>
                <w:sz w:val="18"/>
                <w:szCs w:val="18"/>
              </w:rPr>
            </w:pPr>
            <w:r w:rsidRPr="00CD3F80">
              <w:rPr>
                <w:color w:val="000000"/>
                <w:sz w:val="18"/>
                <w:szCs w:val="18"/>
              </w:rPr>
              <w:t>Data de referência dos dados:</w:t>
            </w:r>
          </w:p>
          <w:p w14:paraId="372A197C" w14:textId="77777777" w:rsidR="00A80530" w:rsidRDefault="00416075" w:rsidP="00013104">
            <w:pPr>
              <w:pStyle w:val="ListParagraph"/>
              <w:numPr>
                <w:ilvl w:val="0"/>
                <w:numId w:val="15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A80530">
              <w:rPr>
                <w:color w:val="000000"/>
                <w:sz w:val="18"/>
                <w:szCs w:val="18"/>
              </w:rPr>
              <w:t xml:space="preserve">Todas as tabelas de output dos motores incluem sempre um campo que reflete a data de referência dos dados. </w:t>
            </w:r>
          </w:p>
          <w:p w14:paraId="3B6AD023" w14:textId="7D9152A7" w:rsidR="00C74A91" w:rsidRDefault="005E24BE" w:rsidP="00C74A91">
            <w:pPr>
              <w:pStyle w:val="ListParagraph"/>
              <w:numPr>
                <w:ilvl w:val="0"/>
                <w:numId w:val="15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A80530">
              <w:rPr>
                <w:color w:val="000000"/>
                <w:sz w:val="18"/>
                <w:szCs w:val="18"/>
              </w:rPr>
              <w:t>Dado que as tabelas de interface para a do MUG para a CRC são diárias este campo informará o último dia útil a que respeitam todos os dados dessa partição temporal. Note-se que, no caso do último dia de calendário do mês não ser um dia útil, será criada automaticamente uma partição temporal com referência ao último dia de calendário do mês, e preencherá essa partição com os dados registados no último dia útil desse mês</w:t>
            </w:r>
            <w:r w:rsidR="00C74A91">
              <w:rPr>
                <w:color w:val="000000"/>
                <w:sz w:val="18"/>
                <w:szCs w:val="18"/>
              </w:rPr>
              <w:t>.</w:t>
            </w:r>
          </w:p>
          <w:p w14:paraId="730F8280" w14:textId="784C36B7" w:rsidR="00C74A91" w:rsidRPr="00C74A91" w:rsidDel="00C74A91" w:rsidRDefault="00C74A91" w:rsidP="00C74A91">
            <w:pPr>
              <w:pStyle w:val="ListParagraph"/>
              <w:numPr>
                <w:ilvl w:val="0"/>
                <w:numId w:val="15"/>
              </w:numPr>
              <w:ind w:left="170" w:hanging="170"/>
              <w:jc w:val="both"/>
              <w:rPr>
                <w:del w:id="78" w:author="Marta Rafaela Teixeira Nunes" w:date="2024-11-05T13:08:00Z"/>
                <w:color w:val="000000"/>
                <w:sz w:val="18"/>
                <w:szCs w:val="18"/>
              </w:rPr>
            </w:pPr>
            <w:del w:id="79" w:author="Marta Rafaela Teixeira Nunes" w:date="2024-11-05T13:08:00Z">
              <w:r w:rsidRPr="00C74A91" w:rsidDel="00C74A91">
                <w:rPr>
                  <w:sz w:val="18"/>
                  <w:szCs w:val="18"/>
                </w:rPr>
                <w:delText>Este campo é igual ao campo anterior ‘dtref’, no entanto não é considerado para efeitos de reporte ao BdP. Apenas é enviado por necessidade à CRC</w:delText>
              </w:r>
            </w:del>
            <w:ins w:id="80" w:author="Marta Rafaela Teixeira Nunes" w:date="2024-11-05T13:08:00Z">
              <w:r>
                <w:rPr>
                  <w:sz w:val="18"/>
                  <w:szCs w:val="18"/>
                </w:rPr>
                <w:t xml:space="preserve">. </w:t>
              </w:r>
              <w:r w:rsidRPr="00A80530">
                <w:rPr>
                  <w:rFonts w:cs="Calibri"/>
                  <w:color w:val="000000"/>
                  <w:sz w:val="18"/>
                  <w:szCs w:val="18"/>
                </w:rPr>
                <w:t xml:space="preserve">Este campo </w:t>
              </w:r>
              <w:r>
                <w:rPr>
                  <w:rFonts w:cs="Calibri"/>
                  <w:color w:val="000000"/>
                  <w:sz w:val="18"/>
                  <w:szCs w:val="18"/>
                </w:rPr>
                <w:t xml:space="preserve">foi criado </w:t>
              </w:r>
              <w:r>
                <w:rPr>
                  <w:rFonts w:cs="Calibri"/>
                  <w:color w:val="000000"/>
                  <w:sz w:val="18"/>
                  <w:szCs w:val="18"/>
                </w:rPr>
                <w:lastRenderedPageBreak/>
                <w:t xml:space="preserve">especificamente para responder a requisitos técnicos da CRC, assegurando a compatibilidade e integridade dos dados no sistema da CRC. Este campo não é </w:t>
              </w:r>
              <w:r w:rsidRPr="00A80530">
                <w:rPr>
                  <w:rFonts w:cs="Calibri"/>
                  <w:color w:val="000000"/>
                  <w:sz w:val="18"/>
                  <w:szCs w:val="18"/>
                </w:rPr>
                <w:t xml:space="preserve">considerado </w:t>
              </w:r>
              <w:r>
                <w:rPr>
                  <w:rFonts w:cs="Calibri"/>
                  <w:color w:val="000000"/>
                  <w:sz w:val="18"/>
                  <w:szCs w:val="18"/>
                </w:rPr>
                <w:t>para efeitos de reporte ao BdP, e é exatamente igual ao</w:t>
              </w:r>
              <w:r w:rsidRPr="00A80530">
                <w:rPr>
                  <w:rFonts w:cs="Calibri"/>
                  <w:color w:val="000000"/>
                  <w:sz w:val="18"/>
                  <w:szCs w:val="18"/>
                </w:rPr>
                <w:t xml:space="preserve"> campo anterior ‘dtref’</w:t>
              </w:r>
              <w:r>
                <w:rPr>
                  <w:rFonts w:cs="Calibri"/>
                  <w:color w:val="000000"/>
                  <w:sz w:val="18"/>
                  <w:szCs w:val="18"/>
                </w:rPr>
                <w:t>.</w:t>
              </w:r>
            </w:ins>
          </w:p>
          <w:p w14:paraId="1E0CC139" w14:textId="5BE91485" w:rsidR="00416075" w:rsidRPr="00A80530" w:rsidRDefault="00416075" w:rsidP="00CD7E21">
            <w:pPr>
              <w:pStyle w:val="ListParagraph"/>
              <w:numPr>
                <w:ilvl w:val="0"/>
                <w:numId w:val="15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A80530">
              <w:rPr>
                <w:color w:val="000000"/>
                <w:sz w:val="18"/>
                <w:szCs w:val="18"/>
              </w:rPr>
              <w:t>Todas as datas no modelo respeitam o formato  ‘aaaa-mm-dd’.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D5F60" w14:textId="7ECF20E4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color w:val="000000"/>
                <w:sz w:val="18"/>
                <w:szCs w:val="18"/>
              </w:rPr>
              <w:lastRenderedPageBreak/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61E4" w14:textId="26C82606" w:rsidR="00416075" w:rsidRDefault="00416075" w:rsidP="00416075">
            <w:pPr>
              <w:rPr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EE88" w14:textId="2C9E25A0" w:rsidR="00416075" w:rsidRDefault="00416075" w:rsidP="00416075">
            <w:pPr>
              <w:rPr>
                <w:color w:val="000000"/>
                <w:sz w:val="18"/>
                <w:szCs w:val="18"/>
              </w:rPr>
            </w:pPr>
            <w:r w:rsidRPr="00416075">
              <w:rPr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7417" w14:textId="6AB4C2C1" w:rsidR="00416075" w:rsidRDefault="00DF559D" w:rsidP="00416075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ref_date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3374" w14:textId="77777777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  <w:p w14:paraId="6C05EACB" w14:textId="77777777" w:rsidR="00416075" w:rsidRDefault="00416075" w:rsidP="00416075">
            <w:pPr>
              <w:rPr>
                <w:color w:val="000000"/>
                <w:sz w:val="18"/>
                <w:szCs w:val="18"/>
              </w:rPr>
            </w:pPr>
          </w:p>
        </w:tc>
      </w:tr>
      <w:tr w:rsidR="00416075" w:rsidRPr="00335137" w14:paraId="2410865B" w14:textId="41966F03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57EB01A7" w14:textId="5653F18D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dtultaval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F8E12" w14:textId="77777777" w:rsidR="00A80530" w:rsidRDefault="005E24BE" w:rsidP="00A80530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Data da última avaliação:</w:t>
            </w:r>
          </w:p>
          <w:p w14:paraId="6280D0BA" w14:textId="77777777" w:rsidR="00A80530" w:rsidRDefault="00416075" w:rsidP="00013104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 xml:space="preserve">Esta data equivale </w:t>
            </w:r>
            <w:r w:rsidR="005E24BE" w:rsidRPr="00A80530">
              <w:rPr>
                <w:rFonts w:cs="Calibri"/>
                <w:color w:val="000000"/>
                <w:sz w:val="18"/>
                <w:szCs w:val="18"/>
              </w:rPr>
              <w:t xml:space="preserve">á data mais recente em que foi efetuada a última apreciação ou valorização da proteção, isto é, a data do último valor reportado no atributo “valor da proteção” determinado segundo o método de avaliação reportado no atributo “tipo de avaliação” da proteção. </w:t>
            </w:r>
          </w:p>
          <w:p w14:paraId="6DAB46DF" w14:textId="2BF148C1" w:rsidR="00416075" w:rsidRPr="00A80530" w:rsidRDefault="00416075" w:rsidP="00013104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Todas as datas no modelo respeitam o formato ‘aaaa-mm-dd’ 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AC5BB" w14:textId="77777777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E287" w14:textId="67F6D11F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C06A" w14:textId="1ACEC03E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5593" w14:textId="2791107E" w:rsidR="00416075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dtrcaval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9C7B" w14:textId="737ED641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DTRCAVAL AS DTULTAVAL</w:t>
            </w:r>
          </w:p>
        </w:tc>
      </w:tr>
      <w:tr w:rsidR="00416075" w:rsidRPr="00335137" w14:paraId="2FD2549E" w14:textId="2C76E1EC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8FF085B" w14:textId="1278B43C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dtvaloriprot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FCE23" w14:textId="77777777" w:rsidR="00A80530" w:rsidRDefault="00416075" w:rsidP="00A80530">
            <w:pPr>
              <w:rPr>
                <w:rFonts w:cs="Calibri"/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 xml:space="preserve">Data de </w:t>
            </w:r>
            <w:r>
              <w:rPr>
                <w:rFonts w:cs="Calibri"/>
                <w:color w:val="000000"/>
                <w:sz w:val="18"/>
                <w:szCs w:val="18"/>
              </w:rPr>
              <w:t>valorização</w:t>
            </w:r>
            <w:r w:rsidR="003411D7">
              <w:rPr>
                <w:rFonts w:cs="Calibri"/>
                <w:color w:val="000000"/>
                <w:sz w:val="18"/>
                <w:szCs w:val="18"/>
              </w:rPr>
              <w:t xml:space="preserve"> original da proteção:</w:t>
            </w:r>
          </w:p>
          <w:p w14:paraId="29A531B7" w14:textId="77777777" w:rsidR="00A80530" w:rsidRPr="00A80530" w:rsidRDefault="00416075" w:rsidP="00013104">
            <w:pPr>
              <w:pStyle w:val="ListParagraph"/>
              <w:numPr>
                <w:ilvl w:val="0"/>
                <w:numId w:val="1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Esta data correspon</w:t>
            </w:r>
            <w:r w:rsidR="003411D7" w:rsidRPr="00A80530">
              <w:rPr>
                <w:rFonts w:cs="Calibri"/>
                <w:color w:val="000000"/>
                <w:sz w:val="18"/>
                <w:szCs w:val="18"/>
              </w:rPr>
              <w:t xml:space="preserve">de à data da avaliação do valor </w:t>
            </w:r>
            <w:r w:rsidRPr="00A80530">
              <w:rPr>
                <w:rFonts w:cs="Calibri"/>
                <w:color w:val="000000"/>
                <w:sz w:val="18"/>
                <w:szCs w:val="18"/>
              </w:rPr>
              <w:t>or</w:t>
            </w:r>
            <w:r w:rsidR="003411D7" w:rsidRPr="00A80530">
              <w:rPr>
                <w:rFonts w:cs="Calibri"/>
                <w:color w:val="000000"/>
                <w:sz w:val="18"/>
                <w:szCs w:val="18"/>
              </w:rPr>
              <w:t>iginal da proteção (comunicado no campo ‘valoriprot’</w:t>
            </w:r>
            <w:r w:rsidR="00791745" w:rsidRPr="00A80530">
              <w:rPr>
                <w:rFonts w:cs="Calibri"/>
                <w:color w:val="000000"/>
                <w:sz w:val="18"/>
                <w:szCs w:val="18"/>
              </w:rPr>
              <w:t>)</w:t>
            </w:r>
            <w:r w:rsidR="003411D7" w:rsidRPr="00A80530">
              <w:rPr>
                <w:rFonts w:cs="Calibri"/>
                <w:color w:val="000000"/>
                <w:sz w:val="18"/>
                <w:szCs w:val="18"/>
              </w:rPr>
              <w:t>.</w:t>
            </w:r>
            <w:r w:rsidR="003411D7" w:rsidRPr="00A80530">
              <w:rPr>
                <w:sz w:val="20"/>
                <w:szCs w:val="20"/>
              </w:rPr>
              <w:t xml:space="preserve"> </w:t>
            </w:r>
          </w:p>
          <w:p w14:paraId="491EBD63" w14:textId="0B034B8F" w:rsidR="00A80530" w:rsidRPr="00A80530" w:rsidRDefault="008B794A" w:rsidP="00013104">
            <w:pPr>
              <w:pStyle w:val="ListParagraph"/>
              <w:numPr>
                <w:ilvl w:val="0"/>
                <w:numId w:val="1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sz w:val="18"/>
                <w:szCs w:val="18"/>
              </w:rPr>
              <w:t xml:space="preserve">No caso das aplicações de </w:t>
            </w:r>
            <w:r w:rsidRPr="00A80530">
              <w:rPr>
                <w:i/>
                <w:sz w:val="18"/>
                <w:szCs w:val="18"/>
              </w:rPr>
              <w:t>Factoring</w:t>
            </w:r>
            <w:r w:rsidRPr="00A80530">
              <w:rPr>
                <w:sz w:val="18"/>
                <w:szCs w:val="18"/>
              </w:rPr>
              <w:t xml:space="preserve"> e </w:t>
            </w:r>
            <w:r w:rsidRPr="00A80530">
              <w:rPr>
                <w:i/>
                <w:sz w:val="18"/>
                <w:szCs w:val="18"/>
              </w:rPr>
              <w:t>Confirming</w:t>
            </w:r>
            <w:r w:rsidRPr="00A80530">
              <w:rPr>
                <w:sz w:val="18"/>
                <w:szCs w:val="18"/>
              </w:rPr>
              <w:t xml:space="preserve"> esta data corresponde à data inicial do contrato (data mais antiga), </w:t>
            </w:r>
            <w:ins w:id="81" w:author="Marta Rafaela Teixeira Nunes" w:date="2024-11-05T13:09:00Z">
              <w:r w:rsidR="00C74A91" w:rsidRPr="001B05AC">
                <w:rPr>
                  <w:sz w:val="18"/>
                  <w:szCs w:val="18"/>
                </w:rPr>
                <w:t xml:space="preserve">independentemente das faturas que integrem ou tenham integrado nalgum momento esse contrato, </w:t>
              </w:r>
              <w:r w:rsidR="00C74A91" w:rsidRPr="00A80530">
                <w:rPr>
                  <w:sz w:val="18"/>
                  <w:szCs w:val="18"/>
                </w:rPr>
                <w:t xml:space="preserve">de </w:t>
              </w:r>
            </w:ins>
            <w:r w:rsidRPr="00A80530">
              <w:rPr>
                <w:sz w:val="18"/>
                <w:szCs w:val="18"/>
              </w:rPr>
              <w:t xml:space="preserve">forma a que os dados sejam constantes ao longo do tempo. </w:t>
            </w:r>
          </w:p>
          <w:p w14:paraId="5AF066D8" w14:textId="6EDA55E9" w:rsidR="00416075" w:rsidRPr="00A80530" w:rsidRDefault="00416075" w:rsidP="00013104">
            <w:pPr>
              <w:pStyle w:val="ListParagraph"/>
              <w:numPr>
                <w:ilvl w:val="0"/>
                <w:numId w:val="1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Todas as datas no modelo respeitam o formato ‘aaaa-mm-dd’ 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659DD" w14:textId="77777777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A02E" w14:textId="77777777" w:rsidR="00611805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3D59F1D9" w14:textId="66CDF5F7" w:rsidR="00416075" w:rsidRPr="00416075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9035D" w14:textId="77777777" w:rsidR="00416075" w:rsidRP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GT018_RATEIO_AVAL,</w:t>
            </w:r>
          </w:p>
          <w:p w14:paraId="418D457C" w14:textId="43B2E7D1" w:rsidR="00416075" w:rsidRP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GT701_HIST_MAVALIAI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6A50" w14:textId="435F8C03" w:rsidR="00416075" w:rsidRPr="00416075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dtvaliai_resp_bem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EF2D" w14:textId="77777777" w:rsidR="00416075" w:rsidRP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416075" w:rsidRPr="00335137" w14:paraId="12E146BA" w14:textId="0FD04BE0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305095E" w14:textId="179C856D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valoriprot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A1F12" w14:textId="77777777" w:rsidR="00A80530" w:rsidRDefault="00416075" w:rsidP="00A80530">
            <w:pPr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500AFB">
              <w:rPr>
                <w:rFonts w:cs="Calibri"/>
                <w:color w:val="000000"/>
                <w:sz w:val="18"/>
                <w:szCs w:val="18"/>
              </w:rPr>
              <w:t xml:space="preserve">Montante da avaliação </w:t>
            </w:r>
            <w:r w:rsidR="003411D7">
              <w:rPr>
                <w:rFonts w:cs="Calibri"/>
                <w:color w:val="000000"/>
                <w:sz w:val="18"/>
                <w:szCs w:val="18"/>
              </w:rPr>
              <w:t>original da proteção</w:t>
            </w:r>
            <w:r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68B692C9" w14:textId="77777777" w:rsidR="00A80530" w:rsidRDefault="003411D7" w:rsidP="00013104">
            <w:pPr>
              <w:pStyle w:val="ListParagraph"/>
              <w:numPr>
                <w:ilvl w:val="0"/>
                <w:numId w:val="18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 xml:space="preserve">Valor original da proteção, ou seja, corresponde ao valor da proteção na data inicial em que a mesma foi prestada e </w:t>
            </w:r>
            <w:r w:rsidR="00416075" w:rsidRPr="00A80530">
              <w:rPr>
                <w:rFonts w:cs="Calibri"/>
                <w:color w:val="000000"/>
                <w:sz w:val="18"/>
                <w:szCs w:val="18"/>
              </w:rPr>
              <w:t>associad</w:t>
            </w:r>
            <w:r w:rsidR="009A74BC" w:rsidRPr="00A80530">
              <w:rPr>
                <w:rFonts w:cs="Calibri"/>
                <w:color w:val="000000"/>
                <w:sz w:val="18"/>
                <w:szCs w:val="18"/>
              </w:rPr>
              <w:t>a</w:t>
            </w:r>
            <w:r w:rsidR="00416075" w:rsidRPr="00A80530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="009A74BC" w:rsidRPr="00A80530">
              <w:rPr>
                <w:rFonts w:cs="Calibri"/>
                <w:color w:val="000000"/>
                <w:sz w:val="18"/>
                <w:szCs w:val="18"/>
              </w:rPr>
              <w:t>ao contrato.</w:t>
            </w:r>
          </w:p>
          <w:p w14:paraId="14212E38" w14:textId="74FD7EC5" w:rsidR="00A80530" w:rsidRPr="00A80530" w:rsidRDefault="008B794A" w:rsidP="00013104">
            <w:pPr>
              <w:pStyle w:val="ListParagraph"/>
              <w:numPr>
                <w:ilvl w:val="0"/>
                <w:numId w:val="18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sz w:val="18"/>
                <w:szCs w:val="18"/>
              </w:rPr>
              <w:t xml:space="preserve">No caso das aplicações de </w:t>
            </w:r>
            <w:r w:rsidRPr="00A80530">
              <w:rPr>
                <w:i/>
                <w:sz w:val="18"/>
                <w:szCs w:val="18"/>
              </w:rPr>
              <w:t>Factoring</w:t>
            </w:r>
            <w:r w:rsidRPr="00A80530">
              <w:rPr>
                <w:sz w:val="18"/>
                <w:szCs w:val="18"/>
              </w:rPr>
              <w:t xml:space="preserve"> e </w:t>
            </w:r>
            <w:r w:rsidRPr="00A80530">
              <w:rPr>
                <w:i/>
                <w:sz w:val="18"/>
                <w:szCs w:val="18"/>
              </w:rPr>
              <w:t>Confirming</w:t>
            </w:r>
            <w:r w:rsidRPr="00A80530">
              <w:rPr>
                <w:sz w:val="18"/>
                <w:szCs w:val="18"/>
              </w:rPr>
              <w:t xml:space="preserve"> corresponde ao valor associado ao contrato </w:t>
            </w:r>
            <w:ins w:id="82" w:author="Marta Rafaela Teixeira Nunes" w:date="2024-11-05T13:09:00Z">
              <w:r w:rsidR="00C74A91" w:rsidRPr="001B05AC">
                <w:rPr>
                  <w:sz w:val="18"/>
                  <w:szCs w:val="18"/>
                </w:rPr>
                <w:t>na data de início desse contrato, independentemente das faturas que integrem ou tenham integrado nalgum momento esse contrato</w:t>
              </w:r>
              <w:r w:rsidR="00C74A91" w:rsidRPr="00A80530">
                <w:rPr>
                  <w:sz w:val="18"/>
                  <w:szCs w:val="18"/>
                </w:rPr>
                <w:t>, de forma a que os dados sejam constantes ao longo do tempo.</w:t>
              </w:r>
            </w:ins>
          </w:p>
          <w:p w14:paraId="63451810" w14:textId="6B00AE07" w:rsidR="00C749D5" w:rsidRPr="00A80530" w:rsidRDefault="00C749D5" w:rsidP="00013104">
            <w:pPr>
              <w:pStyle w:val="ListParagraph"/>
              <w:numPr>
                <w:ilvl w:val="0"/>
                <w:numId w:val="18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91180" w14:textId="7B687F1C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6CD8" w14:textId="77777777" w:rsidR="00611805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2D3413EF" w14:textId="53C76616" w:rsidR="00416075" w:rsidRPr="00416075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8AD13" w14:textId="77777777" w:rsidR="00416075" w:rsidRP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GT018_RATEIO_AVAL,</w:t>
            </w:r>
          </w:p>
          <w:p w14:paraId="5EB3D98A" w14:textId="1BA47FC1" w:rsidR="00416075" w:rsidRP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GT701_HIST_MAVALIAI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699F" w14:textId="4BD684D6" w:rsidR="00416075" w:rsidRPr="00416075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mavaliai_resp_bem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8D24" w14:textId="77777777" w:rsidR="00416075" w:rsidRP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416075" w:rsidRPr="00335137" w14:paraId="2A165989" w14:textId="2BBDF801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6762FE59" w14:textId="1A20B8E2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lastRenderedPageBreak/>
              <w:t>estexecprot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CB852" w14:textId="24EEC603" w:rsidR="00416075" w:rsidRDefault="009A74BC" w:rsidP="00A80530">
            <w:p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Estado de execução da proteção:</w:t>
            </w:r>
          </w:p>
          <w:p w14:paraId="0CE10D97" w14:textId="77777777" w:rsidR="00A80530" w:rsidRDefault="00087A68" w:rsidP="00013104">
            <w:pPr>
              <w:pStyle w:val="ListParagraph"/>
              <w:numPr>
                <w:ilvl w:val="0"/>
                <w:numId w:val="19"/>
              </w:numPr>
              <w:ind w:left="187" w:hanging="187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Identifica se a proteção foi ou não executada.</w:t>
            </w:r>
          </w:p>
          <w:p w14:paraId="5BC47FB0" w14:textId="4EA72230" w:rsidR="009A74BC" w:rsidRPr="00A80530" w:rsidRDefault="00C74A91" w:rsidP="001F6E14">
            <w:pPr>
              <w:pStyle w:val="ListParagraph"/>
              <w:numPr>
                <w:ilvl w:val="0"/>
                <w:numId w:val="19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ins w:id="83" w:author="Marta Rafaela Teixeira Nunes" w:date="2024-11-05T13:10:00Z">
              <w:r w:rsidRPr="009A65CD">
                <w:rPr>
                  <w:rFonts w:cs="Calibri"/>
                  <w:color w:val="000000"/>
                  <w:sz w:val="18"/>
                  <w:szCs w:val="18"/>
                </w:rPr>
                <w:t xml:space="preserve">No caso de o contrato existir na tabela </w:t>
              </w:r>
              <w:r w:rsidRPr="009A65CD">
                <w:rPr>
                  <w:rFonts w:cs="Calibri"/>
                  <w:i/>
                  <w:color w:val="000000"/>
                  <w:sz w:val="18"/>
                  <w:szCs w:val="18"/>
                </w:rPr>
                <w:t>cd_captools.carteiras</w:t>
              </w:r>
              <w:r w:rsidRPr="009A65CD">
                <w:rPr>
                  <w:rFonts w:cs="Calibri"/>
                  <w:color w:val="000000"/>
                  <w:sz w:val="18"/>
                  <w:szCs w:val="18"/>
                </w:rPr>
                <w:t xml:space="preserve"> - tabela diária das ICs contabilísticas, é porque ainda não foi executado totalmente, pelo que o campo é preenchido com '002' indicando "Execução parcial". Se a tabela das ICs já não o reconhecer, então é porque a execução foi integral. No caso de o contrato não existir, então o campo é preenchido com '00</w:t>
              </w:r>
              <w:r>
                <w:rPr>
                  <w:rFonts w:cs="Calibri"/>
                  <w:color w:val="000000"/>
                  <w:sz w:val="18"/>
                  <w:szCs w:val="18"/>
                </w:rPr>
                <w:t xml:space="preserve">1' que indica "Execução total", sendo </w:t>
              </w:r>
              <w:r w:rsidRPr="009A65CD">
                <w:rPr>
                  <w:rFonts w:cs="Calibri"/>
                  <w:color w:val="000000"/>
                  <w:sz w:val="18"/>
                  <w:szCs w:val="18"/>
                </w:rPr>
                <w:t xml:space="preserve">preenchido com '000' </w:t>
              </w:r>
              <w:r>
                <w:rPr>
                  <w:rFonts w:cs="Calibri"/>
                  <w:color w:val="000000"/>
                  <w:sz w:val="18"/>
                  <w:szCs w:val="18"/>
                </w:rPr>
                <w:t xml:space="preserve">quando </w:t>
              </w:r>
              <w:r w:rsidRPr="009A65CD">
                <w:rPr>
                  <w:rFonts w:cs="Calibri"/>
                  <w:color w:val="000000"/>
                  <w:sz w:val="18"/>
                  <w:szCs w:val="18"/>
                </w:rPr>
                <w:t xml:space="preserve">não é efetuada qualquer execução.  </w:t>
              </w:r>
            </w:ins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3573C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75B0" w14:textId="632D19E0" w:rsidR="00416075" w:rsidRPr="00335137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8B27F" w14:textId="10CCBA2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98DB6" w14:textId="0B1E757A" w:rsidR="00416075" w:rsidRPr="00335137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estexec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06E5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416075" w:rsidRPr="00335137" w14:paraId="462DA629" w14:textId="4B75F5ED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675B436" w14:textId="696A6EC5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valacumexecprot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C02C6" w14:textId="77777777" w:rsidR="00A80530" w:rsidRDefault="009A74BC" w:rsidP="00A80530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 xml:space="preserve">Valor acumulado </w:t>
            </w:r>
            <w:r w:rsidR="00C749D5">
              <w:rPr>
                <w:rFonts w:cs="Calibri"/>
                <w:color w:val="000000"/>
                <w:sz w:val="18"/>
                <w:szCs w:val="18"/>
              </w:rPr>
              <w:t>de execução da proteção:</w:t>
            </w:r>
          </w:p>
          <w:p w14:paraId="6BA2DDCF" w14:textId="758E4743" w:rsidR="00A80530" w:rsidRDefault="00C749D5" w:rsidP="00013104">
            <w:pPr>
              <w:pStyle w:val="ListParagraph"/>
              <w:numPr>
                <w:ilvl w:val="0"/>
                <w:numId w:val="2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Em caso de execução da proteção, indica o m</w:t>
            </w:r>
            <w:r w:rsidR="009A74BC" w:rsidRPr="00A80530">
              <w:rPr>
                <w:rFonts w:cs="Calibri"/>
                <w:color w:val="000000"/>
                <w:sz w:val="18"/>
                <w:szCs w:val="18"/>
              </w:rPr>
              <w:t xml:space="preserve">ontante acumulado </w:t>
            </w:r>
            <w:r w:rsidR="00052823">
              <w:rPr>
                <w:rFonts w:cs="Calibri"/>
                <w:color w:val="000000"/>
                <w:sz w:val="18"/>
                <w:szCs w:val="18"/>
              </w:rPr>
              <w:t>de todas as execuções efetuadas</w:t>
            </w:r>
            <w:r w:rsidR="00C013AC">
              <w:rPr>
                <w:rFonts w:cs="Calibri"/>
                <w:color w:val="000000"/>
                <w:sz w:val="18"/>
                <w:szCs w:val="18"/>
              </w:rPr>
              <w:t>, refletindo o total acumu</w:t>
            </w:r>
            <w:r w:rsidR="004C5D6C">
              <w:rPr>
                <w:rFonts w:cs="Calibri"/>
                <w:color w:val="000000"/>
                <w:sz w:val="18"/>
                <w:szCs w:val="18"/>
              </w:rPr>
              <w:t xml:space="preserve">lado desde o </w:t>
            </w:r>
            <w:r w:rsidR="00D22295">
              <w:rPr>
                <w:rFonts w:cs="Calibri"/>
                <w:color w:val="000000"/>
                <w:sz w:val="18"/>
                <w:szCs w:val="18"/>
              </w:rPr>
              <w:t>início</w:t>
            </w:r>
            <w:r w:rsidR="004C5D6C">
              <w:rPr>
                <w:rFonts w:cs="Calibri"/>
                <w:color w:val="000000"/>
                <w:sz w:val="18"/>
                <w:szCs w:val="18"/>
              </w:rPr>
              <w:t xml:space="preserve">, e não apenas o montante referente à execução específica em questão. </w:t>
            </w:r>
            <w:r w:rsidR="00052823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</w:p>
          <w:p w14:paraId="5C8F547B" w14:textId="694DE04D" w:rsidR="00C749D5" w:rsidRPr="00A80530" w:rsidRDefault="00C749D5" w:rsidP="00013104">
            <w:pPr>
              <w:pStyle w:val="ListParagraph"/>
              <w:numPr>
                <w:ilvl w:val="0"/>
                <w:numId w:val="2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8DCDC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93E2" w14:textId="41AB84BB" w:rsidR="00416075" w:rsidRPr="00335137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FA61" w14:textId="0812497A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F7BD" w14:textId="13F04DA4" w:rsidR="00416075" w:rsidRPr="00335137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>mont_exec_bem_acum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66A9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416075" w:rsidRPr="00335137" w14:paraId="7511F7EF" w14:textId="1757D79C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604C3C40" w14:textId="312CDCBE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dtexecprot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9B22" w14:textId="77777777" w:rsidR="00416075" w:rsidRDefault="009A74BC" w:rsidP="009A74BC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>Data de execução da proteção</w:t>
            </w:r>
          </w:p>
          <w:p w14:paraId="66B7762D" w14:textId="77777777" w:rsidR="00A80530" w:rsidRDefault="00C749D5" w:rsidP="00013104">
            <w:pPr>
              <w:pStyle w:val="ListParagraph"/>
              <w:numPr>
                <w:ilvl w:val="0"/>
                <w:numId w:val="21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Em caso de execução da proteção, indica a data na qual a mesma foi executada, atribuída</w:t>
            </w:r>
            <w:r w:rsidR="005B6569" w:rsidRPr="00A80530">
              <w:rPr>
                <w:rFonts w:cs="Calibri"/>
                <w:color w:val="000000"/>
                <w:sz w:val="18"/>
                <w:szCs w:val="18"/>
              </w:rPr>
              <w:t xml:space="preserve"> ao contrato.</w:t>
            </w:r>
          </w:p>
          <w:p w14:paraId="67B041E2" w14:textId="6BBDAD8A" w:rsidR="00C749D5" w:rsidRPr="00A80530" w:rsidRDefault="00C749D5" w:rsidP="00013104">
            <w:pPr>
              <w:pStyle w:val="ListParagraph"/>
              <w:numPr>
                <w:ilvl w:val="0"/>
                <w:numId w:val="21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Todas as datas no modelo respeitam o formato ‘aaaa-mm-dd’ 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C64BF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7296" w14:textId="3A202693" w:rsidR="00416075" w:rsidRPr="00335137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095C" w14:textId="32E2F465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E76E" w14:textId="0746C11E" w:rsidR="00416075" w:rsidRPr="00335137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>dtexecucao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35E5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017397" w14:paraId="45617378" w14:textId="5FFD0997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4D61721A" w14:textId="782A0B2A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hierqprot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9060A" w14:textId="16139D65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Número de hipoteca</w:t>
            </w:r>
            <w:r w:rsidR="00C749D5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5BBFC27E" w14:textId="77777777" w:rsidR="00761C1B" w:rsidRDefault="00C749D5" w:rsidP="00013104">
            <w:pPr>
              <w:pStyle w:val="ListParagraph"/>
              <w:numPr>
                <w:ilvl w:val="0"/>
                <w:numId w:val="22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 xml:space="preserve">Número de hipoteca/reserva sobre a proteção. </w:t>
            </w:r>
          </w:p>
          <w:p w14:paraId="2E63270A" w14:textId="661A2BA4" w:rsidR="00CD7E21" w:rsidRPr="00761C1B" w:rsidRDefault="00611805" w:rsidP="00C74A91">
            <w:pPr>
              <w:pStyle w:val="ListParagraph"/>
              <w:numPr>
                <w:ilvl w:val="0"/>
                <w:numId w:val="22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>Este campo está sempre preenchido, por defeito, com ‘1</w:t>
            </w:r>
            <w:r w:rsidR="00C013AC">
              <w:rPr>
                <w:rFonts w:cs="Calibri"/>
                <w:color w:val="000000"/>
                <w:sz w:val="18"/>
                <w:szCs w:val="18"/>
              </w:rPr>
              <w:t xml:space="preserve">’. </w:t>
            </w:r>
            <w:ins w:id="84" w:author="Marta Rafaela Teixeira Nunes" w:date="2024-11-05T13:10:00Z">
              <w:r w:rsidR="00C74A91">
                <w:rPr>
                  <w:rFonts w:cs="Calibri"/>
                  <w:color w:val="000000"/>
                  <w:sz w:val="18"/>
                  <w:szCs w:val="18"/>
                </w:rPr>
                <w:t>O seu conceito não existe no BdP, pelo que foi definido, internamente, desta forma.</w:t>
              </w:r>
            </w:ins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D6B13" w14:textId="20E5BDE9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20BD" w14:textId="07CA1F3B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0FEF" w14:textId="36197C2D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63B2" w14:textId="67789A26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CDEF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778BDBBD" w14:textId="4D46909A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4697ABF1" w14:textId="641FBCBC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idprot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A3B72" w14:textId="6117F466" w:rsidR="00611805" w:rsidRDefault="00C749D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</w:t>
            </w:r>
            <w:r w:rsidR="00611805" w:rsidRPr="005B6569">
              <w:rPr>
                <w:rFonts w:cs="Calibri"/>
                <w:color w:val="000000"/>
                <w:sz w:val="18"/>
                <w:szCs w:val="18"/>
              </w:rPr>
              <w:t>dentificação da p</w:t>
            </w:r>
            <w:r w:rsidR="00075F92">
              <w:rPr>
                <w:rFonts w:cs="Calibri"/>
                <w:color w:val="000000"/>
                <w:sz w:val="18"/>
                <w:szCs w:val="18"/>
              </w:rPr>
              <w:t>roteção</w:t>
            </w:r>
            <w:r w:rsidR="00611805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04385C1A" w14:textId="77777777" w:rsidR="00761C1B" w:rsidRDefault="00611805" w:rsidP="00013104">
            <w:pPr>
              <w:pStyle w:val="ListParagraph"/>
              <w:numPr>
                <w:ilvl w:val="0"/>
                <w:numId w:val="2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 xml:space="preserve">Este campo corresponde </w:t>
            </w:r>
            <w:r w:rsidR="00075F92" w:rsidRPr="00761C1B">
              <w:rPr>
                <w:rFonts w:cs="Calibri"/>
                <w:color w:val="000000"/>
                <w:sz w:val="18"/>
                <w:szCs w:val="18"/>
              </w:rPr>
              <w:t xml:space="preserve">ao código utilizado para identificar cada proteção utilizada para garantir um ou mais instrumentos. </w:t>
            </w:r>
          </w:p>
          <w:p w14:paraId="56D18EB5" w14:textId="77777777" w:rsidR="00C74A91" w:rsidRDefault="00075F92" w:rsidP="00C74A91">
            <w:pPr>
              <w:pStyle w:val="ListParagraph"/>
              <w:numPr>
                <w:ilvl w:val="0"/>
                <w:numId w:val="2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>O seu valor é inalterado ao longo do tempo e não pode ser utilizado como identificador de qualquer outra proteção.</w:t>
            </w:r>
          </w:p>
          <w:p w14:paraId="555CAD2B" w14:textId="7E8725BE" w:rsidR="00C74A91" w:rsidRPr="00C74A91" w:rsidDel="00C74A91" w:rsidRDefault="00C74A91" w:rsidP="00C74A91">
            <w:pPr>
              <w:pStyle w:val="ListParagraph"/>
              <w:numPr>
                <w:ilvl w:val="0"/>
                <w:numId w:val="23"/>
              </w:numPr>
              <w:ind w:left="170" w:hanging="170"/>
              <w:rPr>
                <w:del w:id="85" w:author="Marta Rafaela Teixeira Nunes" w:date="2024-11-05T13:11:00Z"/>
                <w:rFonts w:cs="Calibri"/>
                <w:color w:val="000000"/>
                <w:sz w:val="18"/>
                <w:szCs w:val="18"/>
              </w:rPr>
            </w:pPr>
            <w:del w:id="86" w:author="Marta Rafaela Teixeira Nunes" w:date="2024-11-05T13:11:00Z">
              <w:r w:rsidRPr="00C74A91" w:rsidDel="00C74A91">
                <w:rPr>
                  <w:sz w:val="18"/>
                  <w:szCs w:val="18"/>
                </w:rPr>
                <w:delText xml:space="preserve">Para garantias reais, este campo corresponde à chave única do terceiro pilar do MUG. </w:delText>
              </w:r>
            </w:del>
          </w:p>
          <w:p w14:paraId="43AC253A" w14:textId="259249F8" w:rsidR="00C74A91" w:rsidRPr="00C74A91" w:rsidRDefault="00C74A91" w:rsidP="00C74A91">
            <w:pPr>
              <w:pStyle w:val="ListParagraph"/>
              <w:numPr>
                <w:ilvl w:val="0"/>
                <w:numId w:val="2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  <w:pPrChange w:id="87" w:author="Marta Rafaela Teixeira Nunes" w:date="2024-11-05T13:11:00Z">
                <w:pPr>
                  <w:pStyle w:val="ListParagraph"/>
                  <w:numPr>
                    <w:numId w:val="23"/>
                  </w:numPr>
                  <w:ind w:left="360" w:hanging="360"/>
                </w:pPr>
              </w:pPrChange>
            </w:pPr>
            <w:del w:id="88" w:author="Marta Rafaela Teixeira Nunes" w:date="2024-11-05T13:11:00Z">
              <w:r w:rsidRPr="00C74A91" w:rsidDel="00C74A91">
                <w:rPr>
                  <w:sz w:val="18"/>
                  <w:szCs w:val="18"/>
                </w:rPr>
                <w:delText xml:space="preserve"> No caso das garantias pessoais, corresponde a um conjunto de caracteres de acordo com a validade do NIF </w:delText>
              </w:r>
              <w:r w:rsidRPr="00C74A91" w:rsidDel="00C74A91">
                <w:rPr>
                  <w:sz w:val="18"/>
                  <w:szCs w:val="18"/>
                </w:rPr>
                <w:lastRenderedPageBreak/>
                <w:delText xml:space="preserve">associado. Para casos em que o NIF é válido, o campo corresponde à concatenação dos 15 dígitos ‘ckbalres’, ‘ckctares, com os 7 dígitos correspondente a um sequenciador e o NIF. No caso em que o NIF não é válido então o ‘idprot’ corresponde à concatenação dos 15 dígitos ‘ckbalres’, ‘ckctares, com os 7 dígitos correspondente a um sequenciador e o ‘zcliente’. </w:delText>
              </w:r>
            </w:del>
            <w:ins w:id="89" w:author="Marta Rafaela Teixeira Nunes" w:date="2024-11-05T13:11:00Z">
              <w:r>
                <w:rPr>
                  <w:rFonts w:cs="Calibri"/>
                  <w:color w:val="000000"/>
                  <w:sz w:val="18"/>
                  <w:szCs w:val="18"/>
                </w:rPr>
                <w:t>A construção deste campo é diferenciada conforme a tipologia da garantia. Mais detalhe sobre a construção da chave pode ser consultada no</w:t>
              </w:r>
              <w:r w:rsidRPr="009F57A3">
                <w:rPr>
                  <w:rFonts w:cs="Calibri"/>
                  <w:color w:val="000000" w:themeColor="text1"/>
                  <w:sz w:val="18"/>
                  <w:szCs w:val="18"/>
                </w:rPr>
                <w:t xml:space="preserve"> </w:t>
              </w:r>
              <w:r>
                <w:fldChar w:fldCharType="begin"/>
              </w:r>
              <w:r>
                <w:instrText xml:space="preserve"> HYPERLINK \l "_Visão_Geral" </w:instrText>
              </w:r>
              <w:r>
                <w:fldChar w:fldCharType="separate"/>
              </w:r>
              <w:r w:rsidRPr="009F57A3">
                <w:rPr>
                  <w:rStyle w:val="Hyperlink"/>
                  <w:rFonts w:cs="Calibri"/>
                  <w:color w:val="000000" w:themeColor="text1"/>
                  <w:sz w:val="18"/>
                  <w:szCs w:val="18"/>
                  <w:u w:val="none"/>
                </w:rPr>
                <w:t>capítulo 2.2.2.2.1</w:t>
              </w:r>
              <w:r>
                <w:rPr>
                  <w:rStyle w:val="Hyperlink"/>
                  <w:rFonts w:cs="Calibri"/>
                  <w:color w:val="000000" w:themeColor="text1"/>
                  <w:sz w:val="18"/>
                  <w:szCs w:val="18"/>
                  <w:u w:val="none"/>
                </w:rPr>
                <w:fldChar w:fldCharType="end"/>
              </w:r>
              <w:r>
                <w:rPr>
                  <w:rFonts w:cs="Calibri"/>
                  <w:color w:val="000000"/>
                  <w:sz w:val="18"/>
                  <w:szCs w:val="18"/>
                </w:rPr>
                <w:t>, deste manual</w:t>
              </w:r>
            </w:ins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CF265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lastRenderedPageBreak/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AF031" w14:textId="1FE87A51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ACD2" w14:textId="6FA706B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89D4" w14:textId="7B38B1E9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cempbem, ckbalbem, ckctabem, ckrefbem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48BE" w14:textId="11EDDBD7" w:rsidR="0040460A" w:rsidRPr="0040460A" w:rsidRDefault="0040460A" w:rsidP="005E24BE">
            <w:pPr>
              <w:rPr>
                <w:rFonts w:cs="Calibri"/>
                <w:color w:val="000000"/>
                <w:sz w:val="18"/>
                <w:szCs w:val="18"/>
              </w:rPr>
            </w:pPr>
          </w:p>
          <w:p w14:paraId="440A6A14" w14:textId="77777777" w:rsidR="0040460A" w:rsidRPr="0040460A" w:rsidRDefault="0040460A" w:rsidP="0040460A">
            <w:pPr>
              <w:rPr>
                <w:rFonts w:cs="Calibri"/>
                <w:color w:val="000000"/>
                <w:sz w:val="18"/>
                <w:szCs w:val="18"/>
              </w:rPr>
            </w:pPr>
          </w:p>
          <w:p w14:paraId="27264521" w14:textId="31DD787A" w:rsidR="00611805" w:rsidRPr="00335137" w:rsidRDefault="00611805" w:rsidP="005E24B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7A5FEA5F" w14:textId="16132C67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4B79D3B3" w14:textId="6395E0B5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nifnipc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4461F" w14:textId="55FE5AF2" w:rsidR="00611805" w:rsidRDefault="00C749D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Entidade responsável pela proteção:</w:t>
            </w:r>
          </w:p>
          <w:p w14:paraId="3C0A7FF3" w14:textId="379414DC" w:rsidR="00761C1B" w:rsidRDefault="00517572" w:rsidP="00013104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Identificação da entidade responsável pelo </w:t>
            </w:r>
            <w:r w:rsidR="00611805" w:rsidRPr="005B6569">
              <w:rPr>
                <w:rFonts w:cs="Calibri"/>
                <w:color w:val="000000"/>
                <w:sz w:val="18"/>
                <w:szCs w:val="18"/>
              </w:rPr>
              <w:t>pagamento em caso de execução da proteção</w:t>
            </w:r>
            <w:r w:rsidR="00902683">
              <w:rPr>
                <w:rFonts w:cs="Calibri"/>
                <w:color w:val="000000"/>
                <w:sz w:val="18"/>
                <w:szCs w:val="18"/>
              </w:rPr>
              <w:t xml:space="preserve">, que </w:t>
            </w:r>
            <w:r w:rsidR="00D22295">
              <w:rPr>
                <w:rFonts w:cs="Calibri"/>
                <w:color w:val="000000"/>
                <w:sz w:val="18"/>
                <w:szCs w:val="18"/>
              </w:rPr>
              <w:t>c</w:t>
            </w:r>
            <w:r w:rsidR="00D22295" w:rsidRPr="00761C1B">
              <w:rPr>
                <w:rFonts w:cs="Calibri"/>
                <w:color w:val="000000"/>
                <w:sz w:val="18"/>
                <w:szCs w:val="18"/>
              </w:rPr>
              <w:t>orresponde</w:t>
            </w:r>
            <w:r w:rsidR="00902683" w:rsidRPr="00761C1B">
              <w:rPr>
                <w:rFonts w:cs="Calibri"/>
                <w:color w:val="000000"/>
                <w:sz w:val="18"/>
                <w:szCs w:val="18"/>
              </w:rPr>
              <w:t xml:space="preserve"> ao número de identificação fiscal.</w:t>
            </w:r>
          </w:p>
          <w:p w14:paraId="1BBB658D" w14:textId="341B957F" w:rsidR="00611805" w:rsidRPr="00761C1B" w:rsidRDefault="00C74A91" w:rsidP="00902683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>No caso de garantias reais, imóveis ou títulos, esta entidade corresponde ao detentor da proteção que está a ser caracterizada.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39ECC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754B" w14:textId="38BA8BD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643A0" w14:textId="6EF7A930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INTERFACE_CLIENTES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83F7" w14:textId="4202ABAF" w:rsidR="00611805" w:rsidRPr="005B6569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cnum_doc_identif2,</w:t>
            </w:r>
          </w:p>
          <w:p w14:paraId="4C2C83B0" w14:textId="275AF3F7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cnum_doc_identif1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27F3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784C7778" w14:textId="608959D4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4CAF3EDD" w14:textId="5F1EE8B7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zcliente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271E2" w14:textId="77777777" w:rsidR="00902683" w:rsidRDefault="00517572" w:rsidP="00902683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Enti</w:t>
            </w:r>
            <w:r w:rsidR="00902683">
              <w:rPr>
                <w:rFonts w:cs="Calibri"/>
                <w:color w:val="000000"/>
                <w:sz w:val="18"/>
                <w:szCs w:val="18"/>
              </w:rPr>
              <w:t>dade responsável pela proteção:</w:t>
            </w:r>
          </w:p>
          <w:p w14:paraId="60B15FF7" w14:textId="5AA1AAEA" w:rsidR="00902683" w:rsidRPr="00902683" w:rsidRDefault="00517572" w:rsidP="00902683">
            <w:pPr>
              <w:pStyle w:val="ListParagraph"/>
              <w:numPr>
                <w:ilvl w:val="0"/>
                <w:numId w:val="32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902683">
              <w:rPr>
                <w:rFonts w:cs="Calibri"/>
                <w:color w:val="000000"/>
                <w:sz w:val="18"/>
                <w:szCs w:val="18"/>
              </w:rPr>
              <w:t>Identificação da entidade responsável pelo pagamento em caso de execução da proteção</w:t>
            </w:r>
            <w:r w:rsidR="00BE3EE3">
              <w:rPr>
                <w:rFonts w:cs="Calibri"/>
                <w:color w:val="000000"/>
                <w:sz w:val="18"/>
                <w:szCs w:val="18"/>
              </w:rPr>
              <w:t>,</w:t>
            </w:r>
            <w:r w:rsidR="00902683" w:rsidRPr="00902683">
              <w:rPr>
                <w:rFonts w:cs="Calibri"/>
                <w:color w:val="000000"/>
                <w:sz w:val="18"/>
                <w:szCs w:val="18"/>
              </w:rPr>
              <w:t xml:space="preserve"> corresponde ao código de cliente na base de d</w:t>
            </w:r>
            <w:r w:rsidR="00BE3EE3">
              <w:rPr>
                <w:rFonts w:cs="Calibri"/>
                <w:color w:val="000000"/>
                <w:sz w:val="18"/>
                <w:szCs w:val="18"/>
              </w:rPr>
              <w:t>ados de pessoas no Banco (BDP).</w:t>
            </w:r>
          </w:p>
          <w:p w14:paraId="59AB6B22" w14:textId="74B05322" w:rsidR="00C74A91" w:rsidRPr="00C74A91" w:rsidRDefault="00517572" w:rsidP="00C74A91">
            <w:pPr>
              <w:pStyle w:val="ListParagraph"/>
              <w:numPr>
                <w:ilvl w:val="0"/>
                <w:numId w:val="3"/>
              </w:numPr>
              <w:ind w:left="170" w:hanging="170"/>
              <w:rPr>
                <w:ins w:id="90" w:author="Marta Rafaela Teixeira Nunes" w:date="2024-11-05T13:12:00Z"/>
                <w:rFonts w:cs="Calibri"/>
                <w:color w:val="000000"/>
                <w:sz w:val="18"/>
                <w:szCs w:val="18"/>
                <w:rPrChange w:id="91" w:author="Marta Rafaela Teixeira Nunes" w:date="2024-11-05T13:12:00Z">
                  <w:rPr>
                    <w:ins w:id="92" w:author="Marta Rafaela Teixeira Nunes" w:date="2024-11-05T13:12:00Z"/>
                  </w:rPr>
                </w:rPrChange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No caso de garantias reais, imóveis ou títulos, esta entidade corresponde ao detentor da proteção que está a ser caracterizada.</w:t>
            </w:r>
          </w:p>
          <w:p w14:paraId="7A0B83F7" w14:textId="2039EAD1" w:rsidR="00C74A91" w:rsidRPr="00A24375" w:rsidRDefault="00C74A91" w:rsidP="00C74A91">
            <w:pPr>
              <w:pStyle w:val="ListParagraph"/>
              <w:numPr>
                <w:ilvl w:val="0"/>
                <w:numId w:val="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ins w:id="93" w:author="Marta Rafaela Teixeira Nunes" w:date="2024-11-05T13:12:00Z">
              <w:r>
                <w:rPr>
                  <w:rFonts w:cs="Calibri"/>
                  <w:color w:val="000000"/>
                  <w:sz w:val="18"/>
                  <w:szCs w:val="18"/>
                </w:rPr>
                <w:t xml:space="preserve"> Este campo é sempre preenchido, independentemente de ser utilizado ou não, no entanto apenas é utilizado no caso do número de identificação fiscal não ser válido, para efeitos de reporte da própria tabela c</w:t>
              </w:r>
              <w:r w:rsidRPr="00052823">
                <w:rPr>
                  <w:rFonts w:cs="Calibri"/>
                  <w:i/>
                  <w:color w:val="000000"/>
                  <w:sz w:val="18"/>
                  <w:szCs w:val="18"/>
                </w:rPr>
                <w:t>d_garantias.gt022_crc5g_atributos_garantia_rct207</w:t>
              </w:r>
            </w:ins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29936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ADAC" w14:textId="4FBB8986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179C" w14:textId="77777777" w:rsidR="00611805" w:rsidRPr="005B6569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GT004_BENS_FIN,</w:t>
            </w:r>
          </w:p>
          <w:p w14:paraId="2FABC11F" w14:textId="77777777" w:rsidR="00611805" w:rsidRPr="005B6569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GT009_BENS_IMOV,</w:t>
            </w:r>
          </w:p>
          <w:p w14:paraId="14A61F68" w14:textId="6B1C8911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F8E64" w14:textId="3903A78F" w:rsidR="00611805" w:rsidRPr="005B6569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detentor_bem,</w:t>
            </w:r>
          </w:p>
          <w:p w14:paraId="36E93B61" w14:textId="1DE46EF4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zcliente_ced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FA3A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50EBB933" w14:textId="37EFB81D" w:rsidTr="00890BBC">
        <w:trPr>
          <w:trHeight w:val="785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890220B" w14:textId="26CE46EA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517572">
              <w:rPr>
                <w:rFonts w:cs="Calibri"/>
                <w:bCs/>
                <w:color w:val="000000"/>
                <w:sz w:val="18"/>
                <w:szCs w:val="18"/>
              </w:rPr>
              <w:t>numregprot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0DBF2" w14:textId="77777777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Número de registo da proteção:</w:t>
            </w:r>
          </w:p>
          <w:p w14:paraId="45970E01" w14:textId="559159D9" w:rsidR="00611805" w:rsidRDefault="00611805" w:rsidP="00013104">
            <w:pPr>
              <w:pStyle w:val="ListParagraph"/>
              <w:numPr>
                <w:ilvl w:val="0"/>
                <w:numId w:val="11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</w:t>
            </w:r>
            <w:r w:rsidRPr="00A031E4">
              <w:rPr>
                <w:rFonts w:cs="Calibri"/>
                <w:color w:val="000000"/>
                <w:sz w:val="18"/>
                <w:szCs w:val="18"/>
              </w:rPr>
              <w:t>orresponde ao código de identificação do imóvel constante na Caderneta Predial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7874AE03" w14:textId="77777777" w:rsidR="00761C1B" w:rsidRDefault="004C3FB0" w:rsidP="00013104">
            <w:pPr>
              <w:pStyle w:val="ListParagraph"/>
              <w:numPr>
                <w:ilvl w:val="0"/>
                <w:numId w:val="11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código é composto por</w:t>
            </w:r>
            <w:r w:rsidR="00517572">
              <w:rPr>
                <w:rFonts w:cs="Calibri"/>
                <w:color w:val="000000"/>
                <w:sz w:val="18"/>
                <w:szCs w:val="18"/>
              </w:rPr>
              <w:t xml:space="preserve"> 6 dígitos relativos à freguesia seguido do artigo matricial, separados por hífen (“</w:t>
            </w:r>
            <w:r>
              <w:rPr>
                <w:rFonts w:cs="Calibri"/>
                <w:color w:val="000000"/>
                <w:sz w:val="18"/>
                <w:szCs w:val="18"/>
              </w:rPr>
              <w:t>- “</w:t>
            </w:r>
            <w:r w:rsidR="00517572">
              <w:rPr>
                <w:rFonts w:cs="Calibri"/>
                <w:color w:val="000000"/>
                <w:sz w:val="18"/>
                <w:szCs w:val="18"/>
              </w:rPr>
              <w:t>).</w:t>
            </w:r>
          </w:p>
          <w:p w14:paraId="3C76C5C1" w14:textId="29B74F94" w:rsidR="00517572" w:rsidRPr="00761C1B" w:rsidRDefault="00517572" w:rsidP="00013104">
            <w:pPr>
              <w:pStyle w:val="ListParagraph"/>
              <w:numPr>
                <w:ilvl w:val="0"/>
                <w:numId w:val="11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 xml:space="preserve">Quando aplicável, devem ainda identificar a fração </w:t>
            </w:r>
            <w:r w:rsidR="004C3FB0" w:rsidRPr="00761C1B">
              <w:rPr>
                <w:rFonts w:cs="Calibri"/>
                <w:color w:val="000000"/>
                <w:sz w:val="18"/>
                <w:szCs w:val="18"/>
              </w:rPr>
              <w:t>respetiva</w:t>
            </w:r>
            <w:r w:rsidRPr="00761C1B"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D5B13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4295" w14:textId="5C55404F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62CA" w14:textId="0F3F5909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GT009_BENS_IMOV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F71C" w14:textId="7B54A5EE" w:rsidR="00611805" w:rsidRPr="005B6569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cdisconf,</w:t>
            </w:r>
          </w:p>
          <w:p w14:paraId="6351DB2A" w14:textId="2214A8FE" w:rsidR="00611805" w:rsidRPr="005B6569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cartmatr,</w:t>
            </w:r>
          </w:p>
          <w:p w14:paraId="153344DE" w14:textId="60F748F8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gfraccao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703DC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7EE3E49E" w14:textId="50CC44D6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7E2CB66F" w14:textId="0F6B02C1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lastRenderedPageBreak/>
              <w:t>paislocprot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591B8" w14:textId="159BFEBB" w:rsidR="00611805" w:rsidRPr="00212559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>País</w:t>
            </w:r>
            <w:r w:rsidR="00517572">
              <w:rPr>
                <w:rFonts w:cs="Calibri"/>
                <w:color w:val="000000"/>
                <w:sz w:val="18"/>
                <w:szCs w:val="18"/>
              </w:rPr>
              <w:t xml:space="preserve"> de localização</w:t>
            </w:r>
            <w:r w:rsidRPr="00212559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630D1F3B" w14:textId="77777777" w:rsidR="00611805" w:rsidRDefault="00611805" w:rsidP="00013104">
            <w:pPr>
              <w:pStyle w:val="ListParagraph"/>
              <w:numPr>
                <w:ilvl w:val="0"/>
                <w:numId w:val="8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 xml:space="preserve">Este campo indica o país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no qual se localiza a proteção do tipo imobiliário. </w:t>
            </w:r>
          </w:p>
          <w:p w14:paraId="145FC985" w14:textId="1C492D3F" w:rsidR="00611805" w:rsidRPr="008E7413" w:rsidRDefault="00611805" w:rsidP="00013104">
            <w:pPr>
              <w:pStyle w:val="ListParagraph"/>
              <w:numPr>
                <w:ilvl w:val="0"/>
                <w:numId w:val="8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>O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código ‘PRT’ é referente a Portugal e é atribuído, por defeito, a todos os registos que não apresentam informação.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2BD45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0A9E" w14:textId="77777777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4CD5403C" w14:textId="4DB6E94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05A2" w14:textId="77777777" w:rsidR="00611805" w:rsidRPr="00A031E4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GT009_BENS_IMOV,</w:t>
            </w:r>
          </w:p>
          <w:p w14:paraId="78D54C12" w14:textId="6D67E03B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TAT91_TABELAS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18A1" w14:textId="57CECB70" w:rsidR="00611805" w:rsidRPr="00A031E4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cpais,</w:t>
            </w:r>
          </w:p>
          <w:p w14:paraId="5BC3E9CF" w14:textId="6DABC406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tayd91c0_nelemc01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AE44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782444C2" w14:textId="4A762941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07C67877" w14:textId="4293EDEC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precoaquisimovel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F324A" w14:textId="43392A62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Preço de aquisição</w:t>
            </w:r>
            <w:r w:rsidR="00517572">
              <w:rPr>
                <w:rFonts w:cs="Calibri"/>
                <w:color w:val="000000"/>
                <w:sz w:val="18"/>
                <w:szCs w:val="18"/>
              </w:rPr>
              <w:t xml:space="preserve"> do imóvel</w:t>
            </w:r>
            <w:r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68EAB034" w14:textId="77777777" w:rsidR="00761C1B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campo indica o</w:t>
            </w:r>
            <w:r w:rsidR="00517572">
              <w:rPr>
                <w:rFonts w:cs="Calibri"/>
                <w:color w:val="000000"/>
                <w:sz w:val="18"/>
                <w:szCs w:val="18"/>
              </w:rPr>
              <w:t xml:space="preserve"> valor de transação do bem hipotecado. </w:t>
            </w:r>
          </w:p>
          <w:p w14:paraId="64081278" w14:textId="331C8A19" w:rsidR="00611805" w:rsidRPr="00761C1B" w:rsidRDefault="00517572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96A00" w14:textId="24CFE7E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E7D5" w14:textId="2C799618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3EA6" w14:textId="6D83C7F5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2315" w14:textId="52FAB6AB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preco_aquisicao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96EAB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4860805B" w14:textId="5EA9A48E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26EC09D" w14:textId="7150FBB2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refextprot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7800B" w14:textId="6A175996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Referência </w:t>
            </w:r>
            <w:r w:rsidR="00B5623A">
              <w:rPr>
                <w:rFonts w:cs="Calibri"/>
                <w:color w:val="000000"/>
                <w:sz w:val="18"/>
                <w:szCs w:val="18"/>
              </w:rPr>
              <w:t xml:space="preserve">externa </w:t>
            </w:r>
            <w:r>
              <w:rPr>
                <w:rFonts w:cs="Calibri"/>
                <w:color w:val="000000"/>
                <w:sz w:val="18"/>
                <w:szCs w:val="18"/>
              </w:rPr>
              <w:t>da proteção:</w:t>
            </w:r>
          </w:p>
          <w:p w14:paraId="5E967FBB" w14:textId="75651B1E" w:rsidR="00B5623A" w:rsidRDefault="00B5623A" w:rsidP="00474E83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Referência utilizada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 xml:space="preserve"> para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identificação</w:t>
            </w:r>
            <w:r w:rsidR="00611805" w:rsidRPr="00A031E4">
              <w:rPr>
                <w:rFonts w:cs="Calibri"/>
                <w:color w:val="000000"/>
                <w:sz w:val="18"/>
                <w:szCs w:val="18"/>
              </w:rPr>
              <w:t xml:space="preserve"> da proteção.</w:t>
            </w:r>
          </w:p>
          <w:p w14:paraId="0DDFFD83" w14:textId="19DB29AF" w:rsidR="00474E83" w:rsidRPr="00A031E4" w:rsidRDefault="00474E83" w:rsidP="00474E83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não é utilizado para efeitos de reporte ao BdP, dado que corresponde apenas a um campo livre e informativo. O mesmo diz respeito à concatenação dos campos ‘idprot’ e ‘origem’. 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D4016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8BDB9" w14:textId="5DEA7040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7BCA" w14:textId="3F043C09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86A6" w14:textId="37E84393" w:rsidR="00611805" w:rsidRPr="00A031E4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idprot,</w:t>
            </w:r>
          </w:p>
          <w:p w14:paraId="5CCD308C" w14:textId="7DC80D8A" w:rsidR="00611805" w:rsidRPr="00A031E4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tipologia,</w:t>
            </w:r>
          </w:p>
          <w:p w14:paraId="650C8EFF" w14:textId="1D145D25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origem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C982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4789F55E" w14:textId="2E2AE526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9290045" w14:textId="5FE48959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reglocprot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244ED" w14:textId="7023622F" w:rsidR="00611805" w:rsidRPr="00212559" w:rsidRDefault="00B5623A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Região de loc</w:t>
            </w:r>
            <w:r w:rsidR="004813E6">
              <w:rPr>
                <w:rFonts w:cs="Calibri"/>
                <w:color w:val="000000"/>
                <w:sz w:val="18"/>
                <w:szCs w:val="18"/>
              </w:rPr>
              <w:t>a</w:t>
            </w:r>
            <w:r>
              <w:rPr>
                <w:rFonts w:cs="Calibri"/>
                <w:color w:val="000000"/>
                <w:sz w:val="18"/>
                <w:szCs w:val="18"/>
              </w:rPr>
              <w:t>lização</w:t>
            </w:r>
            <w:r w:rsidR="00611805" w:rsidRPr="00212559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74FC2F67" w14:textId="73C25617" w:rsidR="00B5623A" w:rsidRPr="00B5623A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8F7316">
              <w:rPr>
                <w:rFonts w:cs="Calibri"/>
                <w:color w:val="000000"/>
                <w:sz w:val="18"/>
                <w:szCs w:val="18"/>
              </w:rPr>
              <w:t>Identificação da região onde se localiza a proteção do tipo imobiliário</w:t>
            </w:r>
            <w:r w:rsidR="00B5623A">
              <w:rPr>
                <w:rFonts w:cs="Calibri"/>
                <w:color w:val="000000"/>
                <w:sz w:val="18"/>
                <w:szCs w:val="18"/>
              </w:rPr>
              <w:t xml:space="preserve"> (Distrito/Concelho/Freguesia).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3888B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CF51E" w14:textId="77777777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06B90B5D" w14:textId="0022D738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6DEB" w14:textId="77777777" w:rsidR="00611805" w:rsidRPr="008F7316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8F7316">
              <w:rPr>
                <w:rFonts w:cs="Calibri"/>
                <w:color w:val="000000"/>
                <w:sz w:val="18"/>
                <w:szCs w:val="18"/>
              </w:rPr>
              <w:t>GT009_BENS_IMOV,</w:t>
            </w:r>
          </w:p>
          <w:p w14:paraId="14AB1FC0" w14:textId="09D397E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8F7316">
              <w:rPr>
                <w:rFonts w:cs="Calibri"/>
                <w:color w:val="000000"/>
                <w:sz w:val="18"/>
                <w:szCs w:val="18"/>
              </w:rPr>
              <w:t>TAT91_TABELAS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D2D2" w14:textId="6B509E80" w:rsidR="00611805" w:rsidRPr="008F7316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8F7316">
              <w:rPr>
                <w:rFonts w:cs="Calibri"/>
                <w:color w:val="000000"/>
                <w:sz w:val="18"/>
                <w:szCs w:val="18"/>
              </w:rPr>
              <w:t>cdisconf,</w:t>
            </w:r>
          </w:p>
          <w:p w14:paraId="10577971" w14:textId="62D5AF35" w:rsidR="00611805" w:rsidRPr="008F7316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8F7316">
              <w:rPr>
                <w:rFonts w:cs="Calibri"/>
                <w:color w:val="000000"/>
                <w:sz w:val="18"/>
                <w:szCs w:val="18"/>
              </w:rPr>
              <w:t>tayd91c0_nelemc05,</w:t>
            </w:r>
          </w:p>
          <w:p w14:paraId="04A4C593" w14:textId="79627AB8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8F7316">
              <w:rPr>
                <w:rFonts w:cs="Calibri"/>
                <w:color w:val="000000"/>
                <w:sz w:val="18"/>
                <w:szCs w:val="18"/>
              </w:rPr>
              <w:t>tayd91c0_nelemc09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59E73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385AFA8D" w14:textId="11A79143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1296EBD2" w14:textId="5B86E278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sistemafonte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DAE07" w14:textId="4AE03B15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Origem da informação:</w:t>
            </w:r>
          </w:p>
          <w:p w14:paraId="42E19481" w14:textId="473A27F2" w:rsidR="00611805" w:rsidRPr="00854285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campo está sempre preenchido com RC (“Repositório Consolidado”), uma vez que a sua informação não é obrigatória no reporte para os casos de uso, sendo apenas mantido para assegurar a estrutura da tabela.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B0210" w14:textId="6173FFC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D661" w14:textId="1EB88859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7D84E" w14:textId="27C129BF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5193" w14:textId="06B125A3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6A70" w14:textId="27D2C2C6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3CF66977" w14:textId="45D408AB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154ACBCA" w14:textId="0E59D87C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tpprot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CBDC6" w14:textId="552E6095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Ti</w:t>
            </w:r>
            <w:r>
              <w:rPr>
                <w:rFonts w:cs="Calibri"/>
                <w:color w:val="000000"/>
                <w:sz w:val="18"/>
                <w:szCs w:val="18"/>
              </w:rPr>
              <w:t>pologia da proteção:</w:t>
            </w:r>
          </w:p>
          <w:p w14:paraId="464EEBF7" w14:textId="77777777" w:rsidR="00B5623A" w:rsidRDefault="00B5623A" w:rsidP="00013104">
            <w:pPr>
              <w:pStyle w:val="ListParagraph"/>
              <w:numPr>
                <w:ilvl w:val="0"/>
                <w:numId w:val="3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B5623A">
              <w:rPr>
                <w:rFonts w:cs="Calibri"/>
                <w:color w:val="000000"/>
                <w:sz w:val="18"/>
                <w:szCs w:val="18"/>
              </w:rPr>
              <w:t>Classificação do tipo de proteção recebida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7178D2AE" w14:textId="263E1894" w:rsidR="0068305A" w:rsidRPr="00F343C1" w:rsidRDefault="00C74A91" w:rsidP="001F6E14">
            <w:pPr>
              <w:pStyle w:val="ListParagraph"/>
              <w:numPr>
                <w:ilvl w:val="0"/>
                <w:numId w:val="3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ins w:id="94" w:author="Marta Rafaela Teixeira Nunes" w:date="2024-11-05T13:13:00Z">
              <w:r>
                <w:rPr>
                  <w:rFonts w:cs="Calibri"/>
                  <w:color w:val="000000"/>
                  <w:sz w:val="18"/>
                  <w:szCs w:val="18"/>
                </w:rPr>
                <w:t xml:space="preserve">No caso </w:t>
              </w:r>
              <w:r w:rsidRPr="001F6E14">
                <w:rPr>
                  <w:rFonts w:cs="Calibri"/>
                  <w:color w:val="000000"/>
                  <w:sz w:val="18"/>
                  <w:szCs w:val="18"/>
                </w:rPr>
                <w:t>de garantias pessoais o campo corresponde ao ‘cgarant_rpt’, já no caso das garantias reais corresponde ao ‘cgrant_bem’.</w:t>
              </w:r>
            </w:ins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7564C" w14:textId="4D99E0E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F868" w14:textId="0913B94F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0810C" w14:textId="12755424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8F7316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872B" w14:textId="0BF8DF90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8F7316">
              <w:rPr>
                <w:rFonts w:cs="Calibri"/>
                <w:color w:val="000000"/>
                <w:sz w:val="18"/>
                <w:szCs w:val="18"/>
              </w:rPr>
              <w:t>cgarant_bem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657B" w14:textId="626D18B6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4A507406" w14:textId="674FEECE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5438DB7D" w14:textId="6362DAB4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tpaval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E9043" w14:textId="66EE35D3" w:rsidR="00611805" w:rsidRPr="00A41BDE" w:rsidRDefault="00B5623A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Tipo de avaliação</w:t>
            </w:r>
            <w:r w:rsidR="00611805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667B0FD8" w14:textId="1EC7C34D" w:rsidR="00611805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campo identifica o</w:t>
            </w:r>
            <w:r w:rsidRPr="00F343C1">
              <w:rPr>
                <w:rFonts w:cs="Calibri"/>
                <w:color w:val="000000"/>
                <w:sz w:val="18"/>
                <w:szCs w:val="18"/>
              </w:rPr>
              <w:t xml:space="preserve"> método de valorização da proteção utilizado na </w:t>
            </w:r>
            <w:r w:rsidR="004C3FB0" w:rsidRPr="00F343C1">
              <w:rPr>
                <w:rFonts w:cs="Calibri"/>
                <w:color w:val="000000"/>
                <w:sz w:val="18"/>
                <w:szCs w:val="18"/>
              </w:rPr>
              <w:t>última</w:t>
            </w:r>
            <w:r w:rsidRPr="00F343C1">
              <w:rPr>
                <w:rFonts w:cs="Calibri"/>
                <w:color w:val="000000"/>
                <w:sz w:val="18"/>
                <w:szCs w:val="18"/>
              </w:rPr>
              <w:t xml:space="preserve"> avaliação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24491B69" w14:textId="371FBC8C" w:rsidR="006F1913" w:rsidRPr="00854285" w:rsidRDefault="006F1913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deve ser reportado sempre que for 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>reportado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o respetivo </w:t>
            </w:r>
            <w:r w:rsidR="00B70A40">
              <w:rPr>
                <w:rFonts w:cs="Calibri"/>
                <w:color w:val="000000"/>
                <w:sz w:val="18"/>
                <w:szCs w:val="18"/>
              </w:rPr>
              <w:t xml:space="preserve"> valor da proteção (‘valprot’).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D4C2F" w14:textId="5C81F9D6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8461" w14:textId="77777777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18A8C0BC" w14:textId="5C195601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139B" w14:textId="77777777" w:rsidR="00611805" w:rsidRPr="00F343C1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F343C1">
              <w:rPr>
                <w:rFonts w:cs="Calibri"/>
                <w:color w:val="000000"/>
                <w:sz w:val="18"/>
                <w:szCs w:val="18"/>
              </w:rPr>
              <w:t>GT018_RATEIO_AVAL,</w:t>
            </w:r>
          </w:p>
          <w:p w14:paraId="32D47E40" w14:textId="7614CE7D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F343C1">
              <w:rPr>
                <w:rFonts w:cs="Calibri"/>
                <w:color w:val="000000"/>
                <w:sz w:val="18"/>
                <w:szCs w:val="18"/>
              </w:rPr>
              <w:t>TAT91_TABELAS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174E" w14:textId="141897B1" w:rsidR="00611805" w:rsidRPr="00F343C1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F343C1">
              <w:rPr>
                <w:rFonts w:cs="Calibri"/>
                <w:color w:val="000000"/>
                <w:sz w:val="18"/>
                <w:szCs w:val="18"/>
              </w:rPr>
              <w:t>cgarant_bem,</w:t>
            </w:r>
          </w:p>
          <w:p w14:paraId="2D958561" w14:textId="643C55DB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F343C1">
              <w:rPr>
                <w:rFonts w:cs="Calibri"/>
                <w:color w:val="000000"/>
                <w:sz w:val="18"/>
                <w:szCs w:val="18"/>
              </w:rPr>
              <w:t>tayd91c0_nelemc14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36C5" w14:textId="11BEE4F9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3E1B0045" w14:textId="7E1B2E60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0B7FF8ED" w14:textId="54EC8BE0" w:rsidR="00611805" w:rsidRPr="00B70A40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B70A40">
              <w:rPr>
                <w:rFonts w:cs="Calibri"/>
                <w:bCs/>
                <w:color w:val="000000"/>
                <w:sz w:val="18"/>
                <w:szCs w:val="18"/>
              </w:rPr>
              <w:t>tpvalprot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AACC0" w14:textId="541BA3F0" w:rsidR="00611805" w:rsidRPr="00B70A40" w:rsidRDefault="00A126C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B70A40">
              <w:rPr>
                <w:rFonts w:cs="Calibri"/>
                <w:color w:val="000000"/>
                <w:sz w:val="18"/>
                <w:szCs w:val="18"/>
              </w:rPr>
              <w:t>Tipo de valor da proteção</w:t>
            </w:r>
            <w:r w:rsidR="00611805" w:rsidRPr="00B70A40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17358C4A" w14:textId="77777777" w:rsidR="00761C1B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B70A40">
              <w:rPr>
                <w:rFonts w:cs="Calibri"/>
                <w:color w:val="000000"/>
                <w:sz w:val="18"/>
                <w:szCs w:val="18"/>
              </w:rPr>
              <w:lastRenderedPageBreak/>
              <w:t>Este campo identifica o tipo de valorização da proteção</w:t>
            </w:r>
            <w:r w:rsidR="00A126CD" w:rsidRPr="00B70A40">
              <w:rPr>
                <w:rFonts w:cs="Calibri"/>
                <w:color w:val="000000"/>
                <w:sz w:val="18"/>
                <w:szCs w:val="18"/>
              </w:rPr>
              <w:t xml:space="preserve"> implícita no valor comunicado na variável </w:t>
            </w:r>
            <w:r w:rsidR="00B70A40" w:rsidRPr="00B70A40">
              <w:rPr>
                <w:rFonts w:cs="Calibri"/>
                <w:color w:val="000000"/>
                <w:sz w:val="18"/>
                <w:szCs w:val="18"/>
              </w:rPr>
              <w:t>‘valprot’</w:t>
            </w:r>
            <w:r w:rsidR="00B70A40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77D6168" w14:textId="77E13EDD" w:rsidR="00B70A40" w:rsidRPr="00761C1B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 xml:space="preserve">Este campo deve ser reportado, para cada proteção, sempre que for comunicado o respetivo valor. 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EAD4C" w14:textId="564C469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lastRenderedPageBreak/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B57D" w14:textId="77777777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6971074C" w14:textId="1E1BCE2F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lastRenderedPageBreak/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5F87" w14:textId="77777777" w:rsidR="00611805" w:rsidRPr="00F343C1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F343C1">
              <w:rPr>
                <w:rFonts w:cs="Calibri"/>
                <w:color w:val="000000"/>
                <w:sz w:val="18"/>
                <w:szCs w:val="18"/>
              </w:rPr>
              <w:lastRenderedPageBreak/>
              <w:t>GT018_RATEIO_AVAL,</w:t>
            </w:r>
          </w:p>
          <w:p w14:paraId="1C45A9E4" w14:textId="044987A0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F343C1">
              <w:rPr>
                <w:rFonts w:cs="Calibri"/>
                <w:color w:val="000000"/>
                <w:sz w:val="18"/>
                <w:szCs w:val="18"/>
              </w:rPr>
              <w:t>TAT91_TABELAS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59AC" w14:textId="70A9F7DF" w:rsidR="00611805" w:rsidRPr="00A41BDE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cgarant_bem,</w:t>
            </w:r>
          </w:p>
          <w:p w14:paraId="61B1C93E" w14:textId="175FEC37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tayd91c0_nelemc14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1CE5" w14:textId="4013DC05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6060E25C" w14:textId="05100710" w:rsidTr="00890BBC">
        <w:trPr>
          <w:trHeight w:val="589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CE631BB" w14:textId="30797F42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valprot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F45A0" w14:textId="2E2257E1" w:rsidR="00761C1B" w:rsidRDefault="00D22295" w:rsidP="00761C1B">
            <w:pPr>
              <w:ind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    </w:t>
            </w:r>
            <w:r w:rsidR="00761C1B">
              <w:rPr>
                <w:rFonts w:cs="Calibri"/>
                <w:color w:val="000000"/>
                <w:sz w:val="18"/>
                <w:szCs w:val="18"/>
              </w:rPr>
              <w:t>V</w:t>
            </w:r>
            <w:r w:rsidR="00611805">
              <w:rPr>
                <w:rFonts w:cs="Calibri"/>
                <w:color w:val="000000"/>
                <w:sz w:val="18"/>
                <w:szCs w:val="18"/>
              </w:rPr>
              <w:t>alor da Proteção:</w:t>
            </w:r>
          </w:p>
          <w:p w14:paraId="6759E2AC" w14:textId="0825197B" w:rsidR="00B70A40" w:rsidRPr="00761C1B" w:rsidRDefault="00B70A40" w:rsidP="00013104">
            <w:pPr>
              <w:pStyle w:val="ListParagraph"/>
              <w:numPr>
                <w:ilvl w:val="0"/>
                <w:numId w:val="24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>Montante do valor da proteção de acordo com o método de valorização estabelecido na variável ‘tpvalprot’.</w:t>
            </w:r>
          </w:p>
          <w:p w14:paraId="77F05C52" w14:textId="77777777" w:rsidR="00B70A40" w:rsidRPr="00B70A40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O valor da proteção corresponde ao montante estabelecido na última data de avaliação, anterior à data de referência.</w:t>
            </w:r>
            <w:r>
              <w:rPr>
                <w:sz w:val="20"/>
                <w:szCs w:val="20"/>
              </w:rPr>
              <w:t xml:space="preserve"> </w:t>
            </w:r>
          </w:p>
          <w:p w14:paraId="160EA489" w14:textId="2D4B4816" w:rsidR="00B70A40" w:rsidRPr="000C4F04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AC7D4" w14:textId="24211BB2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80794" w14:textId="32409919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4037" w14:textId="3EB7BC3B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BDCF" w14:textId="4E3445DB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valalocprot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A603" w14:textId="0E32086A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67991676" w14:textId="39FA75B6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7FD8D529" w14:textId="5EC03159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dtmatprot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736E2" w14:textId="7E5110F1" w:rsidR="00611805" w:rsidRDefault="00611805" w:rsidP="00761C1B">
            <w:pPr>
              <w:ind w:hanging="170"/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D</w:t>
            </w:r>
            <w:r w:rsidR="005E029A">
              <w:rPr>
                <w:rFonts w:cs="Calibri"/>
                <w:color w:val="000000"/>
                <w:sz w:val="18"/>
                <w:szCs w:val="18"/>
              </w:rPr>
              <w:t>D</w:t>
            </w:r>
            <w:r w:rsidR="00B70A40">
              <w:rPr>
                <w:rFonts w:cs="Calibri"/>
                <w:color w:val="000000"/>
                <w:sz w:val="18"/>
                <w:szCs w:val="18"/>
              </w:rPr>
              <w:t>ata de maturidade final:</w:t>
            </w:r>
          </w:p>
          <w:p w14:paraId="7170FB1F" w14:textId="2249CAA0" w:rsidR="00611805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Data de maturidade da proteção, correspondendo à data à qual a proteção pode ser executada. </w:t>
            </w:r>
          </w:p>
          <w:p w14:paraId="6E252E40" w14:textId="77777777" w:rsidR="00B70A40" w:rsidRPr="00261386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Caso a proteção se encontre definida em mais do que um instrumento, deve-se assumir a menor data de entre as acordadas. </w:t>
            </w:r>
          </w:p>
          <w:p w14:paraId="6CD69172" w14:textId="77777777" w:rsidR="00761C1B" w:rsidRPr="00761C1B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sz w:val="20"/>
                <w:szCs w:val="20"/>
              </w:rPr>
            </w:pPr>
            <w:r w:rsidRPr="00261386">
              <w:rPr>
                <w:sz w:val="18"/>
                <w:szCs w:val="18"/>
              </w:rPr>
              <w:t>Se nenhuma da</w:t>
            </w:r>
            <w:r w:rsidR="00261386" w:rsidRPr="00261386">
              <w:rPr>
                <w:sz w:val="18"/>
                <w:szCs w:val="18"/>
              </w:rPr>
              <w:t>ta for especificada no contrato, ou a mesma tiver uma dura</w:t>
            </w:r>
            <w:r w:rsidRPr="00261386">
              <w:rPr>
                <w:sz w:val="18"/>
                <w:szCs w:val="18"/>
              </w:rPr>
              <w:t xml:space="preserve">ção ilimitada, então a variável deverá assumir </w:t>
            </w:r>
            <w:r w:rsidR="00261386" w:rsidRPr="00261386">
              <w:rPr>
                <w:sz w:val="18"/>
                <w:szCs w:val="18"/>
              </w:rPr>
              <w:t xml:space="preserve">como </w:t>
            </w:r>
            <w:r w:rsidR="00261386" w:rsidRPr="004C3FB0">
              <w:rPr>
                <w:i/>
                <w:sz w:val="18"/>
                <w:szCs w:val="18"/>
              </w:rPr>
              <w:t>default</w:t>
            </w:r>
            <w:r w:rsidR="00261386" w:rsidRPr="00261386">
              <w:rPr>
                <w:sz w:val="18"/>
                <w:szCs w:val="18"/>
              </w:rPr>
              <w:t xml:space="preserve"> ‘9999-12-31’ (valor assumido como “Não Aplicável”)</w:t>
            </w:r>
            <w:r w:rsidR="00261386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3C767BC2" w14:textId="24445751" w:rsidR="00611805" w:rsidRPr="00761C1B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sz w:val="20"/>
                <w:szCs w:val="20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>Todas as datas no modelo respeitam o formato ‘aaaa-mm-dd’ 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690AD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772C" w14:textId="199253D8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011E" w14:textId="32516FC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GT003_TRZ_GT_FIN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D2A8" w14:textId="3AA04BC5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dvengar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8E99" w14:textId="3FDEBB32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6693DE05" w14:textId="1C6006B6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76FF8FFF" w14:textId="44E5D30F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cdgpostal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B57B7" w14:textId="0126149A" w:rsidR="00611805" w:rsidRPr="00212559" w:rsidRDefault="00611805" w:rsidP="00761C1B">
            <w:pPr>
              <w:ind w:hanging="170"/>
              <w:rPr>
                <w:rFonts w:cs="Calibri"/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>C</w:t>
            </w:r>
            <w:r w:rsidR="00E316D5">
              <w:rPr>
                <w:rFonts w:cs="Calibri"/>
                <w:color w:val="000000"/>
                <w:sz w:val="18"/>
                <w:szCs w:val="18"/>
              </w:rPr>
              <w:t>C</w:t>
            </w:r>
            <w:r w:rsidRPr="00212559">
              <w:rPr>
                <w:rFonts w:cs="Calibri"/>
                <w:color w:val="000000"/>
                <w:sz w:val="18"/>
                <w:szCs w:val="18"/>
              </w:rPr>
              <w:t>ódigo postal:</w:t>
            </w:r>
          </w:p>
          <w:p w14:paraId="45440F64" w14:textId="122D65D0" w:rsidR="00611805" w:rsidRPr="006F6382" w:rsidRDefault="00611805" w:rsidP="00761C1B">
            <w:pPr>
              <w:pStyle w:val="ListParagraph"/>
              <w:numPr>
                <w:ilvl w:val="0"/>
                <w:numId w:val="1"/>
              </w:numPr>
              <w:ind w:hanging="170"/>
              <w:jc w:val="both"/>
              <w:rPr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 xml:space="preserve">Este campo </w:t>
            </w:r>
            <w:r>
              <w:rPr>
                <w:rFonts w:cs="Calibri"/>
                <w:color w:val="000000"/>
                <w:sz w:val="18"/>
                <w:szCs w:val="18"/>
              </w:rPr>
              <w:t>corresponde ao có</w:t>
            </w:r>
            <w:r w:rsidRPr="00A41BDE">
              <w:rPr>
                <w:color w:val="000000"/>
                <w:sz w:val="18"/>
                <w:szCs w:val="18"/>
              </w:rPr>
              <w:t>digo postal do imóvel dado como proteção de um contrato.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F3C94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BD71" w14:textId="77DF373A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E252" w14:textId="2F7BECEA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GT009_BENS_IMOV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360E" w14:textId="18DA61B0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cpost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2C51" w14:textId="2FBB70D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3B5C5D88" w14:textId="4DD27E58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51B94101" w14:textId="5F789365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dtinsercao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24A13" w14:textId="64FB15CE" w:rsidR="00611805" w:rsidRDefault="00611805" w:rsidP="00761C1B">
            <w:pPr>
              <w:ind w:hanging="17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</w:t>
            </w:r>
            <w:r w:rsidR="00E316D5">
              <w:rPr>
                <w:color w:val="000000"/>
                <w:sz w:val="18"/>
                <w:szCs w:val="18"/>
              </w:rPr>
              <w:t>D</w:t>
            </w:r>
            <w:r>
              <w:rPr>
                <w:color w:val="000000"/>
                <w:sz w:val="18"/>
                <w:szCs w:val="18"/>
              </w:rPr>
              <w:t>ata de inserção:</w:t>
            </w:r>
          </w:p>
          <w:p w14:paraId="4AFF9F60" w14:textId="53BF6D42" w:rsidR="00611805" w:rsidRPr="00A41BDE" w:rsidRDefault="00611805" w:rsidP="00761C1B">
            <w:pPr>
              <w:pStyle w:val="ListParagraph"/>
              <w:numPr>
                <w:ilvl w:val="0"/>
                <w:numId w:val="1"/>
              </w:numPr>
              <w:ind w:hanging="17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Esta data equivale à data e inserção do registo no sistema. 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201D0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871A" w14:textId="381BFF1D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B744" w14:textId="49583040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CC57" w14:textId="626D1615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htimest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CA0A" w14:textId="061B46D2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43DE794E" w14:textId="77777777" w:rsidR="00657EF8" w:rsidRDefault="00657EF8" w:rsidP="00854A49">
      <w:pPr>
        <w:rPr>
          <w:rFonts w:cs="Calibri"/>
        </w:rPr>
      </w:pPr>
    </w:p>
    <w:p w14:paraId="4199AD2B" w14:textId="77777777" w:rsidR="00657EF8" w:rsidRDefault="00657EF8" w:rsidP="00854A49">
      <w:pPr>
        <w:rPr>
          <w:rFonts w:cs="Calibri"/>
        </w:rPr>
      </w:pPr>
    </w:p>
    <w:p w14:paraId="05AB8373" w14:textId="77777777" w:rsidR="00657EF8" w:rsidRDefault="00657EF8" w:rsidP="00854A49">
      <w:pPr>
        <w:rPr>
          <w:rFonts w:cs="Calibri"/>
        </w:rPr>
      </w:pPr>
    </w:p>
    <w:p w14:paraId="0D760FE8" w14:textId="6027E164" w:rsidR="002E643E" w:rsidRPr="00E07147" w:rsidRDefault="002E643E" w:rsidP="00854A49">
      <w:pPr>
        <w:rPr>
          <w:rFonts w:cs="Calibri"/>
        </w:rPr>
        <w:sectPr w:rsidR="002E643E" w:rsidRPr="00E07147" w:rsidSect="002E643E">
          <w:headerReference w:type="default" r:id="rId23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  <w:r w:rsidRPr="00E07147">
        <w:rPr>
          <w:rFonts w:cs="Calibri"/>
        </w:rPr>
        <w:br w:type="page"/>
      </w:r>
    </w:p>
    <w:p w14:paraId="70E4F604" w14:textId="6BC7ECC4" w:rsidR="006548F1" w:rsidRPr="00666790" w:rsidRDefault="006548F1" w:rsidP="00E84B56">
      <w:pPr>
        <w:pStyle w:val="Heading4"/>
      </w:pPr>
      <w:bookmarkStart w:id="95" w:name="_Toc163902250"/>
      <w:bookmarkStart w:id="96" w:name="_Toc181628802"/>
      <w:r w:rsidRPr="00E07147">
        <w:lastRenderedPageBreak/>
        <w:t xml:space="preserve">Tabela de </w:t>
      </w:r>
      <w:r w:rsidR="000F630D">
        <w:t>processos/cauções</w:t>
      </w:r>
      <w:r w:rsidR="00F23A21" w:rsidRPr="00E07147">
        <w:t xml:space="preserve"> de bens reais</w:t>
      </w:r>
      <w:r w:rsidRPr="00E07147">
        <w:t xml:space="preserve">: </w:t>
      </w:r>
      <w:r w:rsidRPr="00AA4469">
        <w:rPr>
          <w:i/>
        </w:rPr>
        <w:t>cd_garantias.</w:t>
      </w:r>
      <w:bookmarkEnd w:id="95"/>
      <w:r w:rsidR="00E84B56">
        <w:t>gt</w:t>
      </w:r>
      <w:r w:rsidR="006A06B8">
        <w:t>0</w:t>
      </w:r>
      <w:r w:rsidR="00E84B56">
        <w:t>23_crc5g_rl_contratos_garantia_rct</w:t>
      </w:r>
      <w:r w:rsidR="00E84B56" w:rsidRPr="00E84B56">
        <w:t>210</w:t>
      </w:r>
      <w:bookmarkEnd w:id="96"/>
      <w:r w:rsidR="00AD5050">
        <w:fldChar w:fldCharType="begin"/>
      </w:r>
      <w:r w:rsidR="00AD5050">
        <w:instrText xml:space="preserve"> XE "</w:instrText>
      </w:r>
      <w:r w:rsidR="00AD5050" w:rsidRPr="00C74FC5">
        <w:instrText>gt23_crc5g_rl_contratos_garantia_rct210</w:instrText>
      </w:r>
      <w:r w:rsidR="00AD5050">
        <w:instrText xml:space="preserve">" \i </w:instrText>
      </w:r>
      <w:r w:rsidR="00AD5050">
        <w:fldChar w:fldCharType="end"/>
      </w:r>
    </w:p>
    <w:p w14:paraId="0EFAFF92" w14:textId="26D45AC1" w:rsidR="006548F1" w:rsidRPr="00E07147" w:rsidRDefault="006548F1" w:rsidP="00666790">
      <w:pPr>
        <w:pStyle w:val="Heading5"/>
      </w:pPr>
      <w:bookmarkStart w:id="97" w:name="_Toc163902251"/>
      <w:bookmarkStart w:id="98" w:name="_Toc181628803"/>
      <w:r w:rsidRPr="00E07147">
        <w:t>Visão Geral</w:t>
      </w:r>
      <w:bookmarkEnd w:id="97"/>
      <w:bookmarkEnd w:id="98"/>
    </w:p>
    <w:p w14:paraId="34D0FAC8" w14:textId="74735A97" w:rsidR="00CB0153" w:rsidRDefault="00CB0153" w:rsidP="00CB0153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>
        <w:rPr>
          <w:rFonts w:eastAsiaTheme="minorHAnsi" w:cstheme="minorBidi"/>
          <w:szCs w:val="22"/>
          <w:lang w:eastAsia="en-US"/>
        </w:rPr>
        <w:t xml:space="preserve"> </w:t>
      </w:r>
      <w:r w:rsidRPr="00720567">
        <w:rPr>
          <w:rFonts w:eastAsiaTheme="minorHAnsi" w:cstheme="minorBidi"/>
          <w:szCs w:val="22"/>
          <w:lang w:eastAsia="en-US"/>
        </w:rPr>
        <w:t xml:space="preserve">A tabela </w:t>
      </w:r>
      <w:r w:rsidRPr="00B51BDC">
        <w:rPr>
          <w:i/>
        </w:rPr>
        <w:t>cd_garantias.gt</w:t>
      </w:r>
      <w:r w:rsidR="006A06B8">
        <w:rPr>
          <w:i/>
        </w:rPr>
        <w:t>0</w:t>
      </w:r>
      <w:r w:rsidRPr="00B51BDC">
        <w:rPr>
          <w:i/>
        </w:rPr>
        <w:t>23_crc5g_rl_contratos_garantia_rct</w:t>
      </w:r>
      <w:r w:rsidR="00D23CA9" w:rsidRPr="00B51BDC">
        <w:rPr>
          <w:i/>
        </w:rPr>
        <w:t>210</w:t>
      </w:r>
      <w:r w:rsidR="00D23CA9">
        <w:t xml:space="preserve"> é</w:t>
      </w:r>
      <w:r w:rsidRPr="00720567">
        <w:rPr>
          <w:rFonts w:eastAsiaTheme="minorHAnsi" w:cstheme="minorBidi"/>
          <w:szCs w:val="22"/>
          <w:lang w:eastAsia="en-US"/>
        </w:rPr>
        <w:t xml:space="preserve"> uma tabela de interface entre o MUG e o caso de uso</w:t>
      </w:r>
      <w:r w:rsidR="008D697B">
        <w:rPr>
          <w:rFonts w:eastAsiaTheme="minorHAnsi" w:cstheme="minorBidi"/>
          <w:szCs w:val="22"/>
          <w:lang w:eastAsia="en-US"/>
        </w:rPr>
        <w:t xml:space="preserve"> CRC</w:t>
      </w:r>
      <w:r>
        <w:rPr>
          <w:rFonts w:eastAsiaTheme="minorHAnsi" w:cstheme="minorBidi"/>
          <w:szCs w:val="22"/>
          <w:lang w:eastAsia="en-US"/>
        </w:rPr>
        <w:t>.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del w:id="99" w:author="Marta Rafaela Teixeira Nunes" w:date="2024-11-05T13:14:00Z">
        <w:r w:rsidR="00E66ACC" w:rsidDel="00E66ACC">
          <w:rPr>
            <w:szCs w:val="22"/>
          </w:rPr>
          <w:delText>O seu objetivo é apresentar a informação financeira relativa a cada contrato, incluindo todas as responsabilidades associadas às proteções, juntamente com a apresentação de t</w:delText>
        </w:r>
        <w:r w:rsidR="00E66ACC" w:rsidDel="00E66ACC">
          <w:rPr>
            <w:szCs w:val="22"/>
          </w:rPr>
          <w:delText>odos os atributos desta relação.</w:delText>
        </w:r>
      </w:del>
      <w:ins w:id="100" w:author="Marta Rafaela Teixeira Nunes" w:date="2024-11-05T13:14:00Z">
        <w:r w:rsidR="00E66ACC">
          <w:rPr>
            <w:szCs w:val="22"/>
          </w:rPr>
          <w:t xml:space="preserve"> </w:t>
        </w:r>
        <w:r w:rsidR="00E66ACC" w:rsidRPr="00512CF4">
          <w:rPr>
            <w:rFonts w:eastAsiaTheme="minorHAnsi" w:cstheme="minorBidi"/>
            <w:szCs w:val="22"/>
            <w:lang w:eastAsia="en-US"/>
          </w:rPr>
          <w:t xml:space="preserve">Esta tabela apresenta a relação de cada proteção/bem com todos os contratos ou responsabilidades, e logo todos os atributos relevantes nessa relação. </w:t>
        </w:r>
        <w:r w:rsidR="00E66ACC" w:rsidRPr="00512CF4">
          <w:t xml:space="preserve">Os campos desta tabela são aprovisionados pelo MUG com o intuito de enviar para a aplicação CRC todos os registos (linhas) e dados (campos) do Bloco 5 com a relação entre instrumentos/responsabilidades e proteções. A referencia </w:t>
        </w:r>
        <w:r w:rsidR="00E66ACC" w:rsidRPr="00512CF4">
          <w:rPr>
            <w:i/>
          </w:rPr>
          <w:t xml:space="preserve">‘rct_210’ </w:t>
        </w:r>
        <w:r w:rsidR="00E66ACC" w:rsidRPr="00512CF4">
          <w:t>na sua designação tem que ver com o facto da tabela destino na aplicação da CRC ser a ‘</w:t>
        </w:r>
        <w:r w:rsidR="00E66ACC" w:rsidRPr="00512CF4">
          <w:rPr>
            <w:i/>
          </w:rPr>
          <w:t>rct210_protinstr’</w:t>
        </w:r>
        <w:r w:rsidR="00E66ACC" w:rsidRPr="00512CF4">
          <w:t>.</w:t>
        </w:r>
      </w:ins>
      <w:del w:id="101" w:author="Marta Rafaela Teixeira Nunes" w:date="2024-11-05T13:14:00Z">
        <w:r w:rsidR="00E66ACC" w:rsidDel="00E66ACC">
          <w:rPr>
            <w:szCs w:val="22"/>
          </w:rPr>
          <w:delText xml:space="preserve"> </w:delText>
        </w:r>
      </w:del>
      <w:r w:rsidRPr="00720567">
        <w:rPr>
          <w:rFonts w:eastAsiaTheme="minorHAnsi" w:cstheme="minorBidi"/>
          <w:szCs w:val="22"/>
          <w:lang w:eastAsia="en-US"/>
        </w:rPr>
        <w:t>De reforçar que o universo desta tabela provém dos módulos base e consolidado do MUG, havendo uma transformação da chave dos pilares em causa</w:t>
      </w:r>
      <w:r>
        <w:rPr>
          <w:rFonts w:eastAsiaTheme="minorHAnsi" w:cstheme="minorBidi"/>
          <w:szCs w:val="22"/>
          <w:lang w:eastAsia="en-US"/>
        </w:rPr>
        <w:t xml:space="preserve">, passível de rasteio através de uma tabela de tradução de chaves </w:t>
      </w:r>
      <w:r w:rsidRPr="00720567">
        <w:rPr>
          <w:rFonts w:eastAsiaTheme="minorHAnsi" w:cstheme="minorBidi"/>
          <w:szCs w:val="22"/>
          <w:lang w:eastAsia="en-US"/>
        </w:rPr>
        <w:t>que garante a sua traçabilidade (</w:t>
      </w:r>
      <w:r w:rsidR="00B03E4D" w:rsidRPr="00B03E4D">
        <w:rPr>
          <w:rFonts w:eastAsiaTheme="minorHAnsi" w:cstheme="minorBidi"/>
          <w:i/>
          <w:szCs w:val="22"/>
          <w:lang w:eastAsia="en-US"/>
        </w:rPr>
        <w:t>cd_garantias.</w:t>
      </w:r>
      <w:r w:rsidRPr="005D4A68">
        <w:rPr>
          <w:rFonts w:eastAsiaTheme="minorHAnsi" w:cstheme="minorBidi"/>
          <w:i/>
          <w:szCs w:val="22"/>
          <w:lang w:eastAsia="en-US"/>
        </w:rPr>
        <w:t>kt_chaves_intrf_grts_crc</w:t>
      </w:r>
      <w:r w:rsidRPr="00720567">
        <w:rPr>
          <w:rFonts w:eastAsiaTheme="minorHAnsi" w:cstheme="minorBidi"/>
          <w:szCs w:val="22"/>
          <w:lang w:eastAsia="en-US"/>
        </w:rPr>
        <w:t xml:space="preserve">). Esta transformação das chaves é efetuada para assegurar que a granularidade dos registos contratuais continua a ser a mesma que existia antes de re-apontar </w:t>
      </w:r>
      <w:r w:rsidR="00D22295" w:rsidRPr="00720567">
        <w:rPr>
          <w:rFonts w:eastAsiaTheme="minorHAnsi" w:cstheme="minorBidi"/>
          <w:szCs w:val="22"/>
          <w:lang w:eastAsia="en-US"/>
        </w:rPr>
        <w:t xml:space="preserve">a </w:t>
      </w:r>
      <w:r w:rsidR="00D22295">
        <w:rPr>
          <w:rFonts w:eastAsiaTheme="minorHAnsi" w:cstheme="minorBidi"/>
          <w:szCs w:val="22"/>
          <w:lang w:eastAsia="en-US"/>
        </w:rPr>
        <w:t>CRC</w:t>
      </w:r>
      <w:r w:rsidR="004C3FB0">
        <w:rPr>
          <w:rFonts w:eastAsiaTheme="minorHAnsi" w:cstheme="minorBidi"/>
          <w:szCs w:val="22"/>
          <w:lang w:eastAsia="en-US"/>
        </w:rPr>
        <w:t xml:space="preserve"> </w:t>
      </w:r>
      <w:r>
        <w:rPr>
          <w:rFonts w:eastAsiaTheme="minorHAnsi" w:cstheme="minorBidi"/>
          <w:szCs w:val="22"/>
          <w:lang w:eastAsia="en-US"/>
        </w:rPr>
        <w:t>para o MUG, em julho</w:t>
      </w:r>
      <w:r w:rsidRPr="00720567">
        <w:rPr>
          <w:rFonts w:eastAsiaTheme="minorHAnsi" w:cstheme="minorBidi"/>
          <w:szCs w:val="22"/>
          <w:lang w:eastAsia="en-US"/>
        </w:rPr>
        <w:t xml:space="preserve"> 202</w:t>
      </w:r>
      <w:r>
        <w:rPr>
          <w:rFonts w:eastAsiaTheme="minorHAnsi" w:cstheme="minorBidi"/>
          <w:szCs w:val="22"/>
          <w:lang w:eastAsia="en-US"/>
        </w:rPr>
        <w:t>4</w:t>
      </w:r>
      <w:r w:rsidRPr="00720567">
        <w:rPr>
          <w:rFonts w:eastAsiaTheme="minorHAnsi" w:cstheme="minorBidi"/>
          <w:szCs w:val="22"/>
          <w:lang w:eastAsia="en-US"/>
        </w:rPr>
        <w:t xml:space="preserve">, bem como para garantir a boa ligação das garantias provindas do MUG com as chaves contratuais aprovisionadas pela </w:t>
      </w:r>
      <w:r>
        <w:rPr>
          <w:rFonts w:eastAsiaTheme="minorHAnsi" w:cstheme="minorBidi"/>
          <w:szCs w:val="22"/>
          <w:lang w:eastAsia="en-US"/>
        </w:rPr>
        <w:t>CRC</w:t>
      </w:r>
      <w:r w:rsidRPr="00720567">
        <w:rPr>
          <w:rFonts w:eastAsiaTheme="minorHAnsi" w:cstheme="minorBidi"/>
          <w:szCs w:val="22"/>
          <w:lang w:eastAsia="en-US"/>
        </w:rPr>
        <w:t>.</w:t>
      </w:r>
    </w:p>
    <w:p w14:paraId="4CA20227" w14:textId="77777777" w:rsidR="00474E83" w:rsidRPr="00720567" w:rsidRDefault="00474E83" w:rsidP="00CB0153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4E2B490C" w14:textId="269A2BD4" w:rsidR="006548F1" w:rsidRDefault="006548F1" w:rsidP="00666790">
      <w:pPr>
        <w:pStyle w:val="Heading5"/>
      </w:pPr>
      <w:bookmarkStart w:id="102" w:name="_Toc163902252"/>
      <w:bookmarkStart w:id="103" w:name="_Toc181628804"/>
      <w:r w:rsidRPr="00E07147">
        <w:t>Granularidade e chave</w:t>
      </w:r>
      <w:bookmarkEnd w:id="102"/>
      <w:bookmarkEnd w:id="103"/>
    </w:p>
    <w:p w14:paraId="5DFA38E1" w14:textId="07570D1C" w:rsidR="000E62B0" w:rsidRDefault="000E62B0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granularidade da tabela </w:t>
      </w:r>
      <w:r w:rsidRPr="00B51BDC">
        <w:rPr>
          <w:i/>
        </w:rPr>
        <w:t>cd_garantias.gt</w:t>
      </w:r>
      <w:r w:rsidR="006A06B8">
        <w:rPr>
          <w:i/>
        </w:rPr>
        <w:t>0</w:t>
      </w:r>
      <w:r w:rsidRPr="00B51BDC">
        <w:rPr>
          <w:i/>
        </w:rPr>
        <w:t>23_crc5g_rl_contratos_garantia_rct210</w:t>
      </w:r>
      <w:r>
        <w:t xml:space="preserve"> </w:t>
      </w:r>
      <w:r>
        <w:rPr>
          <w:rFonts w:eastAsiaTheme="minorHAnsi" w:cstheme="minorBidi"/>
          <w:szCs w:val="22"/>
          <w:lang w:eastAsia="en-US"/>
        </w:rPr>
        <w:t xml:space="preserve">apresenta uma chave primária, constituída pelos campos identificativos da responsabilidade </w:t>
      </w:r>
      <w:r w:rsidRPr="002A7D78">
        <w:rPr>
          <w:rFonts w:eastAsiaTheme="minorHAnsi" w:cstheme="minorBidi"/>
          <w:i/>
          <w:szCs w:val="22"/>
          <w:lang w:eastAsia="en-US"/>
        </w:rPr>
        <w:t>(‘idcont’</w:t>
      </w:r>
      <w:r>
        <w:rPr>
          <w:rFonts w:eastAsiaTheme="minorHAnsi" w:cstheme="minorBidi"/>
          <w:szCs w:val="22"/>
          <w:lang w:eastAsia="en-US"/>
        </w:rPr>
        <w:t xml:space="preserve"> e </w:t>
      </w:r>
      <w:r w:rsidRPr="002A7D78">
        <w:rPr>
          <w:rFonts w:eastAsiaTheme="minorHAnsi" w:cstheme="minorBidi"/>
          <w:i/>
          <w:szCs w:val="22"/>
          <w:lang w:eastAsia="en-US"/>
        </w:rPr>
        <w:t>‘idinst’</w:t>
      </w:r>
      <w:r>
        <w:rPr>
          <w:rFonts w:eastAsiaTheme="minorHAnsi" w:cstheme="minorBidi"/>
          <w:szCs w:val="22"/>
          <w:lang w:eastAsia="en-US"/>
        </w:rPr>
        <w:t>) e da garantia/proteção (</w:t>
      </w:r>
      <w:r w:rsidRPr="002A7D78">
        <w:rPr>
          <w:rFonts w:eastAsiaTheme="minorHAnsi" w:cstheme="minorBidi"/>
          <w:i/>
          <w:szCs w:val="22"/>
          <w:lang w:eastAsia="en-US"/>
        </w:rPr>
        <w:t>‘idprot’</w:t>
      </w:r>
      <w:r>
        <w:rPr>
          <w:rFonts w:eastAsiaTheme="minorHAnsi" w:cstheme="minorBidi"/>
          <w:szCs w:val="22"/>
          <w:lang w:eastAsia="en-US"/>
        </w:rPr>
        <w:t>).</w:t>
      </w:r>
    </w:p>
    <w:p w14:paraId="2283F432" w14:textId="6956FEE6" w:rsidR="00474E83" w:rsidDel="00E66ACC" w:rsidRDefault="00E66ACC" w:rsidP="00E66ACC">
      <w:pPr>
        <w:spacing w:after="160" w:line="259" w:lineRule="auto"/>
        <w:jc w:val="both"/>
        <w:rPr>
          <w:del w:id="104" w:author="Marta Rafaela Teixeira Nunes" w:date="2024-11-05T13:15:00Z"/>
          <w:szCs w:val="22"/>
        </w:rPr>
      </w:pPr>
      <w:del w:id="105" w:author="Marta Rafaela Teixeira Nunes" w:date="2024-11-05T13:15:00Z">
        <w:r w:rsidDel="00E66ACC">
          <w:rPr>
            <w:szCs w:val="22"/>
          </w:rPr>
          <w:delText xml:space="preserve">A construção da chave do campo </w:delText>
        </w:r>
        <w:r w:rsidDel="00E66ACC">
          <w:rPr>
            <w:i/>
            <w:iCs/>
            <w:szCs w:val="22"/>
          </w:rPr>
          <w:delText>‘</w:delText>
        </w:r>
        <w:r w:rsidDel="00E66ACC">
          <w:rPr>
            <w:szCs w:val="22"/>
          </w:rPr>
          <w:delText>idprot’ é diferenciada conforme a tipologia da garantia. Especificamente, no caso das garantias reais, o campo ‘idprot’ corresponde aos campos identificadores do bem (</w:delText>
        </w:r>
        <w:r w:rsidDel="00E66ACC">
          <w:rPr>
            <w:i/>
            <w:iCs/>
            <w:szCs w:val="22"/>
          </w:rPr>
          <w:delText>‘</w:delText>
        </w:r>
        <w:r w:rsidDel="00E66ACC">
          <w:rPr>
            <w:szCs w:val="22"/>
          </w:rPr>
          <w:delText>cempbem’, ‘ckbalbem’, ‘ckctabem’, ‘ckrefbem’), enquanto nas garantias pessoais, a chave é construída com base na necessidade de adaptar a estrutura de dados à tipologia, assegurando precisão e consistência na identificação dos registos. Importa salientar que a regra de formação do ‘idprot’ implicou a criação de uma nova tabela cumulativa (</w:delText>
        </w:r>
        <w:r w:rsidDel="00E66ACC">
          <w:rPr>
            <w:i/>
            <w:iCs/>
            <w:szCs w:val="22"/>
          </w:rPr>
          <w:delText>cd_garantias. gt703_hist_chvs_crc</w:delText>
        </w:r>
        <w:r w:rsidDel="00E66ACC">
          <w:rPr>
            <w:szCs w:val="22"/>
          </w:rPr>
          <w:delText>), destinada a armazenar todos os ‘idprot’ previamente gerados, bem como estabelecer novas combinações para futuros registos. Estas novas combinações são geradas com base nos ‘idinst’, que estão associados a cada combinação de ‘idprot’ e ‘zcliente’.</w:delText>
        </w:r>
      </w:del>
    </w:p>
    <w:p w14:paraId="2FD78812" w14:textId="2DEB57B3" w:rsidR="009F57A3" w:rsidRDefault="00E66ACC" w:rsidP="000E62B0">
      <w:pPr>
        <w:spacing w:after="160" w:line="259" w:lineRule="auto"/>
        <w:jc w:val="both"/>
        <w:rPr>
          <w:ins w:id="106" w:author="Marta Rafaela Teixeira Nunes" w:date="2024-11-05T13:15:00Z"/>
          <w:rStyle w:val="ui-provider"/>
          <w:rFonts w:eastAsiaTheme="majorEastAsia"/>
        </w:rPr>
      </w:pPr>
      <w:ins w:id="107" w:author="Marta Rafaela Teixeira Nunes" w:date="2024-11-05T13:15:00Z">
        <w:r w:rsidRPr="00474E83">
          <w:rPr>
            <w:rFonts w:eastAsiaTheme="minorHAnsi" w:cstheme="minorBidi"/>
            <w:szCs w:val="22"/>
            <w:lang w:eastAsia="en-US"/>
          </w:rPr>
          <w:t>A formação das chaves ‘idcont’ e ‘idinst’, bem como</w:t>
        </w:r>
        <w:r>
          <w:rPr>
            <w:rFonts w:eastAsiaTheme="minorHAnsi" w:cstheme="minorBidi"/>
            <w:i/>
            <w:szCs w:val="22"/>
            <w:lang w:eastAsia="en-US"/>
          </w:rPr>
          <w:t xml:space="preserve"> </w:t>
        </w:r>
        <w:r>
          <w:rPr>
            <w:rFonts w:eastAsiaTheme="minorHAnsi" w:cstheme="minorBidi"/>
            <w:szCs w:val="22"/>
            <w:lang w:eastAsia="en-US"/>
          </w:rPr>
          <w:t xml:space="preserve">‘idprot’, </w:t>
        </w:r>
        <w:r>
          <w:rPr>
            <w:rStyle w:val="ui-provider"/>
            <w:rFonts w:eastAsiaTheme="majorEastAsia"/>
          </w:rPr>
          <w:t xml:space="preserve">pode ser consultada na secção correspondente à tabela </w:t>
        </w:r>
        <w:r w:rsidRPr="009B5FC6">
          <w:rPr>
            <w:i/>
          </w:rPr>
          <w:t>cd_garantias.gt703_hist_chvs_crc</w:t>
        </w:r>
        <w:r>
          <w:rPr>
            <w:rStyle w:val="ui-provider"/>
            <w:rFonts w:eastAsiaTheme="majorEastAsia"/>
          </w:rPr>
          <w:t xml:space="preserve"> no </w:t>
        </w:r>
        <w:r>
          <w:fldChar w:fldCharType="begin"/>
        </w:r>
        <w:r>
          <w:instrText xml:space="preserve"> HYPERLINK \l "_Visão_Geral" </w:instrText>
        </w:r>
        <w:r>
          <w:fldChar w:fldCharType="separate"/>
        </w:r>
        <w:r w:rsidRPr="009F57A3">
          <w:rPr>
            <w:rStyle w:val="Hyperlink"/>
            <w:rFonts w:eastAsiaTheme="majorEastAsia"/>
            <w:color w:val="000000" w:themeColor="text1"/>
            <w:u w:val="none"/>
          </w:rPr>
          <w:t>capítulo 2.2.2.2.1</w:t>
        </w:r>
        <w:r>
          <w:rPr>
            <w:rStyle w:val="Hyperlink"/>
            <w:rFonts w:eastAsiaTheme="majorEastAsia"/>
            <w:color w:val="000000" w:themeColor="text1"/>
            <w:u w:val="none"/>
          </w:rPr>
          <w:fldChar w:fldCharType="end"/>
        </w:r>
        <w:r>
          <w:rPr>
            <w:rStyle w:val="ui-provider"/>
            <w:rFonts w:eastAsiaTheme="majorEastAsia"/>
          </w:rPr>
          <w:t>, deste manual.</w:t>
        </w:r>
      </w:ins>
    </w:p>
    <w:p w14:paraId="38903150" w14:textId="77777777" w:rsidR="00E66ACC" w:rsidRPr="00720567" w:rsidRDefault="00E66ACC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2ECBBD1B" w14:textId="21553E55" w:rsidR="001E7842" w:rsidRPr="00E07147" w:rsidRDefault="006548F1" w:rsidP="00666790">
      <w:pPr>
        <w:pStyle w:val="Heading5"/>
      </w:pPr>
      <w:bookmarkStart w:id="108" w:name="_Toc163902253"/>
      <w:bookmarkStart w:id="109" w:name="_Toc181628805"/>
      <w:r w:rsidRPr="00E07147">
        <w:t>Periodicidade</w:t>
      </w:r>
      <w:bookmarkEnd w:id="108"/>
      <w:bookmarkEnd w:id="109"/>
    </w:p>
    <w:p w14:paraId="658C55C5" w14:textId="6D6F5896" w:rsidR="000E62B0" w:rsidRPr="00720567" w:rsidRDefault="000E62B0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tabela </w:t>
      </w:r>
      <w:r w:rsidRPr="00B51BDC">
        <w:rPr>
          <w:i/>
        </w:rPr>
        <w:t>cd_garantias.gt</w:t>
      </w:r>
      <w:r w:rsidR="006A06B8">
        <w:rPr>
          <w:i/>
        </w:rPr>
        <w:t>0</w:t>
      </w:r>
      <w:r w:rsidRPr="00B51BDC">
        <w:rPr>
          <w:i/>
        </w:rPr>
        <w:t>23_crc5g_rl_contratos_garantia_rct210</w:t>
      </w:r>
      <w:r>
        <w:t xml:space="preserve"> </w:t>
      </w:r>
      <w:r w:rsidRPr="00720567">
        <w:rPr>
          <w:rFonts w:eastAsiaTheme="minorHAnsi" w:cstheme="minorBidi"/>
          <w:szCs w:val="22"/>
          <w:lang w:eastAsia="en-US"/>
        </w:rPr>
        <w:t xml:space="preserve">é gerada </w:t>
      </w:r>
      <w:r w:rsidR="00D23CA9">
        <w:rPr>
          <w:rFonts w:eastAsiaTheme="minorHAnsi" w:cstheme="minorBidi"/>
          <w:szCs w:val="22"/>
          <w:lang w:eastAsia="en-US"/>
        </w:rPr>
        <w:t>diariamente, com</w:t>
      </w:r>
      <w:r>
        <w:rPr>
          <w:rFonts w:eastAsiaTheme="minorHAnsi" w:cstheme="minorBidi"/>
          <w:szCs w:val="22"/>
          <w:lang w:eastAsia="en-US"/>
        </w:rPr>
        <w:t xml:space="preserve"> os relatórios correspondentes enviados à CRC</w:t>
      </w:r>
      <w:r w:rsidRPr="00720567">
        <w:rPr>
          <w:rFonts w:eastAsiaTheme="minorHAnsi" w:cstheme="minorBidi"/>
          <w:szCs w:val="22"/>
          <w:lang w:eastAsia="en-US"/>
        </w:rPr>
        <w:t>. No caso</w:t>
      </w:r>
      <w:r w:rsidR="00113326">
        <w:rPr>
          <w:rFonts w:eastAsiaTheme="minorHAnsi" w:cstheme="minorBidi"/>
          <w:szCs w:val="22"/>
          <w:lang w:eastAsia="en-US"/>
        </w:rPr>
        <w:t xml:space="preserve"> do ultimo dia do mês não ser um dia útil,</w:t>
      </w:r>
      <w:r w:rsidRPr="00720567">
        <w:rPr>
          <w:rFonts w:eastAsiaTheme="minorHAnsi" w:cstheme="minorBidi"/>
          <w:szCs w:val="22"/>
          <w:lang w:eastAsia="en-US"/>
        </w:rPr>
        <w:t xml:space="preserve"> o modelo gera uma cópia do último dia útil e atribui-lhe a partição de último dia</w:t>
      </w:r>
      <w:r w:rsidR="004C3FB0">
        <w:rPr>
          <w:rFonts w:eastAsiaTheme="minorHAnsi" w:cstheme="minorBidi"/>
          <w:szCs w:val="22"/>
          <w:lang w:eastAsia="en-US"/>
        </w:rPr>
        <w:t xml:space="preserve"> </w:t>
      </w:r>
      <w:r w:rsidR="00113326">
        <w:rPr>
          <w:rFonts w:eastAsiaTheme="minorHAnsi" w:cstheme="minorBidi"/>
          <w:szCs w:val="22"/>
          <w:lang w:eastAsia="en-US"/>
        </w:rPr>
        <w:t>de calendário do mês</w:t>
      </w:r>
      <w:r w:rsidR="00113326" w:rsidRPr="00113326">
        <w:rPr>
          <w:rFonts w:eastAsiaTheme="minorHAnsi" w:cstheme="minorBidi"/>
          <w:color w:val="000000" w:themeColor="text1"/>
          <w:szCs w:val="22"/>
          <w:lang w:eastAsia="en-US"/>
        </w:rPr>
        <w:t>.</w:t>
      </w:r>
      <w:r w:rsidR="00113326">
        <w:rPr>
          <w:rFonts w:eastAsiaTheme="minorHAnsi" w:cstheme="minorBidi"/>
          <w:color w:val="000000" w:themeColor="text1"/>
          <w:szCs w:val="22"/>
          <w:lang w:eastAsia="en-US"/>
        </w:rPr>
        <w:t xml:space="preserve"> </w:t>
      </w:r>
      <w:r w:rsidR="00113326" w:rsidRPr="00113326">
        <w:rPr>
          <w:rFonts w:eastAsiaTheme="minorHAnsi" w:cstheme="minorBidi"/>
          <w:color w:val="000000" w:themeColor="text1"/>
          <w:szCs w:val="22"/>
          <w:lang w:eastAsia="en-US"/>
        </w:rPr>
        <w:t>A título de exemplo, se o dia 31 de um mês corresponde a um sábado, é criada uma cópia do dia 30 (último dia útil) e atribui-lhe a ‘ref_date´ do dia 31.</w:t>
      </w:r>
      <w:r w:rsidRPr="00113326">
        <w:rPr>
          <w:rFonts w:eastAsiaTheme="minorHAnsi" w:cstheme="minorBidi"/>
          <w:color w:val="000000" w:themeColor="text1"/>
          <w:szCs w:val="22"/>
          <w:lang w:eastAsia="en-US"/>
        </w:rPr>
        <w:t xml:space="preserve"> </w:t>
      </w:r>
    </w:p>
    <w:p w14:paraId="28FB1953" w14:textId="1430F93B" w:rsidR="00103140" w:rsidRDefault="000E62B0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lastRenderedPageBreak/>
        <w:t>Só se devem considerar como oficiais os valores constantes nes</w:t>
      </w:r>
      <w:r w:rsidR="00A01A0B">
        <w:rPr>
          <w:rFonts w:eastAsiaTheme="minorHAnsi" w:cstheme="minorBidi"/>
          <w:szCs w:val="22"/>
          <w:lang w:eastAsia="en-US"/>
        </w:rPr>
        <w:t xml:space="preserve">ta tabela desde, e incluindo, </w:t>
      </w:r>
      <w:ins w:id="110" w:author="Marta Rafaela Teixeira Nunes" w:date="2024-11-05T13:15:00Z">
        <w:r w:rsidR="00E66ACC">
          <w:rPr>
            <w:rFonts w:eastAsiaTheme="minorHAnsi" w:cstheme="minorBidi"/>
            <w:szCs w:val="22"/>
            <w:lang w:eastAsia="en-US"/>
          </w:rPr>
          <w:t>29</w:t>
        </w:r>
      </w:ins>
      <w:r w:rsidR="00E66ACC">
        <w:rPr>
          <w:rFonts w:eastAsiaTheme="minorHAnsi" w:cstheme="minorBidi"/>
          <w:szCs w:val="22"/>
          <w:lang w:eastAsia="en-US"/>
        </w:rPr>
        <w:t xml:space="preserve"> </w:t>
      </w:r>
      <w:del w:id="111" w:author="Marta Rafaela Teixeira Nunes" w:date="2024-11-05T13:16:00Z">
        <w:r w:rsidR="00E66ACC" w:rsidDel="00E66ACC">
          <w:rPr>
            <w:rFonts w:eastAsiaTheme="minorHAnsi" w:cstheme="minorBidi"/>
            <w:szCs w:val="22"/>
            <w:lang w:eastAsia="en-US"/>
          </w:rPr>
          <w:delText>31</w:delText>
        </w:r>
      </w:del>
      <w:r>
        <w:rPr>
          <w:rFonts w:eastAsiaTheme="minorHAnsi" w:cstheme="minorBidi"/>
          <w:szCs w:val="22"/>
          <w:lang w:eastAsia="en-US"/>
        </w:rPr>
        <w:t xml:space="preserve"> de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>
        <w:rPr>
          <w:rFonts w:eastAsiaTheme="minorHAnsi" w:cstheme="minorBidi"/>
          <w:szCs w:val="22"/>
          <w:lang w:eastAsia="en-US"/>
        </w:rPr>
        <w:t>julho de 2024.</w:t>
      </w:r>
    </w:p>
    <w:p w14:paraId="6D196FB0" w14:textId="77777777" w:rsidR="00474E83" w:rsidRDefault="00474E83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699861ED" w14:textId="27B56AA9" w:rsidR="006548F1" w:rsidRPr="00E07147" w:rsidRDefault="006548F1" w:rsidP="00666790">
      <w:pPr>
        <w:pStyle w:val="Heading5"/>
      </w:pPr>
      <w:bookmarkStart w:id="112" w:name="_Toc163902254"/>
      <w:bookmarkStart w:id="113" w:name="_Toc181628806"/>
      <w:r w:rsidRPr="00E07147">
        <w:t>Aprovisionamento</w:t>
      </w:r>
      <w:bookmarkEnd w:id="112"/>
      <w:bookmarkEnd w:id="113"/>
    </w:p>
    <w:p w14:paraId="2990D89D" w14:textId="77777777" w:rsidR="00BA0718" w:rsidRDefault="000E62B0" w:rsidP="002A7D7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O aprovisionamento da tabela </w:t>
      </w:r>
      <w:r w:rsidRPr="00B51BDC">
        <w:rPr>
          <w:i/>
        </w:rPr>
        <w:t>cd_garantias.gt</w:t>
      </w:r>
      <w:r w:rsidR="006A06B8">
        <w:rPr>
          <w:i/>
        </w:rPr>
        <w:t>0</w:t>
      </w:r>
      <w:r w:rsidRPr="00B51BDC">
        <w:rPr>
          <w:i/>
        </w:rPr>
        <w:t>23_crc5g_rl_contratos_garantia_rct210</w:t>
      </w:r>
      <w:r>
        <w:t xml:space="preserve"> </w:t>
      </w:r>
      <w:r w:rsidRPr="00720567">
        <w:rPr>
          <w:rFonts w:eastAsiaTheme="minorHAnsi" w:cstheme="minorBidi"/>
          <w:szCs w:val="22"/>
          <w:lang w:eastAsia="en-US"/>
        </w:rPr>
        <w:t>é, sem nenhuma exceção, concordante com os princípios funcionais e as regras de definição de universo descritas nos capítulos 2.2.2. e 2.2.3., respetivamente, da documentação funcional do MUG. Os dados desta tabela provêm essencialmente do módulo base e do módulo consolidado do MUG, sendo esta informação completada com recurso a tabelas externas ao modelo.</w:t>
      </w:r>
      <w:r w:rsidRPr="000E62B0">
        <w:rPr>
          <w:rFonts w:eastAsiaTheme="minorHAnsi" w:cstheme="minorBidi"/>
          <w:szCs w:val="22"/>
          <w:lang w:eastAsia="en-US"/>
        </w:rPr>
        <w:t xml:space="preserve"> </w:t>
      </w:r>
    </w:p>
    <w:p w14:paraId="62BA788D" w14:textId="0D26EE4E" w:rsidR="002A7D78" w:rsidRDefault="000E62B0" w:rsidP="002A7D7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C62D76">
        <w:rPr>
          <w:rFonts w:eastAsiaTheme="minorHAnsi" w:cstheme="minorBidi"/>
          <w:szCs w:val="22"/>
          <w:lang w:eastAsia="en-US"/>
        </w:rPr>
        <w:t xml:space="preserve">Para obtenção do universo de responsabilidades e garantias a considerar para a construção das tabelas devem ser aplicadas, </w:t>
      </w:r>
      <w:r w:rsidR="004C3FB0" w:rsidRPr="00C62D76">
        <w:rPr>
          <w:rFonts w:eastAsiaTheme="minorHAnsi" w:cstheme="minorBidi"/>
          <w:szCs w:val="22"/>
          <w:lang w:eastAsia="en-US"/>
        </w:rPr>
        <w:t>inicialmente</w:t>
      </w:r>
      <w:r w:rsidRPr="00C62D76">
        <w:rPr>
          <w:rFonts w:eastAsiaTheme="minorHAnsi" w:cstheme="minorBidi"/>
          <w:szCs w:val="22"/>
          <w:lang w:eastAsia="en-US"/>
        </w:rPr>
        <w:t xml:space="preserve">, as seguintes regras ao universo da tabela </w:t>
      </w:r>
      <w:r w:rsidR="00B03E4D" w:rsidRPr="00B03E4D">
        <w:rPr>
          <w:rFonts w:eastAsiaTheme="minorHAnsi" w:cstheme="minorBidi"/>
          <w:i/>
          <w:szCs w:val="22"/>
          <w:lang w:eastAsia="en-US"/>
        </w:rPr>
        <w:t>cd_garantias</w:t>
      </w:r>
      <w:r w:rsidR="00B03E4D">
        <w:rPr>
          <w:rFonts w:eastAsiaTheme="minorHAnsi" w:cstheme="minorBidi"/>
          <w:i/>
          <w:szCs w:val="22"/>
          <w:lang w:eastAsia="en-US"/>
        </w:rPr>
        <w:t>.</w:t>
      </w:r>
      <w:r w:rsidRPr="00135917">
        <w:rPr>
          <w:rFonts w:eastAsiaTheme="minorHAnsi" w:cstheme="minorBidi"/>
          <w:i/>
          <w:szCs w:val="22"/>
          <w:lang w:eastAsia="en-US"/>
        </w:rPr>
        <w:t>gt018_rateio_aval</w:t>
      </w:r>
      <w:r>
        <w:rPr>
          <w:rFonts w:eastAsiaTheme="minorHAnsi" w:cstheme="minorBidi"/>
          <w:szCs w:val="22"/>
          <w:lang w:eastAsia="en-US"/>
        </w:rPr>
        <w:t>: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</w:p>
    <w:p w14:paraId="348D874E" w14:textId="6340ACFB" w:rsidR="00774003" w:rsidRPr="00261F31" w:rsidRDefault="00261F31" w:rsidP="00261F31">
      <w:pPr>
        <w:pStyle w:val="Caption"/>
        <w:jc w:val="center"/>
        <w:rPr>
          <w:rFonts w:eastAsiaTheme="minorHAnsi" w:cstheme="minorBidi"/>
          <w:b/>
          <w:color w:val="000000" w:themeColor="text1"/>
          <w:sz w:val="22"/>
          <w:szCs w:val="22"/>
          <w:lang w:eastAsia="en-US"/>
        </w:rPr>
      </w:pPr>
      <w:bookmarkStart w:id="114" w:name="_Toc181628833"/>
      <w:r w:rsidRPr="00261F31">
        <w:rPr>
          <w:b/>
          <w:color w:val="000000" w:themeColor="text1"/>
          <w:sz w:val="22"/>
          <w:szCs w:val="22"/>
        </w:rPr>
        <w:t xml:space="preserve">Tabela </w:t>
      </w:r>
      <w:r w:rsidRPr="00261F31">
        <w:rPr>
          <w:b/>
          <w:color w:val="000000" w:themeColor="text1"/>
          <w:sz w:val="22"/>
          <w:szCs w:val="22"/>
        </w:rPr>
        <w:fldChar w:fldCharType="begin"/>
      </w:r>
      <w:r w:rsidRPr="00261F31">
        <w:rPr>
          <w:b/>
          <w:color w:val="000000" w:themeColor="text1"/>
          <w:sz w:val="22"/>
          <w:szCs w:val="22"/>
        </w:rPr>
        <w:instrText xml:space="preserve"> SEQ Tabela \* ARABIC </w:instrText>
      </w:r>
      <w:r w:rsidRPr="00261F31">
        <w:rPr>
          <w:b/>
          <w:color w:val="000000" w:themeColor="text1"/>
          <w:sz w:val="22"/>
          <w:szCs w:val="22"/>
        </w:rPr>
        <w:fldChar w:fldCharType="separate"/>
      </w:r>
      <w:r w:rsidR="00043577">
        <w:rPr>
          <w:b/>
          <w:noProof/>
          <w:color w:val="000000" w:themeColor="text1"/>
          <w:sz w:val="22"/>
          <w:szCs w:val="22"/>
        </w:rPr>
        <w:t>5</w:t>
      </w:r>
      <w:r w:rsidRPr="00261F31">
        <w:rPr>
          <w:b/>
          <w:color w:val="000000" w:themeColor="text1"/>
          <w:sz w:val="22"/>
          <w:szCs w:val="22"/>
        </w:rPr>
        <w:fldChar w:fldCharType="end"/>
      </w:r>
      <w:r w:rsidRPr="00261F31">
        <w:rPr>
          <w:b/>
          <w:color w:val="000000" w:themeColor="text1"/>
          <w:sz w:val="22"/>
          <w:szCs w:val="22"/>
        </w:rPr>
        <w:t xml:space="preserve"> Regras de aplicação do universo</w:t>
      </w:r>
      <w:bookmarkEnd w:id="114"/>
    </w:p>
    <w:tbl>
      <w:tblPr>
        <w:tblW w:w="8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1"/>
        <w:gridCol w:w="6620"/>
      </w:tblGrid>
      <w:tr w:rsidR="00774003" w:rsidRPr="00E07147" w14:paraId="45D3D23A" w14:textId="77777777" w:rsidTr="004C20B3">
        <w:trPr>
          <w:trHeight w:val="249"/>
          <w:jc w:val="center"/>
        </w:trPr>
        <w:tc>
          <w:tcPr>
            <w:tcW w:w="2201" w:type="dxa"/>
            <w:shd w:val="clear" w:color="000000" w:fill="FF0000"/>
          </w:tcPr>
          <w:p w14:paraId="598F20CB" w14:textId="77777777" w:rsidR="00774003" w:rsidRPr="00135917" w:rsidRDefault="00774003" w:rsidP="00261F31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135917">
              <w:rPr>
                <w:rFonts w:cs="Calibri"/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6620" w:type="dxa"/>
            <w:shd w:val="clear" w:color="000000" w:fill="FF0000"/>
            <w:noWrap/>
            <w:hideMark/>
          </w:tcPr>
          <w:p w14:paraId="62E9FE76" w14:textId="77777777" w:rsidR="00774003" w:rsidRPr="00E07147" w:rsidRDefault="00774003" w:rsidP="00261F31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E66ACC" w:rsidRPr="00E07147" w14:paraId="22FF66AB" w14:textId="77777777" w:rsidTr="004C20B3">
        <w:trPr>
          <w:trHeight w:val="249"/>
          <w:jc w:val="center"/>
        </w:trPr>
        <w:tc>
          <w:tcPr>
            <w:tcW w:w="2201" w:type="dxa"/>
            <w:vAlign w:val="center"/>
          </w:tcPr>
          <w:p w14:paraId="6A34E158" w14:textId="05E08D15" w:rsidR="00E66ACC" w:rsidRPr="00DF559D" w:rsidRDefault="00E66ACC" w:rsidP="00E66ACC">
            <w:pPr>
              <w:rPr>
                <w:rFonts w:cs="Calibri"/>
                <w:color w:val="000000"/>
                <w:sz w:val="18"/>
                <w:szCs w:val="18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>Exclusão de Produtos e Subprodutos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09B5EADA" w14:textId="42B10BA6" w:rsidR="00E66ACC" w:rsidRPr="00DF559D" w:rsidRDefault="00E66ACC" w:rsidP="00E66ACC">
            <w:pPr>
              <w:rPr>
                <w:rFonts w:cs="Calibri"/>
                <w:color w:val="000000"/>
                <w:sz w:val="18"/>
                <w:szCs w:val="18"/>
              </w:rPr>
            </w:pPr>
            <w:r w:rsidRPr="00DF559D">
              <w:rPr>
                <w:rFonts w:cs="Calibri"/>
                <w:color w:val="000000"/>
                <w:sz w:val="18"/>
                <w:szCs w:val="18"/>
              </w:rPr>
              <w:t>Devem ser excluídas do universo da</w:t>
            </w:r>
            <w:r w:rsidRPr="00EA3C1E">
              <w:rPr>
                <w:rFonts w:cs="Calibri"/>
                <w:i/>
                <w:color w:val="000000"/>
                <w:sz w:val="18"/>
                <w:szCs w:val="18"/>
              </w:rPr>
              <w:t xml:space="preserve"> cd_garantias.gt018_rateio_aval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 as responsabilidades que apresentem uma combinação de produto e subproduto para o qual o campo </w:t>
            </w:r>
            <w:r>
              <w:rPr>
                <w:rFonts w:cs="Calibri"/>
                <w:color w:val="000000"/>
                <w:sz w:val="18"/>
                <w:szCs w:val="18"/>
              </w:rPr>
              <w:t>‘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TAYD91C0_NELEMC19</w:t>
            </w:r>
            <w:r>
              <w:rPr>
                <w:rFonts w:cs="Calibri"/>
                <w:color w:val="000000"/>
                <w:sz w:val="18"/>
                <w:szCs w:val="18"/>
              </w:rPr>
              <w:t>’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 da tabela</w:t>
            </w:r>
            <w:r>
              <w:rPr>
                <w:rFonts w:cs="Calibri"/>
                <w:i/>
                <w:color w:val="000000"/>
                <w:sz w:val="18"/>
                <w:szCs w:val="18"/>
              </w:rPr>
              <w:t xml:space="preserve"> </w:t>
            </w:r>
            <w:r w:rsidRPr="003F3144">
              <w:rPr>
                <w:rFonts w:cs="Calibri"/>
                <w:i/>
                <w:color w:val="000000"/>
                <w:sz w:val="18"/>
                <w:szCs w:val="18"/>
              </w:rPr>
              <w:t>cd_</w:t>
            </w:r>
            <w:r>
              <w:rPr>
                <w:rFonts w:cs="Calibri"/>
                <w:i/>
                <w:color w:val="000000"/>
                <w:sz w:val="18"/>
                <w:szCs w:val="18"/>
              </w:rPr>
              <w:t>estruturais</w:t>
            </w:r>
            <w:r w:rsidRPr="003F3144">
              <w:rPr>
                <w:rFonts w:cs="Calibri"/>
                <w:i/>
                <w:color w:val="000000"/>
                <w:sz w:val="18"/>
                <w:szCs w:val="18"/>
              </w:rPr>
              <w:t>.tat91_tabelas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 é igual </w:t>
            </w:r>
            <w:commentRangeStart w:id="115"/>
            <w:r w:rsidRPr="00DF559D">
              <w:rPr>
                <w:rFonts w:cs="Calibri"/>
                <w:color w:val="000000"/>
                <w:sz w:val="18"/>
                <w:szCs w:val="18"/>
              </w:rPr>
              <w:t>a</w:t>
            </w:r>
            <w:commentRangeEnd w:id="115"/>
            <w:r>
              <w:rPr>
                <w:rStyle w:val="CommentReference"/>
              </w:rPr>
              <w:commentReference w:id="115"/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 'X'.</w:t>
            </w:r>
          </w:p>
        </w:tc>
      </w:tr>
      <w:tr w:rsidR="00E66ACC" w:rsidRPr="00E07147" w14:paraId="4E4D8F2E" w14:textId="77777777" w:rsidTr="004C20B3">
        <w:trPr>
          <w:trHeight w:val="249"/>
          <w:jc w:val="center"/>
        </w:trPr>
        <w:tc>
          <w:tcPr>
            <w:tcW w:w="2201" w:type="dxa"/>
            <w:vAlign w:val="center"/>
          </w:tcPr>
          <w:p w14:paraId="3B126DD0" w14:textId="473A26D9" w:rsidR="00E66ACC" w:rsidRPr="00DF559D" w:rsidRDefault="00E66ACC" w:rsidP="00E66ACC">
            <w:pPr>
              <w:rPr>
                <w:rFonts w:cs="Calibri"/>
                <w:color w:val="000000"/>
                <w:sz w:val="18"/>
                <w:szCs w:val="18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>Saldos devedores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4D0B872C" w14:textId="58DF8DF9" w:rsidR="00E66ACC" w:rsidRPr="00DF559D" w:rsidRDefault="00E66ACC" w:rsidP="00E66ACC">
            <w:pPr>
              <w:rPr>
                <w:rFonts w:cs="Calibri"/>
                <w:color w:val="000000"/>
                <w:sz w:val="18"/>
                <w:szCs w:val="18"/>
              </w:rPr>
            </w:pPr>
            <w:r w:rsidRPr="00DF559D">
              <w:rPr>
                <w:rFonts w:cs="Calibri"/>
                <w:color w:val="000000"/>
                <w:sz w:val="18"/>
                <w:szCs w:val="18"/>
              </w:rPr>
              <w:t>Devem apenas ser considerados os registos da tabela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EA3C1E">
              <w:rPr>
                <w:rFonts w:cs="Calibri"/>
                <w:i/>
                <w:color w:val="000000"/>
                <w:sz w:val="18"/>
                <w:szCs w:val="18"/>
              </w:rPr>
              <w:t>cd_garantias.gt018_rateio_aval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que apresentem saldos devedores nas IC's.</w:t>
            </w:r>
          </w:p>
        </w:tc>
      </w:tr>
      <w:tr w:rsidR="00E66ACC" w:rsidRPr="00E07147" w14:paraId="55274566" w14:textId="77777777" w:rsidTr="004C20B3">
        <w:trPr>
          <w:trHeight w:val="249"/>
          <w:jc w:val="center"/>
        </w:trPr>
        <w:tc>
          <w:tcPr>
            <w:tcW w:w="2201" w:type="dxa"/>
            <w:vAlign w:val="center"/>
          </w:tcPr>
          <w:p w14:paraId="107ABCA4" w14:textId="208F0A51" w:rsidR="00E66ACC" w:rsidRPr="00DF559D" w:rsidRDefault="00E66ACC" w:rsidP="00E66ACC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>Listagem de Contas PCSB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4FA3ACC1" w14:textId="7756C7CF" w:rsidR="00E66ACC" w:rsidRPr="00DF559D" w:rsidRDefault="00E66ACC" w:rsidP="00E66ACC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Devem apenas ser considerados os registos da tabela </w:t>
            </w:r>
            <w:r w:rsidRPr="003F3144">
              <w:rPr>
                <w:rFonts w:cs="Calibri"/>
                <w:i/>
                <w:color w:val="000000"/>
                <w:sz w:val="18"/>
                <w:szCs w:val="18"/>
              </w:rPr>
              <w:t>cd_</w:t>
            </w:r>
            <w:r>
              <w:rPr>
                <w:rFonts w:cs="Calibri"/>
                <w:i/>
                <w:color w:val="000000"/>
                <w:sz w:val="18"/>
                <w:szCs w:val="18"/>
              </w:rPr>
              <w:t>garantias</w:t>
            </w:r>
            <w:r w:rsidRPr="00EA3C1E">
              <w:rPr>
                <w:rFonts w:cs="Calibri"/>
                <w:i/>
                <w:color w:val="000000"/>
                <w:sz w:val="18"/>
                <w:szCs w:val="18"/>
              </w:rPr>
              <w:t>.gt018_rateio_aval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que apresentem uma conta PCSB marcada com "S" no campo INDUCRC da tabela CGT01_CUENTAS.</w:t>
            </w:r>
          </w:p>
        </w:tc>
      </w:tr>
      <w:tr w:rsidR="00E66ACC" w:rsidRPr="00E07147" w14:paraId="0F4A8EB2" w14:textId="77777777" w:rsidTr="004C20B3">
        <w:trPr>
          <w:trHeight w:val="249"/>
          <w:jc w:val="center"/>
        </w:trPr>
        <w:tc>
          <w:tcPr>
            <w:tcW w:w="2201" w:type="dxa"/>
            <w:vAlign w:val="center"/>
          </w:tcPr>
          <w:p w14:paraId="5E9E395D" w14:textId="56F27B19" w:rsidR="00E66ACC" w:rsidRPr="00DF559D" w:rsidRDefault="00E66ACC" w:rsidP="00E66ACC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>Clientes Totta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770B806B" w14:textId="3E24E557" w:rsidR="00E66ACC" w:rsidRPr="00DF559D" w:rsidRDefault="00E66ACC" w:rsidP="00E66ACC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color w:val="000000"/>
                <w:sz w:val="18"/>
                <w:szCs w:val="18"/>
              </w:rPr>
              <w:t>Devem ser excluídas do universo da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3F3144">
              <w:rPr>
                <w:rFonts w:cs="Calibri"/>
                <w:i/>
                <w:color w:val="000000"/>
                <w:sz w:val="18"/>
                <w:szCs w:val="18"/>
              </w:rPr>
              <w:t>cd_</w:t>
            </w:r>
            <w:r>
              <w:rPr>
                <w:rFonts w:cs="Calibri"/>
                <w:i/>
                <w:color w:val="000000"/>
                <w:sz w:val="18"/>
                <w:szCs w:val="18"/>
              </w:rPr>
              <w:t>garantias</w:t>
            </w:r>
            <w:r w:rsidRPr="00EA3C1E">
              <w:rPr>
                <w:rFonts w:cs="Calibri"/>
                <w:i/>
                <w:color w:val="000000"/>
                <w:sz w:val="18"/>
                <w:szCs w:val="18"/>
              </w:rPr>
              <w:t>.gt018_rateio_aval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 as responsabilidades para as quais os clientes identificados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no ficheiro "SAT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0</w:t>
            </w:r>
            <w:r>
              <w:rPr>
                <w:rFonts w:cs="Calibri"/>
                <w:color w:val="000000"/>
                <w:sz w:val="18"/>
                <w:szCs w:val="18"/>
              </w:rPr>
              <w:t>1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4"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(</w:t>
            </w:r>
            <w:r w:rsidRPr="00AE1557">
              <w:rPr>
                <w:rFonts w:cs="Calibri"/>
                <w:i/>
                <w:color w:val="000000"/>
                <w:sz w:val="18"/>
                <w:szCs w:val="18"/>
              </w:rPr>
              <w:t>cd_crc.</w:t>
            </w:r>
            <w:r w:rsidRPr="00AE1557">
              <w:rPr>
                <w:rStyle w:val="ui-provider"/>
                <w:rFonts w:eastAsiaTheme="majorEastAsia"/>
                <w:i/>
                <w:sz w:val="18"/>
                <w:szCs w:val="18"/>
              </w:rPr>
              <w:t>crc5g_exclusao_clientes</w:t>
            </w:r>
            <w:r>
              <w:rPr>
                <w:rStyle w:val="ui-provider"/>
                <w:rFonts w:eastAsiaTheme="majorEastAsia"/>
                <w:i/>
                <w:sz w:val="18"/>
                <w:szCs w:val="18"/>
              </w:rPr>
              <w:t>)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 estão marcados como titulares.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591D19">
              <w:rPr>
                <w:rFonts w:cs="Calibri"/>
                <w:color w:val="000000"/>
                <w:sz w:val="18"/>
                <w:szCs w:val="18"/>
              </w:rPr>
              <w:t xml:space="preserve">Este universo já se encontra parametrização na tabela </w:t>
            </w:r>
            <w:r w:rsidRPr="00591D19">
              <w:rPr>
                <w:rFonts w:cs="Calibri"/>
                <w:i/>
                <w:color w:val="000000"/>
                <w:sz w:val="18"/>
                <w:szCs w:val="18"/>
              </w:rPr>
              <w:t>gt804_crc_exclusao_zcliente</w:t>
            </w:r>
          </w:p>
        </w:tc>
      </w:tr>
      <w:tr w:rsidR="00E66ACC" w:rsidRPr="00E07147" w14:paraId="104A13F7" w14:textId="77777777" w:rsidTr="004C20B3">
        <w:trPr>
          <w:trHeight w:val="249"/>
          <w:jc w:val="center"/>
        </w:trPr>
        <w:tc>
          <w:tcPr>
            <w:tcW w:w="2201" w:type="dxa"/>
            <w:vAlign w:val="center"/>
          </w:tcPr>
          <w:p w14:paraId="3A510606" w14:textId="7D2B9520" w:rsidR="00E66ACC" w:rsidRPr="00DF559D" w:rsidRDefault="00E66ACC" w:rsidP="00E66ACC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 xml:space="preserve">Contratos </w:t>
            </w:r>
            <w:r w:rsidRPr="004C3FB0">
              <w:rPr>
                <w:rFonts w:cs="Calibri"/>
                <w:bCs/>
                <w:i/>
                <w:color w:val="000000"/>
                <w:sz w:val="18"/>
                <w:szCs w:val="18"/>
              </w:rPr>
              <w:t>Confirming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5160F955" w14:textId="2DD5CFDF" w:rsidR="00E66ACC" w:rsidRPr="00DF559D" w:rsidRDefault="00E66ACC" w:rsidP="00E66ACC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color w:val="000000"/>
                <w:sz w:val="18"/>
                <w:szCs w:val="18"/>
              </w:rPr>
              <w:t xml:space="preserve">Devem ser excluídas do universo da </w:t>
            </w:r>
            <w:r w:rsidRPr="00EA3C1E">
              <w:rPr>
                <w:rFonts w:cs="Calibri"/>
                <w:i/>
                <w:color w:val="000000"/>
                <w:sz w:val="18"/>
                <w:szCs w:val="18"/>
              </w:rPr>
              <w:t>cd_garantias.gt018_rateio_aval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as responsabilidades que apresentem produto igual a 007, subproduto iniciado por 9 e conta PCSB iniciada por 2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, uma vez que dizem respeito a contratos </w:t>
            </w:r>
            <w:r w:rsidRPr="001274CB">
              <w:rPr>
                <w:rFonts w:cs="Calibri"/>
                <w:i/>
                <w:color w:val="000000"/>
                <w:sz w:val="18"/>
                <w:szCs w:val="18"/>
              </w:rPr>
              <w:t xml:space="preserve">confirming </w:t>
            </w:r>
            <w:r>
              <w:rPr>
                <w:rFonts w:cs="Calibri"/>
                <w:color w:val="000000"/>
                <w:sz w:val="18"/>
                <w:szCs w:val="18"/>
              </w:rPr>
              <w:t>não financiados, e portanto são excluídos da CRC</w:t>
            </w:r>
            <w:r w:rsidRPr="00DF559D">
              <w:rPr>
                <w:rFonts w:cs="Calibri"/>
                <w:color w:val="000000"/>
                <w:sz w:val="18"/>
                <w:szCs w:val="18"/>
              </w:rPr>
              <w:t>.</w:t>
            </w:r>
          </w:p>
        </w:tc>
      </w:tr>
    </w:tbl>
    <w:p w14:paraId="5F84808B" w14:textId="5CB81240" w:rsidR="002A7D78" w:rsidRDefault="002A7D78" w:rsidP="002A7D78">
      <w:pPr>
        <w:spacing w:after="160" w:line="259" w:lineRule="auto"/>
        <w:jc w:val="both"/>
        <w:rPr>
          <w:rFonts w:cs="Calibri"/>
        </w:rPr>
      </w:pPr>
    </w:p>
    <w:p w14:paraId="7EDC5353" w14:textId="41794499" w:rsidR="00BA0718" w:rsidRDefault="00BA0718" w:rsidP="00BA071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AD5050">
        <w:rPr>
          <w:rFonts w:eastAsiaTheme="minorHAnsi" w:cstheme="minorBidi"/>
          <w:szCs w:val="22"/>
          <w:lang w:eastAsia="en-US"/>
        </w:rPr>
        <w:t>Com base no universo de respo</w:t>
      </w:r>
      <w:r>
        <w:rPr>
          <w:rFonts w:eastAsiaTheme="minorHAnsi" w:cstheme="minorBidi"/>
          <w:szCs w:val="22"/>
          <w:lang w:eastAsia="en-US"/>
        </w:rPr>
        <w:t xml:space="preserve">nsabilidades e garantias obtido, </w:t>
      </w:r>
      <w:r w:rsidRPr="00AD5050">
        <w:rPr>
          <w:rFonts w:eastAsiaTheme="minorHAnsi" w:cstheme="minorBidi"/>
          <w:szCs w:val="22"/>
          <w:lang w:eastAsia="en-US"/>
        </w:rPr>
        <w:t>devem ser aplicadas regras para a criação da chave da responsabilidade de acordo com os critérios da CRC e</w:t>
      </w:r>
      <w:r>
        <w:rPr>
          <w:rFonts w:eastAsiaTheme="minorHAnsi" w:cstheme="minorBidi"/>
          <w:szCs w:val="22"/>
          <w:lang w:eastAsia="en-US"/>
        </w:rPr>
        <w:t xml:space="preserve"> respetiva</w:t>
      </w:r>
      <w:r w:rsidRPr="00AD5050">
        <w:rPr>
          <w:rFonts w:eastAsiaTheme="minorHAnsi" w:cstheme="minorBidi"/>
          <w:szCs w:val="22"/>
          <w:lang w:eastAsia="en-US"/>
        </w:rPr>
        <w:t xml:space="preserve"> construção da chave de proteção</w:t>
      </w:r>
      <w:r>
        <w:rPr>
          <w:rFonts w:eastAsiaTheme="minorHAnsi" w:cstheme="minorBidi"/>
          <w:szCs w:val="22"/>
          <w:lang w:eastAsia="en-US"/>
        </w:rPr>
        <w:t>.</w:t>
      </w:r>
      <w:r w:rsidRPr="001274CB">
        <w:rPr>
          <w:rFonts w:eastAsiaTheme="minorHAnsi" w:cstheme="minorBidi"/>
          <w:szCs w:val="22"/>
          <w:lang w:eastAsia="en-US"/>
        </w:rPr>
        <w:t xml:space="preserve"> </w:t>
      </w:r>
      <w:ins w:id="116" w:author="Marta Rafaela Teixeira Nunes" w:date="2024-11-05T13:17:00Z">
        <w:r w:rsidR="00E66ACC">
          <w:rPr>
            <w:rFonts w:eastAsiaTheme="minorHAnsi" w:cstheme="minorBidi"/>
            <w:szCs w:val="22"/>
            <w:lang w:eastAsia="en-US"/>
          </w:rPr>
          <w:t>É importante salientar que todas as regras mencionadas, bem como as tabelas referidas, replicam o processo da própria aplicação da CRC. Esse processo é fundamental para a exclusão de registos que não devem ser reportados à CRC, assegurando que apenas é considerada informação relevante.</w:t>
        </w:r>
      </w:ins>
    </w:p>
    <w:p w14:paraId="79444389" w14:textId="2376267A" w:rsidR="002A7D78" w:rsidRDefault="00BA0718" w:rsidP="00BA071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>
        <w:rPr>
          <w:rFonts w:eastAsiaTheme="minorHAnsi" w:cstheme="minorBidi"/>
          <w:szCs w:val="22"/>
          <w:lang w:eastAsia="en-US"/>
        </w:rPr>
        <w:t xml:space="preserve"> </w:t>
      </w:r>
      <w:r w:rsidR="002A7D78">
        <w:rPr>
          <w:rFonts w:eastAsiaTheme="minorHAnsi" w:cstheme="minorBidi"/>
          <w:szCs w:val="22"/>
          <w:lang w:eastAsia="en-US"/>
        </w:rPr>
        <w:t>O</w:t>
      </w:r>
      <w:r w:rsidR="002A7D78" w:rsidRPr="00720567">
        <w:rPr>
          <w:rFonts w:eastAsiaTheme="minorHAnsi" w:cstheme="minorBidi"/>
          <w:szCs w:val="22"/>
          <w:lang w:eastAsia="en-US"/>
        </w:rPr>
        <w:t xml:space="preserve"> aprovisionamento é realizado exclusivamente a partir das seguintes tabelas: </w:t>
      </w:r>
    </w:p>
    <w:p w14:paraId="06AEEDEB" w14:textId="77777777" w:rsidR="004156F6" w:rsidRPr="00E07147" w:rsidRDefault="004156F6" w:rsidP="00BA0718">
      <w:pPr>
        <w:spacing w:after="160" w:line="259" w:lineRule="auto"/>
        <w:jc w:val="both"/>
        <w:rPr>
          <w:rFonts w:cs="Calibri"/>
        </w:rPr>
      </w:pPr>
    </w:p>
    <w:p w14:paraId="25D93AC7" w14:textId="358D9175" w:rsidR="00BC1FC6" w:rsidRPr="00BC1FC6" w:rsidRDefault="00BC1FC6" w:rsidP="00BC1FC6">
      <w:pPr>
        <w:pStyle w:val="Caption"/>
        <w:keepNext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117" w:name="_Toc181628834"/>
      <w:r w:rsidRPr="00BC1FC6">
        <w:rPr>
          <w:rFonts w:cs="Calibri"/>
          <w:b/>
          <w:color w:val="000000" w:themeColor="text1"/>
          <w:sz w:val="22"/>
          <w:szCs w:val="22"/>
        </w:rPr>
        <w:t xml:space="preserve">Tabela </w: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begin"/>
      </w:r>
      <w:r w:rsidRPr="00BC1FC6">
        <w:rPr>
          <w:rFonts w:cs="Calibri"/>
          <w:b/>
          <w:color w:val="000000" w:themeColor="text1"/>
          <w:sz w:val="22"/>
          <w:szCs w:val="22"/>
        </w:rPr>
        <w:instrText xml:space="preserve"> SEQ Tabela \* ARABIC </w:instrTex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separate"/>
      </w:r>
      <w:r w:rsidR="00043577">
        <w:rPr>
          <w:rFonts w:cs="Calibri"/>
          <w:b/>
          <w:noProof/>
          <w:color w:val="000000" w:themeColor="text1"/>
          <w:sz w:val="22"/>
          <w:szCs w:val="22"/>
        </w:rPr>
        <w:t>6</w: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end"/>
      </w:r>
      <w:r w:rsidRPr="00BC1FC6">
        <w:rPr>
          <w:rFonts w:cs="Calibri"/>
          <w:b/>
          <w:color w:val="000000" w:themeColor="text1"/>
          <w:sz w:val="22"/>
          <w:szCs w:val="22"/>
        </w:rPr>
        <w:t>: Informação das tabelas de aprovisionamento da</w:t>
      </w:r>
      <w:r w:rsidR="002A7D78">
        <w:rPr>
          <w:rFonts w:cs="Calibri"/>
          <w:b/>
          <w:color w:val="000000" w:themeColor="text1"/>
          <w:sz w:val="22"/>
          <w:szCs w:val="22"/>
        </w:rPr>
        <w:t xml:space="preserve"> </w:t>
      </w:r>
      <w:r w:rsidR="00671DF0" w:rsidRPr="00671DF0">
        <w:rPr>
          <w:rFonts w:cs="Calibri"/>
          <w:b/>
          <w:color w:val="000000" w:themeColor="text1"/>
          <w:sz w:val="22"/>
          <w:szCs w:val="22"/>
        </w:rPr>
        <w:t>cd_garantias.gt</w:t>
      </w:r>
      <w:r w:rsidR="006A06B8">
        <w:rPr>
          <w:rFonts w:cs="Calibri"/>
          <w:b/>
          <w:color w:val="000000" w:themeColor="text1"/>
          <w:sz w:val="22"/>
          <w:szCs w:val="22"/>
        </w:rPr>
        <w:t>0</w:t>
      </w:r>
      <w:r w:rsidR="00671DF0" w:rsidRPr="00671DF0">
        <w:rPr>
          <w:rFonts w:cs="Calibri"/>
          <w:b/>
          <w:color w:val="000000" w:themeColor="text1"/>
          <w:sz w:val="22"/>
          <w:szCs w:val="22"/>
        </w:rPr>
        <w:t>23_crc5g_rl_contratos_garantia_rct210</w:t>
      </w:r>
      <w:bookmarkEnd w:id="117"/>
    </w:p>
    <w:tbl>
      <w:tblPr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5"/>
        <w:gridCol w:w="3199"/>
        <w:gridCol w:w="1985"/>
        <w:gridCol w:w="1985"/>
      </w:tblGrid>
      <w:tr w:rsidR="009B592D" w:rsidRPr="00E07147" w14:paraId="098614A6" w14:textId="77777777" w:rsidTr="004C20B3">
        <w:trPr>
          <w:trHeight w:val="233"/>
          <w:jc w:val="center"/>
        </w:trPr>
        <w:tc>
          <w:tcPr>
            <w:tcW w:w="1655" w:type="dxa"/>
            <w:shd w:val="clear" w:color="000000" w:fill="FF0000"/>
          </w:tcPr>
          <w:p w14:paraId="5B3C3FAA" w14:textId="77777777" w:rsidR="009B592D" w:rsidRPr="00E07147" w:rsidRDefault="009B592D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Aplicação Origem</w:t>
            </w:r>
          </w:p>
        </w:tc>
        <w:tc>
          <w:tcPr>
            <w:tcW w:w="3199" w:type="dxa"/>
            <w:shd w:val="clear" w:color="000000" w:fill="FF0000"/>
            <w:noWrap/>
            <w:hideMark/>
          </w:tcPr>
          <w:p w14:paraId="3163485B" w14:textId="77777777" w:rsidR="009B592D" w:rsidRPr="00E07147" w:rsidRDefault="009B592D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na Aplicação Origem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48DB9E9A" w14:textId="77777777" w:rsidR="009B592D" w:rsidRPr="00E07147" w:rsidRDefault="009B592D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Base de Dados no Data Lake 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2C606817" w14:textId="77777777" w:rsidR="009B592D" w:rsidRPr="00E07147" w:rsidRDefault="009B592D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no Data Lake</w:t>
            </w:r>
          </w:p>
        </w:tc>
      </w:tr>
      <w:tr w:rsidR="009B592D" w:rsidRPr="00E07147" w14:paraId="31FC3A7F" w14:textId="77777777" w:rsidTr="004C20B3">
        <w:trPr>
          <w:trHeight w:val="233"/>
          <w:jc w:val="center"/>
        </w:trPr>
        <w:tc>
          <w:tcPr>
            <w:tcW w:w="1655" w:type="dxa"/>
          </w:tcPr>
          <w:p w14:paraId="77D2D30F" w14:textId="77777777" w:rsidR="009B592D" w:rsidRPr="00E07147" w:rsidRDefault="009B592D" w:rsidP="00C57547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6DF7CD79" w14:textId="77777777" w:rsidR="009B592D" w:rsidRPr="00E07147" w:rsidRDefault="009B592D" w:rsidP="00C57547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985" w:type="dxa"/>
            <w:shd w:val="clear" w:color="auto" w:fill="auto"/>
            <w:noWrap/>
          </w:tcPr>
          <w:p w14:paraId="569291DE" w14:textId="77777777" w:rsidR="009B592D" w:rsidRPr="00E07147" w:rsidRDefault="009B592D" w:rsidP="00C57547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</w:p>
        </w:tc>
        <w:tc>
          <w:tcPr>
            <w:tcW w:w="1985" w:type="dxa"/>
            <w:shd w:val="clear" w:color="auto" w:fill="auto"/>
            <w:noWrap/>
            <w:hideMark/>
          </w:tcPr>
          <w:p w14:paraId="4FF2D5AD" w14:textId="77777777" w:rsidR="009B592D" w:rsidRPr="00E07147" w:rsidRDefault="009B592D" w:rsidP="00C57547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</w:tr>
      <w:tr w:rsidR="002A7D78" w:rsidRPr="00E07147" w14:paraId="27E70BC6" w14:textId="77777777" w:rsidTr="004C20B3">
        <w:trPr>
          <w:trHeight w:val="233"/>
          <w:jc w:val="center"/>
        </w:trPr>
        <w:tc>
          <w:tcPr>
            <w:tcW w:w="1655" w:type="dxa"/>
          </w:tcPr>
          <w:p w14:paraId="24D3C837" w14:textId="4171706A" w:rsidR="002A7D78" w:rsidRPr="00E07147" w:rsidRDefault="002A7D78" w:rsidP="002A7D78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lastRenderedPageBreak/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6BB4BA59" w14:textId="7C6D14CF" w:rsidR="002A7D78" w:rsidRPr="00E07147" w:rsidRDefault="002A7D78" w:rsidP="002A7D78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985" w:type="dxa"/>
            <w:shd w:val="clear" w:color="auto" w:fill="auto"/>
            <w:noWrap/>
          </w:tcPr>
          <w:p w14:paraId="0F5DD668" w14:textId="7FC43A1D" w:rsidR="002A7D78" w:rsidRPr="00E07147" w:rsidRDefault="002A7D78" w:rsidP="002A7D78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</w:p>
        </w:tc>
        <w:tc>
          <w:tcPr>
            <w:tcW w:w="1985" w:type="dxa"/>
            <w:shd w:val="clear" w:color="auto" w:fill="auto"/>
            <w:noWrap/>
          </w:tcPr>
          <w:p w14:paraId="1DF700D1" w14:textId="214A7B85" w:rsidR="002A7D78" w:rsidRPr="00E07147" w:rsidRDefault="002A7D78" w:rsidP="002A7D78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</w:tr>
    </w:tbl>
    <w:p w14:paraId="0368777F" w14:textId="77777777" w:rsidR="001A1C05" w:rsidRPr="00E07147" w:rsidRDefault="001A1C05" w:rsidP="001E7842">
      <w:pPr>
        <w:rPr>
          <w:rFonts w:cs="Calibri"/>
        </w:rPr>
      </w:pPr>
    </w:p>
    <w:p w14:paraId="6C6553EA" w14:textId="79FC8921" w:rsidR="002600F3" w:rsidRPr="00E07147" w:rsidRDefault="002600F3">
      <w:pPr>
        <w:rPr>
          <w:rFonts w:cs="Calibri"/>
        </w:rPr>
      </w:pPr>
      <w:r w:rsidRPr="00E07147">
        <w:rPr>
          <w:rFonts w:cs="Calibri"/>
        </w:rPr>
        <w:br w:type="page"/>
      </w:r>
    </w:p>
    <w:p w14:paraId="314A7CDD" w14:textId="77777777" w:rsidR="002600F3" w:rsidRPr="00E07147" w:rsidRDefault="002600F3" w:rsidP="00013104">
      <w:pPr>
        <w:pStyle w:val="Heading5"/>
        <w:numPr>
          <w:ilvl w:val="4"/>
          <w:numId w:val="4"/>
        </w:numPr>
        <w:rPr>
          <w:rFonts w:cs="Calibri"/>
        </w:rPr>
        <w:sectPr w:rsidR="002600F3" w:rsidRPr="00E07147" w:rsidSect="002E643E">
          <w:headerReference w:type="default" r:id="rId26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1F9D0174" w14:textId="4F8031B6" w:rsidR="00C54D3D" w:rsidRDefault="006548F1" w:rsidP="00666790">
      <w:pPr>
        <w:pStyle w:val="Heading5"/>
      </w:pPr>
      <w:bookmarkStart w:id="118" w:name="_Toc163902255"/>
      <w:bookmarkStart w:id="119" w:name="_Toc181628807"/>
      <w:r w:rsidRPr="00E07147">
        <w:lastRenderedPageBreak/>
        <w:t>Detalhe dos Campos</w:t>
      </w:r>
      <w:bookmarkEnd w:id="118"/>
      <w:bookmarkEnd w:id="119"/>
    </w:p>
    <w:p w14:paraId="0FCFFADA" w14:textId="164452F4" w:rsidR="000E62B0" w:rsidRPr="00671DF0" w:rsidRDefault="000E62B0" w:rsidP="000E62B0">
      <w:pPr>
        <w:spacing w:after="160" w:line="259" w:lineRule="auto"/>
        <w:jc w:val="both"/>
        <w:rPr>
          <w:rFonts w:cs="Calibri"/>
          <w:b/>
          <w:i/>
          <w:iCs/>
          <w:color w:val="000000" w:themeColor="text1"/>
          <w:szCs w:val="22"/>
        </w:rPr>
      </w:pPr>
      <w:r w:rsidRPr="00720567">
        <w:rPr>
          <w:rFonts w:eastAsiaTheme="minorHAnsi" w:cstheme="minorBidi"/>
          <w:szCs w:val="22"/>
          <w:lang w:eastAsia="en-US"/>
        </w:rPr>
        <w:t xml:space="preserve">De seguida, apresentam-se todos os campos da </w:t>
      </w:r>
      <w:r w:rsidRPr="00B51BDC">
        <w:rPr>
          <w:i/>
        </w:rPr>
        <w:t>cd_garantias.gt</w:t>
      </w:r>
      <w:r w:rsidR="006A06B8">
        <w:rPr>
          <w:i/>
        </w:rPr>
        <w:t>0</w:t>
      </w:r>
      <w:r w:rsidRPr="00B51BDC">
        <w:rPr>
          <w:i/>
        </w:rPr>
        <w:t>23_crc5g_rl_contratos_garantia_rct210</w:t>
      </w:r>
      <w:r>
        <w:t xml:space="preserve">, </w:t>
      </w:r>
      <w:r w:rsidRPr="00720567">
        <w:rPr>
          <w:rFonts w:eastAsiaTheme="minorHAnsi" w:cstheme="minorBidi"/>
          <w:szCs w:val="22"/>
          <w:lang w:eastAsia="en-US"/>
        </w:rPr>
        <w:t>tabela relativa ao detalhe de informação</w:t>
      </w:r>
      <w:r>
        <w:rPr>
          <w:rFonts w:eastAsiaTheme="minorHAnsi" w:cstheme="minorBidi"/>
          <w:szCs w:val="22"/>
          <w:lang w:eastAsia="en-US"/>
        </w:rPr>
        <w:t xml:space="preserve"> das responsabilidades e garantias/proteções associadas</w:t>
      </w:r>
      <w:r w:rsidRPr="00720567">
        <w:rPr>
          <w:rFonts w:eastAsiaTheme="minorHAnsi" w:cstheme="minorBidi"/>
          <w:szCs w:val="22"/>
          <w:lang w:eastAsia="en-US"/>
        </w:rPr>
        <w:t>. Além de listar os campos, a tabela infra indica o significado dos mesmos, bem como o formato e, em caso de códigos, as respetivas descodificações e valores elegíveis.</w:t>
      </w:r>
    </w:p>
    <w:p w14:paraId="03FFF7D3" w14:textId="77777777" w:rsidR="000E62B0" w:rsidRPr="000E62B0" w:rsidRDefault="000E62B0" w:rsidP="000E62B0"/>
    <w:p w14:paraId="562BD6E8" w14:textId="4C7CB35E" w:rsidR="00BC1FC6" w:rsidRPr="00BC1FC6" w:rsidRDefault="00BC1FC6" w:rsidP="00BC1FC6">
      <w:pPr>
        <w:pStyle w:val="Caption"/>
        <w:keepNext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120" w:name="_Toc181628835"/>
      <w:r w:rsidRPr="00BC1FC6">
        <w:rPr>
          <w:rFonts w:cs="Calibri"/>
          <w:b/>
          <w:color w:val="000000" w:themeColor="text1"/>
          <w:sz w:val="22"/>
          <w:szCs w:val="22"/>
        </w:rPr>
        <w:t xml:space="preserve">Tabela </w: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begin"/>
      </w:r>
      <w:r w:rsidRPr="00BC1FC6">
        <w:rPr>
          <w:rFonts w:cs="Calibri"/>
          <w:b/>
          <w:color w:val="000000" w:themeColor="text1"/>
          <w:sz w:val="22"/>
          <w:szCs w:val="22"/>
        </w:rPr>
        <w:instrText xml:space="preserve"> SEQ Tabela \* ARABIC </w:instrTex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separate"/>
      </w:r>
      <w:r w:rsidR="00043577">
        <w:rPr>
          <w:rFonts w:cs="Calibri"/>
          <w:b/>
          <w:noProof/>
          <w:color w:val="000000" w:themeColor="text1"/>
          <w:sz w:val="22"/>
          <w:szCs w:val="22"/>
        </w:rPr>
        <w:t>7</w: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end"/>
      </w:r>
      <w:r w:rsidRPr="00BC1FC6">
        <w:rPr>
          <w:rFonts w:cs="Calibri"/>
          <w:b/>
          <w:color w:val="000000" w:themeColor="text1"/>
          <w:sz w:val="22"/>
          <w:szCs w:val="22"/>
        </w:rPr>
        <w:t xml:space="preserve">:Detalhe dos campos da </w:t>
      </w:r>
      <w:r w:rsidR="00671DF0" w:rsidRPr="00671DF0">
        <w:rPr>
          <w:rFonts w:cs="Calibri"/>
          <w:b/>
          <w:color w:val="000000" w:themeColor="text1"/>
          <w:sz w:val="22"/>
          <w:szCs w:val="22"/>
        </w:rPr>
        <w:t>cd_garantias.gt23_crc5g_rl_contratos_garantia_rct210</w:t>
      </w:r>
      <w:bookmarkEnd w:id="120"/>
    </w:p>
    <w:tbl>
      <w:tblPr>
        <w:tblW w:w="13813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2"/>
        <w:gridCol w:w="4648"/>
        <w:gridCol w:w="795"/>
        <w:gridCol w:w="1878"/>
        <w:gridCol w:w="1949"/>
        <w:gridCol w:w="1361"/>
        <w:gridCol w:w="1400"/>
      </w:tblGrid>
      <w:tr w:rsidR="00671DF0" w:rsidRPr="00335137" w14:paraId="0E290942" w14:textId="77777777" w:rsidTr="00890BBC">
        <w:trPr>
          <w:trHeight w:val="281"/>
          <w:tblHeader/>
          <w:jc w:val="center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236F6660" w14:textId="77777777" w:rsidR="00671DF0" w:rsidRPr="00335137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Campos</w:t>
            </w: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da tabela</w:t>
            </w:r>
          </w:p>
          <w:p w14:paraId="03B73091" w14:textId="038624C9" w:rsidR="00671DF0" w:rsidRPr="00335137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671DF0">
              <w:rPr>
                <w:rFonts w:cs="Calibri"/>
                <w:b/>
                <w:bCs/>
                <w:color w:val="FFFFFF"/>
                <w:sz w:val="18"/>
                <w:szCs w:val="18"/>
              </w:rPr>
              <w:t>gt23_crc</w:t>
            </w:r>
            <w:r w:rsidR="000E62B0">
              <w:rPr>
                <w:rFonts w:cs="Calibri"/>
                <w:b/>
                <w:bCs/>
                <w:color w:val="FFFFFF"/>
                <w:sz w:val="18"/>
                <w:szCs w:val="18"/>
              </w:rPr>
              <w:t>5g_rl_contratos_garantia_rct210</w:t>
            </w:r>
          </w:p>
        </w:tc>
        <w:tc>
          <w:tcPr>
            <w:tcW w:w="4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25CEED4A" w14:textId="77777777" w:rsidR="00671DF0" w:rsidRPr="00335137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>Significado do campo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0E71F5B8" w14:textId="77777777" w:rsidR="00671DF0" w:rsidRPr="00335137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44EC5269" w14:textId="77777777" w:rsidR="00671DF0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Aplicação na Origem  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39225352" w14:textId="77777777" w:rsidR="00671DF0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Tabela no Data Lake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74E34E12" w14:textId="77777777" w:rsidR="00671DF0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Campo Origem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4F370E36" w14:textId="77777777" w:rsidR="00671DF0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Condição</w:t>
            </w:r>
          </w:p>
        </w:tc>
      </w:tr>
      <w:tr w:rsidR="00671DF0" w:rsidRPr="00542255" w14:paraId="490F1F38" w14:textId="77777777" w:rsidTr="00890BBC">
        <w:trPr>
          <w:trHeight w:val="2552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5754E212" w14:textId="77777777" w:rsidR="00671DF0" w:rsidRPr="000E62B0" w:rsidRDefault="00671DF0" w:rsidP="000E62B0">
            <w:pPr>
              <w:rPr>
                <w:rFonts w:cs="Calibri"/>
                <w:color w:val="000000"/>
                <w:sz w:val="18"/>
                <w:szCs w:val="18"/>
              </w:rPr>
            </w:pPr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dtref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03228" w14:textId="77777777" w:rsidR="0057523D" w:rsidRDefault="00113326" w:rsidP="0057523D">
            <w:pPr>
              <w:jc w:val="both"/>
              <w:rPr>
                <w:color w:val="000000"/>
                <w:sz w:val="18"/>
                <w:szCs w:val="18"/>
              </w:rPr>
            </w:pPr>
            <w:r w:rsidRPr="00CD3F80">
              <w:rPr>
                <w:color w:val="000000"/>
                <w:sz w:val="18"/>
                <w:szCs w:val="18"/>
              </w:rPr>
              <w:t>Data de referência dos dados:</w:t>
            </w:r>
          </w:p>
          <w:p w14:paraId="2D3564BB" w14:textId="77777777" w:rsidR="0057523D" w:rsidRDefault="00113326" w:rsidP="00013104">
            <w:pPr>
              <w:pStyle w:val="ListParagraph"/>
              <w:numPr>
                <w:ilvl w:val="0"/>
                <w:numId w:val="25"/>
              </w:numPr>
              <w:ind w:hanging="170"/>
              <w:jc w:val="both"/>
              <w:rPr>
                <w:color w:val="000000"/>
                <w:sz w:val="18"/>
                <w:szCs w:val="18"/>
              </w:rPr>
            </w:pPr>
            <w:r w:rsidRPr="0057523D">
              <w:rPr>
                <w:color w:val="000000"/>
                <w:sz w:val="18"/>
                <w:szCs w:val="18"/>
              </w:rPr>
              <w:t xml:space="preserve">Todas as tabelas de output dos motores incluem sempre um campo que reflete a data de referência dos dados. </w:t>
            </w:r>
          </w:p>
          <w:p w14:paraId="4D330D1B" w14:textId="77777777" w:rsidR="0057523D" w:rsidRDefault="00113326" w:rsidP="00013104">
            <w:pPr>
              <w:pStyle w:val="ListParagraph"/>
              <w:numPr>
                <w:ilvl w:val="0"/>
                <w:numId w:val="25"/>
              </w:numPr>
              <w:ind w:hanging="170"/>
              <w:jc w:val="both"/>
              <w:rPr>
                <w:color w:val="000000"/>
                <w:sz w:val="18"/>
                <w:szCs w:val="18"/>
              </w:rPr>
            </w:pPr>
            <w:r w:rsidRPr="0057523D">
              <w:rPr>
                <w:color w:val="000000"/>
                <w:sz w:val="18"/>
                <w:szCs w:val="18"/>
              </w:rPr>
              <w:t>Dado que as tabelas de interface para a do MUG para a CRC são diárias este campo informará o último dia útil a que respeitam todos os dados dessa partição temporal. Note-se que, no caso do último dia de calendário do mês não ser um dia útil, será criada automaticamente uma partição temporal com referência ao último dia de calendário do mês, e preencherá essa partição com os dados registados no último dia útil desse mês.</w:t>
            </w:r>
          </w:p>
          <w:p w14:paraId="2AEE0E14" w14:textId="5CCD5B43" w:rsidR="00671DF0" w:rsidRPr="0057523D" w:rsidRDefault="00113326" w:rsidP="00013104">
            <w:pPr>
              <w:pStyle w:val="ListParagraph"/>
              <w:numPr>
                <w:ilvl w:val="0"/>
                <w:numId w:val="25"/>
              </w:numPr>
              <w:ind w:hanging="170"/>
              <w:jc w:val="both"/>
              <w:rPr>
                <w:color w:val="000000"/>
                <w:sz w:val="18"/>
                <w:szCs w:val="18"/>
              </w:rPr>
            </w:pPr>
            <w:r w:rsidRPr="0057523D">
              <w:rPr>
                <w:color w:val="000000"/>
                <w:sz w:val="18"/>
                <w:szCs w:val="18"/>
              </w:rPr>
              <w:t>Todas as datas no modelo respeitam o formato  ‘aaaa-mm-dd’.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ED688" w14:textId="77777777" w:rsidR="00671DF0" w:rsidRPr="00335137" w:rsidRDefault="00671DF0" w:rsidP="00671DF0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DAE7" w14:textId="77777777" w:rsidR="00671DF0" w:rsidRDefault="00671DF0" w:rsidP="00671DF0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8BEF" w14:textId="77777777" w:rsidR="00671DF0" w:rsidRDefault="00671DF0" w:rsidP="00671DF0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3C9F" w14:textId="414A6F29" w:rsidR="00671DF0" w:rsidRDefault="00DF559D" w:rsidP="00671DF0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ref_date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6FB5" w14:textId="77777777" w:rsidR="00671DF0" w:rsidRDefault="00671DF0" w:rsidP="00671DF0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  <w:p w14:paraId="196B6BB1" w14:textId="77777777" w:rsidR="00671DF0" w:rsidRDefault="00671DF0" w:rsidP="00671DF0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542255" w14:paraId="36270150" w14:textId="77777777" w:rsidTr="00890BBC">
        <w:trPr>
          <w:trHeight w:val="2552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0B3E21C0" w14:textId="108E6074" w:rsidR="006451AE" w:rsidRPr="000E62B0" w:rsidRDefault="006451AE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sistemafonte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3CA9E" w14:textId="77777777" w:rsidR="0057523D" w:rsidRPr="00D1080D" w:rsidRDefault="006451AE" w:rsidP="00D1080D">
            <w:pPr>
              <w:jc w:val="both"/>
              <w:rPr>
                <w:color w:val="000000"/>
                <w:sz w:val="18"/>
                <w:szCs w:val="18"/>
              </w:rPr>
            </w:pPr>
            <w:r w:rsidRPr="00D1080D">
              <w:rPr>
                <w:color w:val="000000"/>
                <w:sz w:val="18"/>
                <w:szCs w:val="18"/>
              </w:rPr>
              <w:t>Origem da informação:</w:t>
            </w:r>
          </w:p>
          <w:p w14:paraId="69A18C2D" w14:textId="08EB93DA" w:rsidR="006451AE" w:rsidRPr="0057523D" w:rsidRDefault="0057523D" w:rsidP="00013104">
            <w:pPr>
              <w:pStyle w:val="ListParagraph"/>
              <w:numPr>
                <w:ilvl w:val="0"/>
                <w:numId w:val="25"/>
              </w:numPr>
              <w:ind w:hanging="170"/>
              <w:jc w:val="both"/>
              <w:rPr>
                <w:color w:val="000000"/>
                <w:sz w:val="18"/>
                <w:szCs w:val="18"/>
              </w:rPr>
            </w:pPr>
            <w:r w:rsidRPr="0057523D">
              <w:rPr>
                <w:color w:val="000000"/>
                <w:sz w:val="18"/>
                <w:szCs w:val="18"/>
              </w:rPr>
              <w:t>E</w:t>
            </w:r>
            <w:r w:rsidR="006451AE" w:rsidRPr="0057523D">
              <w:rPr>
                <w:color w:val="000000"/>
                <w:sz w:val="18"/>
                <w:szCs w:val="18"/>
              </w:rPr>
              <w:t>ste campo está sempre preenchido com RC (“Repositório Consolidado”), uma vez que a sua informação não é obrigatória no reporte para os casos de uso, sendo apenas mantido para assegurar a estrutura da tabela.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B9AD9" w14:textId="4F10DD6C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6462" w14:textId="5CB6D58F" w:rsidR="006451AE" w:rsidRPr="00E0714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A64A" w14:textId="550B573E" w:rsidR="006451AE" w:rsidRPr="00416075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68E8" w14:textId="67814D99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6839" w14:textId="7777777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542255" w14:paraId="3D5259F2" w14:textId="77777777" w:rsidTr="00890BBC">
        <w:trPr>
          <w:trHeight w:val="2552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17809CA6" w14:textId="53FA9609" w:rsidR="006451AE" w:rsidRPr="000E62B0" w:rsidRDefault="006451AE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lastRenderedPageBreak/>
              <w:t>Idcont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C701E" w14:textId="59A5AF19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Código de Identificação de contrato:</w:t>
            </w:r>
          </w:p>
          <w:p w14:paraId="6DD7EEEC" w14:textId="77777777" w:rsidR="00D1080D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Identificador utilizado para identificar cada contrato.</w:t>
            </w:r>
          </w:p>
          <w:p w14:paraId="3C064B05" w14:textId="1B67FD6B" w:rsidR="006451AE" w:rsidRPr="00D1080D" w:rsidRDefault="006451AE" w:rsidP="00E66ACC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D1080D">
              <w:rPr>
                <w:rFonts w:cs="Calibri"/>
                <w:color w:val="000000"/>
                <w:sz w:val="18"/>
                <w:szCs w:val="18"/>
              </w:rPr>
              <w:t xml:space="preserve">Este campo </w:t>
            </w:r>
            <w:r w:rsidR="00BE272A">
              <w:rPr>
                <w:rFonts w:cs="Calibri"/>
                <w:color w:val="000000"/>
                <w:sz w:val="18"/>
                <w:szCs w:val="18"/>
              </w:rPr>
              <w:t>corresponde à concatenação d</w:t>
            </w:r>
            <w:r w:rsidRPr="00D1080D">
              <w:rPr>
                <w:rFonts w:cs="Calibri"/>
                <w:color w:val="000000"/>
                <w:sz w:val="18"/>
                <w:szCs w:val="18"/>
              </w:rPr>
              <w:t>os campos ‘clbalres’ e ‘ckctares’ da chave única do primeiro pilar do M</w:t>
            </w:r>
            <w:r w:rsidR="00BE272A">
              <w:rPr>
                <w:rFonts w:cs="Calibri"/>
                <w:color w:val="000000"/>
                <w:sz w:val="18"/>
                <w:szCs w:val="18"/>
              </w:rPr>
              <w:t xml:space="preserve">UG </w:t>
            </w:r>
            <w:ins w:id="121" w:author="Marta Rafaela Teixeira Nunes" w:date="2024-11-05T13:17:00Z">
              <w:r w:rsidR="00E66ACC" w:rsidRPr="00BE272A">
                <w:rPr>
                  <w:rFonts w:cs="Calibri"/>
                  <w:color w:val="000000"/>
                  <w:sz w:val="18"/>
                  <w:szCs w:val="18"/>
                </w:rPr>
                <w:t>(ou seja, dos campos de chave da responsabilidade/contrato).</w:t>
              </w:r>
            </w:ins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8D9EE" w14:textId="1240BDDF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5482" w14:textId="565D877A" w:rsidR="006451AE" w:rsidRPr="00E0714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B8EC" w14:textId="5D23339A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3423" w14:textId="2721F516" w:rsidR="006451AE" w:rsidRPr="00671DF0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671DF0">
              <w:rPr>
                <w:rFonts w:cs="Calibri"/>
                <w:color w:val="000000"/>
                <w:sz w:val="18"/>
                <w:szCs w:val="18"/>
              </w:rPr>
              <w:t>ckbalres,</w:t>
            </w:r>
          </w:p>
          <w:p w14:paraId="24560A55" w14:textId="67D9BBAD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671DF0">
              <w:rPr>
                <w:rFonts w:cs="Calibri"/>
                <w:color w:val="000000"/>
                <w:sz w:val="18"/>
                <w:szCs w:val="18"/>
              </w:rPr>
              <w:t>ckctares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1521" w14:textId="7777777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542255" w14:paraId="10B79638" w14:textId="77777777" w:rsidTr="00890BBC">
        <w:trPr>
          <w:trHeight w:val="2552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E0C60E2" w14:textId="2EDE4105" w:rsidR="006451AE" w:rsidRPr="000E62B0" w:rsidRDefault="006451AE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Idinst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F69E1" w14:textId="0410066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Código de identificação do instrumento:</w:t>
            </w:r>
          </w:p>
          <w:p w14:paraId="26686D0E" w14:textId="30C03A63" w:rsidR="006451AE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Identificador aplicado para identificar cada instrumento do contrato identificado na variável ‘Idcont’.</w:t>
            </w:r>
          </w:p>
          <w:p w14:paraId="2BED8BF4" w14:textId="70C31467" w:rsidR="006451AE" w:rsidRPr="00671DF0" w:rsidRDefault="006451AE" w:rsidP="00E66ACC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671DF0">
              <w:rPr>
                <w:rFonts w:cs="Calibri"/>
                <w:color w:val="000000"/>
                <w:sz w:val="18"/>
                <w:szCs w:val="18"/>
              </w:rPr>
              <w:t xml:space="preserve">Este campo corresponde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ao campo </w:t>
            </w:r>
            <w:r w:rsidRPr="00671DF0">
              <w:rPr>
                <w:rFonts w:cs="Calibri"/>
                <w:color w:val="000000"/>
                <w:sz w:val="18"/>
                <w:szCs w:val="18"/>
              </w:rPr>
              <w:t>‘</w:t>
            </w:r>
            <w:r>
              <w:rPr>
                <w:rFonts w:cs="Calibri"/>
                <w:color w:val="000000"/>
                <w:sz w:val="18"/>
                <w:szCs w:val="18"/>
              </w:rPr>
              <w:t>ckrefresp’</w:t>
            </w:r>
            <w:r w:rsidRPr="00671DF0">
              <w:rPr>
                <w:rFonts w:cs="Calibri"/>
                <w:color w:val="000000"/>
                <w:sz w:val="18"/>
                <w:szCs w:val="18"/>
              </w:rPr>
              <w:t xml:space="preserve"> da chave única do prim</w:t>
            </w:r>
            <w:r w:rsidR="00BE272A">
              <w:rPr>
                <w:rFonts w:cs="Calibri"/>
                <w:color w:val="000000"/>
                <w:sz w:val="18"/>
                <w:szCs w:val="18"/>
              </w:rPr>
              <w:t>eiro pilar do MUG</w:t>
            </w:r>
            <w:ins w:id="122" w:author="Marta Rafaela Teixeira Nunes" w:date="2024-11-05T13:17:00Z">
              <w:r w:rsidR="00E66ACC">
                <w:rPr>
                  <w:rFonts w:cs="Calibri"/>
                  <w:color w:val="000000"/>
                  <w:sz w:val="18"/>
                  <w:szCs w:val="18"/>
                </w:rPr>
                <w:t xml:space="preserve"> </w:t>
              </w:r>
              <w:r w:rsidR="00E66ACC" w:rsidRPr="00BE272A">
                <w:rPr>
                  <w:rFonts w:cs="Calibri"/>
                  <w:color w:val="000000"/>
                  <w:sz w:val="18"/>
                  <w:szCs w:val="18"/>
                </w:rPr>
                <w:t>(ou seja, dos campos de chave da responsabilidade/contrato).</w:t>
              </w:r>
            </w:ins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EDEEA" w14:textId="32232E59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9797" w14:textId="1BDD9619" w:rsidR="006451AE" w:rsidRPr="00E0714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5ADD" w14:textId="1ED40F35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B669" w14:textId="09D19986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671DF0">
              <w:rPr>
                <w:rFonts w:cs="Calibri"/>
                <w:color w:val="000000"/>
                <w:sz w:val="18"/>
                <w:szCs w:val="18"/>
              </w:rPr>
              <w:t>ckrefresp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CA17" w14:textId="7777777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542255" w14:paraId="543424F0" w14:textId="77777777" w:rsidTr="00890BBC">
        <w:trPr>
          <w:trHeight w:val="2552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4E604FC" w14:textId="04E3E816" w:rsidR="006451AE" w:rsidRPr="000E62B0" w:rsidRDefault="006451AE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idprot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5C9DE" w14:textId="7777777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</w:t>
            </w:r>
            <w:r w:rsidRPr="005B6569">
              <w:rPr>
                <w:rFonts w:cs="Calibri"/>
                <w:color w:val="000000"/>
                <w:sz w:val="18"/>
                <w:szCs w:val="18"/>
              </w:rPr>
              <w:t>dentificação da p</w:t>
            </w:r>
            <w:r>
              <w:rPr>
                <w:rFonts w:cs="Calibri"/>
                <w:color w:val="000000"/>
                <w:sz w:val="18"/>
                <w:szCs w:val="18"/>
              </w:rPr>
              <w:t>roteção:</w:t>
            </w:r>
          </w:p>
          <w:p w14:paraId="700DEF09" w14:textId="77777777" w:rsidR="006451AE" w:rsidRDefault="006451AE" w:rsidP="004156F6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 xml:space="preserve">Este campo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corresponde ao código utilizado para identificar cada proteção utilizada para garantir um ou mais </w:t>
            </w:r>
            <w:commentRangeStart w:id="123"/>
            <w:r>
              <w:rPr>
                <w:rFonts w:cs="Calibri"/>
                <w:color w:val="000000"/>
                <w:sz w:val="18"/>
                <w:szCs w:val="18"/>
              </w:rPr>
              <w:t>instrumentos</w:t>
            </w:r>
            <w:commentRangeEnd w:id="123"/>
            <w:r w:rsidR="00E66ACC">
              <w:rPr>
                <w:rStyle w:val="CommentReference"/>
              </w:rPr>
              <w:commentReference w:id="123"/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</w:p>
          <w:p w14:paraId="77D563A1" w14:textId="77777777" w:rsidR="005E029A" w:rsidRDefault="006451AE" w:rsidP="004156F6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O seu valor é inalterado ao longo do tempo e não pode ser utilizado como identificador de qualquer outra proteção.</w:t>
            </w:r>
          </w:p>
          <w:p w14:paraId="275A0E9E" w14:textId="3E031672" w:rsidR="006451AE" w:rsidRPr="00BA0718" w:rsidRDefault="005E029A" w:rsidP="004156F6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A construção deste campo é diferenciada conforme a tipologia da garantia. Mais detalhe sobre a construção da chave pode ser consultada no </w:t>
            </w:r>
            <w:hyperlink w:anchor="_Visão_Geral" w:history="1">
              <w:r w:rsidRPr="009F57A3">
                <w:rPr>
                  <w:rStyle w:val="Hyperlink"/>
                  <w:rFonts w:cs="Calibri"/>
                  <w:color w:val="000000" w:themeColor="text1"/>
                  <w:sz w:val="18"/>
                  <w:szCs w:val="18"/>
                  <w:u w:val="none"/>
                </w:rPr>
                <w:t>capítulo 2.2.2.2.1</w:t>
              </w:r>
            </w:hyperlink>
            <w:r>
              <w:rPr>
                <w:rFonts w:cs="Calibri"/>
                <w:color w:val="000000"/>
                <w:sz w:val="18"/>
                <w:szCs w:val="18"/>
              </w:rPr>
              <w:t>, deste manual.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F796C" w14:textId="08295E75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FCA7" w14:textId="751C9886" w:rsidR="006451AE" w:rsidRPr="00E0714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5307" w14:textId="361974DD" w:rsidR="006451AE" w:rsidRPr="00416075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4DF" w14:textId="6F0C0F5F" w:rsidR="006451AE" w:rsidRPr="00671DF0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2C27E8">
              <w:rPr>
                <w:rFonts w:cs="Calibri"/>
                <w:color w:val="000000"/>
                <w:sz w:val="18"/>
                <w:szCs w:val="18"/>
              </w:rPr>
              <w:t>ckbalbem, ckctabem, ckrefbem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1644" w14:textId="7777777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542255" w14:paraId="22689305" w14:textId="77777777" w:rsidTr="00890BBC">
        <w:trPr>
          <w:trHeight w:val="2552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9A87A12" w14:textId="1968045B" w:rsidR="006451AE" w:rsidRPr="000E62B0" w:rsidRDefault="006451AE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lastRenderedPageBreak/>
              <w:t>valalocprot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631B" w14:textId="21CCBEC8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Alocação do valor da proteção:</w:t>
            </w:r>
          </w:p>
          <w:p w14:paraId="3F36380F" w14:textId="467593F1" w:rsidR="006451AE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Montante do valor da proteção </w:t>
            </w:r>
            <w:r w:rsidRPr="002C27E8">
              <w:rPr>
                <w:rFonts w:cs="Calibri"/>
                <w:color w:val="000000"/>
                <w:sz w:val="18"/>
                <w:szCs w:val="18"/>
              </w:rPr>
              <w:t>que foi alocado como proteção de crédito para o instrumento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27B968BB" w14:textId="20F7BE5A" w:rsidR="003625E1" w:rsidRDefault="003625E1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encontra-se preenchido, por </w:t>
            </w:r>
            <w:r w:rsidRPr="003625E1">
              <w:rPr>
                <w:rFonts w:cs="Calibri"/>
                <w:i/>
                <w:color w:val="000000"/>
                <w:sz w:val="18"/>
                <w:szCs w:val="18"/>
              </w:rPr>
              <w:t>default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, com o valor ‘0.00’ caso não existam valores para esta variável no período de referência. </w:t>
            </w:r>
          </w:p>
          <w:p w14:paraId="3F5FC0EE" w14:textId="5041304B" w:rsidR="006451AE" w:rsidRPr="002C27E8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953BC" w14:textId="56B78D3F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3500" w14:textId="6DC23C00" w:rsidR="006451AE" w:rsidRPr="00E0714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3BCF" w14:textId="2EE34BC9" w:rsidR="006451AE" w:rsidRPr="005B6569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42DF" w14:textId="6C4CD9D0" w:rsidR="006451AE" w:rsidRPr="002C27E8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mavaliaa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5A94" w14:textId="7777777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542255" w14:paraId="17AB950B" w14:textId="77777777" w:rsidTr="00890BBC">
        <w:trPr>
          <w:trHeight w:val="2552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B2D1E3B" w14:textId="6548F31F" w:rsidR="006451AE" w:rsidRPr="000E62B0" w:rsidRDefault="006451AE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credprior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21A67" w14:textId="33DA61CF" w:rsidR="006451AE" w:rsidRPr="002C27E8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2C27E8">
              <w:rPr>
                <w:rFonts w:cs="Calibri"/>
                <w:color w:val="000000"/>
                <w:sz w:val="18"/>
                <w:szCs w:val="18"/>
              </w:rPr>
              <w:t>Direitos de crédito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2C27E8">
              <w:rPr>
                <w:rFonts w:cs="Calibri"/>
                <w:color w:val="000000"/>
                <w:sz w:val="18"/>
                <w:szCs w:val="18"/>
              </w:rPr>
              <w:t>de terceiros com prioridade sobre a proteção</w:t>
            </w:r>
            <w:r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291F4291" w14:textId="693D1CD7" w:rsidR="006451AE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Corresponde ao montante máximo de quaisquer direitos de crédito de terceiros existentes de maior prioridade sobre a proteção. </w:t>
            </w:r>
          </w:p>
          <w:p w14:paraId="4CED8CDC" w14:textId="393A19A2" w:rsidR="006451AE" w:rsidRPr="002C27E8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C27E8">
              <w:rPr>
                <w:rFonts w:cs="Calibri"/>
                <w:color w:val="000000"/>
                <w:sz w:val="18"/>
                <w:szCs w:val="18"/>
              </w:rPr>
              <w:t xml:space="preserve">Este campo encontra-se </w:t>
            </w:r>
            <w:r w:rsidR="003625E1">
              <w:rPr>
                <w:rFonts w:cs="Calibri"/>
                <w:color w:val="000000"/>
                <w:sz w:val="18"/>
                <w:szCs w:val="18"/>
              </w:rPr>
              <w:t>preenchido com o valor ‘0.00’</w:t>
            </w:r>
            <w:r w:rsidRPr="002C27E8">
              <w:rPr>
                <w:rFonts w:cs="Calibri"/>
                <w:color w:val="000000"/>
                <w:sz w:val="18"/>
                <w:szCs w:val="18"/>
              </w:rPr>
              <w:t>para todos os registos da tabela, uma vez que a sua informação não é obrigatória no reporte para os casos de uso, sendo apenas mantido para assegurar a estrutura da tabela.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1B315" w14:textId="62CEEAF9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FA55" w14:textId="3814C6F4" w:rsidR="006451AE" w:rsidRPr="00E0714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35037" w14:textId="1814738D" w:rsidR="006451AE" w:rsidRPr="005B6569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36CD" w14:textId="31506E20" w:rsidR="006451AE" w:rsidRPr="002C27E8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N/A 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5B18" w14:textId="7777777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335137" w14:paraId="6D9AD705" w14:textId="77777777" w:rsidTr="00890BBC">
        <w:trPr>
          <w:trHeight w:val="281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6A9ED7E6" w14:textId="344B2DB4" w:rsidR="006451AE" w:rsidRPr="000E62B0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estexecprotinst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D7E00" w14:textId="746B0CF0" w:rsidR="006451AE" w:rsidRDefault="003625E1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</w:t>
            </w:r>
            <w:r w:rsidR="006451AE">
              <w:rPr>
                <w:rFonts w:cs="Calibri"/>
                <w:color w:val="000000"/>
                <w:sz w:val="18"/>
                <w:szCs w:val="18"/>
              </w:rPr>
              <w:t>xecução da proteção:</w:t>
            </w:r>
          </w:p>
          <w:p w14:paraId="6867B1F8" w14:textId="355EEBB2" w:rsidR="006451AE" w:rsidRDefault="003625E1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campo</w:t>
            </w:r>
            <w:r w:rsidR="00A57305">
              <w:rPr>
                <w:rFonts w:cs="Calibri"/>
                <w:color w:val="000000"/>
                <w:sz w:val="18"/>
                <w:szCs w:val="18"/>
              </w:rPr>
              <w:t xml:space="preserve"> i</w:t>
            </w:r>
            <w:r w:rsidR="006451AE">
              <w:rPr>
                <w:rFonts w:cs="Calibri"/>
                <w:color w:val="000000"/>
                <w:sz w:val="18"/>
                <w:szCs w:val="18"/>
              </w:rPr>
              <w:t xml:space="preserve">dentifica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o estado de execução em que a </w:t>
            </w:r>
            <w:r w:rsidR="006451AE">
              <w:rPr>
                <w:rFonts w:cs="Calibri"/>
                <w:color w:val="000000"/>
                <w:sz w:val="18"/>
                <w:szCs w:val="18"/>
              </w:rPr>
              <w:t>proteção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se encontra, ou seja, se não </w:t>
            </w:r>
            <w:r w:rsidR="006451AE">
              <w:rPr>
                <w:rFonts w:cs="Calibri"/>
                <w:color w:val="000000"/>
                <w:sz w:val="18"/>
                <w:szCs w:val="18"/>
              </w:rPr>
              <w:t>foi executada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ou se foi executada na totalidade ou parcialmente, durante o período de referência. </w:t>
            </w:r>
          </w:p>
          <w:p w14:paraId="6D236D8E" w14:textId="08A3815A" w:rsidR="006451AE" w:rsidRPr="009A74BC" w:rsidRDefault="00E66ACC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ins w:id="124" w:author="Marta Rafaela Teixeira Nunes" w:date="2024-11-05T13:10:00Z">
              <w:r w:rsidRPr="009A65CD">
                <w:rPr>
                  <w:rFonts w:cs="Calibri"/>
                  <w:color w:val="000000"/>
                  <w:sz w:val="18"/>
                  <w:szCs w:val="18"/>
                </w:rPr>
                <w:t xml:space="preserve">No caso de o contrato existir na tabela </w:t>
              </w:r>
              <w:r w:rsidRPr="009A65CD">
                <w:rPr>
                  <w:rFonts w:cs="Calibri"/>
                  <w:i/>
                  <w:color w:val="000000"/>
                  <w:sz w:val="18"/>
                  <w:szCs w:val="18"/>
                </w:rPr>
                <w:t>cd_captools.carteiras</w:t>
              </w:r>
              <w:r w:rsidRPr="009A65CD">
                <w:rPr>
                  <w:rFonts w:cs="Calibri"/>
                  <w:color w:val="000000"/>
                  <w:sz w:val="18"/>
                  <w:szCs w:val="18"/>
                </w:rPr>
                <w:t xml:space="preserve"> - tabela diária das ICs contabilísticas, é porque ainda não foi executado totalmente, pelo que o campo é preenchido com '002' indicando "Execução parcial". Se a tabela das ICs já não o reconhecer, então é porque a execução foi integral. No caso de o contrato não existir, então o campo é preenchido com '00</w:t>
              </w:r>
              <w:r>
                <w:rPr>
                  <w:rFonts w:cs="Calibri"/>
                  <w:color w:val="000000"/>
                  <w:sz w:val="18"/>
                  <w:szCs w:val="18"/>
                </w:rPr>
                <w:t xml:space="preserve">1' que indica "Execução total", sendo </w:t>
              </w:r>
              <w:r w:rsidRPr="009A65CD">
                <w:rPr>
                  <w:rFonts w:cs="Calibri"/>
                  <w:color w:val="000000"/>
                  <w:sz w:val="18"/>
                  <w:szCs w:val="18"/>
                </w:rPr>
                <w:t xml:space="preserve">preenchido com '000' </w:t>
              </w:r>
              <w:r>
                <w:rPr>
                  <w:rFonts w:cs="Calibri"/>
                  <w:color w:val="000000"/>
                  <w:sz w:val="18"/>
                  <w:szCs w:val="18"/>
                </w:rPr>
                <w:t xml:space="preserve">quando </w:t>
              </w:r>
              <w:r w:rsidRPr="009A65CD">
                <w:rPr>
                  <w:rFonts w:cs="Calibri"/>
                  <w:color w:val="000000"/>
                  <w:sz w:val="18"/>
                  <w:szCs w:val="18"/>
                </w:rPr>
                <w:t xml:space="preserve">não é efetuada qualquer execução.  </w:t>
              </w:r>
            </w:ins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EC119" w14:textId="7777777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8DC3" w14:textId="552D3AEB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35BA" w14:textId="7777777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00C7" w14:textId="78A720B5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estexec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B4D4" w14:textId="7777777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335137" w14:paraId="1CF32C7F" w14:textId="77777777" w:rsidTr="00890BBC">
        <w:trPr>
          <w:trHeight w:val="281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6837C8E2" w14:textId="36EE9549" w:rsidR="006451AE" w:rsidRPr="000E62B0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lastRenderedPageBreak/>
              <w:t>valexecprotinst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27FDC" w14:textId="3876A34B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 xml:space="preserve">Valor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da </w:t>
            </w:r>
            <w:r w:rsidRPr="009A74BC">
              <w:rPr>
                <w:rFonts w:cs="Calibri"/>
                <w:color w:val="000000"/>
                <w:sz w:val="18"/>
                <w:szCs w:val="18"/>
              </w:rPr>
              <w:t>execuç</w:t>
            </w:r>
            <w:r>
              <w:rPr>
                <w:rFonts w:cs="Calibri"/>
                <w:color w:val="000000"/>
                <w:sz w:val="18"/>
                <w:szCs w:val="18"/>
              </w:rPr>
              <w:t>ão</w:t>
            </w:r>
            <w:r w:rsidR="003625E1">
              <w:rPr>
                <w:rFonts w:cs="Calibri"/>
                <w:color w:val="000000"/>
                <w:sz w:val="18"/>
                <w:szCs w:val="18"/>
              </w:rPr>
              <w:t xml:space="preserve"> da proteção:</w:t>
            </w:r>
          </w:p>
          <w:p w14:paraId="4CF982B7" w14:textId="2F9A91EE" w:rsidR="003625E1" w:rsidRDefault="003625E1" w:rsidP="00013104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Em caso de execução da proteção, este campo indica o valor executado 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>durante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o período de referência.</w:t>
            </w:r>
          </w:p>
          <w:p w14:paraId="6FA94D14" w14:textId="77777777" w:rsidR="003625E1" w:rsidRDefault="003625E1" w:rsidP="00013104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apenas é reportado aquando execução da proteção (total ou parcialmente). </w:t>
            </w:r>
          </w:p>
          <w:p w14:paraId="298FFB22" w14:textId="1DE880ED" w:rsidR="006451AE" w:rsidRPr="009A74BC" w:rsidRDefault="003625E1" w:rsidP="00013104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20386" w14:textId="5FDF79F4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D9AF" w14:textId="4BA4786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FCA6" w14:textId="7777777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1942" w14:textId="6ACC909C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>mont_exec_bem_acum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F894" w14:textId="7777777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335137" w14:paraId="663D4F4B" w14:textId="77777777" w:rsidTr="00890BBC">
        <w:trPr>
          <w:trHeight w:val="281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0F6EC18B" w14:textId="77777777" w:rsidR="006451AE" w:rsidRPr="000E62B0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dtinsercao</w:t>
            </w:r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8C206" w14:textId="77777777" w:rsidR="00D1080D" w:rsidRDefault="006451AE" w:rsidP="00D1080D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de inserção:</w:t>
            </w:r>
          </w:p>
          <w:p w14:paraId="53412617" w14:textId="6EA64B04" w:rsidR="006451AE" w:rsidRPr="00237CB8" w:rsidRDefault="006451AE" w:rsidP="00013104">
            <w:pPr>
              <w:pStyle w:val="ListParagraph"/>
              <w:numPr>
                <w:ilvl w:val="0"/>
                <w:numId w:val="26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237CB8">
              <w:rPr>
                <w:rFonts w:cs="Calibri"/>
                <w:color w:val="000000"/>
                <w:sz w:val="18"/>
                <w:szCs w:val="18"/>
              </w:rPr>
              <w:t>Esta data</w:t>
            </w:r>
            <w:r w:rsidRPr="00237CB8">
              <w:rPr>
                <w:color w:val="000000"/>
                <w:sz w:val="18"/>
                <w:szCs w:val="18"/>
              </w:rPr>
              <w:t xml:space="preserve"> equivale à data e inserção do registo no sistema. 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F33D3" w14:textId="7777777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D59C" w14:textId="5394A954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7EBE" w14:textId="7777777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F3ED" w14:textId="2AB29FD1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htimest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87B7" w14:textId="7777777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6B66FE69" w14:textId="77777777" w:rsidR="00671DF0" w:rsidRDefault="00671DF0" w:rsidP="008010B2">
      <w:pPr>
        <w:jc w:val="both"/>
        <w:sectPr w:rsidR="00671DF0" w:rsidSect="002600F3">
          <w:headerReference w:type="default" r:id="rId27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2FA5E75C" w14:textId="35FD9100" w:rsidR="005B1492" w:rsidRDefault="005B1492" w:rsidP="005B1492">
      <w:pPr>
        <w:pStyle w:val="Heading3"/>
      </w:pPr>
      <w:bookmarkStart w:id="125" w:name="_Toc181628808"/>
      <w:bookmarkStart w:id="126" w:name="_Toc163902262"/>
      <w:r>
        <w:lastRenderedPageBreak/>
        <w:t>Tabela de Parametrização e Tabela Auxiliar</w:t>
      </w:r>
      <w:bookmarkEnd w:id="125"/>
    </w:p>
    <w:p w14:paraId="2C5F784E" w14:textId="631C5218" w:rsidR="005B1492" w:rsidRDefault="005B1492" w:rsidP="005B1492">
      <w:pPr>
        <w:pStyle w:val="Heading4"/>
      </w:pPr>
      <w:bookmarkStart w:id="127" w:name="_Toc181628809"/>
      <w:r>
        <w:t>Tabela de parametrização do código de cliente:</w:t>
      </w:r>
      <w:r w:rsidR="00AE6D00">
        <w:t xml:space="preserve"> </w:t>
      </w:r>
      <w:r w:rsidRPr="00BA0756">
        <w:rPr>
          <w:i/>
        </w:rPr>
        <w:t>cd_garantias.gt804_crc_exclusao_zcliente</w:t>
      </w:r>
      <w:bookmarkEnd w:id="127"/>
      <w:r w:rsidR="00FD47AF">
        <w:rPr>
          <w:i/>
        </w:rPr>
        <w:fldChar w:fldCharType="begin"/>
      </w:r>
      <w:r w:rsidR="00FD47AF">
        <w:instrText xml:space="preserve"> XE "</w:instrText>
      </w:r>
      <w:r w:rsidR="00FD47AF" w:rsidRPr="009737B3">
        <w:rPr>
          <w:i/>
        </w:rPr>
        <w:instrText>gt804_crc_exclusao_zcliente</w:instrText>
      </w:r>
      <w:r w:rsidR="00FD47AF">
        <w:instrText xml:space="preserve">" </w:instrText>
      </w:r>
      <w:r w:rsidR="00FD47AF">
        <w:rPr>
          <w:i/>
        </w:rPr>
        <w:fldChar w:fldCharType="end"/>
      </w:r>
    </w:p>
    <w:p w14:paraId="14CB03E6" w14:textId="7599D076" w:rsidR="00321B43" w:rsidRPr="004156F6" w:rsidRDefault="005B1492" w:rsidP="00774003">
      <w:pPr>
        <w:pStyle w:val="Heading5"/>
      </w:pPr>
      <w:bookmarkStart w:id="128" w:name="_Toc181628810"/>
      <w:r w:rsidRPr="004156F6">
        <w:t>Visão Geral</w:t>
      </w:r>
      <w:bookmarkEnd w:id="128"/>
    </w:p>
    <w:p w14:paraId="0CE769B1" w14:textId="77777777" w:rsidR="00AE6D00" w:rsidRDefault="000161BF" w:rsidP="005B1492">
      <w:pPr>
        <w:jc w:val="both"/>
      </w:pPr>
      <w:r>
        <w:t>Nem todos os cliente</w:t>
      </w:r>
      <w:r w:rsidR="00AE6D00">
        <w:t>s</w:t>
      </w:r>
      <w:r>
        <w:t xml:space="preserve"> registados</w:t>
      </w:r>
      <w:r w:rsidR="00AE6D00">
        <w:t xml:space="preserve"> são considerados para efeitos da CRC. N</w:t>
      </w:r>
      <w:r>
        <w:t>esse sentido, importa selecionar</w:t>
      </w:r>
      <w:r w:rsidR="00AE6D00">
        <w:t xml:space="preserve"> e fi</w:t>
      </w:r>
      <w:r>
        <w:t>lt</w:t>
      </w:r>
      <w:r w:rsidR="00AE6D00">
        <w:t>r</w:t>
      </w:r>
      <w:r>
        <w:t>ar o univer</w:t>
      </w:r>
      <w:r w:rsidR="0030017C">
        <w:t>s</w:t>
      </w:r>
      <w:r>
        <w:t xml:space="preserve">o relevante </w:t>
      </w:r>
      <w:r w:rsidR="00AE6D00">
        <w:t>para a sua representação.</w:t>
      </w:r>
    </w:p>
    <w:p w14:paraId="0D427B33" w14:textId="77777777" w:rsidR="00AE6D00" w:rsidRDefault="00AE6D00" w:rsidP="005B1492">
      <w:pPr>
        <w:jc w:val="both"/>
      </w:pPr>
    </w:p>
    <w:p w14:paraId="013D71AA" w14:textId="1E4AEB24" w:rsidR="0030017C" w:rsidRDefault="000161BF" w:rsidP="005B1492">
      <w:pPr>
        <w:jc w:val="both"/>
      </w:pPr>
      <w:r>
        <w:t xml:space="preserve">Com o objetivo de facilitar o processo de identificação dos contratos a excluir do universo da CRC, foi criada a tabela </w:t>
      </w:r>
      <w:r w:rsidRPr="00BA0756">
        <w:rPr>
          <w:i/>
        </w:rPr>
        <w:t>cd_garantias.gt804_crc_exclusao_zcliente</w:t>
      </w:r>
      <w:r w:rsidR="0030017C">
        <w:t>, uma nova tabela de parametrização. Esta tabela vem otimizar o processo de seleção, assegurando total trans</w:t>
      </w:r>
      <w:r w:rsidR="00AE6D00">
        <w:t>p</w:t>
      </w:r>
      <w:r w:rsidR="0030017C">
        <w:t>ar</w:t>
      </w:r>
      <w:r w:rsidR="00AE6D00">
        <w:t>ê</w:t>
      </w:r>
      <w:r w:rsidR="0030017C">
        <w:t xml:space="preserve">ncia do modelo. A parametrização identifica </w:t>
      </w:r>
      <w:r w:rsidR="00AE6D00">
        <w:t xml:space="preserve">os clientes para os quais não serão </w:t>
      </w:r>
      <w:r w:rsidR="0075364A">
        <w:t xml:space="preserve">reportadas </w:t>
      </w:r>
      <w:r w:rsidR="00AE6D00">
        <w:t>garantias, e</w:t>
      </w:r>
      <w:r w:rsidR="0030017C">
        <w:t xml:space="preserve"> a serem excluídos do universo da CRC</w:t>
      </w:r>
      <w:r w:rsidR="00AE6D00">
        <w:t>.</w:t>
      </w:r>
      <w:r w:rsidR="0030017C">
        <w:t xml:space="preserve"> Os clientes são identificados por meio de um código atribuído à variável ‘ccliente’. </w:t>
      </w:r>
    </w:p>
    <w:p w14:paraId="3B2B874A" w14:textId="77777777" w:rsidR="00362C68" w:rsidRPr="000161BF" w:rsidRDefault="00362C68" w:rsidP="005B1492">
      <w:pPr>
        <w:jc w:val="both"/>
      </w:pPr>
    </w:p>
    <w:p w14:paraId="3F27C51B" w14:textId="6139C9B8" w:rsidR="007F1C82" w:rsidRPr="007F1C82" w:rsidRDefault="005B1492" w:rsidP="006D4FEF">
      <w:pPr>
        <w:pStyle w:val="Heading5"/>
      </w:pPr>
      <w:bookmarkStart w:id="129" w:name="_Toc167390732"/>
      <w:bookmarkStart w:id="130" w:name="_Toc181628811"/>
      <w:r w:rsidRPr="005F2985">
        <w:t>Periodicidade</w:t>
      </w:r>
      <w:bookmarkEnd w:id="129"/>
      <w:bookmarkEnd w:id="130"/>
    </w:p>
    <w:p w14:paraId="355A4AD3" w14:textId="658F57F3" w:rsidR="0030017C" w:rsidRPr="0030017C" w:rsidRDefault="005B1492" w:rsidP="005B1492">
      <w:pPr>
        <w:jc w:val="both"/>
      </w:pPr>
      <w:r w:rsidRPr="005F2985">
        <w:t xml:space="preserve">A tabela </w:t>
      </w:r>
      <w:r w:rsidRPr="00BA0756">
        <w:rPr>
          <w:i/>
        </w:rPr>
        <w:t>cd_garantias.gt804_crc_exclusao_zcliente</w:t>
      </w:r>
      <w:r>
        <w:rPr>
          <w:i/>
        </w:rPr>
        <w:t xml:space="preserve"> </w:t>
      </w:r>
      <w:r w:rsidR="0030017C">
        <w:t xml:space="preserve">é gerada diariamente, em todos os dias úteis do mês. </w:t>
      </w:r>
      <w:r w:rsidR="0030017C" w:rsidRPr="00720567">
        <w:rPr>
          <w:rFonts w:eastAsiaTheme="minorHAnsi" w:cstheme="minorBidi"/>
          <w:szCs w:val="22"/>
          <w:lang w:eastAsia="en-US"/>
        </w:rPr>
        <w:t>No caso</w:t>
      </w:r>
      <w:r w:rsidR="0030017C">
        <w:rPr>
          <w:rFonts w:eastAsiaTheme="minorHAnsi" w:cstheme="minorBidi"/>
          <w:szCs w:val="22"/>
          <w:lang w:eastAsia="en-US"/>
        </w:rPr>
        <w:t xml:space="preserve"> do ultimo dia do mês não ser um dia útil,</w:t>
      </w:r>
      <w:r w:rsidR="0030017C" w:rsidRPr="00720567">
        <w:rPr>
          <w:rFonts w:eastAsiaTheme="minorHAnsi" w:cstheme="minorBidi"/>
          <w:szCs w:val="22"/>
          <w:lang w:eastAsia="en-US"/>
        </w:rPr>
        <w:t xml:space="preserve"> o modelo gera uma cópia do último dia útil e atribui-lhe a partição de último dia</w:t>
      </w:r>
      <w:r w:rsidR="004C3FB0">
        <w:rPr>
          <w:rFonts w:eastAsiaTheme="minorHAnsi" w:cstheme="minorBidi"/>
          <w:szCs w:val="22"/>
          <w:lang w:eastAsia="en-US"/>
        </w:rPr>
        <w:t xml:space="preserve"> </w:t>
      </w:r>
      <w:r w:rsidR="0030017C">
        <w:rPr>
          <w:rFonts w:eastAsiaTheme="minorHAnsi" w:cstheme="minorBidi"/>
          <w:szCs w:val="22"/>
          <w:lang w:eastAsia="en-US"/>
        </w:rPr>
        <w:t>de calendário do mês</w:t>
      </w:r>
      <w:r w:rsidR="0030017C" w:rsidRPr="00113326">
        <w:rPr>
          <w:rFonts w:eastAsiaTheme="minorHAnsi" w:cstheme="minorBidi"/>
          <w:color w:val="000000" w:themeColor="text1"/>
          <w:szCs w:val="22"/>
          <w:lang w:eastAsia="en-US"/>
        </w:rPr>
        <w:t>.</w:t>
      </w:r>
      <w:r w:rsidR="0030017C">
        <w:rPr>
          <w:rFonts w:eastAsiaTheme="minorHAnsi" w:cstheme="minorBidi"/>
          <w:color w:val="000000" w:themeColor="text1"/>
          <w:szCs w:val="22"/>
          <w:lang w:eastAsia="en-US"/>
        </w:rPr>
        <w:t xml:space="preserve"> </w:t>
      </w:r>
      <w:r w:rsidR="0030017C" w:rsidRPr="00113326">
        <w:rPr>
          <w:rFonts w:eastAsiaTheme="minorHAnsi" w:cstheme="minorBidi"/>
          <w:color w:val="000000" w:themeColor="text1"/>
          <w:szCs w:val="22"/>
          <w:lang w:eastAsia="en-US"/>
        </w:rPr>
        <w:t>A título de exemplo, se o dia 31 de um mês corresponde a um sábado, é criada uma cópia do dia 30 (último dia útil) e atribui-lhe a ‘ref_date´ do dia 31.</w:t>
      </w:r>
    </w:p>
    <w:p w14:paraId="5829B87F" w14:textId="77777777" w:rsidR="005B1492" w:rsidRPr="005F2985" w:rsidRDefault="005B1492" w:rsidP="005B1492">
      <w:pPr>
        <w:jc w:val="both"/>
      </w:pPr>
    </w:p>
    <w:p w14:paraId="2DC0BEE6" w14:textId="6AA47890" w:rsidR="0030017C" w:rsidRDefault="005B1492" w:rsidP="005B1492">
      <w:r w:rsidRPr="005F2985">
        <w:t xml:space="preserve">Só se devem considerar como oficiais os valores constantes nesta tabela desde, e incluindo, </w:t>
      </w:r>
      <w:del w:id="131" w:author="Marta Rafaela Teixeira Nunes" w:date="2024-11-05T13:20:00Z">
        <w:r w:rsidR="00E66ACC" w:rsidDel="00E66ACC">
          <w:delText>31</w:delText>
        </w:r>
        <w:r w:rsidR="00D36304" w:rsidDel="00E66ACC">
          <w:delText xml:space="preserve"> </w:delText>
        </w:r>
      </w:del>
      <w:ins w:id="132" w:author="Marta Rafaela Teixeira Nunes" w:date="2024-11-05T13:20:00Z">
        <w:r w:rsidR="00E66ACC">
          <w:t xml:space="preserve">29 </w:t>
        </w:r>
      </w:ins>
      <w:r w:rsidR="00D36304">
        <w:t xml:space="preserve">julho de 2024. </w:t>
      </w:r>
    </w:p>
    <w:p w14:paraId="3FF0496B" w14:textId="77777777" w:rsidR="00362C68" w:rsidRDefault="00362C68" w:rsidP="005B1492"/>
    <w:p w14:paraId="1EB97776" w14:textId="651D0413" w:rsidR="0030017C" w:rsidRDefault="0030017C" w:rsidP="0030017C">
      <w:pPr>
        <w:pStyle w:val="Heading5"/>
      </w:pPr>
      <w:bookmarkStart w:id="133" w:name="_Toc181628812"/>
      <w:r>
        <w:t>Aprovisionamento</w:t>
      </w:r>
      <w:bookmarkEnd w:id="133"/>
      <w:r>
        <w:t xml:space="preserve"> </w:t>
      </w:r>
    </w:p>
    <w:p w14:paraId="3B2EB8EA" w14:textId="12E8D791" w:rsidR="005B1492" w:rsidRPr="004156F6" w:rsidRDefault="005B1492" w:rsidP="005B1492">
      <w:pPr>
        <w:jc w:val="both"/>
        <w:rPr>
          <w:i/>
        </w:rPr>
      </w:pPr>
      <w:r w:rsidRPr="005F2985">
        <w:t xml:space="preserve">O aprovisionamento da tabela </w:t>
      </w:r>
      <w:r w:rsidRPr="00BA0756">
        <w:rPr>
          <w:i/>
        </w:rPr>
        <w:t>cd_garantias.gt804_crc_exclusao_zcliente</w:t>
      </w:r>
      <w:r>
        <w:rPr>
          <w:i/>
        </w:rPr>
        <w:t xml:space="preserve"> </w:t>
      </w:r>
      <w:r w:rsidRPr="005F2985">
        <w:t>é manual</w:t>
      </w:r>
      <w:r w:rsidR="009315A9">
        <w:t xml:space="preserve"> e da </w:t>
      </w:r>
      <w:r w:rsidRPr="0020266E">
        <w:t xml:space="preserve">responsabilidade da equipa CDO. A parametrização dos motores dos vários módulos é acessível no </w:t>
      </w:r>
      <w:r w:rsidRPr="004C3FB0">
        <w:rPr>
          <w:i/>
        </w:rPr>
        <w:t>Front</w:t>
      </w:r>
      <w:r w:rsidRPr="0020266E">
        <w:t xml:space="preserve"> do </w:t>
      </w:r>
      <w:r w:rsidRPr="004C3FB0">
        <w:rPr>
          <w:i/>
        </w:rPr>
        <w:t>Data Lake</w:t>
      </w:r>
      <w:r w:rsidRPr="0020266E">
        <w:t xml:space="preserve"> - conforme explicado no capítulo 3. do </w:t>
      </w:r>
      <w:r w:rsidR="00D22295" w:rsidRPr="0020266E">
        <w:t>documento</w:t>
      </w:r>
      <w:del w:id="134" w:author="Marta Rafaela Teixeira Nunes" w:date="2024-11-05T13:20:00Z">
        <w:r w:rsidR="00D22295" w:rsidRPr="0020266E" w:rsidDel="00E66ACC">
          <w:delText xml:space="preserve"> </w:delText>
        </w:r>
      </w:del>
      <w:ins w:id="135" w:author="Marta Rafaela Teixeira Nunes" w:date="2024-11-05T13:20:00Z">
        <w:r w:rsidR="00E66ACC">
          <w:t>‘</w:t>
        </w:r>
        <w:r w:rsidR="00E66ACC" w:rsidRPr="004156F6">
          <w:rPr>
            <w:i/>
          </w:rPr>
          <w:t>Data Lake Hub (Front do Data Lake)’.</w:t>
        </w:r>
        <w:r w:rsidR="00E66ACC" w:rsidDel="00E66ACC">
          <w:t xml:space="preserve"> </w:t>
        </w:r>
      </w:ins>
      <w:del w:id="136" w:author="Marta Rafaela Teixeira Nunes" w:date="2024-11-05T13:20:00Z">
        <w:r w:rsidR="00E66ACC" w:rsidDel="00E66ACC">
          <w:delText>‘</w:delText>
        </w:r>
        <w:r w:rsidR="00362C68" w:rsidRPr="004156F6" w:rsidDel="00E66ACC">
          <w:rPr>
            <w:i/>
          </w:rPr>
          <w:delText>Front do Data Lake</w:delText>
        </w:r>
      </w:del>
      <w:r w:rsidR="00D22295" w:rsidRPr="004156F6">
        <w:rPr>
          <w:i/>
        </w:rPr>
        <w:t>’.</w:t>
      </w:r>
    </w:p>
    <w:p w14:paraId="0D8327B3" w14:textId="5CDA5906" w:rsidR="00BB3677" w:rsidRDefault="00BB3677" w:rsidP="005B1492">
      <w:pPr>
        <w:jc w:val="both"/>
      </w:pPr>
    </w:p>
    <w:p w14:paraId="3C707A28" w14:textId="77777777" w:rsidR="00BB3677" w:rsidRPr="00BB3677" w:rsidRDefault="00BB3677" w:rsidP="00BB3677"/>
    <w:p w14:paraId="42A741B3" w14:textId="77777777" w:rsidR="00BB3677" w:rsidRPr="00BB3677" w:rsidRDefault="00BB3677" w:rsidP="00BB3677"/>
    <w:p w14:paraId="2B2F5E2B" w14:textId="77777777" w:rsidR="00BB3677" w:rsidRPr="00BB3677" w:rsidRDefault="00BB3677" w:rsidP="00BB3677"/>
    <w:p w14:paraId="4D1F387A" w14:textId="77777777" w:rsidR="00BB3677" w:rsidRPr="00BB3677" w:rsidRDefault="00BB3677" w:rsidP="00BB3677"/>
    <w:p w14:paraId="74499F95" w14:textId="77777777" w:rsidR="00BB3677" w:rsidRPr="00BB3677" w:rsidRDefault="00BB3677" w:rsidP="00BB3677"/>
    <w:p w14:paraId="7F38E261" w14:textId="77777777" w:rsidR="00BB3677" w:rsidRPr="00BB3677" w:rsidRDefault="00BB3677" w:rsidP="00BB3677"/>
    <w:p w14:paraId="0BDB0DA9" w14:textId="77777777" w:rsidR="00BB3677" w:rsidRPr="00BB3677" w:rsidRDefault="00BB3677" w:rsidP="00BB3677"/>
    <w:p w14:paraId="56B2489B" w14:textId="2331222D" w:rsidR="00BB3677" w:rsidRPr="00BB3677" w:rsidRDefault="00BB3677" w:rsidP="00BB3677">
      <w:pPr>
        <w:tabs>
          <w:tab w:val="left" w:pos="3207"/>
        </w:tabs>
      </w:pPr>
      <w:r>
        <w:tab/>
      </w:r>
    </w:p>
    <w:p w14:paraId="3F961159" w14:textId="6E7F92AC" w:rsidR="00D36304" w:rsidRPr="00BB3677" w:rsidRDefault="00BB3677" w:rsidP="00BB3677">
      <w:pPr>
        <w:tabs>
          <w:tab w:val="left" w:pos="3207"/>
        </w:tabs>
        <w:sectPr w:rsidR="00D36304" w:rsidRPr="00BB3677" w:rsidSect="00D36304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  <w:r>
        <w:tab/>
      </w:r>
    </w:p>
    <w:p w14:paraId="53F7C61A" w14:textId="77777777" w:rsidR="005B1492" w:rsidRPr="005F2985" w:rsidRDefault="005B1492" w:rsidP="007F1C82">
      <w:pPr>
        <w:pStyle w:val="Heading5"/>
      </w:pPr>
      <w:bookmarkStart w:id="137" w:name="_Toc167390734"/>
      <w:bookmarkStart w:id="138" w:name="_Toc181628813"/>
      <w:r w:rsidRPr="005F2985">
        <w:lastRenderedPageBreak/>
        <w:t>Detalhe dos Campos</w:t>
      </w:r>
      <w:bookmarkEnd w:id="137"/>
      <w:bookmarkEnd w:id="138"/>
    </w:p>
    <w:p w14:paraId="0DD92214" w14:textId="1464C2D7" w:rsidR="00C4374B" w:rsidRDefault="005B1492" w:rsidP="00D23CA9">
      <w:pPr>
        <w:jc w:val="both"/>
      </w:pPr>
      <w:r w:rsidRPr="005F2985">
        <w:t xml:space="preserve">A tabela infra lista todos os campos da tabela </w:t>
      </w:r>
      <w:r w:rsidRPr="00BA0756">
        <w:rPr>
          <w:i/>
        </w:rPr>
        <w:t>cd_garantias.gt804_crc_exclusao_zcliente</w:t>
      </w:r>
      <w:r w:rsidRPr="005F2985">
        <w:t xml:space="preserve">, bem como os respetivos significados, formato e, em caso de códigos, as respetivas descodificações e valores elegíveis. </w:t>
      </w:r>
    </w:p>
    <w:p w14:paraId="78937C22" w14:textId="77777777" w:rsidR="00D36304" w:rsidRDefault="00D36304" w:rsidP="00D23CA9">
      <w:pPr>
        <w:jc w:val="both"/>
      </w:pPr>
    </w:p>
    <w:p w14:paraId="5F8B8F48" w14:textId="6CC956AC" w:rsidR="00C4374B" w:rsidRDefault="00C4374B" w:rsidP="00774003">
      <w:pPr>
        <w:jc w:val="center"/>
        <w:rPr>
          <w:b/>
        </w:rPr>
      </w:pPr>
      <w:bookmarkStart w:id="139" w:name="_Toc163201543"/>
      <w:bookmarkStart w:id="140" w:name="_Toc165368771"/>
      <w:bookmarkStart w:id="141" w:name="_Toc181628836"/>
      <w:r w:rsidRPr="005F2985">
        <w:rPr>
          <w:b/>
        </w:rPr>
        <w:t xml:space="preserve">Tabela </w:t>
      </w:r>
      <w:r w:rsidRPr="005F2985">
        <w:rPr>
          <w:b/>
        </w:rPr>
        <w:fldChar w:fldCharType="begin"/>
      </w:r>
      <w:r w:rsidRPr="005F2985">
        <w:rPr>
          <w:b/>
        </w:rPr>
        <w:instrText xml:space="preserve"> SEQ Tabela \* ARABIC </w:instrText>
      </w:r>
      <w:r w:rsidRPr="005F2985">
        <w:rPr>
          <w:b/>
        </w:rPr>
        <w:fldChar w:fldCharType="separate"/>
      </w:r>
      <w:r w:rsidR="00043577">
        <w:rPr>
          <w:b/>
          <w:noProof/>
        </w:rPr>
        <w:t>8</w:t>
      </w:r>
      <w:r w:rsidRPr="005F2985">
        <w:rPr>
          <w:b/>
        </w:rPr>
        <w:fldChar w:fldCharType="end"/>
      </w:r>
      <w:r>
        <w:rPr>
          <w:b/>
        </w:rPr>
        <w:t>:</w:t>
      </w:r>
      <w:r w:rsidRPr="005F2985">
        <w:rPr>
          <w:b/>
        </w:rPr>
        <w:t xml:space="preserve"> Detalhe dos campos da </w:t>
      </w:r>
      <w:bookmarkEnd w:id="139"/>
      <w:bookmarkEnd w:id="140"/>
      <w:r w:rsidRPr="00A25969">
        <w:rPr>
          <w:b/>
        </w:rPr>
        <w:t>cd_garantias.gt804_crc_exclusao_zcliente</w:t>
      </w:r>
      <w:bookmarkEnd w:id="141"/>
    </w:p>
    <w:p w14:paraId="29471237" w14:textId="77777777" w:rsidR="00774003" w:rsidRPr="00C4374B" w:rsidRDefault="00774003" w:rsidP="00C4374B"/>
    <w:tbl>
      <w:tblPr>
        <w:tblW w:w="152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5"/>
        <w:gridCol w:w="8053"/>
        <w:gridCol w:w="804"/>
        <w:gridCol w:w="2415"/>
        <w:gridCol w:w="1610"/>
      </w:tblGrid>
      <w:tr w:rsidR="00C4374B" w:rsidRPr="005F2985" w14:paraId="096087BB" w14:textId="77777777" w:rsidTr="00905F0D">
        <w:trPr>
          <w:gridAfter w:val="1"/>
          <w:wAfter w:w="1610" w:type="dxa"/>
          <w:trHeight w:val="341"/>
          <w:tblHeader/>
        </w:trPr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0804B81E" w14:textId="77777777" w:rsidR="00C4374B" w:rsidRPr="005F2985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2985">
              <w:rPr>
                <w:rFonts w:cs="Calibri"/>
                <w:b/>
                <w:bCs/>
                <w:color w:val="FFFFFF"/>
                <w:sz w:val="18"/>
                <w:szCs w:val="18"/>
              </w:rPr>
              <w:t>Chaves da tabela</w:t>
            </w:r>
          </w:p>
          <w:p w14:paraId="38180D26" w14:textId="77777777" w:rsidR="00C4374B" w:rsidRPr="00A7376B" w:rsidRDefault="00C4374B" w:rsidP="00C4374B">
            <w:pPr>
              <w:rPr>
                <w:rFonts w:cs="Calibri"/>
                <w:b/>
                <w:bCs/>
                <w:i/>
                <w:color w:val="FFFFFF"/>
                <w:sz w:val="18"/>
                <w:szCs w:val="18"/>
              </w:rPr>
            </w:pPr>
            <w:r w:rsidRPr="00A25969">
              <w:rPr>
                <w:rFonts w:cs="Calibri"/>
                <w:b/>
                <w:bCs/>
                <w:color w:val="FFFFFF"/>
                <w:sz w:val="18"/>
                <w:szCs w:val="18"/>
              </w:rPr>
              <w:t>gt804_crc_exclusao_zcliente</w:t>
            </w:r>
          </w:p>
        </w:tc>
        <w:tc>
          <w:tcPr>
            <w:tcW w:w="8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0DBD31C4" w14:textId="77777777" w:rsidR="00C4374B" w:rsidRPr="005F2985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2985">
              <w:rPr>
                <w:rFonts w:cs="Calibri"/>
                <w:b/>
                <w:bCs/>
                <w:color w:val="FFFFFF"/>
                <w:sz w:val="18"/>
                <w:szCs w:val="18"/>
              </w:rPr>
              <w:t>Significado do campo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2E2AE034" w14:textId="77777777" w:rsidR="00C4374B" w:rsidRPr="005F2985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2985">
              <w:rPr>
                <w:rFonts w:cs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3DE806FA" w14:textId="77777777" w:rsidR="00C4374B" w:rsidRPr="005F2985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2985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Tabela(s) com valores elegíveis </w:t>
            </w:r>
          </w:p>
        </w:tc>
      </w:tr>
      <w:tr w:rsidR="00C4374B" w:rsidRPr="005F2985" w14:paraId="23C48971" w14:textId="77777777" w:rsidTr="00905F0D">
        <w:trPr>
          <w:gridAfter w:val="1"/>
          <w:wAfter w:w="1610" w:type="dxa"/>
          <w:trHeight w:val="341"/>
        </w:trPr>
        <w:tc>
          <w:tcPr>
            <w:tcW w:w="2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743BB6B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ccliente</w:t>
            </w:r>
          </w:p>
        </w:tc>
        <w:tc>
          <w:tcPr>
            <w:tcW w:w="8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9D156" w14:textId="301E2713" w:rsidR="00C4374B" w:rsidRDefault="0020266E" w:rsidP="00C4374B">
            <w:pPr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Código de Identificação de </w:t>
            </w:r>
            <w:r w:rsidR="00C4374B">
              <w:rPr>
                <w:rFonts w:cs="Calibri"/>
                <w:color w:val="000000"/>
                <w:sz w:val="18"/>
                <w:szCs w:val="18"/>
              </w:rPr>
              <w:t xml:space="preserve">Cliente: </w:t>
            </w:r>
          </w:p>
          <w:p w14:paraId="480AD90E" w14:textId="492B9C90" w:rsidR="00C4374B" w:rsidRDefault="0020266E" w:rsidP="00013104">
            <w:pPr>
              <w:pStyle w:val="ListParagraph"/>
              <w:numPr>
                <w:ilvl w:val="0"/>
                <w:numId w:val="12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Identifica o número da entidade</w:t>
            </w:r>
            <w:r w:rsidR="007E1E5A">
              <w:rPr>
                <w:rFonts w:cs="Calibri"/>
                <w:color w:val="000000"/>
                <w:sz w:val="18"/>
                <w:szCs w:val="18"/>
              </w:rPr>
              <w:t xml:space="preserve"> a ser excluída do universo da CRC. </w:t>
            </w:r>
          </w:p>
          <w:p w14:paraId="48A07E50" w14:textId="1DEFA92E" w:rsidR="00E66ACC" w:rsidRPr="00E66ACC" w:rsidRDefault="007E1E5A" w:rsidP="00E66ACC">
            <w:pPr>
              <w:pStyle w:val="ListParagraph"/>
              <w:numPr>
                <w:ilvl w:val="0"/>
                <w:numId w:val="12"/>
              </w:numPr>
              <w:ind w:left="170" w:hanging="170"/>
              <w:jc w:val="both"/>
              <w:rPr>
                <w:ins w:id="142" w:author="Marta Rafaela Teixeira Nunes" w:date="2024-11-05T13:20:00Z"/>
                <w:rFonts w:cs="Calibri"/>
                <w:color w:val="000000"/>
                <w:sz w:val="18"/>
                <w:szCs w:val="18"/>
                <w:rPrChange w:id="143" w:author="Marta Rafaela Teixeira Nunes" w:date="2024-11-05T13:21:00Z">
                  <w:rPr>
                    <w:ins w:id="144" w:author="Marta Rafaela Teixeira Nunes" w:date="2024-11-05T13:20:00Z"/>
                  </w:rPr>
                </w:rPrChange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Estes clientes representam empresas que fazem parte do grupo BST ou o próprio BST</w:t>
            </w:r>
            <w:r w:rsidR="00D9784E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860A56F" w14:textId="501A92B6" w:rsidR="00D9784E" w:rsidRPr="00D9784E" w:rsidRDefault="00E66ACC" w:rsidP="00E66ACC">
            <w:pPr>
              <w:pStyle w:val="ListParagraph"/>
              <w:numPr>
                <w:ilvl w:val="0"/>
                <w:numId w:val="12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ins w:id="145" w:author="Marta Rafaela Teixeira Nunes" w:date="2024-11-05T13:20:00Z">
              <w:r>
                <w:rPr>
                  <w:rFonts w:cs="Calibri"/>
                  <w:color w:val="000000"/>
                  <w:sz w:val="18"/>
                  <w:szCs w:val="18"/>
                </w:rPr>
                <w:t xml:space="preserve">Este campo é equivalente ao campo ‘zcliente’, campo identificador do cliente garante, das tabelas </w:t>
              </w:r>
              <w:r w:rsidRPr="00F13D23">
                <w:rPr>
                  <w:rFonts w:cs="Calibri"/>
                  <w:i/>
                  <w:color w:val="000000"/>
                  <w:sz w:val="18"/>
                  <w:szCs w:val="18"/>
                </w:rPr>
                <w:t>cd_garantias.gt022_crc5g_atributos_garantia_rct207</w:t>
              </w:r>
              <w:r w:rsidRPr="00F13D23">
                <w:rPr>
                  <w:rFonts w:cs="Calibri"/>
                  <w:color w:val="000000"/>
                  <w:sz w:val="18"/>
                  <w:szCs w:val="18"/>
                </w:rPr>
                <w:t xml:space="preserve"> e </w:t>
              </w:r>
              <w:r w:rsidRPr="00F13D23">
                <w:rPr>
                  <w:rFonts w:cs="Calibri"/>
                  <w:i/>
                  <w:color w:val="000000"/>
                  <w:sz w:val="18"/>
                  <w:szCs w:val="18"/>
                </w:rPr>
                <w:t>cd_garantias.gt023_cr</w:t>
              </w:r>
              <w:r>
                <w:rPr>
                  <w:rFonts w:cs="Calibri"/>
                  <w:i/>
                  <w:color w:val="000000"/>
                  <w:sz w:val="18"/>
                  <w:szCs w:val="18"/>
                </w:rPr>
                <w:t xml:space="preserve">c5g_rl_contratos_garantia_rct210, </w:t>
              </w:r>
              <w:r>
                <w:rPr>
                  <w:rFonts w:cs="Calibri"/>
                  <w:color w:val="000000"/>
                  <w:sz w:val="18"/>
                  <w:szCs w:val="18"/>
                </w:rPr>
                <w:t>e deve sempre ser preenchido com 10 dígitos</w:t>
              </w:r>
            </w:ins>
            <w:r w:rsidR="00D9784E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78152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5F2985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8F325" w14:textId="05083974" w:rsidR="00C4374B" w:rsidRPr="005F2985" w:rsidRDefault="00C4374B" w:rsidP="007E1E5A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C4374B" w:rsidRPr="005F2985" w14:paraId="46B95374" w14:textId="77777777" w:rsidTr="00905F0D">
        <w:trPr>
          <w:trHeight w:val="341"/>
        </w:trPr>
        <w:tc>
          <w:tcPr>
            <w:tcW w:w="2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45D973F7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ckutulmo</w:t>
            </w:r>
          </w:p>
        </w:tc>
        <w:tc>
          <w:tcPr>
            <w:tcW w:w="8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41A7D" w14:textId="77777777" w:rsidR="00AF41C4" w:rsidRDefault="00AF41C4" w:rsidP="00C4374B">
            <w:pPr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Identificação de utilizador: </w:t>
            </w:r>
          </w:p>
          <w:p w14:paraId="4242A23F" w14:textId="74A18638" w:rsidR="00C4374B" w:rsidRPr="00AF41C4" w:rsidRDefault="00AF41C4" w:rsidP="00013104">
            <w:pPr>
              <w:pStyle w:val="ListParagraph"/>
              <w:numPr>
                <w:ilvl w:val="0"/>
                <w:numId w:val="14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>identifica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o utilizador que alterou e/ou carregou o registo.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72AB9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EBAE5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1610" w:type="dxa"/>
          </w:tcPr>
          <w:p w14:paraId="4824CC2A" w14:textId="77777777" w:rsidR="00C4374B" w:rsidRPr="005F2985" w:rsidRDefault="00C4374B" w:rsidP="00C4374B">
            <w:pPr>
              <w:spacing w:after="160" w:line="259" w:lineRule="auto"/>
            </w:pPr>
          </w:p>
        </w:tc>
      </w:tr>
      <w:tr w:rsidR="00C4374B" w:rsidRPr="005F2985" w14:paraId="4373B4CC" w14:textId="77777777" w:rsidTr="00905F0D">
        <w:trPr>
          <w:gridAfter w:val="1"/>
          <w:wAfter w:w="1610" w:type="dxa"/>
          <w:trHeight w:val="341"/>
        </w:trPr>
        <w:tc>
          <w:tcPr>
            <w:tcW w:w="2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35B9B99E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5F2985">
              <w:rPr>
                <w:rFonts w:cs="Calibri"/>
                <w:color w:val="000000"/>
                <w:sz w:val="18"/>
                <w:szCs w:val="18"/>
              </w:rPr>
              <w:t>ref_date</w:t>
            </w:r>
          </w:p>
        </w:tc>
        <w:tc>
          <w:tcPr>
            <w:tcW w:w="8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F797F" w14:textId="77777777" w:rsidR="00237CB8" w:rsidRDefault="00C4374B" w:rsidP="00237CB8">
            <w:pPr>
              <w:jc w:val="both"/>
              <w:rPr>
                <w:color w:val="000000"/>
                <w:sz w:val="18"/>
                <w:szCs w:val="18"/>
              </w:rPr>
            </w:pPr>
            <w:r w:rsidRPr="005F2985">
              <w:rPr>
                <w:color w:val="000000"/>
                <w:sz w:val="18"/>
                <w:szCs w:val="18"/>
              </w:rPr>
              <w:t>Data de referência dos dados:</w:t>
            </w:r>
          </w:p>
          <w:p w14:paraId="5E39379D" w14:textId="77777777" w:rsidR="00237CB8" w:rsidRDefault="00C4374B" w:rsidP="00013104">
            <w:pPr>
              <w:pStyle w:val="ListParagraph"/>
              <w:numPr>
                <w:ilvl w:val="0"/>
                <w:numId w:val="14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237CB8">
              <w:rPr>
                <w:color w:val="000000"/>
                <w:sz w:val="18"/>
                <w:szCs w:val="18"/>
              </w:rPr>
              <w:t xml:space="preserve">Todas as tabelas de </w:t>
            </w:r>
            <w:r w:rsidRPr="00237CB8">
              <w:rPr>
                <w:i/>
                <w:color w:val="000000"/>
                <w:sz w:val="18"/>
                <w:szCs w:val="18"/>
              </w:rPr>
              <w:t>output</w:t>
            </w:r>
            <w:r w:rsidRPr="00237CB8">
              <w:rPr>
                <w:color w:val="000000"/>
                <w:sz w:val="18"/>
                <w:szCs w:val="18"/>
              </w:rPr>
              <w:t xml:space="preserve"> dos motores incluem sempre o campo ‘ref_date’ que reflete a data de referência dos dados. </w:t>
            </w:r>
          </w:p>
          <w:p w14:paraId="0976D9E2" w14:textId="77777777" w:rsidR="00237CB8" w:rsidRDefault="00C4374B" w:rsidP="00013104">
            <w:pPr>
              <w:pStyle w:val="ListParagraph"/>
              <w:numPr>
                <w:ilvl w:val="0"/>
                <w:numId w:val="14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237CB8">
              <w:rPr>
                <w:color w:val="000000"/>
                <w:sz w:val="18"/>
                <w:szCs w:val="18"/>
              </w:rPr>
              <w:t xml:space="preserve">Dado </w:t>
            </w:r>
            <w:r w:rsidR="00DD35EA" w:rsidRPr="00237CB8">
              <w:rPr>
                <w:color w:val="000000"/>
                <w:sz w:val="18"/>
                <w:szCs w:val="18"/>
              </w:rPr>
              <w:t>que a tabela é diária</w:t>
            </w:r>
            <w:r w:rsidRPr="00237CB8">
              <w:rPr>
                <w:color w:val="000000"/>
                <w:sz w:val="18"/>
                <w:szCs w:val="18"/>
              </w:rPr>
              <w:t xml:space="preserve">, este campo informará o dia útil relevante a que respeitam todos os dados dessa partição temporal. Note-se que, no caso do último dia de calendário do mês não ser um dia útil, </w:t>
            </w:r>
            <w:r w:rsidR="00DD35EA" w:rsidRPr="00237CB8">
              <w:rPr>
                <w:color w:val="000000"/>
                <w:sz w:val="18"/>
                <w:szCs w:val="18"/>
              </w:rPr>
              <w:t>será criada</w:t>
            </w:r>
            <w:r w:rsidRPr="00237CB8">
              <w:rPr>
                <w:color w:val="000000"/>
                <w:sz w:val="18"/>
                <w:szCs w:val="18"/>
              </w:rPr>
              <w:t xml:space="preserve"> automaticamente a partição temporal com referência ao último dia de calendário do mês, e preencherá essa partição com os dados registados no último dia útil desse mês.</w:t>
            </w:r>
          </w:p>
          <w:p w14:paraId="7D7299B1" w14:textId="1E9306C1" w:rsidR="00C4374B" w:rsidRPr="00237CB8" w:rsidRDefault="00C4374B" w:rsidP="00013104">
            <w:pPr>
              <w:pStyle w:val="ListParagraph"/>
              <w:numPr>
                <w:ilvl w:val="0"/>
                <w:numId w:val="14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237CB8">
              <w:rPr>
                <w:color w:val="000000"/>
                <w:sz w:val="18"/>
                <w:szCs w:val="18"/>
              </w:rPr>
              <w:t>Todas as datas no modelo respeitam o formato  ‘aaaa-mm-dd’.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F1596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5F2985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BDFC1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5F2985">
              <w:rPr>
                <w:rFonts w:cs="Calibri"/>
                <w:color w:val="000000"/>
                <w:sz w:val="18"/>
                <w:szCs w:val="18"/>
              </w:rPr>
              <w:t> </w:t>
            </w:r>
          </w:p>
        </w:tc>
      </w:tr>
    </w:tbl>
    <w:p w14:paraId="48EBCD1A" w14:textId="1DA41FFE" w:rsidR="00C4374B" w:rsidRDefault="00C4374B" w:rsidP="00C4374B"/>
    <w:p w14:paraId="4868A4C8" w14:textId="7136CB25" w:rsidR="00C4374B" w:rsidRDefault="00C4374B" w:rsidP="00C4374B">
      <w:pPr>
        <w:sectPr w:rsidR="00C4374B" w:rsidSect="00C4374B">
          <w:headerReference w:type="default" r:id="rId34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4B3D71CB" w14:textId="356DF07B" w:rsidR="00C4374B" w:rsidRPr="00FD47AF" w:rsidRDefault="00C4374B" w:rsidP="00C4374B">
      <w:pPr>
        <w:pStyle w:val="Heading4"/>
        <w:rPr>
          <w:i/>
        </w:rPr>
      </w:pPr>
      <w:bookmarkStart w:id="146" w:name="_Tabela_auxiliar_de"/>
      <w:bookmarkStart w:id="147" w:name="_Toc181628814"/>
      <w:bookmarkStart w:id="148" w:name="gt703_hist_chvs_crc"/>
      <w:bookmarkEnd w:id="146"/>
      <w:r w:rsidRPr="00774003">
        <w:lastRenderedPageBreak/>
        <w:t xml:space="preserve">Tabela auxiliar de histórico de avaliações: </w:t>
      </w:r>
      <w:r w:rsidRPr="00774003">
        <w:rPr>
          <w:i/>
        </w:rPr>
        <w:t>cd_garantias.gt703_hist_chvs_crc</w:t>
      </w:r>
      <w:bookmarkEnd w:id="147"/>
      <w:r w:rsidR="00FD47AF">
        <w:rPr>
          <w:i/>
        </w:rPr>
        <w:fldChar w:fldCharType="begin"/>
      </w:r>
      <w:r w:rsidR="00FD47AF">
        <w:instrText xml:space="preserve"> XE</w:instrText>
      </w:r>
      <w:r w:rsidR="00FD47AF" w:rsidRPr="00EC0F60">
        <w:instrText xml:space="preserve"> </w:instrText>
      </w:r>
      <w:r w:rsidR="00FD47AF" w:rsidRPr="00EC0F60">
        <w:rPr>
          <w:i/>
        </w:rPr>
        <w:instrText>gt703_hist_chvs_crc</w:instrText>
      </w:r>
      <w:r w:rsidR="00FD47AF">
        <w:instrText xml:space="preserve">" \i </w:instrText>
      </w:r>
      <w:r w:rsidR="00FD47AF">
        <w:rPr>
          <w:i/>
        </w:rPr>
        <w:fldChar w:fldCharType="end"/>
      </w:r>
    </w:p>
    <w:p w14:paraId="0F434626" w14:textId="20A74D70" w:rsidR="00C4374B" w:rsidRDefault="00C4374B" w:rsidP="00DD35EA">
      <w:pPr>
        <w:pStyle w:val="Heading5"/>
      </w:pPr>
      <w:bookmarkStart w:id="149" w:name="_Visão_Geral"/>
      <w:bookmarkStart w:id="150" w:name="_Toc167390736"/>
      <w:bookmarkStart w:id="151" w:name="_Toc181628815"/>
      <w:bookmarkEnd w:id="148"/>
      <w:bookmarkEnd w:id="149"/>
      <w:r w:rsidRPr="009B5FC6">
        <w:t>Visão Geral</w:t>
      </w:r>
      <w:bookmarkEnd w:id="150"/>
      <w:bookmarkEnd w:id="151"/>
    </w:p>
    <w:p w14:paraId="1359CA8B" w14:textId="72BA6393" w:rsidR="00513A9E" w:rsidRDefault="00C4374B" w:rsidP="00D23CA9">
      <w:pPr>
        <w:jc w:val="both"/>
      </w:pPr>
      <w:r w:rsidRPr="009B5FC6">
        <w:t xml:space="preserve">A tabela </w:t>
      </w:r>
      <w:r w:rsidR="00B03E4D">
        <w:rPr>
          <w:i/>
        </w:rPr>
        <w:t>cd_garantias.</w:t>
      </w:r>
      <w:r w:rsidRPr="009B5FC6">
        <w:rPr>
          <w:i/>
        </w:rPr>
        <w:t>gt703_hist_chvs_crc</w:t>
      </w:r>
      <w:r w:rsidR="00D70156">
        <w:t xml:space="preserve"> </w:t>
      </w:r>
      <w:r w:rsidR="00DD35EA">
        <w:t>serve como histórico de chaves, permitindo a identificação das proteções assoc</w:t>
      </w:r>
      <w:r w:rsidR="003020D6">
        <w:t xml:space="preserve">iadas a cada contrato e cliente. </w:t>
      </w:r>
      <w:r w:rsidR="00DD35EA">
        <w:t xml:space="preserve"> </w:t>
      </w:r>
      <w:del w:id="152" w:author="Marta Rafaela Teixeira Nunes" w:date="2024-11-05T13:23:00Z">
        <w:r w:rsidR="00E66ACC" w:rsidDel="00E66ACC">
          <w:rPr>
            <w:szCs w:val="22"/>
          </w:rPr>
          <w:delText>Esta é uma tabela auxiliar, fundamental na CRC, para apoiar na identificação e criação de novas proteções (‘idprot’), facilitando a gestão de combinações únicas de contr</w:delText>
        </w:r>
        <w:r w:rsidR="00E66ACC" w:rsidDel="00E66ACC">
          <w:rPr>
            <w:szCs w:val="22"/>
          </w:rPr>
          <w:delText xml:space="preserve">ato/cliente (‘idcont’/’zcliente’). </w:delText>
        </w:r>
      </w:del>
      <w:ins w:id="153" w:author="Marta Rafaela Teixeira Nunes" w:date="2024-11-05T13:21:00Z">
        <w:r w:rsidR="00E66ACC">
          <w:t xml:space="preserve">Esta tabela foi criada especificamente para as garantias pessoais, uma vez que a extensão permitida da chave identificativa das proteções pessoais na tabela de proteções (bloco 3) da CRC não era suficiente para sustentar a mesma regra geral de chave das proteções (‘idprot’). Em resposta a esta limitação, a tabela apoia na identificação e criação de novas proteções (‘idprot’), utilizando um sequenciador para facilitar a sua identificação. De caracter </w:t>
        </w:r>
        <w:r w:rsidR="00E66ACC" w:rsidRPr="00C72FCA">
          <w:t>acumulativo,</w:t>
        </w:r>
        <w:r w:rsidR="00E66ACC">
          <w:t xml:space="preserve"> a tabela assegura que cada relação é armazenada apenas uma única vez, </w:t>
        </w:r>
        <w:r w:rsidR="00E66ACC" w:rsidRPr="00754962">
          <w:t xml:space="preserve">permitindo ao MUG utilizar e enviar as informações para a CRC de forma mais eficiente. Além disso, a tabela desempenha um papel auxiliar fundamental para a CRC, servindo como um repositório centralizado para todos os ‘idprot’ criados anteriormente. </w:t>
        </w:r>
      </w:ins>
    </w:p>
    <w:p w14:paraId="2A7379B2" w14:textId="5A776CC0" w:rsidR="00E66ACC" w:rsidRDefault="00E66ACC" w:rsidP="00D23CA9">
      <w:pPr>
        <w:jc w:val="both"/>
      </w:pPr>
    </w:p>
    <w:p w14:paraId="3293F8BD" w14:textId="6B9EEF50" w:rsidR="00E66ACC" w:rsidDel="00E66ACC" w:rsidRDefault="00E66ACC" w:rsidP="00D23CA9">
      <w:pPr>
        <w:jc w:val="both"/>
        <w:rPr>
          <w:del w:id="154" w:author="Marta Rafaela Teixeira Nunes" w:date="2024-11-05T13:23:00Z"/>
        </w:rPr>
      </w:pPr>
      <w:del w:id="155" w:author="Marta Rafaela Teixeira Nunes" w:date="2024-11-05T13:23:00Z">
        <w:r w:rsidDel="00E66ACC">
          <w:rPr>
            <w:szCs w:val="22"/>
          </w:rPr>
          <w:delText xml:space="preserve">Além de identificar as proteções, a tabela incluiu um sequenciador que permite determinar a ordem de cada combinação distinta entre cliente, contrato e instrumento (‘zcliente_ced’, ‘idcont’ e ‘idinst’, respetivamente). No caso das garantias reais, esta variável apresenta, por defeito o valor de “1”. Para as garantias pessoais, é preenchido de forma ordenada, conforme cada combinação distinta que vai surgindo, garantindo a correta rastreabilidade e ordenação dos registos. De salientar, que é através desta tabela que conseguimos transformar a chave do da tabela </w:delText>
        </w:r>
        <w:r w:rsidDel="00E66ACC">
          <w:rPr>
            <w:i/>
            <w:iCs/>
            <w:szCs w:val="22"/>
          </w:rPr>
          <w:delText xml:space="preserve">cd_garantias.gt018_rateio_aval </w:delText>
        </w:r>
        <w:r w:rsidDel="00E66ACC">
          <w:rPr>
            <w:szCs w:val="22"/>
          </w:rPr>
          <w:delText>numa chave compatível e válida para com o universo da CRC.</w:delText>
        </w:r>
      </w:del>
    </w:p>
    <w:p w14:paraId="6E62B096" w14:textId="1F89E466" w:rsidR="003020D6" w:rsidRDefault="003020D6" w:rsidP="00D23CA9">
      <w:pPr>
        <w:jc w:val="both"/>
      </w:pPr>
    </w:p>
    <w:p w14:paraId="120311B8" w14:textId="77777777" w:rsidR="00E66ACC" w:rsidRDefault="00E66ACC" w:rsidP="00E66ACC">
      <w:pPr>
        <w:spacing w:after="160" w:line="259" w:lineRule="auto"/>
        <w:jc w:val="both"/>
        <w:rPr>
          <w:ins w:id="156" w:author="Marta Rafaela Teixeira Nunes" w:date="2024-11-05T13:22:00Z"/>
          <w:rFonts w:eastAsiaTheme="minorHAnsi" w:cstheme="minorBidi"/>
          <w:szCs w:val="22"/>
          <w:lang w:eastAsia="en-US"/>
        </w:rPr>
      </w:pPr>
      <w:ins w:id="157" w:author="Marta Rafaela Teixeira Nunes" w:date="2024-11-05T13:22:00Z">
        <w:r w:rsidRPr="00720567">
          <w:rPr>
            <w:rFonts w:eastAsiaTheme="minorHAnsi" w:cstheme="minorBidi"/>
            <w:szCs w:val="22"/>
            <w:lang w:eastAsia="en-US"/>
          </w:rPr>
          <w:t xml:space="preserve">A granularidade da tabela </w:t>
        </w:r>
        <w:r>
          <w:rPr>
            <w:i/>
          </w:rPr>
          <w:t>cd_garantias.</w:t>
        </w:r>
        <w:r w:rsidRPr="009B5FC6">
          <w:rPr>
            <w:i/>
          </w:rPr>
          <w:t>gt703_hist_chvs_crc</w:t>
        </w:r>
        <w:r>
          <w:t xml:space="preserve"> </w:t>
        </w:r>
        <w:r>
          <w:rPr>
            <w:rFonts w:eastAsiaTheme="minorHAnsi" w:cstheme="minorBidi"/>
            <w:szCs w:val="22"/>
            <w:lang w:eastAsia="en-US"/>
          </w:rPr>
          <w:t xml:space="preserve">apresenta uma chave primária, constituída pelos campos identificativos da responsabilidade </w:t>
        </w:r>
        <w:r w:rsidRPr="002A7D78">
          <w:rPr>
            <w:rFonts w:eastAsiaTheme="minorHAnsi" w:cstheme="minorBidi"/>
            <w:i/>
            <w:szCs w:val="22"/>
            <w:lang w:eastAsia="en-US"/>
          </w:rPr>
          <w:t>(‘idcont’</w:t>
        </w:r>
        <w:r>
          <w:rPr>
            <w:rFonts w:eastAsiaTheme="minorHAnsi" w:cstheme="minorBidi"/>
            <w:szCs w:val="22"/>
            <w:lang w:eastAsia="en-US"/>
          </w:rPr>
          <w:t xml:space="preserve"> e </w:t>
        </w:r>
        <w:r w:rsidRPr="002A7D78">
          <w:rPr>
            <w:rFonts w:eastAsiaTheme="minorHAnsi" w:cstheme="minorBidi"/>
            <w:i/>
            <w:szCs w:val="22"/>
            <w:lang w:eastAsia="en-US"/>
          </w:rPr>
          <w:t>‘idinst’</w:t>
        </w:r>
        <w:r>
          <w:rPr>
            <w:rFonts w:eastAsiaTheme="minorHAnsi" w:cstheme="minorBidi"/>
            <w:szCs w:val="22"/>
            <w:lang w:eastAsia="en-US"/>
          </w:rPr>
          <w:t>), em que o campo ‘idocnt’ corresponde á concatenação dos campos ‘ckcatres’ e ‘ckbalres’, enquanto o campo ‘idinst’ corresponde ao campo ‘ckrefresp’, e da garantia/proteção (</w:t>
        </w:r>
        <w:r w:rsidRPr="002A7D78">
          <w:rPr>
            <w:rFonts w:eastAsiaTheme="minorHAnsi" w:cstheme="minorBidi"/>
            <w:i/>
            <w:szCs w:val="22"/>
            <w:lang w:eastAsia="en-US"/>
          </w:rPr>
          <w:t>‘idprot’</w:t>
        </w:r>
        <w:r>
          <w:rPr>
            <w:rFonts w:eastAsiaTheme="minorHAnsi" w:cstheme="minorBidi"/>
            <w:szCs w:val="22"/>
            <w:lang w:eastAsia="en-US"/>
          </w:rPr>
          <w:t xml:space="preserve">). </w:t>
        </w:r>
      </w:ins>
    </w:p>
    <w:p w14:paraId="1ACB8767" w14:textId="77777777" w:rsidR="00E66ACC" w:rsidRDefault="00E66ACC" w:rsidP="00E66ACC">
      <w:pPr>
        <w:spacing w:after="160" w:line="259" w:lineRule="auto"/>
        <w:jc w:val="both"/>
        <w:rPr>
          <w:ins w:id="158" w:author="Marta Rafaela Teixeira Nunes" w:date="2024-11-05T13:22:00Z"/>
          <w:rStyle w:val="ui-provider"/>
          <w:rFonts w:eastAsiaTheme="majorEastAsia"/>
        </w:rPr>
      </w:pPr>
      <w:ins w:id="159" w:author="Marta Rafaela Teixeira Nunes" w:date="2024-11-05T13:22:00Z">
        <w:r>
          <w:rPr>
            <w:rFonts w:eastAsiaTheme="minorHAnsi" w:cstheme="minorBidi"/>
            <w:szCs w:val="22"/>
            <w:lang w:eastAsia="en-US"/>
          </w:rPr>
          <w:t xml:space="preserve">A construção da chave do campo </w:t>
        </w:r>
        <w:r w:rsidRPr="002A7D78">
          <w:rPr>
            <w:rFonts w:eastAsiaTheme="minorHAnsi" w:cstheme="minorBidi"/>
            <w:i/>
            <w:szCs w:val="22"/>
            <w:lang w:eastAsia="en-US"/>
          </w:rPr>
          <w:t>‘</w:t>
        </w:r>
        <w:r w:rsidRPr="00E742CD">
          <w:rPr>
            <w:rFonts w:eastAsiaTheme="minorHAnsi" w:cstheme="minorBidi"/>
            <w:szCs w:val="22"/>
            <w:lang w:eastAsia="en-US"/>
          </w:rPr>
          <w:t>idprot’</w:t>
        </w:r>
        <w:r>
          <w:rPr>
            <w:rFonts w:eastAsiaTheme="minorHAnsi" w:cstheme="minorBidi"/>
            <w:szCs w:val="22"/>
            <w:lang w:eastAsia="en-US"/>
          </w:rPr>
          <w:t xml:space="preserve"> é diferenciada conforme a tipologia da garantia</w:t>
        </w:r>
        <w:r>
          <w:rPr>
            <w:i/>
          </w:rPr>
          <w:t>.</w:t>
        </w:r>
        <w:r>
          <w:rPr>
            <w:rFonts w:eastAsiaTheme="minorHAnsi" w:cstheme="minorBidi"/>
            <w:szCs w:val="22"/>
            <w:lang w:eastAsia="en-US"/>
          </w:rPr>
          <w:t xml:space="preserve"> Especificamente, no caso das garantias reais, o campo ‘idprot’ corresponde à concatenação dos campos identificadores do bem (</w:t>
        </w:r>
        <w:r w:rsidRPr="002A7D78">
          <w:rPr>
            <w:rFonts w:eastAsiaTheme="minorHAnsi" w:cstheme="minorBidi"/>
            <w:i/>
            <w:szCs w:val="22"/>
            <w:lang w:eastAsia="en-US"/>
          </w:rPr>
          <w:t>‘</w:t>
        </w:r>
        <w:r w:rsidRPr="00E742CD">
          <w:rPr>
            <w:rStyle w:val="ui-provider"/>
            <w:rFonts w:eastAsiaTheme="majorEastAsia"/>
          </w:rPr>
          <w:t>cempbem’, ‘ckbalbem’, ‘ckctabem’, ‘ckrefbem’</w:t>
        </w:r>
        <w:r>
          <w:rPr>
            <w:rStyle w:val="ui-provider"/>
            <w:rFonts w:eastAsiaTheme="majorEastAsia"/>
          </w:rPr>
          <w:t>), enquanto nas garantias pessoais, o campo segue um formato estruturado em função da validade do NIF associado, garantindo a unicidade e a rastreabilidade das proteções. Para casos em que o NIF é válido, o ‘idprot’ é gerado pela concatenação de 15 dígitos dos campos ‘ckbalres’ (4 dígitos) e ‘ckctares’ (11 dígitos), seguidos por 7 dígitos de um sequenciador único e, por fim, o NIF – Ver Tabela 9. Caso o NIF não seja válido (ver Tabela 10), o ‘idprot’ é formado pela mesma concatenação dos 15 dígitos dos campos ‘ckbalres’ e ‘ckctares’, mas seguido pelos 7 dígitos de um sequenciador único e o identificador do responsável da proteção - ‘zcliente_ced’.</w:t>
        </w:r>
      </w:ins>
    </w:p>
    <w:p w14:paraId="0D163FCE" w14:textId="77777777" w:rsidR="00E66ACC" w:rsidRDefault="00E66ACC" w:rsidP="00E66ACC">
      <w:pPr>
        <w:jc w:val="both"/>
        <w:rPr>
          <w:ins w:id="160" w:author="Marta Rafaela Teixeira Nunes" w:date="2024-11-05T13:22:00Z"/>
          <w:rStyle w:val="ui-provider"/>
          <w:rFonts w:eastAsiaTheme="majorEastAsia"/>
        </w:rPr>
      </w:pPr>
      <w:ins w:id="161" w:author="Marta Rafaela Teixeira Nunes" w:date="2024-11-05T13:22:00Z">
        <w:r>
          <w:t>O sequenciador é um número identificativo</w:t>
        </w:r>
        <w:r w:rsidRPr="00FB2614">
          <w:rPr>
            <w:rStyle w:val="ui-provider"/>
            <w:rFonts w:eastAsiaTheme="majorEastAsia"/>
          </w:rPr>
          <w:t xml:space="preserve"> </w:t>
        </w:r>
        <w:r>
          <w:rPr>
            <w:rStyle w:val="ui-provider"/>
            <w:rFonts w:eastAsiaTheme="majorEastAsia"/>
          </w:rPr>
          <w:t xml:space="preserve">que assegura ‘idprot’ distintos para cada entrada, permitindo </w:t>
        </w:r>
        <w:r>
          <w:t xml:space="preserve">determinar a ordem de cada combinação distinta entre cliente, contrato e instrumento (‘zcliente_ced’, ‘idcont’ e ‘idinst’, respetivamente). No caso das garantias reais, esta variável apresenta, por defeito o valor de “1”. Para as garantias pessoais, é preenchido de forma ordenada, conforme cada combinação distinta que vai surgindo, garantindo a correta rastreabilidade e ordenação dos registos. De salientar, que é através desta tabela que conseguimos transformar a chave da tabela </w:t>
        </w:r>
        <w:r w:rsidRPr="00E3247A">
          <w:rPr>
            <w:i/>
          </w:rPr>
          <w:t>cd_garantias.gt018_rateio_aval</w:t>
        </w:r>
        <w:r>
          <w:rPr>
            <w:i/>
          </w:rPr>
          <w:t xml:space="preserve"> </w:t>
        </w:r>
        <w:r w:rsidRPr="00EE2268">
          <w:t>numa chave compatível</w:t>
        </w:r>
        <w:r>
          <w:t xml:space="preserve"> e válida para</w:t>
        </w:r>
        <w:r w:rsidRPr="00EE2268">
          <w:t xml:space="preserve"> com o universo </w:t>
        </w:r>
        <w:r>
          <w:t>da CRC.</w:t>
        </w:r>
        <w:r>
          <w:rPr>
            <w:rStyle w:val="ui-provider"/>
          </w:rPr>
          <w:t xml:space="preserve"> </w:t>
        </w:r>
        <w:r>
          <w:rPr>
            <w:rStyle w:val="ui-provider"/>
            <w:rFonts w:eastAsiaTheme="majorEastAsia"/>
          </w:rPr>
          <w:t xml:space="preserve">Para melhor compreensão da construção do campo, apresentam-se abaixo os exemplos, para cada uma das situações: </w:t>
        </w:r>
      </w:ins>
    </w:p>
    <w:p w14:paraId="01DD4175" w14:textId="77777777" w:rsidR="004156F6" w:rsidRDefault="004156F6" w:rsidP="004156F6">
      <w:pPr>
        <w:pStyle w:val="Caption"/>
        <w:rPr>
          <w:b/>
          <w:color w:val="000000" w:themeColor="text1"/>
          <w:sz w:val="22"/>
          <w:szCs w:val="22"/>
        </w:rPr>
      </w:pPr>
    </w:p>
    <w:p w14:paraId="385A2A19" w14:textId="484AE8D4" w:rsidR="004156F6" w:rsidRPr="004156F6" w:rsidRDefault="004156F6" w:rsidP="004156F6">
      <w:pPr>
        <w:pStyle w:val="Caption"/>
        <w:jc w:val="center"/>
        <w:rPr>
          <w:rStyle w:val="ui-provider"/>
          <w:b/>
          <w:color w:val="000000" w:themeColor="text1"/>
          <w:sz w:val="22"/>
          <w:szCs w:val="22"/>
        </w:rPr>
      </w:pPr>
      <w:bookmarkStart w:id="162" w:name="_Toc181628837"/>
      <w:r w:rsidRPr="004156F6">
        <w:rPr>
          <w:b/>
          <w:color w:val="000000" w:themeColor="text1"/>
          <w:sz w:val="22"/>
          <w:szCs w:val="22"/>
        </w:rPr>
        <w:lastRenderedPageBreak/>
        <w:t xml:space="preserve">Tabela </w:t>
      </w:r>
      <w:r w:rsidRPr="004156F6">
        <w:rPr>
          <w:b/>
          <w:color w:val="000000" w:themeColor="text1"/>
          <w:sz w:val="22"/>
          <w:szCs w:val="22"/>
        </w:rPr>
        <w:fldChar w:fldCharType="begin"/>
      </w:r>
      <w:r w:rsidRPr="004156F6">
        <w:rPr>
          <w:b/>
          <w:color w:val="000000" w:themeColor="text1"/>
          <w:sz w:val="22"/>
          <w:szCs w:val="22"/>
        </w:rPr>
        <w:instrText xml:space="preserve"> SEQ Tabela \* ARABIC </w:instrText>
      </w:r>
      <w:r w:rsidRPr="004156F6">
        <w:rPr>
          <w:b/>
          <w:color w:val="000000" w:themeColor="text1"/>
          <w:sz w:val="22"/>
          <w:szCs w:val="22"/>
        </w:rPr>
        <w:fldChar w:fldCharType="separate"/>
      </w:r>
      <w:r w:rsidR="00043577">
        <w:rPr>
          <w:b/>
          <w:noProof/>
          <w:color w:val="000000" w:themeColor="text1"/>
          <w:sz w:val="22"/>
          <w:szCs w:val="22"/>
        </w:rPr>
        <w:t>9</w:t>
      </w:r>
      <w:r w:rsidRPr="004156F6">
        <w:rPr>
          <w:b/>
          <w:color w:val="000000" w:themeColor="text1"/>
          <w:sz w:val="22"/>
          <w:szCs w:val="22"/>
        </w:rPr>
        <w:fldChar w:fldCharType="end"/>
      </w:r>
      <w:r w:rsidRPr="004156F6">
        <w:rPr>
          <w:b/>
          <w:color w:val="000000" w:themeColor="text1"/>
          <w:sz w:val="22"/>
          <w:szCs w:val="22"/>
        </w:rPr>
        <w:t>: Exemplo 1 – Construção do Campo 'idprot', quando NIF válido.</w:t>
      </w:r>
      <w:bookmarkEnd w:id="162"/>
    </w:p>
    <w:tbl>
      <w:tblPr>
        <w:tblW w:w="90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0"/>
        <w:gridCol w:w="1658"/>
        <w:gridCol w:w="1509"/>
        <w:gridCol w:w="433"/>
        <w:gridCol w:w="1142"/>
        <w:gridCol w:w="1198"/>
      </w:tblGrid>
      <w:tr w:rsidR="00F7663D" w:rsidRPr="00F7663D" w14:paraId="1D97BB39" w14:textId="77777777" w:rsidTr="00F7663D">
        <w:trPr>
          <w:trHeight w:val="25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0D61CDD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idprot</w:t>
            </w:r>
          </w:p>
        </w:tc>
        <w:tc>
          <w:tcPr>
            <w:tcW w:w="1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11DFBBE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idcont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64F5700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idinst</w:t>
            </w: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CC996EE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seq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CB01E79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nifnpc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B8DE505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zcliente_ced</w:t>
            </w:r>
          </w:p>
        </w:tc>
      </w:tr>
      <w:tr w:rsidR="00F7663D" w:rsidRPr="00F7663D" w14:paraId="74507F06" w14:textId="77777777" w:rsidTr="00F7663D">
        <w:trPr>
          <w:trHeight w:val="252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63B58" w14:textId="77777777" w:rsidR="00F7663D" w:rsidRPr="00F7663D" w:rsidRDefault="00F7663D" w:rsidP="00F7663D">
            <w:pPr>
              <w:rPr>
                <w:rFonts w:cs="Calibri"/>
                <w:color w:val="000000"/>
                <w:sz w:val="18"/>
                <w:szCs w:val="18"/>
              </w:rPr>
            </w:pPr>
            <w:r w:rsidRPr="004156F6">
              <w:rPr>
                <w:rFonts w:cs="Calibri"/>
                <w:b/>
                <w:color w:val="D178A2" w:themeColor="accent3" w:themeTint="99"/>
                <w:sz w:val="18"/>
                <w:szCs w:val="18"/>
              </w:rPr>
              <w:t>000000000244707</w:t>
            </w:r>
            <w:r w:rsidRPr="00F7663D">
              <w:rPr>
                <w:rFonts w:cs="Calibri"/>
                <w:b/>
                <w:bCs/>
                <w:color w:val="8497B0"/>
                <w:sz w:val="18"/>
                <w:szCs w:val="18"/>
              </w:rPr>
              <w:t>0000001</w:t>
            </w:r>
            <w:r w:rsidRPr="004156F6">
              <w:rPr>
                <w:rFonts w:cs="Calibri"/>
                <w:b/>
                <w:color w:val="FF9191" w:themeColor="accent1" w:themeTint="66"/>
                <w:sz w:val="18"/>
                <w:szCs w:val="18"/>
              </w:rPr>
              <w:t>0211014923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F7D4D" w14:textId="77777777" w:rsidR="00F7663D" w:rsidRPr="004156F6" w:rsidRDefault="00F7663D" w:rsidP="00F7663D">
            <w:pPr>
              <w:rPr>
                <w:rFonts w:cs="Calibri"/>
                <w:b/>
                <w:color w:val="D178A2" w:themeColor="accent3" w:themeTint="99"/>
                <w:sz w:val="18"/>
                <w:szCs w:val="18"/>
              </w:rPr>
            </w:pPr>
            <w:r w:rsidRPr="004156F6">
              <w:rPr>
                <w:rFonts w:cs="Calibri"/>
                <w:b/>
                <w:color w:val="D178A2" w:themeColor="accent3" w:themeTint="99"/>
                <w:sz w:val="18"/>
                <w:szCs w:val="18"/>
              </w:rPr>
              <w:t>000000000244707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6E71D" w14:textId="77777777" w:rsidR="00F7663D" w:rsidRPr="00F7663D" w:rsidRDefault="00F7663D" w:rsidP="00F7663D">
            <w:pPr>
              <w:rPr>
                <w:rFonts w:cs="Calibri"/>
                <w:color w:val="000000"/>
                <w:sz w:val="18"/>
                <w:szCs w:val="18"/>
              </w:rPr>
            </w:pPr>
            <w:r w:rsidRPr="00F7663D">
              <w:rPr>
                <w:rFonts w:cs="Calibri"/>
                <w:color w:val="000000"/>
                <w:sz w:val="18"/>
                <w:szCs w:val="18"/>
              </w:rPr>
              <w:t>000450000505276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D0BD7" w14:textId="77777777" w:rsidR="00F7663D" w:rsidRPr="00F7663D" w:rsidRDefault="00F7663D" w:rsidP="00F7663D">
            <w:pPr>
              <w:rPr>
                <w:rFonts w:cs="Calibri"/>
                <w:b/>
                <w:bCs/>
                <w:color w:val="8497B0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8497B0"/>
                <w:sz w:val="18"/>
                <w:szCs w:val="18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C1BCF" w14:textId="77777777" w:rsidR="00F7663D" w:rsidRPr="004156F6" w:rsidRDefault="00F7663D" w:rsidP="00F7663D">
            <w:pPr>
              <w:rPr>
                <w:rFonts w:cs="Calibri"/>
                <w:b/>
                <w:color w:val="000000"/>
                <w:sz w:val="18"/>
                <w:szCs w:val="18"/>
              </w:rPr>
            </w:pPr>
            <w:r w:rsidRPr="004156F6">
              <w:rPr>
                <w:rFonts w:cs="Calibri"/>
                <w:b/>
                <w:color w:val="FF9191" w:themeColor="accent1" w:themeTint="66"/>
                <w:sz w:val="18"/>
                <w:szCs w:val="18"/>
              </w:rPr>
              <w:t>211014923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3B2D6" w14:textId="77777777" w:rsidR="00F7663D" w:rsidRPr="00F7663D" w:rsidRDefault="00F7663D" w:rsidP="00F7663D">
            <w:pPr>
              <w:rPr>
                <w:rFonts w:cs="Calibri"/>
                <w:color w:val="000000"/>
                <w:sz w:val="18"/>
                <w:szCs w:val="18"/>
              </w:rPr>
            </w:pPr>
            <w:r w:rsidRPr="00F7663D">
              <w:rPr>
                <w:rFonts w:cs="Calibri"/>
                <w:color w:val="000000"/>
                <w:sz w:val="18"/>
                <w:szCs w:val="18"/>
              </w:rPr>
              <w:t>8002140574</w:t>
            </w:r>
          </w:p>
        </w:tc>
      </w:tr>
    </w:tbl>
    <w:p w14:paraId="545DF1B5" w14:textId="3FFF8BF5" w:rsidR="004156F6" w:rsidRDefault="004156F6" w:rsidP="004156F6">
      <w:pPr>
        <w:jc w:val="both"/>
        <w:rPr>
          <w:rStyle w:val="ui-provider"/>
          <w:rFonts w:eastAsiaTheme="majorEastAsia"/>
        </w:rPr>
      </w:pPr>
      <w:r>
        <w:rPr>
          <w:rStyle w:val="ui-provider"/>
          <w:rFonts w:eastAsiaTheme="majorEastAsia"/>
        </w:rPr>
        <w:t xml:space="preserve"> </w:t>
      </w:r>
    </w:p>
    <w:p w14:paraId="4682C062" w14:textId="630EEAED" w:rsidR="004156F6" w:rsidRPr="004156F6" w:rsidRDefault="004156F6" w:rsidP="004156F6">
      <w:pPr>
        <w:pStyle w:val="Caption"/>
        <w:jc w:val="center"/>
        <w:rPr>
          <w:b/>
          <w:color w:val="000000" w:themeColor="text1"/>
          <w:sz w:val="22"/>
          <w:szCs w:val="22"/>
        </w:rPr>
      </w:pPr>
      <w:bookmarkStart w:id="163" w:name="_Toc181628838"/>
      <w:r w:rsidRPr="004156F6">
        <w:rPr>
          <w:b/>
          <w:color w:val="000000" w:themeColor="text1"/>
          <w:sz w:val="22"/>
          <w:szCs w:val="22"/>
        </w:rPr>
        <w:t xml:space="preserve">Tabela </w:t>
      </w:r>
      <w:r w:rsidRPr="004156F6">
        <w:rPr>
          <w:b/>
          <w:color w:val="000000" w:themeColor="text1"/>
          <w:sz w:val="22"/>
          <w:szCs w:val="22"/>
        </w:rPr>
        <w:fldChar w:fldCharType="begin"/>
      </w:r>
      <w:r w:rsidRPr="004156F6">
        <w:rPr>
          <w:b/>
          <w:color w:val="000000" w:themeColor="text1"/>
          <w:sz w:val="22"/>
          <w:szCs w:val="22"/>
        </w:rPr>
        <w:instrText xml:space="preserve"> SEQ Tabela \* ARABIC </w:instrText>
      </w:r>
      <w:r w:rsidRPr="004156F6">
        <w:rPr>
          <w:b/>
          <w:color w:val="000000" w:themeColor="text1"/>
          <w:sz w:val="22"/>
          <w:szCs w:val="22"/>
        </w:rPr>
        <w:fldChar w:fldCharType="separate"/>
      </w:r>
      <w:r w:rsidR="00043577">
        <w:rPr>
          <w:b/>
          <w:noProof/>
          <w:color w:val="000000" w:themeColor="text1"/>
          <w:sz w:val="22"/>
          <w:szCs w:val="22"/>
        </w:rPr>
        <w:t>10</w:t>
      </w:r>
      <w:r w:rsidRPr="004156F6">
        <w:rPr>
          <w:b/>
          <w:color w:val="000000" w:themeColor="text1"/>
          <w:sz w:val="22"/>
          <w:szCs w:val="22"/>
        </w:rPr>
        <w:fldChar w:fldCharType="end"/>
      </w:r>
      <w:r w:rsidRPr="004156F6">
        <w:rPr>
          <w:b/>
          <w:color w:val="000000" w:themeColor="text1"/>
          <w:sz w:val="22"/>
          <w:szCs w:val="22"/>
        </w:rPr>
        <w:t>: Exemplo 2 – Construção do Campo 'idprot', quando NIF não válido</w:t>
      </w:r>
      <w:bookmarkEnd w:id="163"/>
    </w:p>
    <w:tbl>
      <w:tblPr>
        <w:tblW w:w="90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0"/>
        <w:gridCol w:w="1658"/>
        <w:gridCol w:w="1509"/>
        <w:gridCol w:w="433"/>
        <w:gridCol w:w="1142"/>
        <w:gridCol w:w="1198"/>
      </w:tblGrid>
      <w:tr w:rsidR="004156F6" w:rsidRPr="00F7663D" w14:paraId="07C8E8B6" w14:textId="77777777" w:rsidTr="006D64FA">
        <w:trPr>
          <w:trHeight w:val="25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B43DC18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idprot</w:t>
            </w:r>
          </w:p>
        </w:tc>
        <w:tc>
          <w:tcPr>
            <w:tcW w:w="1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55F6CB9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idcont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8DAAD2D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idinst</w:t>
            </w:r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8328B7C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seq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61E02B8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nifnpc</w:t>
            </w:r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85B0B2F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zcliente_ced</w:t>
            </w:r>
          </w:p>
        </w:tc>
      </w:tr>
      <w:tr w:rsidR="004156F6" w:rsidRPr="004156F6" w14:paraId="0EA0FE7E" w14:textId="77777777" w:rsidTr="006D64FA">
        <w:trPr>
          <w:trHeight w:val="252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2FDA5" w14:textId="77777777" w:rsidR="004156F6" w:rsidRPr="00F7663D" w:rsidRDefault="004156F6" w:rsidP="006D64FA">
            <w:pPr>
              <w:rPr>
                <w:rFonts w:cs="Calibri"/>
                <w:color w:val="000000"/>
                <w:sz w:val="18"/>
                <w:szCs w:val="18"/>
              </w:rPr>
            </w:pPr>
            <w:r w:rsidRPr="004156F6">
              <w:rPr>
                <w:rFonts w:cs="Calibri"/>
                <w:b/>
                <w:color w:val="D178A2" w:themeColor="accent3" w:themeTint="99"/>
                <w:sz w:val="18"/>
                <w:szCs w:val="18"/>
              </w:rPr>
              <w:t>000000008045278</w:t>
            </w:r>
            <w:r w:rsidRPr="00F7663D">
              <w:rPr>
                <w:rFonts w:cs="Calibri"/>
                <w:b/>
                <w:bCs/>
                <w:color w:val="8497B0"/>
                <w:sz w:val="18"/>
                <w:szCs w:val="18"/>
              </w:rPr>
              <w:t>0000001</w:t>
            </w:r>
            <w:r w:rsidRPr="004156F6">
              <w:rPr>
                <w:rFonts w:cs="Calibri"/>
                <w:b/>
                <w:color w:val="FF9191" w:themeColor="accent1" w:themeTint="66"/>
                <w:sz w:val="18"/>
                <w:szCs w:val="18"/>
              </w:rPr>
              <w:t>8022971623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9AC5D" w14:textId="77777777" w:rsidR="004156F6" w:rsidRPr="004156F6" w:rsidRDefault="004156F6" w:rsidP="006D64FA">
            <w:pPr>
              <w:rPr>
                <w:rFonts w:cs="Calibri"/>
                <w:b/>
                <w:color w:val="D178A2" w:themeColor="accent3" w:themeTint="99"/>
                <w:sz w:val="18"/>
                <w:szCs w:val="18"/>
              </w:rPr>
            </w:pPr>
            <w:r w:rsidRPr="004156F6">
              <w:rPr>
                <w:rFonts w:cs="Calibri"/>
                <w:b/>
                <w:color w:val="D178A2" w:themeColor="accent3" w:themeTint="99"/>
                <w:sz w:val="18"/>
                <w:szCs w:val="18"/>
              </w:rPr>
              <w:t>000000008045278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6245C" w14:textId="77777777" w:rsidR="004156F6" w:rsidRPr="00F7663D" w:rsidRDefault="004156F6" w:rsidP="006D64FA">
            <w:pPr>
              <w:rPr>
                <w:rFonts w:cs="Calibri"/>
                <w:color w:val="000000"/>
                <w:sz w:val="18"/>
                <w:szCs w:val="18"/>
              </w:rPr>
            </w:pPr>
            <w:r w:rsidRPr="00F7663D">
              <w:rPr>
                <w:rFonts w:cs="Calibri"/>
                <w:color w:val="000000"/>
                <w:sz w:val="18"/>
                <w:szCs w:val="18"/>
              </w:rPr>
              <w:t>000530000769085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D9637" w14:textId="77777777" w:rsidR="004156F6" w:rsidRPr="00F7663D" w:rsidRDefault="004156F6" w:rsidP="006D64FA">
            <w:pPr>
              <w:rPr>
                <w:rFonts w:cs="Calibri"/>
                <w:b/>
                <w:bCs/>
                <w:color w:val="8497B0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8497B0"/>
                <w:sz w:val="18"/>
                <w:szCs w:val="18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8B00B" w14:textId="77777777" w:rsidR="004156F6" w:rsidRPr="00F7663D" w:rsidRDefault="004156F6" w:rsidP="006D64FA">
            <w:pPr>
              <w:rPr>
                <w:rFonts w:cs="Calibri"/>
                <w:color w:val="000000"/>
                <w:sz w:val="18"/>
                <w:szCs w:val="18"/>
              </w:rPr>
            </w:pPr>
            <w:r w:rsidRPr="00F7663D">
              <w:rPr>
                <w:rFonts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67DB3" w14:textId="77777777" w:rsidR="004156F6" w:rsidRPr="004156F6" w:rsidRDefault="004156F6" w:rsidP="006D64FA">
            <w:pPr>
              <w:rPr>
                <w:rFonts w:cs="Calibri"/>
                <w:b/>
                <w:color w:val="000000"/>
                <w:sz w:val="18"/>
                <w:szCs w:val="18"/>
              </w:rPr>
            </w:pPr>
            <w:r w:rsidRPr="004156F6">
              <w:rPr>
                <w:rFonts w:cs="Calibri"/>
                <w:b/>
                <w:color w:val="FF9191" w:themeColor="accent1" w:themeTint="66"/>
                <w:sz w:val="18"/>
                <w:szCs w:val="18"/>
              </w:rPr>
              <w:t>8022971623</w:t>
            </w:r>
          </w:p>
        </w:tc>
      </w:tr>
    </w:tbl>
    <w:p w14:paraId="11BA9528" w14:textId="4B98AD10" w:rsidR="004156F6" w:rsidRDefault="004156F6" w:rsidP="00D23CA9">
      <w:pPr>
        <w:jc w:val="both"/>
      </w:pPr>
    </w:p>
    <w:p w14:paraId="7874B9A6" w14:textId="77777777" w:rsidR="00E66ACC" w:rsidRDefault="00E66ACC" w:rsidP="00E66ACC">
      <w:pPr>
        <w:jc w:val="both"/>
        <w:rPr>
          <w:ins w:id="164" w:author="Marta Rafaela Teixeira Nunes" w:date="2024-11-05T13:22:00Z"/>
        </w:rPr>
      </w:pPr>
      <w:ins w:id="165" w:author="Marta Rafaela Teixeira Nunes" w:date="2024-11-05T13:22:00Z">
        <w:r>
          <w:t>A presente tabela estabelece a base para a construção da chave, posteriormente utilizada nas tabelas cd_garantias.gt022_crc5g_atributos_garantia_rct207 e cd_garantias.gt023_crc5g_rl_contratos_garantia_rct210.</w:t>
        </w:r>
      </w:ins>
    </w:p>
    <w:p w14:paraId="0480B637" w14:textId="5CDDB34B" w:rsidR="00F601C2" w:rsidRDefault="00F601C2" w:rsidP="00D23CA9">
      <w:pPr>
        <w:jc w:val="both"/>
      </w:pPr>
    </w:p>
    <w:p w14:paraId="34FA2F67" w14:textId="31478487" w:rsidR="00C4374B" w:rsidRPr="00794753" w:rsidRDefault="00C4374B" w:rsidP="00D23CA9">
      <w:pPr>
        <w:pStyle w:val="Heading5"/>
        <w:jc w:val="both"/>
      </w:pPr>
      <w:bookmarkStart w:id="166" w:name="_Toc167390737"/>
      <w:bookmarkStart w:id="167" w:name="_Toc181628816"/>
      <w:r w:rsidRPr="009B5FC6">
        <w:t>Periodicidade</w:t>
      </w:r>
      <w:bookmarkEnd w:id="166"/>
      <w:bookmarkEnd w:id="167"/>
    </w:p>
    <w:p w14:paraId="7CF95F40" w14:textId="5A8F43A3" w:rsidR="00C4374B" w:rsidRDefault="00C4374B" w:rsidP="00D23CA9">
      <w:pPr>
        <w:jc w:val="both"/>
      </w:pPr>
      <w:r w:rsidRPr="00CD3F80">
        <w:t xml:space="preserve">A </w:t>
      </w:r>
      <w:r w:rsidRPr="00E3247A">
        <w:t xml:space="preserve">tabela </w:t>
      </w:r>
      <w:r w:rsidRPr="00E3247A">
        <w:rPr>
          <w:i/>
        </w:rPr>
        <w:t>cd_garantias.gt703_hist_chvs_crc</w:t>
      </w:r>
      <w:r w:rsidRPr="00E3247A">
        <w:t xml:space="preserve"> é uma tabela de histórico aprovisionada pela tabela </w:t>
      </w:r>
      <w:r w:rsidRPr="00E3247A">
        <w:rPr>
          <w:i/>
        </w:rPr>
        <w:t>cd_garantias.gt018_rateio_aval</w:t>
      </w:r>
      <w:r w:rsidRPr="00E3247A">
        <w:t>. Por esse motivo, apenas é atualizada quando surge no MUG uma nova combinação de pilares.</w:t>
      </w:r>
    </w:p>
    <w:p w14:paraId="05C81C7B" w14:textId="77777777" w:rsidR="00C4374B" w:rsidRPr="00CD3F80" w:rsidRDefault="00C4374B" w:rsidP="00D23CA9">
      <w:pPr>
        <w:jc w:val="both"/>
      </w:pPr>
    </w:p>
    <w:p w14:paraId="68F94278" w14:textId="2169AB1F" w:rsidR="00C4374B" w:rsidRDefault="00C4374B" w:rsidP="00D23CA9">
      <w:pPr>
        <w:jc w:val="both"/>
      </w:pPr>
      <w:r w:rsidRPr="00CD3F80">
        <w:t xml:space="preserve">Só se </w:t>
      </w:r>
      <w:r w:rsidRPr="00D70156">
        <w:t>devem considerar como oficiais os valores constantes ne</w:t>
      </w:r>
      <w:r w:rsidR="00A01A0B">
        <w:t xml:space="preserve">sta tabela desde, e incluindo, </w:t>
      </w:r>
      <w:del w:id="168" w:author="Marta Rafaela Teixeira Nunes" w:date="2024-11-05T13:22:00Z">
        <w:r w:rsidR="00E66ACC" w:rsidDel="00E66ACC">
          <w:delText>31</w:delText>
        </w:r>
      </w:del>
      <w:ins w:id="169" w:author="Marta Rafaela Teixeira Nunes" w:date="2024-11-05T13:22:00Z">
        <w:r w:rsidR="00E66ACC">
          <w:t xml:space="preserve"> 29</w:t>
        </w:r>
      </w:ins>
      <w:del w:id="170" w:author="Marta Rafaela Teixeira Nunes" w:date="2024-11-05T13:22:00Z">
        <w:r w:rsidRPr="00D70156" w:rsidDel="00E66ACC">
          <w:delText xml:space="preserve"> </w:delText>
        </w:r>
      </w:del>
      <w:r w:rsidRPr="00D70156">
        <w:t>julho de 2024.</w:t>
      </w:r>
    </w:p>
    <w:p w14:paraId="2123541B" w14:textId="77777777" w:rsidR="00331BFB" w:rsidRDefault="00331BFB" w:rsidP="00D23CA9">
      <w:pPr>
        <w:jc w:val="both"/>
      </w:pPr>
    </w:p>
    <w:p w14:paraId="3AF5A91F" w14:textId="77777777" w:rsidR="00C4374B" w:rsidRPr="00CD3F80" w:rsidRDefault="00C4374B" w:rsidP="00D23CA9">
      <w:pPr>
        <w:pStyle w:val="Heading5"/>
        <w:jc w:val="both"/>
      </w:pPr>
      <w:bookmarkStart w:id="171" w:name="_Toc167390738"/>
      <w:bookmarkStart w:id="172" w:name="_Toc181628817"/>
      <w:r w:rsidRPr="00CD3F80">
        <w:t>Aprovisionamento</w:t>
      </w:r>
      <w:bookmarkEnd w:id="171"/>
      <w:bookmarkEnd w:id="172"/>
    </w:p>
    <w:p w14:paraId="7D65EAC4" w14:textId="3B60D95F" w:rsidR="00C4374B" w:rsidRPr="00CD3F80" w:rsidRDefault="00C4374B" w:rsidP="00D23CA9">
      <w:pPr>
        <w:jc w:val="both"/>
      </w:pPr>
      <w:r w:rsidRPr="00CD3F80">
        <w:t xml:space="preserve">O aprovisionamento da tabela </w:t>
      </w:r>
      <w:r w:rsidRPr="009B5FC6">
        <w:rPr>
          <w:i/>
        </w:rPr>
        <w:t>cd_garantias.gt703_hist_chvs_crc</w:t>
      </w:r>
      <w:r w:rsidRPr="009B5FC6">
        <w:t xml:space="preserve"> </w:t>
      </w:r>
      <w:r w:rsidRPr="00CD3F80">
        <w:t>é, sem nenhuma exceção, concordante com os princípios funcionais e as regras de definição de universo descritas nos capítulos 2.2.2. e 2.2.</w:t>
      </w:r>
      <w:r w:rsidR="009F57A3">
        <w:t>3.,</w:t>
      </w:r>
      <w:r w:rsidRPr="00CD3F80">
        <w:t xml:space="preserve"> respetivamente</w:t>
      </w:r>
      <w:r w:rsidR="009F57A3">
        <w:t xml:space="preserve">, </w:t>
      </w:r>
      <w:r w:rsidR="009F57A3" w:rsidRPr="00720567">
        <w:rPr>
          <w:rFonts w:eastAsiaTheme="minorHAnsi" w:cstheme="minorBidi"/>
          <w:szCs w:val="22"/>
          <w:lang w:eastAsia="en-US"/>
        </w:rPr>
        <w:t>da documentação funcional do MUG</w:t>
      </w:r>
      <w:r w:rsidRPr="00CD3F80">
        <w:t>. Os dados desta tabela provêm das diferentes origens do MUG, bem como de algumas tabelas criadas diretamente no MUG. Desta forma, o aprovisionamento é realizado exclusivamente através da seguinte tabela:</w:t>
      </w:r>
    </w:p>
    <w:p w14:paraId="2922A9E2" w14:textId="77777777" w:rsidR="00D36304" w:rsidRDefault="00D36304" w:rsidP="00C4374B">
      <w:pPr>
        <w:pStyle w:val="Caption"/>
        <w:keepNext/>
        <w:jc w:val="center"/>
        <w:rPr>
          <w:b/>
          <w:color w:val="auto"/>
          <w:sz w:val="22"/>
        </w:rPr>
      </w:pPr>
      <w:bookmarkStart w:id="173" w:name="_Toc165368772"/>
    </w:p>
    <w:p w14:paraId="0C1CA7A3" w14:textId="57AC3886" w:rsidR="00C4374B" w:rsidRPr="00A324DF" w:rsidRDefault="00C4374B" w:rsidP="00C4374B">
      <w:pPr>
        <w:pStyle w:val="Caption"/>
        <w:keepNext/>
        <w:jc w:val="center"/>
        <w:rPr>
          <w:b/>
          <w:color w:val="auto"/>
          <w:sz w:val="22"/>
        </w:rPr>
      </w:pPr>
      <w:bookmarkStart w:id="174" w:name="_Toc181628839"/>
      <w:r w:rsidRPr="00A324DF">
        <w:rPr>
          <w:b/>
          <w:color w:val="auto"/>
          <w:sz w:val="22"/>
        </w:rPr>
        <w:t xml:space="preserve">Tabela </w:t>
      </w:r>
      <w:r w:rsidRPr="00A324DF">
        <w:rPr>
          <w:b/>
          <w:color w:val="auto"/>
          <w:sz w:val="22"/>
        </w:rPr>
        <w:fldChar w:fldCharType="begin"/>
      </w:r>
      <w:r w:rsidRPr="00A324DF">
        <w:rPr>
          <w:b/>
          <w:color w:val="auto"/>
          <w:sz w:val="22"/>
        </w:rPr>
        <w:instrText xml:space="preserve"> SEQ Tabela \* ARABIC </w:instrText>
      </w:r>
      <w:r w:rsidRPr="00A324DF">
        <w:rPr>
          <w:b/>
          <w:color w:val="auto"/>
          <w:sz w:val="22"/>
        </w:rPr>
        <w:fldChar w:fldCharType="separate"/>
      </w:r>
      <w:r w:rsidR="00043577">
        <w:rPr>
          <w:b/>
          <w:noProof/>
          <w:color w:val="auto"/>
          <w:sz w:val="22"/>
        </w:rPr>
        <w:t>11</w:t>
      </w:r>
      <w:r w:rsidRPr="00A324DF">
        <w:rPr>
          <w:b/>
          <w:color w:val="auto"/>
          <w:sz w:val="22"/>
        </w:rPr>
        <w:fldChar w:fldCharType="end"/>
      </w:r>
      <w:r w:rsidRPr="00A324DF">
        <w:rPr>
          <w:b/>
          <w:color w:val="auto"/>
          <w:sz w:val="22"/>
        </w:rPr>
        <w:t xml:space="preserve">: Informação das tabelas de aprovisionamento da </w:t>
      </w:r>
      <w:bookmarkEnd w:id="173"/>
      <w:r w:rsidRPr="00C9616F">
        <w:rPr>
          <w:b/>
          <w:color w:val="auto"/>
          <w:sz w:val="22"/>
        </w:rPr>
        <w:t>cd_garantias.gt703_hist_chvs_crc</w:t>
      </w:r>
      <w:bookmarkEnd w:id="174"/>
      <w:r w:rsidRPr="009B5FC6">
        <w:t xml:space="preserve"> </w:t>
      </w:r>
      <w:r w:rsidRPr="00CD3F80">
        <w:t xml:space="preserve"> </w:t>
      </w:r>
    </w:p>
    <w:tbl>
      <w:tblPr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5"/>
        <w:gridCol w:w="3199"/>
        <w:gridCol w:w="1985"/>
        <w:gridCol w:w="1985"/>
      </w:tblGrid>
      <w:tr w:rsidR="00C4374B" w:rsidRPr="00CD3F80" w14:paraId="2C894A9A" w14:textId="77777777" w:rsidTr="00905F0D">
        <w:trPr>
          <w:trHeight w:val="221"/>
          <w:jc w:val="center"/>
        </w:trPr>
        <w:tc>
          <w:tcPr>
            <w:tcW w:w="1655" w:type="dxa"/>
            <w:shd w:val="clear" w:color="000000" w:fill="FF0000"/>
            <w:noWrap/>
            <w:hideMark/>
          </w:tcPr>
          <w:p w14:paraId="4257C206" w14:textId="77777777" w:rsidR="00C4374B" w:rsidRPr="00CD3F80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D3F80">
              <w:rPr>
                <w:rFonts w:cs="Calibri"/>
                <w:b/>
                <w:bCs/>
                <w:color w:val="FFFFFF"/>
                <w:sz w:val="18"/>
                <w:szCs w:val="18"/>
              </w:rPr>
              <w:t>Aplicação Origem</w:t>
            </w:r>
          </w:p>
        </w:tc>
        <w:tc>
          <w:tcPr>
            <w:tcW w:w="3199" w:type="dxa"/>
            <w:shd w:val="clear" w:color="000000" w:fill="FF0000"/>
            <w:noWrap/>
            <w:hideMark/>
          </w:tcPr>
          <w:p w14:paraId="3BBB47A8" w14:textId="77777777" w:rsidR="00C4374B" w:rsidRPr="00CD3F80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D3F80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na Aplicação Origem</w:t>
            </w:r>
          </w:p>
        </w:tc>
        <w:tc>
          <w:tcPr>
            <w:tcW w:w="1985" w:type="dxa"/>
            <w:shd w:val="clear" w:color="000000" w:fill="FF0000"/>
          </w:tcPr>
          <w:p w14:paraId="1AB8CBF4" w14:textId="77777777" w:rsidR="00C4374B" w:rsidRPr="00CD3F80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D3F80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Base de Dados no Data Lake 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3E7513E7" w14:textId="77777777" w:rsidR="00C4374B" w:rsidRPr="00CD3F80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D3F80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no Data Lake</w:t>
            </w:r>
          </w:p>
        </w:tc>
      </w:tr>
      <w:tr w:rsidR="00C4374B" w:rsidRPr="00CD3F80" w14:paraId="1086D8C7" w14:textId="77777777" w:rsidTr="00905F0D">
        <w:trPr>
          <w:trHeight w:val="221"/>
          <w:jc w:val="center"/>
        </w:trPr>
        <w:tc>
          <w:tcPr>
            <w:tcW w:w="1655" w:type="dxa"/>
            <w:shd w:val="clear" w:color="auto" w:fill="auto"/>
            <w:noWrap/>
          </w:tcPr>
          <w:p w14:paraId="29FFCCF0" w14:textId="77777777" w:rsidR="00C4374B" w:rsidRPr="00CD3F80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5565E89B" w14:textId="77777777" w:rsidR="00C4374B" w:rsidRPr="00CD3F80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985" w:type="dxa"/>
          </w:tcPr>
          <w:p w14:paraId="41995ED8" w14:textId="77777777" w:rsidR="00C4374B" w:rsidRPr="00CD3F80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cd_garantias</w:t>
            </w:r>
          </w:p>
        </w:tc>
        <w:tc>
          <w:tcPr>
            <w:tcW w:w="1985" w:type="dxa"/>
            <w:shd w:val="clear" w:color="auto" w:fill="auto"/>
            <w:noWrap/>
          </w:tcPr>
          <w:p w14:paraId="33D86AD2" w14:textId="77777777" w:rsidR="00C4374B" w:rsidRPr="00CD3F80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</w:tr>
    </w:tbl>
    <w:p w14:paraId="2036FFA5" w14:textId="77777777" w:rsidR="00C4374B" w:rsidRDefault="00C4374B" w:rsidP="00C4374B"/>
    <w:p w14:paraId="78FA1D00" w14:textId="77777777" w:rsidR="00C4374B" w:rsidRDefault="00C4374B" w:rsidP="00C4374B"/>
    <w:p w14:paraId="2E3794D1" w14:textId="77777777" w:rsidR="00C4374B" w:rsidRDefault="00C4374B" w:rsidP="00C4374B"/>
    <w:p w14:paraId="2554EDAB" w14:textId="77777777" w:rsidR="00C4374B" w:rsidRPr="000C4396" w:rsidRDefault="00C4374B" w:rsidP="00C4374B"/>
    <w:p w14:paraId="462E877F" w14:textId="77777777" w:rsidR="00C4374B" w:rsidRDefault="00C4374B" w:rsidP="00013104">
      <w:pPr>
        <w:pStyle w:val="Heading6"/>
        <w:numPr>
          <w:ilvl w:val="5"/>
          <w:numId w:val="4"/>
        </w:numPr>
        <w:spacing w:line="259" w:lineRule="auto"/>
        <w:sectPr w:rsidR="00C4374B" w:rsidSect="00EC1079">
          <w:headerReference w:type="default" r:id="rId35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210ECD4" w14:textId="77777777" w:rsidR="00C4374B" w:rsidRDefault="00C4374B" w:rsidP="00D70156">
      <w:pPr>
        <w:pStyle w:val="Heading5"/>
      </w:pPr>
      <w:bookmarkStart w:id="175" w:name="_Toc167390739"/>
      <w:bookmarkStart w:id="176" w:name="_Toc181628818"/>
      <w:r>
        <w:lastRenderedPageBreak/>
        <w:t xml:space="preserve">Detalhe dos </w:t>
      </w:r>
      <w:r w:rsidRPr="00A41AE4">
        <w:t>campos</w:t>
      </w:r>
      <w:bookmarkEnd w:id="175"/>
      <w:bookmarkEnd w:id="176"/>
    </w:p>
    <w:p w14:paraId="5E5A44C0" w14:textId="564D92E6" w:rsidR="00C4374B" w:rsidRPr="00CD3F80" w:rsidRDefault="00C4374B" w:rsidP="00C4374B">
      <w:pPr>
        <w:rPr>
          <w:b/>
        </w:rPr>
      </w:pPr>
      <w:r w:rsidRPr="00CD3F80">
        <w:t>De seguida, são apresentados todos os campos da tabela</w:t>
      </w:r>
      <w:r>
        <w:rPr>
          <w:i/>
        </w:rPr>
        <w:t xml:space="preserve"> </w:t>
      </w:r>
      <w:r w:rsidRPr="009B5FC6">
        <w:rPr>
          <w:i/>
        </w:rPr>
        <w:t>cd_garantias.gt703_hist_chvs_crc</w:t>
      </w:r>
      <w:r w:rsidRPr="00CD3F80">
        <w:t>, bem como uma breve descrição do seu significado</w:t>
      </w:r>
      <w:r w:rsidR="00D70156">
        <w:t>.</w:t>
      </w:r>
    </w:p>
    <w:p w14:paraId="480C5B62" w14:textId="77777777" w:rsidR="00C4374B" w:rsidRDefault="00C4374B" w:rsidP="00C4374B">
      <w:pPr>
        <w:jc w:val="both"/>
      </w:pPr>
    </w:p>
    <w:tbl>
      <w:tblPr>
        <w:tblW w:w="1376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5"/>
        <w:gridCol w:w="4376"/>
        <w:gridCol w:w="1014"/>
        <w:gridCol w:w="1649"/>
        <w:gridCol w:w="1902"/>
        <w:gridCol w:w="1649"/>
        <w:gridCol w:w="1395"/>
      </w:tblGrid>
      <w:tr w:rsidR="00C4374B" w:rsidRPr="00C5395F" w14:paraId="6EC271B9" w14:textId="77777777" w:rsidTr="00905F0D">
        <w:trPr>
          <w:trHeight w:val="272"/>
          <w:tblHeader/>
          <w:jc w:val="center"/>
        </w:trPr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1D1AA315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>Campos da tabela</w:t>
            </w:r>
          </w:p>
          <w:p w14:paraId="21EF265C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>gt703_hist_chvs_crc</w:t>
            </w:r>
          </w:p>
        </w:tc>
        <w:tc>
          <w:tcPr>
            <w:tcW w:w="4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6E9F6711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>Significado do campo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7441FA99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2237B080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Aplicação na Origem  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4D7AEE26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Tabela no Data Lake 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000F04DF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Campo Origem 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5B3A830D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>Condição</w:t>
            </w:r>
          </w:p>
        </w:tc>
      </w:tr>
      <w:tr w:rsidR="00070273" w:rsidRPr="00C5395F" w14:paraId="23FE53C8" w14:textId="77777777" w:rsidTr="00905F0D">
        <w:trPr>
          <w:trHeight w:val="1438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3491B22E" w14:textId="77777777" w:rsidR="00C4374B" w:rsidRPr="00C5395F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zcliente_ced</w:t>
            </w:r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D5ECF" w14:textId="3E537809" w:rsidR="00C4374B" w:rsidRPr="00C5395F" w:rsidRDefault="00AF41C4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Código de Identificação do cliente:</w:t>
            </w:r>
          </w:p>
          <w:p w14:paraId="4D14F7EB" w14:textId="77777777" w:rsidR="00EE2268" w:rsidRDefault="00C4374B" w:rsidP="00013104">
            <w:pPr>
              <w:pStyle w:val="ListParagraph"/>
              <w:numPr>
                <w:ilvl w:val="0"/>
                <w:numId w:val="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 xml:space="preserve">Indica o </w:t>
            </w:r>
            <w:r w:rsidR="00AF41C4">
              <w:rPr>
                <w:rFonts w:cs="Calibri"/>
                <w:color w:val="000000"/>
                <w:sz w:val="18"/>
                <w:szCs w:val="18"/>
              </w:rPr>
              <w:t xml:space="preserve">cliente </w:t>
            </w:r>
            <w:r w:rsidR="00EE2268">
              <w:rPr>
                <w:rFonts w:cs="Calibri"/>
                <w:color w:val="000000"/>
                <w:sz w:val="18"/>
                <w:szCs w:val="18"/>
              </w:rPr>
              <w:t xml:space="preserve">associado a cada garantia. </w:t>
            </w:r>
          </w:p>
          <w:p w14:paraId="42D1AEC3" w14:textId="4C6E8A46" w:rsidR="00F13D23" w:rsidRDefault="00EE2268" w:rsidP="00F13D23">
            <w:pPr>
              <w:pStyle w:val="ListParagraph"/>
              <w:numPr>
                <w:ilvl w:val="0"/>
                <w:numId w:val="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apenas é utilizado para contratos de factoring, em que corresponde ao 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>titular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do contrato</w:t>
            </w:r>
            <w:r w:rsidR="00F13D23"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</w:p>
          <w:p w14:paraId="285CF6CC" w14:textId="5F6524CC" w:rsidR="00B40E8C" w:rsidRPr="00922A95" w:rsidRDefault="00922A95" w:rsidP="00922A95">
            <w:pPr>
              <w:pStyle w:val="ListParagraph"/>
              <w:numPr>
                <w:ilvl w:val="0"/>
                <w:numId w:val="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ins w:id="177" w:author="Marta Rafaela Teixeira Nunes" w:date="2024-11-05T13:24:00Z">
              <w:r>
                <w:rPr>
                  <w:rFonts w:cs="Calibri"/>
                  <w:color w:val="000000"/>
                  <w:sz w:val="18"/>
                  <w:szCs w:val="18"/>
                </w:rPr>
                <w:t xml:space="preserve">Para os restantes casos o campo corresponde ao conceito de código de cliente interno presente no banco da aplicação de pessoas, e denominado por cliente garante. Este campo é equivalente ao campo ‘zcliente’ das tabelas </w:t>
              </w:r>
              <w:r w:rsidRPr="00F13D23">
                <w:rPr>
                  <w:rFonts w:cs="Calibri"/>
                  <w:i/>
                  <w:color w:val="000000"/>
                  <w:sz w:val="18"/>
                  <w:szCs w:val="18"/>
                </w:rPr>
                <w:t>cd_garantias.gt022_crc5g_atributos_garantia_rct207</w:t>
              </w:r>
              <w:r w:rsidRPr="00F13D23">
                <w:rPr>
                  <w:rFonts w:cs="Calibri"/>
                  <w:color w:val="000000"/>
                  <w:sz w:val="18"/>
                  <w:szCs w:val="18"/>
                </w:rPr>
                <w:t xml:space="preserve"> e </w:t>
              </w:r>
              <w:r w:rsidRPr="00F13D23">
                <w:rPr>
                  <w:rFonts w:cs="Calibri"/>
                  <w:i/>
                  <w:color w:val="000000"/>
                  <w:sz w:val="18"/>
                  <w:szCs w:val="18"/>
                </w:rPr>
                <w:t>cd_garantias.gt023_crc5g_rl_contratos_garantia_rct210</w:t>
              </w:r>
            </w:ins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B400" w14:textId="77777777" w:rsidR="00C4374B" w:rsidRPr="00C5395F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1DD8" w14:textId="77777777" w:rsidR="00C4374B" w:rsidRPr="00C5395F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7C9FF" w14:textId="77777777" w:rsidR="00C4374B" w:rsidRPr="00C5395F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365F" w14:textId="732625AF" w:rsidR="00C4374B" w:rsidRPr="00C5395F" w:rsidRDefault="00922A95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ins w:id="178" w:author="Marta Rafaela Teixeira Nunes" w:date="2024-11-05T13:24:00Z">
              <w:r>
                <w:rPr>
                  <w:rFonts w:cs="Calibri"/>
                  <w:color w:val="000000"/>
                  <w:sz w:val="18"/>
                  <w:szCs w:val="18"/>
                </w:rPr>
                <w:t>Cliente_ced</w:t>
              </w:r>
            </w:ins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A25E" w14:textId="77777777" w:rsidR="00C4374B" w:rsidRPr="00C5395F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</w:p>
          <w:p w14:paraId="56D0D167" w14:textId="77777777" w:rsidR="00C4374B" w:rsidRPr="00C5395F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070273" w:rsidRPr="00C5395F" w14:paraId="60F55386" w14:textId="77777777" w:rsidTr="00905F0D">
        <w:trPr>
          <w:trHeight w:val="958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6EE0E0B1" w14:textId="77777777" w:rsidR="00AF41C4" w:rsidRPr="00C5395F" w:rsidRDefault="00AF41C4" w:rsidP="00AF41C4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bCs/>
                <w:color w:val="000000"/>
                <w:sz w:val="18"/>
                <w:szCs w:val="18"/>
              </w:rPr>
              <w:t>Idcont</w:t>
            </w:r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4D6F9" w14:textId="77777777" w:rsidR="00AF41C4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Código de Identificação de contrato:</w:t>
            </w:r>
          </w:p>
          <w:p w14:paraId="13480BFA" w14:textId="77777777" w:rsidR="00AF41C4" w:rsidRDefault="00AF41C4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Identificador utilizado para identificar cada contrato.</w:t>
            </w:r>
          </w:p>
          <w:p w14:paraId="08614ADC" w14:textId="5B4B5EDF" w:rsidR="00AF41C4" w:rsidRPr="00AF41C4" w:rsidRDefault="00331BFB" w:rsidP="00922A95">
            <w:pPr>
              <w:pStyle w:val="ListParagraph"/>
              <w:numPr>
                <w:ilvl w:val="0"/>
                <w:numId w:val="6"/>
              </w:num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campo corresponde à concatenação d</w:t>
            </w:r>
            <w:r w:rsidR="00AF41C4" w:rsidRPr="00AF41C4">
              <w:rPr>
                <w:rFonts w:cs="Calibri"/>
                <w:color w:val="000000"/>
                <w:sz w:val="18"/>
                <w:szCs w:val="18"/>
              </w:rPr>
              <w:t>os campos ‘clbalres’ e ‘ckctares’ da chave única do primeiro pilar do MUG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ins w:id="179" w:author="Marta Rafaela Teixeira Nunes" w:date="2024-11-05T13:25:00Z">
              <w:r w:rsidR="00922A95" w:rsidRPr="00331BFB">
                <w:rPr>
                  <w:rFonts w:cs="Calibri"/>
                  <w:color w:val="000000"/>
                  <w:sz w:val="18"/>
                  <w:szCs w:val="18"/>
                </w:rPr>
                <w:t>(ou seja, dos campos de chave da responsabilidade/contrato).</w:t>
              </w:r>
            </w:ins>
          </w:p>
        </w:tc>
        <w:tc>
          <w:tcPr>
            <w:tcW w:w="1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17FD7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0B22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01BF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F9E5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ckbalres,</w:t>
            </w:r>
          </w:p>
          <w:p w14:paraId="31048342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ckctares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C563E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070273" w:rsidRPr="00C5395F" w14:paraId="31156DF5" w14:textId="77777777" w:rsidTr="00905F0D">
        <w:trPr>
          <w:trHeight w:val="1225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3E923510" w14:textId="77777777" w:rsidR="00AF41C4" w:rsidRPr="00C5395F" w:rsidRDefault="00AF41C4" w:rsidP="00AF41C4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bCs/>
                <w:color w:val="000000"/>
                <w:sz w:val="18"/>
                <w:szCs w:val="18"/>
              </w:rPr>
              <w:t>Idinst</w:t>
            </w:r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9148F" w14:textId="77777777" w:rsidR="00AF41C4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Código de identificação do instrumento:</w:t>
            </w:r>
          </w:p>
          <w:p w14:paraId="752E22F7" w14:textId="77777777" w:rsidR="00AF41C4" w:rsidRDefault="00AF41C4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Identificador aplicado para identificar cada instrumento do contrato identificado na variável ‘Idcont’.</w:t>
            </w:r>
          </w:p>
          <w:p w14:paraId="5171C745" w14:textId="6E77B397" w:rsidR="00AF41C4" w:rsidRPr="00AF41C4" w:rsidRDefault="00AF41C4" w:rsidP="00922A95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F41C4">
              <w:rPr>
                <w:rFonts w:cs="Calibri"/>
                <w:color w:val="000000"/>
                <w:sz w:val="18"/>
                <w:szCs w:val="18"/>
              </w:rPr>
              <w:t>Este campo corresponde ao campo ‘ckrefresp’ da chave</w:t>
            </w:r>
            <w:r w:rsidR="00331BFB">
              <w:rPr>
                <w:rFonts w:cs="Calibri"/>
                <w:color w:val="000000"/>
                <w:sz w:val="18"/>
                <w:szCs w:val="18"/>
              </w:rPr>
              <w:t xml:space="preserve"> única do primeiro pilar do MUG </w:t>
            </w:r>
            <w:ins w:id="180" w:author="Marta Rafaela Teixeira Nunes" w:date="2024-11-05T13:25:00Z">
              <w:r w:rsidR="00922A95" w:rsidRPr="00331BFB">
                <w:rPr>
                  <w:rFonts w:cs="Calibri"/>
                  <w:color w:val="000000"/>
                  <w:sz w:val="18"/>
                  <w:szCs w:val="18"/>
                </w:rPr>
                <w:t>(ou seja, dos campos de chave da responsabilidade/contrato).</w:t>
              </w:r>
              <w:r w:rsidR="00922A95">
                <w:rPr>
                  <w:rFonts w:cs="Calibri"/>
                  <w:color w:val="000000"/>
                  <w:sz w:val="18"/>
                  <w:szCs w:val="18"/>
                </w:rPr>
                <w:t xml:space="preserve"> </w:t>
              </w:r>
            </w:ins>
          </w:p>
        </w:tc>
        <w:tc>
          <w:tcPr>
            <w:tcW w:w="1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67491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91A0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94C0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3344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ckrefresp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75CF2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070273" w:rsidRPr="00C5395F" w14:paraId="29C40922" w14:textId="77777777" w:rsidTr="00905F0D">
        <w:trPr>
          <w:trHeight w:val="692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1E2812C4" w14:textId="77777777" w:rsidR="00AF41C4" w:rsidRPr="00C5395F" w:rsidRDefault="00AF41C4" w:rsidP="00AF41C4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bCs/>
                <w:color w:val="000000"/>
                <w:sz w:val="18"/>
                <w:szCs w:val="18"/>
              </w:rPr>
              <w:t>idprot</w:t>
            </w:r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AAFC0" w14:textId="77777777" w:rsidR="00AF41C4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</w:t>
            </w:r>
            <w:r w:rsidRPr="005B6569">
              <w:rPr>
                <w:rFonts w:cs="Calibri"/>
                <w:color w:val="000000"/>
                <w:sz w:val="18"/>
                <w:szCs w:val="18"/>
              </w:rPr>
              <w:t>dentificação da p</w:t>
            </w:r>
            <w:r>
              <w:rPr>
                <w:rFonts w:cs="Calibri"/>
                <w:color w:val="000000"/>
                <w:sz w:val="18"/>
                <w:szCs w:val="18"/>
              </w:rPr>
              <w:t>roteção:</w:t>
            </w:r>
          </w:p>
          <w:p w14:paraId="5FA3593E" w14:textId="77777777" w:rsidR="005E029A" w:rsidRDefault="005E029A" w:rsidP="005E029A">
            <w:pPr>
              <w:pStyle w:val="ListParagraph"/>
              <w:numPr>
                <w:ilvl w:val="0"/>
                <w:numId w:val="10"/>
              </w:numPr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 xml:space="preserve">Este campo corresponde ao código utilizado para identificar cada proteção utilizada para garantir um ou mais instrumentos. </w:t>
            </w:r>
          </w:p>
          <w:p w14:paraId="18A38E92" w14:textId="77777777" w:rsidR="005E029A" w:rsidRDefault="005E029A" w:rsidP="005E029A">
            <w:pPr>
              <w:pStyle w:val="ListParagraph"/>
              <w:numPr>
                <w:ilvl w:val="0"/>
                <w:numId w:val="10"/>
              </w:numPr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 xml:space="preserve">O seu valor é inalterado ao longo do tempo e não pode ser utilizado como identificador de qualquer outra proteção. </w:t>
            </w:r>
          </w:p>
          <w:p w14:paraId="6DB27924" w14:textId="2BF6EAA9" w:rsidR="005E029A" w:rsidRPr="00AF41C4" w:rsidRDefault="00922A95" w:rsidP="005E029A">
            <w:pPr>
              <w:pStyle w:val="ListParagraph"/>
              <w:numPr>
                <w:ilvl w:val="0"/>
                <w:numId w:val="10"/>
              </w:numPr>
              <w:rPr>
                <w:rFonts w:cs="Calibri"/>
                <w:color w:val="000000"/>
                <w:sz w:val="18"/>
                <w:szCs w:val="18"/>
              </w:rPr>
            </w:pPr>
            <w:ins w:id="181" w:author="Marta Rafaela Teixeira Nunes" w:date="2024-11-05T13:25:00Z">
              <w:r>
                <w:rPr>
                  <w:rFonts w:cs="Calibri"/>
                  <w:color w:val="000000"/>
                  <w:sz w:val="18"/>
                  <w:szCs w:val="18"/>
                </w:rPr>
                <w:lastRenderedPageBreak/>
                <w:t xml:space="preserve">A construção deste campo é diferenciada conforme a tipologia da garantia. Mais detalhe sobre a construção da chave pode ser consultada no </w:t>
              </w:r>
              <w:r>
                <w:fldChar w:fldCharType="begin"/>
              </w:r>
              <w:r>
                <w:instrText xml:space="preserve"> HYPERLINK \l "_Visão_Geral" </w:instrText>
              </w:r>
              <w:r>
                <w:fldChar w:fldCharType="separate"/>
              </w:r>
              <w:r w:rsidRPr="009F57A3">
                <w:rPr>
                  <w:rStyle w:val="Hyperlink"/>
                  <w:rFonts w:cs="Calibri"/>
                  <w:color w:val="000000" w:themeColor="text1"/>
                  <w:sz w:val="18"/>
                  <w:szCs w:val="18"/>
                  <w:u w:val="none"/>
                </w:rPr>
                <w:t>capítulo 2.2.2.2.1</w:t>
              </w:r>
              <w:r>
                <w:rPr>
                  <w:rStyle w:val="Hyperlink"/>
                  <w:rFonts w:cs="Calibri"/>
                  <w:color w:val="000000" w:themeColor="text1"/>
                  <w:sz w:val="18"/>
                  <w:szCs w:val="18"/>
                  <w:u w:val="none"/>
                </w:rPr>
                <w:fldChar w:fldCharType="end"/>
              </w:r>
              <w:r>
                <w:rPr>
                  <w:rFonts w:cs="Calibri"/>
                  <w:color w:val="000000"/>
                  <w:sz w:val="18"/>
                  <w:szCs w:val="18"/>
                </w:rPr>
                <w:t xml:space="preserve">, deste </w:t>
              </w:r>
              <w:commentRangeStart w:id="182"/>
              <w:r>
                <w:rPr>
                  <w:rFonts w:cs="Calibri"/>
                  <w:color w:val="000000"/>
                  <w:sz w:val="18"/>
                  <w:szCs w:val="18"/>
                </w:rPr>
                <w:t>manual</w:t>
              </w:r>
              <w:commentRangeEnd w:id="182"/>
              <w:r>
                <w:rPr>
                  <w:rStyle w:val="CommentReference"/>
                </w:rPr>
                <w:commentReference w:id="182"/>
              </w:r>
              <w:r>
                <w:rPr>
                  <w:rFonts w:cs="Calibri"/>
                  <w:color w:val="000000"/>
                  <w:sz w:val="18"/>
                  <w:szCs w:val="18"/>
                </w:rPr>
                <w:t>.</w:t>
              </w:r>
            </w:ins>
          </w:p>
        </w:tc>
        <w:tc>
          <w:tcPr>
            <w:tcW w:w="1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E4E5E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lastRenderedPageBreak/>
              <w:t>String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5978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22B07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B4F6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ckbalbem, ckctabem, ckrefbem</w:t>
            </w: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204D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070273" w:rsidRPr="00C5395F" w14:paraId="5A9C65E2" w14:textId="77777777" w:rsidTr="00905F0D">
        <w:trPr>
          <w:trHeight w:val="1544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609F2B0D" w14:textId="4CC17FEA" w:rsidR="00AF41C4" w:rsidRPr="00C5395F" w:rsidRDefault="004C3FB0" w:rsidP="00AF41C4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bCs/>
                <w:color w:val="000000"/>
                <w:sz w:val="18"/>
                <w:szCs w:val="18"/>
              </w:rPr>
              <w:t>se</w:t>
            </w:r>
            <w:r>
              <w:rPr>
                <w:rFonts w:cs="Calibri"/>
                <w:bCs/>
                <w:color w:val="000000"/>
                <w:sz w:val="18"/>
                <w:szCs w:val="18"/>
              </w:rPr>
              <w:t>q</w:t>
            </w:r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30463" w14:textId="77777777" w:rsidR="00AF41C4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Sequenciador:</w:t>
            </w:r>
          </w:p>
          <w:p w14:paraId="3AA0AC7D" w14:textId="77777777" w:rsidR="00AF41C4" w:rsidRDefault="00AF41C4" w:rsidP="00013104">
            <w:pPr>
              <w:pStyle w:val="ListParagraph"/>
              <w:numPr>
                <w:ilvl w:val="0"/>
                <w:numId w:val="1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</w:t>
            </w:r>
            <w:r w:rsidR="00BB58D8">
              <w:rPr>
                <w:rFonts w:cs="Calibri"/>
                <w:color w:val="000000"/>
                <w:sz w:val="18"/>
                <w:szCs w:val="18"/>
              </w:rPr>
              <w:t xml:space="preserve">dentifica a ordem de surgimento de cada combinação distinta de ‘zcliente_ced’, ‘idcont’ e ‘idinst’. </w:t>
            </w:r>
          </w:p>
          <w:p w14:paraId="5543796C" w14:textId="59927FE6" w:rsidR="00BB58D8" w:rsidRPr="00AF41C4" w:rsidRDefault="00EE2268" w:rsidP="00013104">
            <w:pPr>
              <w:pStyle w:val="ListParagraph"/>
              <w:numPr>
                <w:ilvl w:val="0"/>
                <w:numId w:val="1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No caso de garantias reais, o campo é 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>preenchido</w:t>
            </w:r>
            <w:r>
              <w:rPr>
                <w:rFonts w:cs="Calibri"/>
                <w:color w:val="000000"/>
                <w:sz w:val="18"/>
                <w:szCs w:val="18"/>
              </w:rPr>
              <w:t>, por defeito, pelo número sequencial ‘1’. Para as garantias reais este é preenchido sequencialmente, conforme cada combinação vai sendo registada</w:t>
            </w:r>
            <w:r w:rsidR="00BB58D8"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1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60D10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D6B5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CAEC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B286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A302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EE2268" w:rsidRPr="00C5395F" w14:paraId="2E92BD83" w14:textId="77777777" w:rsidTr="00905F0D">
        <w:trPr>
          <w:trHeight w:val="2468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3CFD66FE" w14:textId="2FE27E7C" w:rsidR="00EE2268" w:rsidRPr="00C5395F" w:rsidRDefault="00EE2268" w:rsidP="00EE2268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bCs/>
                <w:color w:val="000000"/>
                <w:sz w:val="18"/>
                <w:szCs w:val="18"/>
              </w:rPr>
              <w:t>Ref_date_carga</w:t>
            </w:r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0691" w14:textId="051CDD52" w:rsidR="00C72FCA" w:rsidRPr="00C72FCA" w:rsidRDefault="00C72FCA" w:rsidP="00C72FCA">
            <w:pPr>
              <w:jc w:val="both"/>
              <w:rPr>
                <w:color w:val="000000"/>
                <w:sz w:val="18"/>
                <w:szCs w:val="18"/>
              </w:rPr>
            </w:pPr>
            <w:r w:rsidRPr="00C72FCA">
              <w:rPr>
                <w:color w:val="000000"/>
                <w:sz w:val="18"/>
                <w:szCs w:val="18"/>
              </w:rPr>
              <w:t xml:space="preserve">Data de carregamento do registo na tabela: </w:t>
            </w:r>
          </w:p>
          <w:p w14:paraId="0E4CCDF5" w14:textId="3739070D" w:rsidR="00922A95" w:rsidRDefault="00C72FCA" w:rsidP="00922A95">
            <w:pPr>
              <w:pStyle w:val="ListParagraph"/>
              <w:numPr>
                <w:ilvl w:val="0"/>
                <w:numId w:val="27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C72FCA">
              <w:rPr>
                <w:color w:val="000000"/>
                <w:sz w:val="18"/>
                <w:szCs w:val="18"/>
              </w:rPr>
              <w:t xml:space="preserve">Data de carregamento do registo na tabela. </w:t>
            </w:r>
          </w:p>
          <w:p w14:paraId="3AF5E0DB" w14:textId="77777777" w:rsidR="00922A95" w:rsidRPr="00C72FCA" w:rsidRDefault="00922A95" w:rsidP="00922A95">
            <w:pPr>
              <w:pStyle w:val="ListParagraph"/>
              <w:ind w:left="170"/>
              <w:jc w:val="both"/>
              <w:rPr>
                <w:ins w:id="183" w:author="Marta Rafaela Teixeira Nunes" w:date="2024-11-05T13:26:00Z"/>
                <w:color w:val="000000"/>
                <w:sz w:val="18"/>
                <w:szCs w:val="18"/>
              </w:rPr>
            </w:pPr>
            <w:del w:id="184" w:author="Marta Rafaela Teixeira Nunes" w:date="2024-11-05T13:26:00Z">
              <w:r w:rsidRPr="00922A95" w:rsidDel="00922A95">
                <w:rPr>
                  <w:sz w:val="18"/>
                  <w:szCs w:val="18"/>
                </w:rPr>
                <w:delText xml:space="preserve">Dado que as tabelas de interface para a do MUG para a CRC são diárias este campo informará o último dia útil a que respeitam todos os dados dessa partição temporal. Note-se que, no caso do último dia de calendário do mês não ser um dia útil, será criada automaticamente uma partição temporal com referência ao último dia de calendário do mês, e preencherá essa partição com os dados registados no último dia útil desse mês. </w:delText>
              </w:r>
            </w:del>
          </w:p>
          <w:p w14:paraId="64E8F09C" w14:textId="5C215602" w:rsidR="00922A95" w:rsidRPr="00922A95" w:rsidDel="00922A95" w:rsidRDefault="00922A95" w:rsidP="00922A95">
            <w:pPr>
              <w:pStyle w:val="ListParagraph"/>
              <w:numPr>
                <w:ilvl w:val="0"/>
                <w:numId w:val="27"/>
              </w:numPr>
              <w:ind w:left="170" w:hanging="170"/>
              <w:jc w:val="both"/>
              <w:rPr>
                <w:del w:id="185" w:author="Marta Rafaela Teixeira Nunes" w:date="2024-11-05T13:26:00Z"/>
                <w:color w:val="000000"/>
                <w:sz w:val="18"/>
                <w:szCs w:val="18"/>
              </w:rPr>
            </w:pPr>
            <w:ins w:id="186" w:author="Marta Rafaela Teixeira Nunes" w:date="2024-11-05T13:26:00Z">
              <w:r>
                <w:rPr>
                  <w:color w:val="000000"/>
                  <w:sz w:val="18"/>
                  <w:szCs w:val="18"/>
                </w:rPr>
                <w:t xml:space="preserve">Esta é uma tabela acumulada, pelo que não existe qualquer cópia dos dados de carga no último dia de calendário quando este não é um dia útil. </w:t>
              </w:r>
            </w:ins>
          </w:p>
          <w:p w14:paraId="75FF6B08" w14:textId="3C1A6179" w:rsidR="00AE1557" w:rsidRPr="00AE1557" w:rsidRDefault="00EE2268" w:rsidP="00AE1557">
            <w:pPr>
              <w:pStyle w:val="ListParagraph"/>
              <w:numPr>
                <w:ilvl w:val="0"/>
                <w:numId w:val="27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237CB8">
              <w:rPr>
                <w:color w:val="000000"/>
                <w:sz w:val="18"/>
                <w:szCs w:val="18"/>
              </w:rPr>
              <w:t>Todas as datas no modelo re</w:t>
            </w:r>
            <w:r w:rsidR="00AE1557">
              <w:rPr>
                <w:color w:val="000000"/>
                <w:sz w:val="18"/>
                <w:szCs w:val="18"/>
              </w:rPr>
              <w:t>speitam o formato  ‘aaaa-mm-dd’.</w:t>
            </w:r>
          </w:p>
        </w:tc>
        <w:tc>
          <w:tcPr>
            <w:tcW w:w="1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A12DB" w14:textId="77777777" w:rsidR="00EE2268" w:rsidRPr="00C5395F" w:rsidRDefault="00EE2268" w:rsidP="00EE2268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4CA1" w14:textId="77777777" w:rsidR="00EE2268" w:rsidRPr="00C5395F" w:rsidRDefault="00EE2268" w:rsidP="00EE2268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73A3" w14:textId="77777777" w:rsidR="00EE2268" w:rsidRPr="00C5395F" w:rsidRDefault="00EE2268" w:rsidP="00EE2268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B0210" w14:textId="77777777" w:rsidR="00EE2268" w:rsidRPr="00C5395F" w:rsidRDefault="00EE2268" w:rsidP="00EE2268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1573" w14:textId="27241FBE" w:rsidR="00EE2268" w:rsidRPr="00C5395F" w:rsidRDefault="00EE2268" w:rsidP="00EE2268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5EEC3353" w14:textId="77777777" w:rsidR="00C4374B" w:rsidRDefault="00C4374B" w:rsidP="00C4374B">
      <w:pPr>
        <w:jc w:val="both"/>
        <w:sectPr w:rsidR="00C4374B" w:rsidSect="00927DAA">
          <w:headerReference w:type="default" r:id="rId36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3790002A" w14:textId="19B2F649" w:rsidR="00B06055" w:rsidRPr="008E454A" w:rsidRDefault="00B06055" w:rsidP="00C4374B">
      <w:pPr>
        <w:pStyle w:val="Heading3"/>
      </w:pPr>
      <w:bookmarkStart w:id="187" w:name="_Toc181628819"/>
      <w:r w:rsidRPr="008E454A">
        <w:lastRenderedPageBreak/>
        <w:t>Tradutores de Chaves</w:t>
      </w:r>
      <w:bookmarkEnd w:id="187"/>
    </w:p>
    <w:p w14:paraId="43DB250B" w14:textId="166D6304" w:rsidR="00145D75" w:rsidRPr="008E454A" w:rsidRDefault="00F23A21" w:rsidP="00657655">
      <w:pPr>
        <w:pStyle w:val="Heading4"/>
      </w:pPr>
      <w:bookmarkStart w:id="188" w:name="_Toc181628820"/>
      <w:r w:rsidRPr="008E454A">
        <w:t>Tradutor entre MUG e Interfaces</w:t>
      </w:r>
      <w:r w:rsidR="00145D75" w:rsidRPr="008E454A">
        <w:t xml:space="preserve">: </w:t>
      </w:r>
      <w:bookmarkEnd w:id="126"/>
      <w:r w:rsidR="00657655" w:rsidRPr="008E454A">
        <w:rPr>
          <w:i/>
        </w:rPr>
        <w:t>cd_garantias.kt_chaves_intrf_grts_crc</w:t>
      </w:r>
      <w:bookmarkEnd w:id="188"/>
      <w:r w:rsidR="00FD47AF">
        <w:rPr>
          <w:i/>
        </w:rPr>
        <w:fldChar w:fldCharType="begin"/>
      </w:r>
      <w:r w:rsidR="00FD47AF">
        <w:instrText xml:space="preserve"> XE "</w:instrText>
      </w:r>
      <w:r w:rsidR="00FD47AF" w:rsidRPr="000E3BBC">
        <w:rPr>
          <w:i/>
        </w:rPr>
        <w:instrText>kt_chaves_intrf_grts_crc</w:instrText>
      </w:r>
      <w:r w:rsidR="00FD47AF">
        <w:instrText xml:space="preserve">" </w:instrText>
      </w:r>
      <w:r w:rsidR="00FD47AF">
        <w:rPr>
          <w:i/>
        </w:rPr>
        <w:fldChar w:fldCharType="end"/>
      </w:r>
    </w:p>
    <w:p w14:paraId="4928FB2D" w14:textId="2D94CC3A" w:rsidR="00145D75" w:rsidRPr="008E454A" w:rsidRDefault="00145D75" w:rsidP="00666790">
      <w:pPr>
        <w:pStyle w:val="Heading5"/>
      </w:pPr>
      <w:bookmarkStart w:id="189" w:name="_Toc163902263"/>
      <w:bookmarkStart w:id="190" w:name="_Toc181628821"/>
      <w:r w:rsidRPr="008E454A">
        <w:t>Visão Geral</w:t>
      </w:r>
      <w:bookmarkEnd w:id="189"/>
      <w:bookmarkEnd w:id="190"/>
    </w:p>
    <w:p w14:paraId="56B5B67D" w14:textId="6B6E7D94" w:rsidR="000E62B0" w:rsidRPr="00720567" w:rsidRDefault="000E62B0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tabela </w:t>
      </w:r>
      <w:r w:rsidRPr="00657655">
        <w:rPr>
          <w:i/>
        </w:rPr>
        <w:t>cd_garantias.kt_chaves_intrf_grts_</w:t>
      </w:r>
      <w:r w:rsidR="00D36304" w:rsidRPr="00657655">
        <w:rPr>
          <w:i/>
        </w:rPr>
        <w:t>crc</w:t>
      </w:r>
      <w:r w:rsidR="00D36304" w:rsidRPr="00720567">
        <w:rPr>
          <w:rFonts w:eastAsiaTheme="minorHAnsi" w:cstheme="minorBidi"/>
          <w:i/>
          <w:szCs w:val="22"/>
          <w:lang w:eastAsia="en-US"/>
        </w:rPr>
        <w:t xml:space="preserve"> </w:t>
      </w:r>
      <w:r w:rsidR="00D36304" w:rsidRPr="00720567">
        <w:rPr>
          <w:rFonts w:eastAsiaTheme="minorHAnsi" w:cstheme="minorBidi"/>
          <w:szCs w:val="22"/>
          <w:lang w:eastAsia="en-US"/>
        </w:rPr>
        <w:t>é</w:t>
      </w:r>
      <w:r w:rsidRPr="00720567">
        <w:rPr>
          <w:rFonts w:eastAsiaTheme="minorHAnsi" w:cstheme="minorBidi"/>
          <w:szCs w:val="22"/>
          <w:lang w:eastAsia="en-US"/>
        </w:rPr>
        <w:t xml:space="preserve"> uma tabela de tradução e rastreabilidade das chaves do MUG para </w:t>
      </w:r>
      <w:r w:rsidR="00D36304">
        <w:rPr>
          <w:rFonts w:eastAsiaTheme="minorHAnsi" w:cstheme="minorBidi"/>
          <w:szCs w:val="22"/>
          <w:lang w:eastAsia="en-US"/>
        </w:rPr>
        <w:t>o</w:t>
      </w:r>
      <w:r w:rsidR="00D36304" w:rsidRPr="00720567">
        <w:rPr>
          <w:rFonts w:eastAsiaTheme="minorHAnsi" w:cstheme="minorBidi"/>
          <w:szCs w:val="22"/>
          <w:lang w:eastAsia="en-US"/>
        </w:rPr>
        <w:t>s</w:t>
      </w:r>
      <w:r w:rsidR="00D36304">
        <w:rPr>
          <w:rFonts w:eastAsiaTheme="minorHAnsi" w:cstheme="minorBidi"/>
          <w:szCs w:val="22"/>
          <w:lang w:eastAsia="en-US"/>
        </w:rPr>
        <w:t xml:space="preserve"> seus</w:t>
      </w:r>
      <w:r w:rsidR="00D36304" w:rsidRPr="00720567">
        <w:rPr>
          <w:rFonts w:eastAsiaTheme="minorHAnsi" w:cstheme="minorBidi"/>
          <w:szCs w:val="22"/>
          <w:lang w:eastAsia="en-US"/>
        </w:rPr>
        <w:t xml:space="preserve"> interfaces</w:t>
      </w:r>
      <w:r w:rsidRPr="00720567">
        <w:rPr>
          <w:rFonts w:eastAsiaTheme="minorHAnsi" w:cstheme="minorBidi"/>
          <w:szCs w:val="22"/>
          <w:lang w:eastAsia="en-US"/>
        </w:rPr>
        <w:t xml:space="preserve"> com a </w:t>
      </w:r>
      <w:r>
        <w:rPr>
          <w:rFonts w:eastAsiaTheme="minorHAnsi" w:cstheme="minorBidi"/>
          <w:szCs w:val="22"/>
          <w:lang w:eastAsia="en-US"/>
        </w:rPr>
        <w:t>CRC</w:t>
      </w:r>
      <w:r w:rsidRPr="00720567">
        <w:rPr>
          <w:rFonts w:eastAsiaTheme="minorHAnsi" w:cstheme="minorBidi"/>
          <w:szCs w:val="22"/>
          <w:lang w:eastAsia="en-US"/>
        </w:rPr>
        <w:t>.</w:t>
      </w:r>
      <w:r>
        <w:rPr>
          <w:rFonts w:eastAsiaTheme="minorHAnsi" w:cstheme="minorBidi"/>
          <w:szCs w:val="22"/>
          <w:lang w:eastAsia="en-US"/>
        </w:rPr>
        <w:t xml:space="preserve"> Esta tabela é válida para qualquer tabela com informação de garantias da CRC.</w:t>
      </w:r>
    </w:p>
    <w:p w14:paraId="47AB34AB" w14:textId="674010DF" w:rsidR="00E23967" w:rsidRDefault="000E62B0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O módulo consolido do MUG, concretizado na tabela </w:t>
      </w:r>
      <w:r w:rsidRPr="00720567">
        <w:rPr>
          <w:rFonts w:eastAsiaTheme="minorHAnsi" w:cstheme="minorBidi"/>
          <w:i/>
          <w:szCs w:val="22"/>
          <w:lang w:eastAsia="en-US"/>
        </w:rPr>
        <w:t>cd_garantias.gt018_rateio_aval</w:t>
      </w:r>
      <w:r w:rsidRPr="00720567">
        <w:rPr>
          <w:rFonts w:eastAsiaTheme="minorHAnsi" w:cstheme="minorBidi"/>
          <w:szCs w:val="22"/>
          <w:lang w:eastAsia="en-US"/>
        </w:rPr>
        <w:t>, contém toda a informação do modelo na sua granularidade máxima, ou seja, apresentando todas as responsabilidades, processos/cauções e bens em concordância com os princípios definidos no capítulo 2.2.3. da documentação funcional do Modelo Único de Garantias</w:t>
      </w:r>
      <w:r w:rsidR="0093053E" w:rsidRPr="0093053E">
        <w:rPr>
          <w:rFonts w:eastAsiaTheme="minorHAnsi" w:cstheme="minorBidi"/>
          <w:szCs w:val="22"/>
          <w:lang w:eastAsia="en-US"/>
        </w:rPr>
        <w:t>.</w:t>
      </w:r>
      <w:r w:rsidR="00922A95">
        <w:rPr>
          <w:rFonts w:eastAsiaTheme="minorHAnsi" w:cstheme="minorBidi"/>
          <w:szCs w:val="22"/>
          <w:lang w:eastAsia="en-US"/>
        </w:rPr>
        <w:t xml:space="preserve"> </w:t>
      </w:r>
      <w:del w:id="191" w:author="Marta Rafaela Teixeira Nunes" w:date="2024-11-05T13:28:00Z">
        <w:r w:rsidR="00922A95" w:rsidDel="00922A95">
          <w:rPr>
            <w:szCs w:val="22"/>
          </w:rPr>
          <w:delText>Não obstante, as tabelas de interface do MUG para os seus casos de uso não estão estruturadas na granularidade máxima, sendo, por isso, necessário transformar as chaves, de forma a respeitar a estrutura definida pelos casos de uso.</w:delText>
        </w:r>
      </w:del>
      <w:r w:rsidR="00922A95">
        <w:rPr>
          <w:rFonts w:eastAsiaTheme="minorHAnsi" w:cstheme="minorBidi"/>
          <w:szCs w:val="22"/>
          <w:lang w:eastAsia="en-US"/>
        </w:rPr>
        <w:t xml:space="preserve"> </w:t>
      </w:r>
      <w:ins w:id="192" w:author="Marta Rafaela Teixeira Nunes" w:date="2024-11-05T13:28:00Z">
        <w:r w:rsidR="00922A95" w:rsidRPr="0093053E">
          <w:rPr>
            <w:rFonts w:eastAsiaTheme="minorHAnsi" w:cstheme="minorBidi"/>
            <w:szCs w:val="22"/>
            <w:lang w:eastAsia="en-US"/>
          </w:rPr>
          <w:t xml:space="preserve">Esta informação é enviada pelo MUG para a </w:t>
        </w:r>
        <w:r w:rsidR="00922A95">
          <w:rPr>
            <w:rFonts w:eastAsiaTheme="minorHAnsi" w:cstheme="minorBidi"/>
            <w:szCs w:val="22"/>
            <w:lang w:eastAsia="en-US"/>
          </w:rPr>
          <w:t xml:space="preserve">CRC por via das tabelas </w:t>
        </w:r>
        <w:r w:rsidR="00922A95">
          <w:rPr>
            <w:rFonts w:eastAsiaTheme="minorHAnsi" w:cstheme="minorBidi"/>
            <w:i/>
            <w:szCs w:val="22"/>
            <w:lang w:eastAsia="en-US"/>
          </w:rPr>
          <w:t>cd</w:t>
        </w:r>
        <w:r w:rsidR="00922A95" w:rsidRPr="00211222">
          <w:rPr>
            <w:rFonts w:eastAsiaTheme="minorHAnsi" w:cstheme="minorBidi"/>
            <w:i/>
            <w:szCs w:val="22"/>
            <w:lang w:eastAsia="en-US"/>
          </w:rPr>
          <w:t>_garantias.gt022_crc5g_atributos_garantia_rct207</w:t>
        </w:r>
        <w:r w:rsidR="00922A95" w:rsidRPr="0093053E">
          <w:rPr>
            <w:rFonts w:eastAsiaTheme="minorHAnsi" w:cstheme="minorBidi"/>
            <w:szCs w:val="22"/>
            <w:lang w:eastAsia="en-US"/>
          </w:rPr>
          <w:t xml:space="preserve"> e</w:t>
        </w:r>
        <w:r w:rsidR="00922A95">
          <w:rPr>
            <w:rStyle w:val="CommentReference"/>
          </w:rPr>
          <w:t xml:space="preserve"> </w:t>
        </w:r>
        <w:r w:rsidR="00922A95" w:rsidRPr="00E35A68">
          <w:rPr>
            <w:rStyle w:val="CommentReference"/>
            <w:i/>
            <w:sz w:val="22"/>
            <w:szCs w:val="22"/>
          </w:rPr>
          <w:t>cd_</w:t>
        </w:r>
        <w:r w:rsidR="00922A95">
          <w:rPr>
            <w:rStyle w:val="CommentReference"/>
            <w:i/>
            <w:sz w:val="22"/>
            <w:szCs w:val="22"/>
          </w:rPr>
          <w:t>garantias.</w:t>
        </w:r>
        <w:r w:rsidR="00922A95" w:rsidRPr="00E35A68">
          <w:rPr>
            <w:rStyle w:val="CommentReference"/>
            <w:i/>
            <w:sz w:val="22"/>
            <w:szCs w:val="22"/>
          </w:rPr>
          <w:t>g</w:t>
        </w:r>
        <w:r w:rsidR="00922A95" w:rsidRPr="00E35A68">
          <w:rPr>
            <w:i/>
            <w:szCs w:val="22"/>
          </w:rPr>
          <w:t>t023_crc5g_rl_contratos_garantia_rct210</w:t>
        </w:r>
        <w:r w:rsidR="00922A95" w:rsidRPr="0093053E">
          <w:rPr>
            <w:rFonts w:eastAsiaTheme="minorHAnsi" w:cstheme="minorBidi"/>
            <w:szCs w:val="22"/>
            <w:lang w:eastAsia="en-US"/>
          </w:rPr>
          <w:t>, mantendo a granularidade máxima, com as responsabilidades e respetivas proteções, mas excluindo os processos/cauções que não são requeridos</w:t>
        </w:r>
      </w:ins>
    </w:p>
    <w:p w14:paraId="50D7938D" w14:textId="77777777" w:rsidR="00922A95" w:rsidRDefault="00922A95" w:rsidP="00922A95">
      <w:pPr>
        <w:spacing w:after="160" w:line="259" w:lineRule="auto"/>
        <w:jc w:val="both"/>
        <w:rPr>
          <w:ins w:id="193" w:author="Marta Rafaela Teixeira Nunes" w:date="2024-11-05T13:28:00Z"/>
          <w:rFonts w:eastAsiaTheme="minorHAnsi" w:cstheme="minorBidi"/>
          <w:szCs w:val="22"/>
          <w:lang w:eastAsia="en-US"/>
        </w:rPr>
      </w:pPr>
      <w:ins w:id="194" w:author="Marta Rafaela Teixeira Nunes" w:date="2024-11-05T13:28:00Z">
        <w:r>
          <w:rPr>
            <w:rFonts w:eastAsiaTheme="minorHAnsi" w:cstheme="minorBidi"/>
            <w:szCs w:val="22"/>
            <w:lang w:eastAsia="en-US"/>
          </w:rPr>
          <w:t xml:space="preserve">A presente tabela é fundamental e pode ser justificada por diversos fatores: em particular, pela (i) chave das responsabilidades na CRC, que pode ser mais agregada, em algumas situações, que a chave na </w:t>
        </w:r>
        <w:r w:rsidRPr="00B03E4D">
          <w:rPr>
            <w:rFonts w:eastAsiaTheme="minorHAnsi" w:cstheme="minorBidi"/>
            <w:i/>
            <w:szCs w:val="22"/>
            <w:lang w:eastAsia="en-US"/>
          </w:rPr>
          <w:t>cd_garantias.</w:t>
        </w:r>
        <w:r w:rsidRPr="00135917">
          <w:rPr>
            <w:rFonts w:eastAsiaTheme="minorHAnsi" w:cstheme="minorBidi"/>
            <w:i/>
            <w:szCs w:val="22"/>
            <w:lang w:eastAsia="en-US"/>
          </w:rPr>
          <w:t>gt018_rateio_aval</w:t>
        </w:r>
        <w:r>
          <w:rPr>
            <w:rFonts w:eastAsiaTheme="minorHAnsi" w:cstheme="minorBidi"/>
            <w:szCs w:val="22"/>
            <w:lang w:eastAsia="en-US"/>
          </w:rPr>
          <w:t xml:space="preserve"> correspondente às chaves ICs; (ii) enquanto os campos de chave dos bens na </w:t>
        </w:r>
        <w:r w:rsidRPr="00B03E4D">
          <w:rPr>
            <w:rFonts w:eastAsiaTheme="minorHAnsi" w:cstheme="minorBidi"/>
            <w:i/>
            <w:szCs w:val="22"/>
            <w:lang w:eastAsia="en-US"/>
          </w:rPr>
          <w:t>cd_garantias.</w:t>
        </w:r>
        <w:r w:rsidRPr="00135917">
          <w:rPr>
            <w:rFonts w:eastAsiaTheme="minorHAnsi" w:cstheme="minorBidi"/>
            <w:i/>
            <w:szCs w:val="22"/>
            <w:lang w:eastAsia="en-US"/>
          </w:rPr>
          <w:t>gt018_rateio_aval</w:t>
        </w:r>
        <w:r>
          <w:rPr>
            <w:rFonts w:eastAsiaTheme="minorHAnsi" w:cstheme="minorBidi"/>
            <w:i/>
            <w:szCs w:val="22"/>
            <w:lang w:eastAsia="en-US"/>
          </w:rPr>
          <w:t xml:space="preserve"> </w:t>
        </w:r>
        <w:r>
          <w:rPr>
            <w:rFonts w:eastAsiaTheme="minorHAnsi" w:cstheme="minorBidi"/>
            <w:szCs w:val="22"/>
            <w:lang w:eastAsia="en-US"/>
          </w:rPr>
          <w:t xml:space="preserve">correspondem a múltiplos campos chave, na CRC o campo ‘idprot’ representa um único campo chave; (iii) houve a necessidade de criar uma chave com um sequenciado, para as garantias pessoais, como já explicado anteriormente e no </w:t>
        </w:r>
        <w:r>
          <w:fldChar w:fldCharType="begin"/>
        </w:r>
        <w:r>
          <w:instrText xml:space="preserve"> HYPERLINK \l "_Visão_Geral" </w:instrText>
        </w:r>
        <w:r>
          <w:fldChar w:fldCharType="separate"/>
        </w:r>
        <w:r w:rsidRPr="009F57A3">
          <w:rPr>
            <w:rStyle w:val="Hyperlink"/>
            <w:rFonts w:eastAsiaTheme="minorHAnsi" w:cstheme="minorBidi"/>
            <w:color w:val="000000" w:themeColor="text1"/>
            <w:szCs w:val="22"/>
            <w:u w:val="none"/>
            <w:lang w:eastAsia="en-US"/>
          </w:rPr>
          <w:t>capítulo 2.2.2.2.1.</w:t>
        </w:r>
        <w:r>
          <w:rPr>
            <w:rStyle w:val="Hyperlink"/>
            <w:rFonts w:eastAsiaTheme="minorHAnsi" w:cstheme="minorBidi"/>
            <w:color w:val="000000" w:themeColor="text1"/>
            <w:szCs w:val="22"/>
            <w:u w:val="none"/>
            <w:lang w:eastAsia="en-US"/>
          </w:rPr>
          <w:fldChar w:fldCharType="end"/>
        </w:r>
        <w:r w:rsidRPr="009F57A3">
          <w:rPr>
            <w:rFonts w:eastAsiaTheme="minorHAnsi" w:cstheme="minorBidi"/>
            <w:color w:val="000000" w:themeColor="text1"/>
            <w:szCs w:val="22"/>
            <w:lang w:eastAsia="en-US"/>
          </w:rPr>
          <w:t xml:space="preserve"> </w:t>
        </w:r>
        <w:r w:rsidRPr="0093053E">
          <w:rPr>
            <w:rFonts w:eastAsiaTheme="minorHAnsi" w:cstheme="minorBidi"/>
            <w:szCs w:val="22"/>
            <w:lang w:eastAsia="en-US"/>
          </w:rPr>
          <w:t xml:space="preserve">Não obstante, e como referido anteriormente, as chaves das responsabilidades no MUG (com chaves ICs) são concatenadas e adaptadas, onde/quando necessário, para se ajustarem à chaves nativas da CRC. Também as chaves dos bens no MUG são concatenadas, e, no caso das garantias pessoais, ajustadas conforme explicado anteriormente. </w:t>
        </w:r>
      </w:ins>
    </w:p>
    <w:p w14:paraId="2B3F6EE2" w14:textId="572D76E5" w:rsidR="00E35A68" w:rsidRDefault="000E62B0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De forma a garantir a total traçabilidade das chaves, o tradutor Rosetta </w:t>
      </w:r>
      <w:r w:rsidR="00A81D1D" w:rsidRPr="00657655">
        <w:rPr>
          <w:i/>
        </w:rPr>
        <w:t>cd_garantias.kt_chaves_intrf_grts_crc</w:t>
      </w:r>
      <w:r w:rsidR="00171720">
        <w:rPr>
          <w:rFonts w:eastAsiaTheme="minorHAnsi" w:cstheme="minorBidi"/>
          <w:i/>
          <w:szCs w:val="22"/>
          <w:lang w:eastAsia="en-US"/>
        </w:rPr>
        <w:t xml:space="preserve"> </w:t>
      </w:r>
      <w:r w:rsidRPr="00720567">
        <w:rPr>
          <w:rFonts w:eastAsiaTheme="minorHAnsi" w:cstheme="minorBidi"/>
          <w:szCs w:val="22"/>
          <w:lang w:eastAsia="en-US"/>
        </w:rPr>
        <w:t>apresenta primeiramente todos os campos identificadores das chaves das responsabilidades e bens no MUG</w:t>
      </w:r>
      <w:r w:rsidR="00A81D1D">
        <w:rPr>
          <w:rFonts w:eastAsiaTheme="minorHAnsi" w:cstheme="minorBidi"/>
          <w:szCs w:val="22"/>
          <w:lang w:eastAsia="en-US"/>
        </w:rPr>
        <w:t xml:space="preserve"> (</w:t>
      </w:r>
      <w:r w:rsidR="00A81D1D" w:rsidRPr="00657655">
        <w:rPr>
          <w:rFonts w:eastAsiaTheme="minorHAnsi" w:cstheme="minorBidi"/>
          <w:i/>
          <w:szCs w:val="22"/>
          <w:lang w:eastAsia="en-US"/>
        </w:rPr>
        <w:t>‘cempresp’, ‘ckbalres’, ‘ckctares’, ‘ckrefresp’, ‘cempbem’, ‘ckbalbem, ‘ckctabem’, ‘ckrefbem’</w:t>
      </w:r>
      <w:r w:rsidR="00A81D1D">
        <w:rPr>
          <w:rFonts w:eastAsiaTheme="minorHAnsi" w:cstheme="minorBidi"/>
          <w:szCs w:val="22"/>
          <w:lang w:eastAsia="en-US"/>
        </w:rPr>
        <w:t>)</w:t>
      </w:r>
      <w:r w:rsidR="00A81D1D" w:rsidRPr="00720567">
        <w:rPr>
          <w:rFonts w:eastAsiaTheme="minorHAnsi" w:cstheme="minorBidi"/>
          <w:szCs w:val="22"/>
          <w:lang w:eastAsia="en-US"/>
        </w:rPr>
        <w:t>.</w:t>
      </w:r>
      <w:r w:rsidRPr="00720567">
        <w:rPr>
          <w:rFonts w:eastAsiaTheme="minorHAnsi" w:cstheme="minorBidi"/>
          <w:szCs w:val="22"/>
          <w:lang w:eastAsia="en-US"/>
        </w:rPr>
        <w:t xml:space="preserve"> De seguida, a tabela contém os campos das chaves primárias nas tabelas de interface</w:t>
      </w:r>
      <w:r w:rsidR="00A81D1D">
        <w:rPr>
          <w:rFonts w:eastAsiaTheme="minorHAnsi" w:cstheme="minorBidi"/>
          <w:szCs w:val="22"/>
          <w:lang w:eastAsia="en-US"/>
        </w:rPr>
        <w:t xml:space="preserve"> (</w:t>
      </w:r>
      <w:r w:rsidR="00A81D1D" w:rsidRPr="00881630">
        <w:rPr>
          <w:rFonts w:eastAsiaTheme="minorHAnsi" w:cstheme="minorBidi"/>
          <w:i/>
          <w:szCs w:val="22"/>
          <w:lang w:eastAsia="en-US"/>
        </w:rPr>
        <w:t>‘idcont’, ‘idinst’, ‘idprot’</w:t>
      </w:r>
      <w:r w:rsidR="00A81D1D">
        <w:rPr>
          <w:rFonts w:eastAsiaTheme="minorHAnsi" w:cstheme="minorBidi"/>
          <w:szCs w:val="22"/>
          <w:lang w:eastAsia="en-US"/>
        </w:rPr>
        <w:t>).</w:t>
      </w:r>
      <w:r w:rsidR="00A81D1D" w:rsidRPr="00720567" w:rsidDel="00A81D1D">
        <w:rPr>
          <w:rFonts w:eastAsiaTheme="minorHAnsi" w:cstheme="minorBidi"/>
          <w:szCs w:val="22"/>
          <w:lang w:eastAsia="en-US"/>
        </w:rPr>
        <w:t xml:space="preserve"> </w:t>
      </w:r>
    </w:p>
    <w:p w14:paraId="06370CDB" w14:textId="77777777" w:rsidR="00E35A68" w:rsidRPr="00E35A68" w:rsidRDefault="00E35A68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4278AB1C" w14:textId="2A93C65A" w:rsidR="00145D75" w:rsidRPr="002C5C82" w:rsidRDefault="00145D75" w:rsidP="00666790">
      <w:pPr>
        <w:pStyle w:val="Heading5"/>
      </w:pPr>
      <w:bookmarkStart w:id="195" w:name="_Toc163902265"/>
      <w:bookmarkStart w:id="196" w:name="_Toc181628822"/>
      <w:r w:rsidRPr="002C5C82">
        <w:t>Periodicidade</w:t>
      </w:r>
      <w:bookmarkEnd w:id="195"/>
      <w:bookmarkEnd w:id="196"/>
    </w:p>
    <w:p w14:paraId="4160C662" w14:textId="16A0DA7E" w:rsidR="00A81D1D" w:rsidRDefault="00A81D1D" w:rsidP="00A81D1D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tabela </w:t>
      </w:r>
      <w:r w:rsidRPr="00657655">
        <w:rPr>
          <w:i/>
        </w:rPr>
        <w:t>cd_garantias.kt_chaves_intrf_grts_</w:t>
      </w:r>
      <w:r w:rsidR="00D36304" w:rsidRPr="00657655">
        <w:rPr>
          <w:i/>
        </w:rPr>
        <w:t>crc</w:t>
      </w:r>
      <w:r w:rsidR="00D36304" w:rsidRPr="00720567">
        <w:rPr>
          <w:rFonts w:eastAsiaTheme="minorHAnsi" w:cstheme="minorBidi"/>
          <w:i/>
          <w:szCs w:val="22"/>
          <w:lang w:eastAsia="en-US"/>
        </w:rPr>
        <w:t xml:space="preserve"> </w:t>
      </w:r>
      <w:r w:rsidR="00D36304" w:rsidRPr="00720567">
        <w:rPr>
          <w:rFonts w:eastAsiaTheme="minorHAnsi" w:cstheme="minorBidi"/>
          <w:szCs w:val="22"/>
          <w:lang w:eastAsia="en-US"/>
        </w:rPr>
        <w:t>é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BB58D8">
        <w:rPr>
          <w:rFonts w:eastAsiaTheme="minorHAnsi" w:cstheme="minorBidi"/>
          <w:szCs w:val="22"/>
          <w:lang w:eastAsia="en-US"/>
        </w:rPr>
        <w:t xml:space="preserve">diária </w:t>
      </w:r>
      <w:r w:rsidRPr="00720567">
        <w:rPr>
          <w:rFonts w:eastAsiaTheme="minorHAnsi" w:cstheme="minorBidi"/>
          <w:szCs w:val="22"/>
          <w:lang w:eastAsia="en-US"/>
        </w:rPr>
        <w:t xml:space="preserve">e gerada automaticamente no </w:t>
      </w:r>
      <w:r>
        <w:rPr>
          <w:rFonts w:eastAsiaTheme="minorHAnsi" w:cstheme="minorBidi"/>
          <w:szCs w:val="22"/>
          <w:lang w:eastAsia="en-US"/>
        </w:rPr>
        <w:t>primeiro</w:t>
      </w:r>
      <w:r w:rsidRPr="00720567">
        <w:rPr>
          <w:rFonts w:eastAsiaTheme="minorHAnsi" w:cstheme="minorBidi"/>
          <w:szCs w:val="22"/>
          <w:lang w:eastAsia="en-US"/>
        </w:rPr>
        <w:t xml:space="preserve"> dia útil de cada mês. No caso do</w:t>
      </w:r>
      <w:r w:rsidR="00171720">
        <w:rPr>
          <w:rFonts w:eastAsiaTheme="minorHAnsi" w:cstheme="minorBidi"/>
          <w:szCs w:val="22"/>
          <w:lang w:eastAsia="en-US"/>
        </w:rPr>
        <w:t xml:space="preserve"> </w:t>
      </w:r>
      <w:r w:rsidR="00BB58D8">
        <w:rPr>
          <w:rFonts w:eastAsiaTheme="minorHAnsi" w:cstheme="minorBidi"/>
          <w:szCs w:val="22"/>
          <w:lang w:eastAsia="en-US"/>
        </w:rPr>
        <w:t>último</w:t>
      </w:r>
      <w:r w:rsidRPr="00720567">
        <w:rPr>
          <w:rFonts w:eastAsiaTheme="minorHAnsi" w:cstheme="minorBidi"/>
          <w:szCs w:val="22"/>
          <w:lang w:eastAsia="en-US"/>
        </w:rPr>
        <w:t xml:space="preserve"> dia do mês não ser um dia útil, o modelo gera uma cópia do último dia útil e atribui-lhe a partição de</w:t>
      </w:r>
      <w:r w:rsidR="00BB58D8">
        <w:rPr>
          <w:rFonts w:eastAsiaTheme="minorHAnsi" w:cstheme="minorBidi"/>
          <w:szCs w:val="22"/>
          <w:lang w:eastAsia="en-US"/>
        </w:rPr>
        <w:t xml:space="preserve"> último</w:t>
      </w:r>
      <w:r w:rsidRPr="00720567">
        <w:rPr>
          <w:rFonts w:eastAsiaTheme="minorHAnsi" w:cstheme="minorBidi"/>
          <w:szCs w:val="22"/>
          <w:lang w:eastAsia="en-US"/>
        </w:rPr>
        <w:t xml:space="preserve"> dia de calendário do</w:t>
      </w:r>
      <w:r w:rsidR="00D23CA9">
        <w:rPr>
          <w:rFonts w:eastAsiaTheme="minorHAnsi" w:cstheme="minorBidi"/>
          <w:szCs w:val="22"/>
          <w:lang w:eastAsia="en-US"/>
        </w:rPr>
        <w:t xml:space="preserve"> mês. </w:t>
      </w:r>
      <w:r w:rsidR="00BB58D8" w:rsidRPr="00113326">
        <w:rPr>
          <w:rFonts w:eastAsiaTheme="minorHAnsi" w:cstheme="minorBidi"/>
          <w:color w:val="000000" w:themeColor="text1"/>
          <w:szCs w:val="22"/>
          <w:lang w:eastAsia="en-US"/>
        </w:rPr>
        <w:t xml:space="preserve">A título de exemplo, se o dia 31 de um mês corresponde a um sábado, é criada uma cópia do dia 30 (último dia útil) e atribui-lhe a ‘ref_date´ do dia 31. 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</w:p>
    <w:p w14:paraId="38A774F8" w14:textId="6C6DCD0B" w:rsidR="00A81D1D" w:rsidRDefault="00A81D1D" w:rsidP="00A81D1D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Só se devem considerar como oficiais os valores constantes nesta tabela desde, </w:t>
      </w:r>
      <w:r>
        <w:rPr>
          <w:rFonts w:eastAsiaTheme="minorHAnsi" w:cstheme="minorBidi"/>
          <w:szCs w:val="22"/>
          <w:lang w:eastAsia="en-US"/>
        </w:rPr>
        <w:t xml:space="preserve">e incluindo, </w:t>
      </w:r>
      <w:ins w:id="197" w:author="Marta Rafaela Teixeira Nunes" w:date="2024-11-05T13:28:00Z">
        <w:r w:rsidR="00922A95">
          <w:rPr>
            <w:rFonts w:eastAsiaTheme="minorHAnsi" w:cstheme="minorBidi"/>
            <w:szCs w:val="22"/>
            <w:lang w:eastAsia="en-US"/>
          </w:rPr>
          <w:t xml:space="preserve">29 </w:t>
        </w:r>
      </w:ins>
      <w:del w:id="198" w:author="Marta Rafaela Teixeira Nunes" w:date="2024-11-05T13:28:00Z">
        <w:r w:rsidR="00922A95" w:rsidDel="00922A95">
          <w:rPr>
            <w:rFonts w:eastAsiaTheme="minorHAnsi" w:cstheme="minorBidi"/>
            <w:szCs w:val="22"/>
            <w:lang w:eastAsia="en-US"/>
          </w:rPr>
          <w:delText>31</w:delText>
        </w:r>
        <w:r w:rsidDel="00922A95">
          <w:rPr>
            <w:rFonts w:eastAsiaTheme="minorHAnsi" w:cstheme="minorBidi"/>
            <w:szCs w:val="22"/>
            <w:lang w:eastAsia="en-US"/>
          </w:rPr>
          <w:delText xml:space="preserve"> </w:delText>
        </w:r>
      </w:del>
      <w:r>
        <w:rPr>
          <w:rFonts w:eastAsiaTheme="minorHAnsi" w:cstheme="minorBidi"/>
          <w:szCs w:val="22"/>
          <w:lang w:eastAsia="en-US"/>
        </w:rPr>
        <w:t xml:space="preserve">julho de 2024. </w:t>
      </w:r>
    </w:p>
    <w:p w14:paraId="2121B421" w14:textId="77777777" w:rsidR="00E35A68" w:rsidRDefault="00E35A68" w:rsidP="00A81D1D">
      <w:pPr>
        <w:spacing w:after="160" w:line="259" w:lineRule="auto"/>
        <w:jc w:val="both"/>
        <w:rPr>
          <w:rFonts w:eastAsiaTheme="minorHAnsi" w:cstheme="minorBidi"/>
          <w:i/>
          <w:szCs w:val="22"/>
          <w:lang w:eastAsia="en-US"/>
        </w:rPr>
      </w:pPr>
    </w:p>
    <w:p w14:paraId="707B9A7E" w14:textId="4201867E" w:rsidR="00145D75" w:rsidRPr="002C5C82" w:rsidRDefault="00145D75" w:rsidP="00666790">
      <w:pPr>
        <w:pStyle w:val="Heading5"/>
      </w:pPr>
      <w:bookmarkStart w:id="199" w:name="_Toc163902266"/>
      <w:bookmarkStart w:id="200" w:name="_Toc181628823"/>
      <w:r w:rsidRPr="002C5C82">
        <w:lastRenderedPageBreak/>
        <w:t>Aprovisionamento</w:t>
      </w:r>
      <w:bookmarkEnd w:id="199"/>
      <w:bookmarkEnd w:id="200"/>
    </w:p>
    <w:p w14:paraId="5DEF9942" w14:textId="65A3C19B" w:rsidR="00E35A68" w:rsidRPr="00720567" w:rsidRDefault="00A81D1D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O aprovisionamento da tabela </w:t>
      </w:r>
      <w:r w:rsidRPr="00657655">
        <w:rPr>
          <w:i/>
        </w:rPr>
        <w:t>cd_garantias.kt_chaves_intrf_grts_</w:t>
      </w:r>
      <w:r w:rsidRPr="00720567">
        <w:rPr>
          <w:rFonts w:eastAsiaTheme="minorHAnsi" w:cstheme="minorBidi"/>
          <w:szCs w:val="22"/>
          <w:lang w:eastAsia="en-US"/>
        </w:rPr>
        <w:t>é, sem nenhuma exceção, concordante com os princípios funcionais e as regras de definição de universo descritas nos capítulos 2.2.2. e 2.2.3., respetivamente, da documentação funcional do MUG. Os dados desta tabela provêm essencialmente do módulo base e do módulo consolidado do MUG, sendo esta informação completada com recurso a tabelas externas ao modelo. Desta forma, o aprovisionamento é realizado exclusivamente a partir das seguintes tabelas:</w:t>
      </w:r>
    </w:p>
    <w:p w14:paraId="64F43B60" w14:textId="312499CF" w:rsidR="00BC1FC6" w:rsidRPr="00BE2C12" w:rsidRDefault="00BE2C12" w:rsidP="00BE2C12">
      <w:pPr>
        <w:pStyle w:val="Caption"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201" w:name="_Toc181628840"/>
      <w:r w:rsidRPr="00BE2C12">
        <w:rPr>
          <w:b/>
          <w:color w:val="000000" w:themeColor="text1"/>
          <w:sz w:val="22"/>
          <w:szCs w:val="22"/>
        </w:rPr>
        <w:t xml:space="preserve">Tabela </w:t>
      </w:r>
      <w:r w:rsidRPr="00BE2C12">
        <w:rPr>
          <w:b/>
          <w:color w:val="000000" w:themeColor="text1"/>
          <w:sz w:val="22"/>
          <w:szCs w:val="22"/>
        </w:rPr>
        <w:fldChar w:fldCharType="begin"/>
      </w:r>
      <w:r w:rsidRPr="00BE2C12">
        <w:rPr>
          <w:b/>
          <w:color w:val="000000" w:themeColor="text1"/>
          <w:sz w:val="22"/>
          <w:szCs w:val="22"/>
        </w:rPr>
        <w:instrText xml:space="preserve"> SEQ Tabela \* ARABIC </w:instrText>
      </w:r>
      <w:r w:rsidRPr="00BE2C12">
        <w:rPr>
          <w:b/>
          <w:color w:val="000000" w:themeColor="text1"/>
          <w:sz w:val="22"/>
          <w:szCs w:val="22"/>
        </w:rPr>
        <w:fldChar w:fldCharType="separate"/>
      </w:r>
      <w:r w:rsidR="00043577">
        <w:rPr>
          <w:b/>
          <w:noProof/>
          <w:color w:val="000000" w:themeColor="text1"/>
          <w:sz w:val="22"/>
          <w:szCs w:val="22"/>
        </w:rPr>
        <w:t>12</w:t>
      </w:r>
      <w:r w:rsidRPr="00BE2C12">
        <w:rPr>
          <w:b/>
          <w:color w:val="000000" w:themeColor="text1"/>
          <w:sz w:val="22"/>
          <w:szCs w:val="22"/>
        </w:rPr>
        <w:fldChar w:fldCharType="end"/>
      </w:r>
      <w:r w:rsidRPr="00BE2C12">
        <w:rPr>
          <w:b/>
          <w:color w:val="000000" w:themeColor="text1"/>
          <w:sz w:val="22"/>
          <w:szCs w:val="22"/>
        </w:rPr>
        <w:t>: Informação das tabelas de aprovisionament</w:t>
      </w:r>
      <w:r>
        <w:rPr>
          <w:b/>
          <w:color w:val="000000" w:themeColor="text1"/>
          <w:sz w:val="22"/>
          <w:szCs w:val="22"/>
        </w:rPr>
        <w:t xml:space="preserve">o da </w:t>
      </w:r>
      <w:r w:rsidR="00533917" w:rsidRPr="00533917">
        <w:rPr>
          <w:b/>
          <w:color w:val="000000" w:themeColor="text1"/>
          <w:sz w:val="22"/>
          <w:szCs w:val="22"/>
        </w:rPr>
        <w:t>cd_garantias.kt_chaves_intrf_grts_crc</w:t>
      </w:r>
      <w:bookmarkEnd w:id="201"/>
      <w:r w:rsidR="00533917" w:rsidRPr="00720567">
        <w:rPr>
          <w:rFonts w:eastAsiaTheme="minorHAnsi" w:cstheme="minorBidi"/>
          <w:i w:val="0"/>
          <w:szCs w:val="22"/>
          <w:lang w:eastAsia="en-US"/>
        </w:rPr>
        <w:t xml:space="preserve"> </w:t>
      </w:r>
      <w:r w:rsidR="00533917" w:rsidRPr="00720567">
        <w:rPr>
          <w:rFonts w:eastAsiaTheme="minorHAnsi" w:cstheme="minorBidi"/>
          <w:szCs w:val="22"/>
          <w:lang w:eastAsia="en-US"/>
        </w:rPr>
        <w:t xml:space="preserve"> </w:t>
      </w:r>
    </w:p>
    <w:tbl>
      <w:tblPr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5"/>
        <w:gridCol w:w="3199"/>
        <w:gridCol w:w="1985"/>
        <w:gridCol w:w="1985"/>
      </w:tblGrid>
      <w:tr w:rsidR="002C5C82" w:rsidRPr="005F1378" w14:paraId="7812C8DF" w14:textId="77777777" w:rsidTr="00905F0D">
        <w:trPr>
          <w:trHeight w:val="203"/>
          <w:jc w:val="center"/>
        </w:trPr>
        <w:tc>
          <w:tcPr>
            <w:tcW w:w="1655" w:type="dxa"/>
            <w:shd w:val="clear" w:color="000000" w:fill="FF0000"/>
          </w:tcPr>
          <w:p w14:paraId="0B50AFEA" w14:textId="77777777" w:rsidR="002C5C82" w:rsidRPr="005F1378" w:rsidRDefault="002C5C82" w:rsidP="006977B3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1378">
              <w:rPr>
                <w:rFonts w:cs="Calibri"/>
                <w:b/>
                <w:bCs/>
                <w:color w:val="FFFFFF"/>
                <w:sz w:val="18"/>
                <w:szCs w:val="18"/>
              </w:rPr>
              <w:t>Aplicação Origem</w:t>
            </w:r>
          </w:p>
        </w:tc>
        <w:tc>
          <w:tcPr>
            <w:tcW w:w="3199" w:type="dxa"/>
            <w:shd w:val="clear" w:color="000000" w:fill="FF0000"/>
            <w:noWrap/>
            <w:hideMark/>
          </w:tcPr>
          <w:p w14:paraId="317948A6" w14:textId="77777777" w:rsidR="002C5C82" w:rsidRPr="005F1378" w:rsidRDefault="002C5C82" w:rsidP="006977B3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1378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na Aplicação Origem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14E4DB54" w14:textId="77777777" w:rsidR="002C5C82" w:rsidRPr="005F1378" w:rsidRDefault="002C5C82" w:rsidP="006977B3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1378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Base de Dados no Data Lake 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2ABEE2E2" w14:textId="77777777" w:rsidR="002C5C82" w:rsidRPr="005F1378" w:rsidRDefault="002C5C82" w:rsidP="006977B3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1378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no Data Lake</w:t>
            </w:r>
          </w:p>
        </w:tc>
      </w:tr>
      <w:tr w:rsidR="002C5C82" w:rsidRPr="005F1378" w14:paraId="06B9FDA5" w14:textId="77777777" w:rsidTr="00905F0D">
        <w:trPr>
          <w:trHeight w:val="203"/>
          <w:jc w:val="center"/>
        </w:trPr>
        <w:tc>
          <w:tcPr>
            <w:tcW w:w="1655" w:type="dxa"/>
          </w:tcPr>
          <w:p w14:paraId="03B10BE0" w14:textId="77777777" w:rsidR="002C5C82" w:rsidRPr="005F1378" w:rsidRDefault="002C5C82" w:rsidP="006977B3">
            <w:pPr>
              <w:rPr>
                <w:rFonts w:cs="Calibri"/>
                <w:color w:val="000000"/>
                <w:sz w:val="18"/>
                <w:szCs w:val="18"/>
              </w:rPr>
            </w:pPr>
            <w:r w:rsidRPr="005F1378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3A214367" w14:textId="77777777" w:rsidR="002C5C82" w:rsidRPr="005F1378" w:rsidRDefault="002C5C82" w:rsidP="006977B3">
            <w:pPr>
              <w:rPr>
                <w:rFonts w:cs="Calibri"/>
                <w:color w:val="000000"/>
                <w:sz w:val="18"/>
                <w:szCs w:val="18"/>
              </w:rPr>
            </w:pPr>
            <w:r w:rsidRPr="006C592D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985" w:type="dxa"/>
            <w:shd w:val="clear" w:color="auto" w:fill="auto"/>
            <w:noWrap/>
          </w:tcPr>
          <w:p w14:paraId="292394A5" w14:textId="77777777" w:rsidR="002C5C82" w:rsidRPr="005F1378" w:rsidRDefault="002C5C82" w:rsidP="006977B3">
            <w:pPr>
              <w:rPr>
                <w:rFonts w:cs="Calibri"/>
                <w:color w:val="000000"/>
                <w:sz w:val="18"/>
                <w:szCs w:val="18"/>
              </w:rPr>
            </w:pPr>
            <w:r w:rsidRPr="005F1378">
              <w:rPr>
                <w:rFonts w:cs="Calibri"/>
                <w:color w:val="000000"/>
                <w:sz w:val="18"/>
                <w:szCs w:val="18"/>
              </w:rPr>
              <w:t>cd_garantias</w:t>
            </w:r>
          </w:p>
        </w:tc>
        <w:tc>
          <w:tcPr>
            <w:tcW w:w="1985" w:type="dxa"/>
            <w:shd w:val="clear" w:color="auto" w:fill="auto"/>
            <w:noWrap/>
            <w:hideMark/>
          </w:tcPr>
          <w:p w14:paraId="550A49B1" w14:textId="77777777" w:rsidR="002C5C82" w:rsidRPr="005F1378" w:rsidRDefault="002C5C82" w:rsidP="006977B3">
            <w:pPr>
              <w:rPr>
                <w:rFonts w:cs="Calibri"/>
                <w:color w:val="000000"/>
                <w:sz w:val="18"/>
                <w:szCs w:val="18"/>
              </w:rPr>
            </w:pPr>
            <w:r w:rsidRPr="006C592D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</w:tr>
    </w:tbl>
    <w:p w14:paraId="74F45578" w14:textId="77777777" w:rsidR="009C499D" w:rsidRDefault="009C499D" w:rsidP="009C499D">
      <w:pPr>
        <w:pStyle w:val="Heading5"/>
        <w:numPr>
          <w:ilvl w:val="0"/>
          <w:numId w:val="0"/>
        </w:numPr>
        <w:ind w:left="1440" w:hanging="1440"/>
        <w:sectPr w:rsidR="009C499D" w:rsidSect="00C4374B">
          <w:headerReference w:type="default" r:id="rId37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80EA7A7" w14:textId="7786D8F8" w:rsidR="0086264E" w:rsidRPr="00BC1FC6" w:rsidRDefault="00145D75" w:rsidP="00666790">
      <w:pPr>
        <w:pStyle w:val="Heading5"/>
      </w:pPr>
      <w:bookmarkStart w:id="202" w:name="_Toc163902267"/>
      <w:bookmarkStart w:id="203" w:name="_Toc181628824"/>
      <w:r w:rsidRPr="001E69C3">
        <w:lastRenderedPageBreak/>
        <w:t>Detalhe</w:t>
      </w:r>
      <w:r>
        <w:t xml:space="preserve"> dos Campos</w:t>
      </w:r>
      <w:bookmarkEnd w:id="202"/>
      <w:bookmarkEnd w:id="203"/>
    </w:p>
    <w:p w14:paraId="55CE6B3A" w14:textId="436C9598" w:rsidR="00BC1FC6" w:rsidRPr="00BE2C12" w:rsidRDefault="00BE2C12" w:rsidP="00533917">
      <w:pPr>
        <w:pStyle w:val="Caption"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204" w:name="_Toc181628841"/>
      <w:r w:rsidRPr="00BE2C12">
        <w:rPr>
          <w:b/>
          <w:color w:val="000000" w:themeColor="text1"/>
          <w:sz w:val="22"/>
          <w:szCs w:val="22"/>
        </w:rPr>
        <w:t xml:space="preserve">Tabela </w:t>
      </w:r>
      <w:r w:rsidRPr="00BE2C12">
        <w:rPr>
          <w:b/>
          <w:color w:val="000000" w:themeColor="text1"/>
          <w:sz w:val="22"/>
          <w:szCs w:val="22"/>
        </w:rPr>
        <w:fldChar w:fldCharType="begin"/>
      </w:r>
      <w:r w:rsidRPr="00BE2C12">
        <w:rPr>
          <w:b/>
          <w:color w:val="000000" w:themeColor="text1"/>
          <w:sz w:val="22"/>
          <w:szCs w:val="22"/>
        </w:rPr>
        <w:instrText xml:space="preserve"> SEQ Tabela \* ARABIC </w:instrText>
      </w:r>
      <w:r w:rsidRPr="00BE2C12">
        <w:rPr>
          <w:b/>
          <w:color w:val="000000" w:themeColor="text1"/>
          <w:sz w:val="22"/>
          <w:szCs w:val="22"/>
        </w:rPr>
        <w:fldChar w:fldCharType="separate"/>
      </w:r>
      <w:r w:rsidR="00043577">
        <w:rPr>
          <w:b/>
          <w:noProof/>
          <w:color w:val="000000" w:themeColor="text1"/>
          <w:sz w:val="22"/>
          <w:szCs w:val="22"/>
        </w:rPr>
        <w:t>13</w:t>
      </w:r>
      <w:r w:rsidRPr="00BE2C12">
        <w:rPr>
          <w:b/>
          <w:color w:val="000000" w:themeColor="text1"/>
          <w:sz w:val="22"/>
          <w:szCs w:val="22"/>
        </w:rPr>
        <w:fldChar w:fldCharType="end"/>
      </w:r>
      <w:r w:rsidRPr="00BE2C12">
        <w:rPr>
          <w:b/>
          <w:color w:val="000000" w:themeColor="text1"/>
          <w:sz w:val="22"/>
          <w:szCs w:val="22"/>
        </w:rPr>
        <w:t xml:space="preserve">: Detalhe dos campos da </w:t>
      </w:r>
      <w:r w:rsidR="00533917" w:rsidRPr="00533917">
        <w:rPr>
          <w:b/>
          <w:color w:val="000000" w:themeColor="text1"/>
          <w:sz w:val="22"/>
          <w:szCs w:val="22"/>
        </w:rPr>
        <w:t>cd_garantias.kt_chaves_intrf_grts_crc</w:t>
      </w:r>
      <w:bookmarkEnd w:id="204"/>
      <w:r w:rsidR="00533917" w:rsidRPr="00720567">
        <w:rPr>
          <w:rFonts w:eastAsiaTheme="minorHAnsi" w:cstheme="minorBidi"/>
          <w:i w:val="0"/>
          <w:szCs w:val="22"/>
          <w:lang w:eastAsia="en-US"/>
        </w:rPr>
        <w:t xml:space="preserve"> </w:t>
      </w:r>
      <w:r w:rsidR="00533917" w:rsidRPr="00720567">
        <w:rPr>
          <w:rFonts w:eastAsiaTheme="minorHAnsi" w:cstheme="minorBidi"/>
          <w:szCs w:val="22"/>
          <w:lang w:eastAsia="en-US"/>
        </w:rPr>
        <w:t xml:space="preserve"> </w:t>
      </w:r>
    </w:p>
    <w:tbl>
      <w:tblPr>
        <w:tblW w:w="1368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2"/>
        <w:gridCol w:w="10812"/>
        <w:gridCol w:w="839"/>
      </w:tblGrid>
      <w:tr w:rsidR="00A84B21" w:rsidRPr="00F61B8B" w14:paraId="293D90EE" w14:textId="77777777" w:rsidTr="00905F0D">
        <w:trPr>
          <w:trHeight w:val="281"/>
          <w:tblHeader/>
          <w:jc w:val="center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56F86AE2" w14:textId="77777777" w:rsidR="00A84B21" w:rsidRDefault="00A84B21" w:rsidP="00F61B8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Chaves da tabela</w:t>
            </w:r>
          </w:p>
          <w:p w14:paraId="06D1EDDC" w14:textId="0A9E9644" w:rsidR="00A84B21" w:rsidRPr="008E454A" w:rsidRDefault="00533917" w:rsidP="00F61B8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8E454A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kt_chaves_intrf_grts_crc  </w:t>
            </w:r>
          </w:p>
        </w:tc>
        <w:tc>
          <w:tcPr>
            <w:tcW w:w="10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3E9EB26A" w14:textId="77777777" w:rsidR="00A84B21" w:rsidRPr="00F61B8B" w:rsidRDefault="00A84B21" w:rsidP="00F61B8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61B8B">
              <w:rPr>
                <w:rFonts w:cs="Calibri"/>
                <w:b/>
                <w:bCs/>
                <w:color w:val="FFFFFF"/>
                <w:sz w:val="18"/>
                <w:szCs w:val="18"/>
              </w:rPr>
              <w:t>Significado do campo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692F6DC3" w14:textId="77777777" w:rsidR="00A84B21" w:rsidRPr="00F61B8B" w:rsidRDefault="00A84B21" w:rsidP="00F61B8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61B8B">
              <w:rPr>
                <w:rFonts w:cs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</w:tr>
      <w:tr w:rsidR="00A84B21" w:rsidRPr="00F61B8B" w14:paraId="0FFBC8F8" w14:textId="77777777" w:rsidTr="00905F0D">
        <w:trPr>
          <w:trHeight w:val="280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DC76A" w14:textId="77777777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>tipologia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3F056A" w14:textId="77777777" w:rsidR="00A84B21" w:rsidRPr="00CD3F80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Código que identifica a tipologia de garantia:</w:t>
            </w:r>
          </w:p>
          <w:p w14:paraId="7207F5E3" w14:textId="59BCC277" w:rsidR="00A84B21" w:rsidRPr="00AC23FE" w:rsidRDefault="00A84B21" w:rsidP="00013104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C23FE">
              <w:rPr>
                <w:rFonts w:cs="Calibri"/>
                <w:color w:val="000000"/>
                <w:sz w:val="18"/>
                <w:szCs w:val="18"/>
              </w:rPr>
              <w:t>Esta tabela de interface inclui processos</w:t>
            </w:r>
            <w:r>
              <w:rPr>
                <w:rFonts w:cs="Calibri"/>
                <w:color w:val="000000"/>
                <w:sz w:val="18"/>
                <w:szCs w:val="18"/>
              </w:rPr>
              <w:t>/cauções</w:t>
            </w:r>
            <w:r w:rsidRPr="00AC23FE">
              <w:rPr>
                <w:rFonts w:cs="Calibri"/>
                <w:color w:val="000000"/>
                <w:sz w:val="18"/>
                <w:szCs w:val="18"/>
              </w:rPr>
              <w:t xml:space="preserve"> de garantias reais e pessoais. As garantias reais podem ser financeiras ou imobiliárias e são identificadas pelo código ‘FIN’ e ‘IMO’, respetivamente. Por sua vez, as garantias pessoais são identificadas pelo código ‘PES’.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0F123" w14:textId="5A012564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0EC314A9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98246" w14:textId="2A1658EE" w:rsidR="00A84B21" w:rsidRPr="00F61B8B" w:rsidRDefault="00533917" w:rsidP="00533917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cempresp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78968" w14:textId="33829C2A" w:rsidR="00A84B21" w:rsidRPr="00AC23FE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Chave da responsabilidade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empresa)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F0352" w14:textId="299CC44B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576881F0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C5548" w14:textId="3F19C20E" w:rsidR="00A84B21" w:rsidRPr="00F61B8B" w:rsidRDefault="00533917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ckbalres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0ACB6" w14:textId="76C16101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Chave da responsabilidade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</w:t>
            </w:r>
            <w:r w:rsidR="00D36304">
              <w:rPr>
                <w:rFonts w:cs="Calibri"/>
                <w:color w:val="000000"/>
                <w:sz w:val="18"/>
                <w:szCs w:val="18"/>
              </w:rPr>
              <w:t>identificador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do balcão)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E77D7" w14:textId="2AED5DB3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7AFFFE90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DADA6" w14:textId="6579100F" w:rsidR="00A84B21" w:rsidRPr="00F61B8B" w:rsidRDefault="00A84B21" w:rsidP="00533917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>ckctares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BB4DD" w14:textId="4D2B3403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Chave da responsabilidade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conta)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2649EA" w14:textId="304C2126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34EEC7EC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5E6F4" w14:textId="3481EC99" w:rsidR="00A84B21" w:rsidRPr="00F61B8B" w:rsidRDefault="00A84B21" w:rsidP="00533917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>ckrefresp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9F63C" w14:textId="3A00A40E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>C</w:t>
            </w:r>
            <w:r>
              <w:rPr>
                <w:rFonts w:cs="Calibri"/>
                <w:color w:val="000000"/>
                <w:sz w:val="18"/>
                <w:szCs w:val="18"/>
              </w:rPr>
              <w:t>have da responsabilidade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referência)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81C3C" w14:textId="718CE944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109F9446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75051" w14:textId="245DDAA4" w:rsidR="00A84B21" w:rsidRPr="00F61B8B" w:rsidRDefault="00533917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cempbem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12159" w14:textId="69BC2AD9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Chave do bem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empresa)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918B8" w14:textId="05BAAD3D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6D4C544A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80D1B" w14:textId="13C9BDE0" w:rsidR="00A84B21" w:rsidRPr="00F61B8B" w:rsidRDefault="00A84B21" w:rsidP="00533917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>ckbalbem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BB02F" w14:textId="7D18B7BC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Chave do bem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do balcão)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2B9B6" w14:textId="150CBD17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0A01F7B9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A7A91" w14:textId="37C39448" w:rsidR="00A84B21" w:rsidRPr="00F61B8B" w:rsidRDefault="00A84B21" w:rsidP="00533917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>ckctabem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CE4DD" w14:textId="424CE551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 xml:space="preserve">Chave do bem </w:t>
            </w:r>
            <w:r>
              <w:rPr>
                <w:rFonts w:cs="Calibri"/>
                <w:color w:val="000000"/>
                <w:sz w:val="18"/>
                <w:szCs w:val="18"/>
              </w:rPr>
              <w:t>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conta)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F4EA79" w14:textId="47596FD1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60CF5DE3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91A59" w14:textId="6E717FC0" w:rsidR="00A84B21" w:rsidRPr="00F61B8B" w:rsidRDefault="00A84B21" w:rsidP="00533917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>ckrefbem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48D45" w14:textId="03AB82BD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 xml:space="preserve">Chave do bem </w:t>
            </w:r>
            <w:r>
              <w:rPr>
                <w:rFonts w:cs="Calibri"/>
                <w:color w:val="000000"/>
                <w:sz w:val="18"/>
                <w:szCs w:val="18"/>
              </w:rPr>
              <w:t>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referência)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C47BD" w14:textId="678082D4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489D303E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1B0AC" w14:textId="2B111937" w:rsidR="00A84B21" w:rsidRPr="00F61B8B" w:rsidRDefault="00533917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idcont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37CD7" w14:textId="7E099113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 xml:space="preserve">Chave da responsabilidade </w:t>
            </w:r>
            <w:r>
              <w:rPr>
                <w:rFonts w:cs="Calibri"/>
                <w:color w:val="000000"/>
                <w:sz w:val="18"/>
                <w:szCs w:val="18"/>
              </w:rPr>
              <w:t>nos interfaces do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- </w:t>
            </w:r>
            <w:r w:rsidR="00533917" w:rsidRPr="00533917">
              <w:rPr>
                <w:rFonts w:cs="Calibri"/>
                <w:color w:val="000000"/>
                <w:sz w:val="18"/>
                <w:szCs w:val="18"/>
              </w:rPr>
              <w:t>Código de Identificação do Contrato (CRC)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093374" w14:textId="3DA864DC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28A9AD80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09F4D" w14:textId="44F29413" w:rsidR="00A84B21" w:rsidRPr="00F61B8B" w:rsidRDefault="00533917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idinst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C3294" w14:textId="7C1FF134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 xml:space="preserve">Chave da responsabilidade </w:t>
            </w:r>
            <w:r>
              <w:rPr>
                <w:rFonts w:cs="Calibri"/>
                <w:color w:val="000000"/>
                <w:sz w:val="18"/>
                <w:szCs w:val="18"/>
              </w:rPr>
              <w:t>nos interfaces do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- </w:t>
            </w:r>
            <w:r w:rsidR="00533917" w:rsidRPr="00533917">
              <w:rPr>
                <w:rFonts w:cs="Calibri"/>
                <w:color w:val="000000"/>
                <w:sz w:val="18"/>
                <w:szCs w:val="18"/>
              </w:rPr>
              <w:t>Código de Identificação do Instrumento (CRC)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D16EF" w14:textId="1B72C2F5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695D5619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D9746" w14:textId="0B761A06" w:rsidR="00A84B21" w:rsidRPr="00F61B8B" w:rsidRDefault="00533917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idprot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146A6" w14:textId="770217EF" w:rsidR="00A84B21" w:rsidRPr="00F61B8B" w:rsidRDefault="00A84B21" w:rsidP="00A243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Chave do processo/caução nos interfaces do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- </w:t>
            </w:r>
            <w:r w:rsidR="00533917" w:rsidRPr="00533917">
              <w:rPr>
                <w:rFonts w:cs="Calibri"/>
                <w:color w:val="000000"/>
                <w:sz w:val="18"/>
                <w:szCs w:val="18"/>
              </w:rPr>
              <w:t>Código de Identificação da Proteção (CRC)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702F90" w14:textId="41617AA7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  <w:tr w:rsidR="00A84B21" w:rsidRPr="00F61B8B" w14:paraId="4E3A98BA" w14:textId="77777777" w:rsidTr="00905F0D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9AABC" w14:textId="77777777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>ref_date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852E2C" w14:textId="77777777" w:rsidR="00A84B21" w:rsidRPr="00212559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>Data de referência dos dados:</w:t>
            </w:r>
          </w:p>
          <w:p w14:paraId="5289BBBF" w14:textId="77777777" w:rsidR="00237CB8" w:rsidRDefault="00A84B21" w:rsidP="00013104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37CB8">
              <w:rPr>
                <w:rFonts w:cs="Calibri"/>
                <w:color w:val="000000"/>
                <w:sz w:val="18"/>
                <w:szCs w:val="18"/>
              </w:rPr>
              <w:t xml:space="preserve">Todas as tabelas de output dos motores incluem sempre o campo ‘ref_date’ que reflete a data de referência dos dados. </w:t>
            </w:r>
          </w:p>
          <w:p w14:paraId="0F8153B0" w14:textId="35BFFA49" w:rsidR="00237CB8" w:rsidRDefault="00A84B21" w:rsidP="00013104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37CB8">
              <w:rPr>
                <w:rFonts w:cs="Calibri"/>
                <w:color w:val="000000"/>
                <w:sz w:val="18"/>
                <w:szCs w:val="18"/>
              </w:rPr>
              <w:t>Dado que as tabelas de interface do MUG</w:t>
            </w:r>
            <w:r w:rsidR="009A0C9B" w:rsidRPr="00237CB8">
              <w:rPr>
                <w:rFonts w:cs="Calibri"/>
                <w:color w:val="000000"/>
                <w:sz w:val="18"/>
                <w:szCs w:val="18"/>
              </w:rPr>
              <w:t xml:space="preserve"> para a CRC</w:t>
            </w:r>
            <w:r w:rsidRPr="00237CB8">
              <w:rPr>
                <w:rFonts w:cs="Calibri"/>
                <w:color w:val="000000"/>
                <w:sz w:val="18"/>
                <w:szCs w:val="18"/>
              </w:rPr>
              <w:t xml:space="preserve"> são </w:t>
            </w:r>
            <w:r w:rsidR="009A0C9B" w:rsidRPr="00237CB8">
              <w:rPr>
                <w:rFonts w:cs="Calibri"/>
                <w:color w:val="000000"/>
                <w:sz w:val="18"/>
                <w:szCs w:val="18"/>
              </w:rPr>
              <w:t>diárias</w:t>
            </w:r>
            <w:r w:rsidRPr="00237CB8">
              <w:rPr>
                <w:rFonts w:cs="Calibri"/>
                <w:color w:val="000000"/>
                <w:sz w:val="18"/>
                <w:szCs w:val="18"/>
              </w:rPr>
              <w:t>, este campo informará o último dia útil a que respeitam todos os dados dessa partição temporal. Note-se que, no caso do último dia de calendário do mês não ser um dia</w:t>
            </w:r>
            <w:r w:rsidR="009A0C9B" w:rsidRPr="00237CB8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="00D22295" w:rsidRPr="00237CB8">
              <w:rPr>
                <w:rFonts w:cs="Calibri"/>
                <w:color w:val="000000"/>
                <w:sz w:val="18"/>
                <w:szCs w:val="18"/>
              </w:rPr>
              <w:t>útil, será</w:t>
            </w:r>
            <w:r w:rsidRPr="00237CB8">
              <w:rPr>
                <w:rFonts w:cs="Calibri"/>
                <w:color w:val="000000"/>
                <w:sz w:val="18"/>
                <w:szCs w:val="18"/>
              </w:rPr>
              <w:t xml:space="preserve"> criada automaticamente uma partição temporal com referência ao último dia de calendário do mês, e preencherá essa partição com os dados registados no último dia útil desse mês.</w:t>
            </w:r>
          </w:p>
          <w:p w14:paraId="6317E462" w14:textId="3745E57A" w:rsidR="00A84B21" w:rsidRPr="00237CB8" w:rsidRDefault="00A84B21" w:rsidP="00013104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37CB8">
              <w:rPr>
                <w:rFonts w:cs="Calibri"/>
                <w:color w:val="000000"/>
                <w:sz w:val="18"/>
                <w:szCs w:val="18"/>
              </w:rPr>
              <w:t>Todas as datas no modelo respeitam o formato  ‘aaaa-mm-dd’.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A167A2" w14:textId="59FD1B6B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</w:p>
        </w:tc>
      </w:tr>
    </w:tbl>
    <w:p w14:paraId="383DA636" w14:textId="77777777" w:rsidR="008B6B55" w:rsidRDefault="008B6B55" w:rsidP="00D93BA2">
      <w:pPr>
        <w:pStyle w:val="Heading5"/>
        <w:sectPr w:rsidR="008B6B55" w:rsidSect="008B6B55">
          <w:headerReference w:type="default" r:id="rId38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6AC38735" w14:textId="3AA218BA" w:rsidR="00927DAA" w:rsidRDefault="00262087" w:rsidP="00927DAA">
      <w:pPr>
        <w:pStyle w:val="Heading1"/>
      </w:pPr>
      <w:bookmarkStart w:id="205" w:name="_Toc181628825"/>
      <w:bookmarkStart w:id="206" w:name="_Toc167390758"/>
      <w:r>
        <w:lastRenderedPageBreak/>
        <w:t>Controlos no MUG – Interfaces</w:t>
      </w:r>
      <w:bookmarkEnd w:id="205"/>
      <w:r>
        <w:t xml:space="preserve"> </w:t>
      </w:r>
    </w:p>
    <w:p w14:paraId="779B7D05" w14:textId="75416AB5" w:rsidR="00262087" w:rsidRPr="00262087" w:rsidRDefault="00262087" w:rsidP="00262087">
      <w:pPr>
        <w:pStyle w:val="Heading2"/>
        <w:numPr>
          <w:ilvl w:val="0"/>
          <w:numId w:val="0"/>
        </w:numPr>
        <w:ind w:left="720" w:hanging="720"/>
      </w:pPr>
      <w:bookmarkStart w:id="207" w:name="_Toc181628826"/>
      <w:r>
        <w:t xml:space="preserve">3.1 </w:t>
      </w:r>
      <w:r w:rsidRPr="00262087">
        <w:rPr>
          <w:i/>
        </w:rPr>
        <w:t>Overview</w:t>
      </w:r>
      <w:bookmarkEnd w:id="207"/>
    </w:p>
    <w:bookmarkEnd w:id="206"/>
    <w:p w14:paraId="235E2CC0" w14:textId="7CD3AFFD" w:rsidR="00A81D1D" w:rsidRPr="00B85E5E" w:rsidRDefault="0029230B" w:rsidP="00A81D1D">
      <w:pPr>
        <w:jc w:val="both"/>
        <w:rPr>
          <w:rFonts w:cs="Calibri"/>
        </w:rPr>
      </w:pPr>
      <w:r>
        <w:rPr>
          <w:rFonts w:cs="Calibri"/>
        </w:rPr>
        <w:t>O</w:t>
      </w:r>
      <w:r w:rsidRPr="00B85E5E">
        <w:rPr>
          <w:rFonts w:cs="Calibri"/>
        </w:rPr>
        <w:t xml:space="preserve">s </w:t>
      </w:r>
      <w:r w:rsidR="00A81D1D" w:rsidRPr="00B85E5E">
        <w:rPr>
          <w:rFonts w:cs="Calibri"/>
        </w:rPr>
        <w:t xml:space="preserve">processos relacionados com </w:t>
      </w:r>
      <w:r w:rsidR="00A81D1D">
        <w:rPr>
          <w:rFonts w:cs="Calibri"/>
        </w:rPr>
        <w:t xml:space="preserve">os dados de garantias </w:t>
      </w:r>
      <w:r>
        <w:rPr>
          <w:rFonts w:cs="Calibri"/>
        </w:rPr>
        <w:t xml:space="preserve">são suportados por uma estrutura de </w:t>
      </w:r>
      <w:r w:rsidR="00A81D1D">
        <w:rPr>
          <w:rFonts w:cs="Calibri"/>
        </w:rPr>
        <w:t xml:space="preserve">múltiplos </w:t>
      </w:r>
      <w:r w:rsidR="00A81D1D" w:rsidRPr="00B85E5E">
        <w:rPr>
          <w:rFonts w:cs="Calibri"/>
        </w:rPr>
        <w:t>controlos</w:t>
      </w:r>
      <w:r>
        <w:rPr>
          <w:rFonts w:cs="Calibri"/>
        </w:rPr>
        <w:t xml:space="preserve">, </w:t>
      </w:r>
      <w:r w:rsidR="001C05A4">
        <w:rPr>
          <w:rFonts w:cs="Calibri"/>
        </w:rPr>
        <w:t>cujo o principal</w:t>
      </w:r>
      <w:r>
        <w:rPr>
          <w:rFonts w:cs="Calibri"/>
        </w:rPr>
        <w:t xml:space="preserve"> o</w:t>
      </w:r>
      <w:r w:rsidR="00001278">
        <w:rPr>
          <w:rFonts w:cs="Calibri"/>
        </w:rPr>
        <w:t>b</w:t>
      </w:r>
      <w:r>
        <w:rPr>
          <w:rFonts w:cs="Calibri"/>
        </w:rPr>
        <w:t xml:space="preserve">jetivo </w:t>
      </w:r>
      <w:r w:rsidR="00B03E4D">
        <w:rPr>
          <w:rFonts w:cs="Calibri"/>
        </w:rPr>
        <w:t>é assegurar</w:t>
      </w:r>
      <w:r w:rsidR="00A81D1D" w:rsidRPr="00B85E5E">
        <w:rPr>
          <w:rFonts w:cs="Calibri"/>
        </w:rPr>
        <w:t xml:space="preserve"> a qualidade</w:t>
      </w:r>
      <w:r w:rsidR="00A81D1D">
        <w:rPr>
          <w:rFonts w:cs="Calibri"/>
        </w:rPr>
        <w:t>, integridade</w:t>
      </w:r>
      <w:r w:rsidR="00A81D1D" w:rsidRPr="00B85E5E">
        <w:rPr>
          <w:rFonts w:cs="Calibri"/>
        </w:rPr>
        <w:t xml:space="preserve"> e consistência </w:t>
      </w:r>
      <w:r w:rsidR="00A81D1D" w:rsidRPr="00B85E5E">
        <w:rPr>
          <w:rFonts w:cs="Calibri"/>
          <w:i/>
        </w:rPr>
        <w:t>end-to-end</w:t>
      </w:r>
      <w:r w:rsidR="00A81D1D" w:rsidRPr="00B85E5E">
        <w:rPr>
          <w:rFonts w:cs="Calibri"/>
        </w:rPr>
        <w:t>.</w:t>
      </w:r>
    </w:p>
    <w:p w14:paraId="2D160004" w14:textId="18EEDD71" w:rsidR="00151E10" w:rsidRDefault="0029230B" w:rsidP="00A81D1D">
      <w:pPr>
        <w:jc w:val="both"/>
        <w:rPr>
          <w:rFonts w:cs="Calibri"/>
        </w:rPr>
      </w:pPr>
      <w:r>
        <w:rPr>
          <w:rFonts w:cs="Calibri"/>
        </w:rPr>
        <w:t>O</w:t>
      </w:r>
      <w:r w:rsidR="00A81D1D">
        <w:rPr>
          <w:rFonts w:cs="Calibri"/>
        </w:rPr>
        <w:t xml:space="preserve"> MUG </w:t>
      </w:r>
      <w:r w:rsidR="001C05A4">
        <w:rPr>
          <w:rFonts w:cs="Calibri"/>
        </w:rPr>
        <w:t xml:space="preserve">implementa </w:t>
      </w:r>
      <w:r>
        <w:rPr>
          <w:rFonts w:cs="Calibri"/>
        </w:rPr>
        <w:t xml:space="preserve">um conjunto abrangente </w:t>
      </w:r>
      <w:r w:rsidR="00A81D1D" w:rsidRPr="00B85E5E">
        <w:rPr>
          <w:rFonts w:cs="Calibri"/>
        </w:rPr>
        <w:t xml:space="preserve">de controlos de </w:t>
      </w:r>
      <w:r w:rsidR="00A81D1D">
        <w:rPr>
          <w:rFonts w:cs="Calibri"/>
          <w:i/>
        </w:rPr>
        <w:t>Data Quality</w:t>
      </w:r>
      <w:r w:rsidR="00A81D1D">
        <w:rPr>
          <w:rFonts w:cs="Calibri"/>
        </w:rPr>
        <w:t xml:space="preserve">, </w:t>
      </w:r>
      <w:r>
        <w:rPr>
          <w:rFonts w:cs="Calibri"/>
        </w:rPr>
        <w:t>devidamente</w:t>
      </w:r>
      <w:r w:rsidR="00A81D1D">
        <w:rPr>
          <w:rFonts w:cs="Calibri"/>
        </w:rPr>
        <w:t xml:space="preserve"> parametrizado</w:t>
      </w:r>
      <w:r>
        <w:rPr>
          <w:rFonts w:cs="Calibri"/>
        </w:rPr>
        <w:t>s</w:t>
      </w:r>
      <w:r w:rsidR="00A81D1D">
        <w:rPr>
          <w:rFonts w:cs="Calibri"/>
        </w:rPr>
        <w:t>, suportado</w:t>
      </w:r>
      <w:r>
        <w:rPr>
          <w:rFonts w:cs="Calibri"/>
        </w:rPr>
        <w:t>s</w:t>
      </w:r>
      <w:r w:rsidR="00A81D1D">
        <w:rPr>
          <w:rFonts w:cs="Calibri"/>
        </w:rPr>
        <w:t xml:space="preserve"> e executado</w:t>
      </w:r>
      <w:r>
        <w:rPr>
          <w:rFonts w:cs="Calibri"/>
        </w:rPr>
        <w:t>s de forma</w:t>
      </w:r>
      <w:r w:rsidR="00A81D1D">
        <w:rPr>
          <w:rFonts w:cs="Calibri"/>
        </w:rPr>
        <w:t xml:space="preserve"> regular e </w:t>
      </w:r>
      <w:r>
        <w:rPr>
          <w:rFonts w:cs="Calibri"/>
        </w:rPr>
        <w:t>autom</w:t>
      </w:r>
      <w:r w:rsidR="001C05A4">
        <w:rPr>
          <w:rFonts w:cs="Calibri"/>
        </w:rPr>
        <w:t>ática</w:t>
      </w:r>
      <w:r>
        <w:rPr>
          <w:rFonts w:cs="Calibri"/>
        </w:rPr>
        <w:t xml:space="preserve"> </w:t>
      </w:r>
      <w:r w:rsidR="00A81D1D" w:rsidRPr="00B85E5E">
        <w:rPr>
          <w:rFonts w:cs="Calibri"/>
        </w:rPr>
        <w:t xml:space="preserve">pela ferramenta de Controlos e </w:t>
      </w:r>
      <w:r w:rsidR="00A81D1D" w:rsidRPr="006A5E59">
        <w:rPr>
          <w:rFonts w:cs="Calibri"/>
          <w:i/>
        </w:rPr>
        <w:t>KPIs</w:t>
      </w:r>
      <w:r w:rsidR="00A81D1D">
        <w:rPr>
          <w:rFonts w:cs="Calibri"/>
        </w:rPr>
        <w:t xml:space="preserve"> no </w:t>
      </w:r>
      <w:r w:rsidR="00A81D1D" w:rsidRPr="006A5E59">
        <w:rPr>
          <w:rFonts w:cs="Calibri"/>
          <w:i/>
        </w:rPr>
        <w:t>Data Lake</w:t>
      </w:r>
      <w:r w:rsidR="00151E10">
        <w:rPr>
          <w:rFonts w:cs="Calibri"/>
        </w:rPr>
        <w:t xml:space="preserve">, conforme detalhados e especificados no </w:t>
      </w:r>
      <w:r w:rsidR="003C5D59">
        <w:rPr>
          <w:rFonts w:cs="Calibri"/>
        </w:rPr>
        <w:t>capítulo 2.5</w:t>
      </w:r>
      <w:r w:rsidR="00151E10">
        <w:rPr>
          <w:rFonts w:cs="Calibri"/>
        </w:rPr>
        <w:t>.</w:t>
      </w:r>
      <w:r w:rsidR="003C5D59">
        <w:rPr>
          <w:rFonts w:cs="Calibri"/>
        </w:rPr>
        <w:t xml:space="preserve"> Controlos no MUG,</w:t>
      </w:r>
      <w:r w:rsidR="00151E10">
        <w:rPr>
          <w:rFonts w:cs="Calibri"/>
        </w:rPr>
        <w:t xml:space="preserve"> </w:t>
      </w:r>
      <w:r w:rsidR="00001278">
        <w:rPr>
          <w:rFonts w:cs="Calibri"/>
        </w:rPr>
        <w:t>d</w:t>
      </w:r>
      <w:r w:rsidR="00151E10">
        <w:rPr>
          <w:rFonts w:cs="Calibri"/>
        </w:rPr>
        <w:t xml:space="preserve">a documentação funcional do Modelo Único de Garantias. </w:t>
      </w:r>
    </w:p>
    <w:p w14:paraId="3859D570" w14:textId="77777777" w:rsidR="00151E10" w:rsidRDefault="00151E10" w:rsidP="00A81D1D">
      <w:pPr>
        <w:jc w:val="both"/>
        <w:rPr>
          <w:rFonts w:cs="Calibri"/>
        </w:rPr>
      </w:pPr>
    </w:p>
    <w:p w14:paraId="6EE788DB" w14:textId="3D374EA5" w:rsidR="00A81D1D" w:rsidRDefault="00151E10" w:rsidP="00A81D1D">
      <w:pPr>
        <w:jc w:val="both"/>
        <w:rPr>
          <w:rFonts w:cs="Calibri"/>
        </w:rPr>
      </w:pPr>
      <w:r>
        <w:rPr>
          <w:rFonts w:cs="Calibri"/>
        </w:rPr>
        <w:t xml:space="preserve">Adicionalmente, para </w:t>
      </w:r>
      <w:r w:rsidR="001C05A4">
        <w:rPr>
          <w:rFonts w:cs="Calibri"/>
        </w:rPr>
        <w:t xml:space="preserve">assegurar que os dados mantêm o mesmo nível de </w:t>
      </w:r>
      <w:r>
        <w:rPr>
          <w:rFonts w:cs="Calibri"/>
        </w:rPr>
        <w:t xml:space="preserve">qualidade na transição para </w:t>
      </w:r>
      <w:del w:id="208" w:author="Marta Rafaela Teixeira Nunes" w:date="2024-11-05T13:29:00Z">
        <w:r w:rsidR="00922A95" w:rsidDel="00922A95">
          <w:delText xml:space="preserve">os casos de uso da </w:delText>
        </w:r>
      </w:del>
      <w:r>
        <w:rPr>
          <w:rFonts w:cs="Calibri"/>
        </w:rPr>
        <w:t>CRC, são implementados controlos específ</w:t>
      </w:r>
      <w:r w:rsidR="001C05A4">
        <w:rPr>
          <w:rFonts w:cs="Calibri"/>
        </w:rPr>
        <w:t xml:space="preserve">icos, reforçando a coerência e conformidade com os requisitos da aplicação. </w:t>
      </w:r>
      <w:r>
        <w:rPr>
          <w:rFonts w:cs="Calibri"/>
        </w:rPr>
        <w:t xml:space="preserve">Esta abordagem integrada permite um acompanhamento contínuo e rigoroso, assegurando o cumprimento dos requisitos de qualidade em todas as etapas dos processos de dados de garantias. </w:t>
      </w:r>
      <w:r w:rsidR="00A81D1D" w:rsidRPr="00B85E5E">
        <w:rPr>
          <w:rFonts w:cs="Calibri"/>
        </w:rPr>
        <w:t xml:space="preserve"> </w:t>
      </w:r>
    </w:p>
    <w:p w14:paraId="77341E24" w14:textId="77777777" w:rsidR="00A81D1D" w:rsidRDefault="00A81D1D" w:rsidP="00F63E90">
      <w:pPr>
        <w:jc w:val="both"/>
        <w:rPr>
          <w:rFonts w:cs="Calibri"/>
        </w:rPr>
      </w:pPr>
    </w:p>
    <w:p w14:paraId="6A4E99A9" w14:textId="15DB5A3D" w:rsidR="00F63E90" w:rsidRPr="00360295" w:rsidRDefault="00775DBC" w:rsidP="00775DBC">
      <w:pPr>
        <w:pStyle w:val="Heading2"/>
        <w:numPr>
          <w:ilvl w:val="0"/>
          <w:numId w:val="0"/>
        </w:numPr>
        <w:ind w:left="720" w:hanging="720"/>
      </w:pPr>
      <w:bookmarkStart w:id="209" w:name="_Toc181628827"/>
      <w:r>
        <w:t xml:space="preserve">3.2 Controlos </w:t>
      </w:r>
      <w:r w:rsidRPr="00360295">
        <w:rPr>
          <w:i/>
        </w:rPr>
        <w:t>Data Quality</w:t>
      </w:r>
      <w:bookmarkEnd w:id="209"/>
    </w:p>
    <w:p w14:paraId="30341C20" w14:textId="5CD44AE4" w:rsidR="00151E10" w:rsidRPr="00F63E90" w:rsidRDefault="00151E10" w:rsidP="00151E10">
      <w:pPr>
        <w:jc w:val="both"/>
        <w:rPr>
          <w:rFonts w:cs="Calibri"/>
          <w:iCs/>
          <w:szCs w:val="22"/>
        </w:rPr>
      </w:pPr>
      <w:r w:rsidRPr="00F63E90">
        <w:rPr>
          <w:rFonts w:cs="Calibri"/>
          <w:szCs w:val="22"/>
        </w:rPr>
        <w:t xml:space="preserve">Os controlos de </w:t>
      </w:r>
      <w:r w:rsidRPr="006A5E59">
        <w:rPr>
          <w:rFonts w:cs="Calibri"/>
          <w:i/>
          <w:szCs w:val="22"/>
        </w:rPr>
        <w:t xml:space="preserve">Data Quality </w:t>
      </w:r>
      <w:r w:rsidRPr="00F63E90">
        <w:rPr>
          <w:rFonts w:cs="Calibri"/>
          <w:szCs w:val="22"/>
        </w:rPr>
        <w:t xml:space="preserve">visam </w:t>
      </w:r>
      <w:r w:rsidR="001C05A4">
        <w:rPr>
          <w:rFonts w:cs="Calibri"/>
          <w:szCs w:val="22"/>
        </w:rPr>
        <w:t>assegurar</w:t>
      </w:r>
      <w:r w:rsidR="001C05A4" w:rsidRPr="00F63E90">
        <w:rPr>
          <w:rFonts w:cs="Calibri"/>
          <w:szCs w:val="22"/>
        </w:rPr>
        <w:t xml:space="preserve"> </w:t>
      </w:r>
      <w:r w:rsidRPr="00F63E90">
        <w:rPr>
          <w:rFonts w:cs="Calibri"/>
          <w:szCs w:val="22"/>
        </w:rPr>
        <w:t>a qualidade, consistência e integridade dos dados a entrar e a sair do MUG, assegurando que os mesmos respeitam as várias regras definidas e implementadas, e descritas no capítu</w:t>
      </w:r>
      <w:r w:rsidR="00E35A68">
        <w:rPr>
          <w:rFonts w:cs="Calibri"/>
          <w:szCs w:val="22"/>
        </w:rPr>
        <w:t xml:space="preserve">lo 2.2.2 Princípios Funcionais, </w:t>
      </w:r>
      <w:ins w:id="210" w:author="Marta Rafaela Teixeira Nunes" w:date="2024-11-05T13:29:00Z">
        <w:r w:rsidR="00922A95" w:rsidRPr="00720567">
          <w:rPr>
            <w:rFonts w:eastAsiaTheme="minorHAnsi" w:cstheme="minorBidi"/>
            <w:szCs w:val="22"/>
            <w:lang w:eastAsia="en-US"/>
          </w:rPr>
          <w:t>da documentação funcional do MUG</w:t>
        </w:r>
        <w:r w:rsidR="00922A95">
          <w:rPr>
            <w:rFonts w:eastAsiaTheme="minorHAnsi" w:cstheme="minorBidi"/>
            <w:szCs w:val="22"/>
            <w:lang w:eastAsia="en-US"/>
          </w:rPr>
          <w:t>.</w:t>
        </w:r>
        <w:r w:rsidR="00922A95">
          <w:rPr>
            <w:rFonts w:eastAsiaTheme="minorHAnsi" w:cstheme="minorBidi"/>
            <w:szCs w:val="22"/>
            <w:lang w:eastAsia="en-US"/>
          </w:rPr>
          <w:t xml:space="preserve"> </w:t>
        </w:r>
      </w:ins>
      <w:bookmarkStart w:id="211" w:name="_GoBack"/>
      <w:bookmarkEnd w:id="211"/>
      <w:r w:rsidRPr="00F63E90">
        <w:rPr>
          <w:rFonts w:cs="Calibri"/>
          <w:szCs w:val="22"/>
        </w:rPr>
        <w:t>A parametrização dos controlos e respetivas regras e descritivos podem ser consultados diretamente no</w:t>
      </w:r>
      <w:r w:rsidRPr="00F63E90">
        <w:rPr>
          <w:rFonts w:cs="Calibri"/>
          <w:i/>
          <w:szCs w:val="22"/>
        </w:rPr>
        <w:t xml:space="preserve"> Front</w:t>
      </w:r>
      <w:r w:rsidRPr="00F63E90">
        <w:rPr>
          <w:rFonts w:cs="Calibri"/>
          <w:szCs w:val="22"/>
        </w:rPr>
        <w:t xml:space="preserve"> da própria ferramenta de Controlos e </w:t>
      </w:r>
      <w:r w:rsidRPr="006A5E59">
        <w:rPr>
          <w:rFonts w:cs="Calibri"/>
          <w:i/>
          <w:szCs w:val="22"/>
        </w:rPr>
        <w:t>KPIs</w:t>
      </w:r>
      <w:r w:rsidRPr="00F63E90">
        <w:rPr>
          <w:rFonts w:cs="Calibri"/>
          <w:szCs w:val="22"/>
        </w:rPr>
        <w:t xml:space="preserve"> no </w:t>
      </w:r>
      <w:r w:rsidRPr="00F63E90">
        <w:rPr>
          <w:rFonts w:cs="Calibri"/>
          <w:i/>
          <w:szCs w:val="22"/>
        </w:rPr>
        <w:t>Data Lake,</w:t>
      </w:r>
      <w:r w:rsidR="001C05A4">
        <w:rPr>
          <w:rFonts w:cs="Calibri"/>
          <w:i/>
          <w:szCs w:val="22"/>
        </w:rPr>
        <w:t xml:space="preserve"> </w:t>
      </w:r>
      <w:r w:rsidR="001C05A4" w:rsidRPr="00D23CA9">
        <w:rPr>
          <w:rFonts w:cs="Calibri"/>
          <w:iCs/>
          <w:szCs w:val="22"/>
        </w:rPr>
        <w:t>estando também disponível</w:t>
      </w:r>
      <w:r w:rsidRPr="00F63E90">
        <w:rPr>
          <w:rFonts w:cs="Calibri"/>
          <w:iCs/>
          <w:szCs w:val="22"/>
        </w:rPr>
        <w:t xml:space="preserve"> nas respetivas tabelas na </w:t>
      </w:r>
      <w:r w:rsidRPr="00F63E90">
        <w:rPr>
          <w:rFonts w:cs="Calibri"/>
          <w:szCs w:val="22"/>
        </w:rPr>
        <w:t xml:space="preserve">base de dados </w:t>
      </w:r>
      <w:r w:rsidRPr="00F63E90">
        <w:rPr>
          <w:rFonts w:cs="Calibri"/>
          <w:i/>
          <w:szCs w:val="22"/>
        </w:rPr>
        <w:t>cd_controlos</w:t>
      </w:r>
      <w:r w:rsidRPr="00F63E90">
        <w:rPr>
          <w:rFonts w:cs="Calibri"/>
          <w:iCs/>
          <w:szCs w:val="22"/>
        </w:rPr>
        <w:t xml:space="preserve"> no </w:t>
      </w:r>
      <w:r w:rsidRPr="006A5E59">
        <w:rPr>
          <w:rFonts w:cs="Calibri"/>
          <w:i/>
          <w:iCs/>
          <w:szCs w:val="22"/>
        </w:rPr>
        <w:t>Data Lake</w:t>
      </w:r>
      <w:r w:rsidRPr="00F63E90">
        <w:rPr>
          <w:rFonts w:cs="Calibri"/>
          <w:iCs/>
          <w:szCs w:val="22"/>
        </w:rPr>
        <w:t>.</w:t>
      </w:r>
    </w:p>
    <w:p w14:paraId="5A27B943" w14:textId="75828287" w:rsidR="00151E10" w:rsidRDefault="00151E10" w:rsidP="00151E10">
      <w:pPr>
        <w:pStyle w:val="Default"/>
        <w:spacing w:after="160" w:line="259" w:lineRule="auto"/>
        <w:jc w:val="both"/>
        <w:rPr>
          <w:sz w:val="22"/>
          <w:szCs w:val="22"/>
        </w:rPr>
      </w:pPr>
      <w:r w:rsidRPr="00F63E90">
        <w:rPr>
          <w:sz w:val="22"/>
          <w:szCs w:val="22"/>
        </w:rPr>
        <w:t xml:space="preserve">Os controlos aplicados </w:t>
      </w:r>
      <w:r w:rsidR="003C5D59">
        <w:rPr>
          <w:sz w:val="22"/>
          <w:szCs w:val="22"/>
        </w:rPr>
        <w:t>às</w:t>
      </w:r>
      <w:r w:rsidRPr="00F63E90">
        <w:rPr>
          <w:sz w:val="22"/>
          <w:szCs w:val="22"/>
        </w:rPr>
        <w:t xml:space="preserve"> tabelas de interface são </w:t>
      </w:r>
      <w:r w:rsidR="003C5D59">
        <w:rPr>
          <w:sz w:val="22"/>
          <w:szCs w:val="22"/>
        </w:rPr>
        <w:t>fundamentais</w:t>
      </w:r>
      <w:r w:rsidRPr="00F63E90">
        <w:rPr>
          <w:sz w:val="22"/>
          <w:szCs w:val="22"/>
        </w:rPr>
        <w:t>, dado que garantem que os dados enviados para os casos de uso estão alinhados com o modelo Base e com as regras definidas pelas áreas</w:t>
      </w:r>
      <w:r w:rsidR="003C5D59">
        <w:rPr>
          <w:sz w:val="22"/>
          <w:szCs w:val="22"/>
        </w:rPr>
        <w:t xml:space="preserve"> competentes</w:t>
      </w:r>
      <w:r w:rsidRPr="00F63E90">
        <w:rPr>
          <w:sz w:val="22"/>
          <w:szCs w:val="22"/>
        </w:rPr>
        <w:t>.</w:t>
      </w:r>
      <w:r w:rsidR="003C5D59">
        <w:rPr>
          <w:sz w:val="22"/>
          <w:szCs w:val="22"/>
        </w:rPr>
        <w:t xml:space="preserve"> No caso da CRC,</w:t>
      </w:r>
      <w:r w:rsidRPr="00F63E90">
        <w:rPr>
          <w:sz w:val="22"/>
          <w:szCs w:val="22"/>
        </w:rPr>
        <w:t xml:space="preserve"> os controlos aplicados</w:t>
      </w:r>
      <w:r w:rsidR="003C5D59">
        <w:rPr>
          <w:sz w:val="22"/>
          <w:szCs w:val="22"/>
        </w:rPr>
        <w:t xml:space="preserve"> cobrem as várias tipologias: integridade, variação, preenchimento, unicidade, catálogo e formato. </w:t>
      </w:r>
    </w:p>
    <w:p w14:paraId="091B7569" w14:textId="14CAB9E3" w:rsidR="00151E10" w:rsidRDefault="003C5D59" w:rsidP="00001278">
      <w:pPr>
        <w:jc w:val="both"/>
        <w:rPr>
          <w:rFonts w:eastAsiaTheme="minorHAnsi" w:cs="Calibri"/>
          <w:color w:val="000000"/>
          <w:szCs w:val="22"/>
          <w:lang w:eastAsia="en-US"/>
        </w:rPr>
      </w:pPr>
      <w:r>
        <w:rPr>
          <w:szCs w:val="22"/>
        </w:rPr>
        <w:t xml:space="preserve">O detalhe completo de cada tipologia de controlo pode ser encontrado na documentação </w:t>
      </w:r>
      <w:r w:rsidR="00001278">
        <w:rPr>
          <w:rFonts w:cs="Calibri"/>
        </w:rPr>
        <w:t>funcion</w:t>
      </w:r>
      <w:r w:rsidR="004C3FB0">
        <w:rPr>
          <w:rFonts w:cs="Calibri"/>
        </w:rPr>
        <w:t>al do Modelo Único de Garantias.</w:t>
      </w:r>
      <w:r>
        <w:rPr>
          <w:rFonts w:cs="Calibri"/>
        </w:rPr>
        <w:t xml:space="preserve"> </w:t>
      </w:r>
    </w:p>
    <w:p w14:paraId="06F4854A" w14:textId="77777777" w:rsidR="00151E10" w:rsidRPr="00F63E90" w:rsidRDefault="00151E10" w:rsidP="00151E10">
      <w:pPr>
        <w:pStyle w:val="Default"/>
        <w:spacing w:after="160" w:line="259" w:lineRule="auto"/>
        <w:jc w:val="both"/>
        <w:rPr>
          <w:b/>
          <w:sz w:val="22"/>
          <w:szCs w:val="22"/>
        </w:rPr>
      </w:pPr>
    </w:p>
    <w:p w14:paraId="56C7D0DC" w14:textId="3AFE421B" w:rsidR="00F63E90" w:rsidRPr="00262087" w:rsidRDefault="00262087" w:rsidP="00262087">
      <w:pPr>
        <w:pStyle w:val="Heading3"/>
        <w:numPr>
          <w:ilvl w:val="0"/>
          <w:numId w:val="0"/>
        </w:numPr>
      </w:pPr>
      <w:bookmarkStart w:id="212" w:name="_Toc181628828"/>
      <w:r>
        <w:t xml:space="preserve">3.2.1 </w:t>
      </w:r>
      <w:r w:rsidRPr="00775DBC">
        <w:t>Seguimento regular dos Controlos de Data Quality</w:t>
      </w:r>
      <w:bookmarkEnd w:id="212"/>
    </w:p>
    <w:p w14:paraId="73D13001" w14:textId="4032E678" w:rsidR="003C5D59" w:rsidRDefault="003C5D59" w:rsidP="003C5D59">
      <w:pPr>
        <w:jc w:val="both"/>
        <w:rPr>
          <w:b/>
          <w:color w:val="000000" w:themeColor="text1"/>
          <w:szCs w:val="22"/>
        </w:rPr>
      </w:pPr>
      <w:r w:rsidRPr="00F63E90">
        <w:rPr>
          <w:rFonts w:cs="Calibri"/>
          <w:szCs w:val="22"/>
        </w:rPr>
        <w:t xml:space="preserve">Todo o inventário e resultados de todos os controlos constam da documentação apresentada mensalmente ao Fórum de Governo e Qualidade de Dados. Neste mesmo Fórum é apresentada, trimestralmente, pela Área de CDO a sua evolução e estado, incluindo o plano de remediação para as incidências detetadas - seguindo uma ordem de prioridade.  </w:t>
      </w:r>
    </w:p>
    <w:p w14:paraId="6376C9F2" w14:textId="77777777" w:rsidR="003C5D59" w:rsidRDefault="003C5D59" w:rsidP="003C5D59">
      <w:pPr>
        <w:jc w:val="both"/>
        <w:rPr>
          <w:rFonts w:cs="Calibri"/>
          <w:szCs w:val="22"/>
        </w:rPr>
      </w:pPr>
    </w:p>
    <w:p w14:paraId="55318006" w14:textId="0C012A31" w:rsidR="003C5D59" w:rsidRDefault="003C5D59" w:rsidP="005E2470">
      <w:pPr>
        <w:autoSpaceDE w:val="0"/>
        <w:autoSpaceDN w:val="0"/>
        <w:adjustRightInd w:val="0"/>
        <w:spacing w:line="22" w:lineRule="atLeast"/>
        <w:jc w:val="both"/>
        <w:rPr>
          <w:rFonts w:cs="Calibri"/>
        </w:rPr>
      </w:pPr>
      <w:r>
        <w:rPr>
          <w:rFonts w:cs="Calibri"/>
          <w:bCs/>
          <w:iCs/>
          <w:color w:val="000000"/>
        </w:rPr>
        <w:t>No caso das tabelas de interface, apenas são aplicados controlos de finalidade local, cuja</w:t>
      </w:r>
      <w:r w:rsidR="005E2470">
        <w:rPr>
          <w:rFonts w:cs="Calibri"/>
        </w:rPr>
        <w:t xml:space="preserve"> </w:t>
      </w:r>
      <w:r w:rsidRPr="00426C6B">
        <w:rPr>
          <w:rFonts w:cs="Calibri"/>
        </w:rPr>
        <w:t>definição</w:t>
      </w:r>
      <w:r>
        <w:rPr>
          <w:rFonts w:cs="Calibri"/>
        </w:rPr>
        <w:t xml:space="preserve"> </w:t>
      </w:r>
      <w:r w:rsidRPr="00426C6B">
        <w:rPr>
          <w:rFonts w:cs="Calibri"/>
        </w:rPr>
        <w:t>é da responsabilidade da Área de CDO</w:t>
      </w:r>
      <w:r w:rsidR="00FC55FC">
        <w:rPr>
          <w:rFonts w:cs="Calibri"/>
        </w:rPr>
        <w:t>.</w:t>
      </w:r>
      <w:r w:rsidR="005E2470">
        <w:rPr>
          <w:rFonts w:cs="Calibri"/>
        </w:rPr>
        <w:t xml:space="preserve"> </w:t>
      </w:r>
      <w:r w:rsidR="00FC55FC">
        <w:rPr>
          <w:rFonts w:cs="Calibri"/>
        </w:rPr>
        <w:t>Estes controlos são implementados para responder à</w:t>
      </w:r>
      <w:r w:rsidRPr="00426C6B">
        <w:rPr>
          <w:rFonts w:cs="Calibri"/>
        </w:rPr>
        <w:t>s necessidades específicas de validação existentes</w:t>
      </w:r>
      <w:r w:rsidR="00FC55FC">
        <w:rPr>
          <w:rFonts w:cs="Calibri"/>
        </w:rPr>
        <w:t xml:space="preserve"> e que surgem no contexto operacional</w:t>
      </w:r>
      <w:r w:rsidRPr="00426C6B">
        <w:rPr>
          <w:rFonts w:cs="Calibri"/>
        </w:rPr>
        <w:t>.</w:t>
      </w:r>
    </w:p>
    <w:p w14:paraId="6709524D" w14:textId="77777777" w:rsidR="003C5D59" w:rsidRDefault="003C5D59" w:rsidP="003C5D59">
      <w:pPr>
        <w:spacing w:line="22" w:lineRule="atLeast"/>
        <w:jc w:val="both"/>
        <w:rPr>
          <w:rFonts w:cs="Calibri"/>
        </w:rPr>
      </w:pPr>
    </w:p>
    <w:p w14:paraId="186F1F7A" w14:textId="5AB0E2E7" w:rsidR="004B318A" w:rsidRPr="00FC55FC" w:rsidRDefault="003C5D59" w:rsidP="00FC55FC">
      <w:pPr>
        <w:spacing w:line="22" w:lineRule="atLeast"/>
        <w:jc w:val="both"/>
        <w:rPr>
          <w:rFonts w:cs="Calibri"/>
        </w:rPr>
      </w:pPr>
      <w:r>
        <w:rPr>
          <w:rFonts w:cs="Calibri"/>
        </w:rPr>
        <w:t xml:space="preserve">Aquando a existência de incidências, a Área de CDO é responsável por </w:t>
      </w:r>
      <w:r w:rsidR="00FC55FC">
        <w:rPr>
          <w:rFonts w:cs="Calibri"/>
        </w:rPr>
        <w:t xml:space="preserve">identificar </w:t>
      </w:r>
      <w:r>
        <w:rPr>
          <w:rFonts w:cs="Calibri"/>
        </w:rPr>
        <w:t>sob que Áreas recai a responsabilidade da remediação, através de um processo colaborativo entre a Área de CDO</w:t>
      </w:r>
      <w:r w:rsidR="00FC55FC">
        <w:rPr>
          <w:rFonts w:cs="Calibri"/>
        </w:rPr>
        <w:t xml:space="preserve">, </w:t>
      </w:r>
      <w:r>
        <w:rPr>
          <w:rFonts w:cs="Calibri"/>
        </w:rPr>
        <w:t>as devidas Áreas responsáveis e a equipa de tecnologia responsável pelo MUG</w:t>
      </w:r>
      <w:r w:rsidR="00FC55FC">
        <w:rPr>
          <w:rFonts w:cs="Calibri"/>
        </w:rPr>
        <w:t xml:space="preserve">, garantindo uma abordagem coordenada e eficaz para a </w:t>
      </w:r>
      <w:r w:rsidR="00D36304">
        <w:rPr>
          <w:rFonts w:cs="Calibri"/>
        </w:rPr>
        <w:t>resolução</w:t>
      </w:r>
      <w:r w:rsidR="00FC55FC">
        <w:rPr>
          <w:rFonts w:cs="Calibri"/>
        </w:rPr>
        <w:t xml:space="preserve"> dos problemas. </w:t>
      </w:r>
    </w:p>
    <w:sectPr w:rsidR="004B318A" w:rsidRPr="00FC55FC" w:rsidSect="00EC1079">
      <w:headerReference w:type="default" r:id="rId3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15" w:author="Marta Rafaela Teixeira Nunes" w:date="2024-11-05T13:16:00Z" w:initials="MRTN">
    <w:p w14:paraId="32E9B511" w14:textId="2023E0F7" w:rsidR="00E66ACC" w:rsidRDefault="00E66ACC">
      <w:pPr>
        <w:pStyle w:val="CommentText"/>
      </w:pPr>
      <w:r>
        <w:rPr>
          <w:rStyle w:val="CommentReference"/>
        </w:rPr>
        <w:annotationRef/>
      </w:r>
      <w:r>
        <w:t>Igual à tabela anterior</w:t>
      </w:r>
    </w:p>
  </w:comment>
  <w:comment w:id="123" w:author="Marta Rafaela Teixeira Nunes" w:date="2024-11-05T13:18:00Z" w:initials="MRTN">
    <w:p w14:paraId="71131744" w14:textId="61652372" w:rsidR="00E66ACC" w:rsidRDefault="00E66ACC">
      <w:pPr>
        <w:pStyle w:val="CommentText"/>
      </w:pPr>
      <w:r>
        <w:rPr>
          <w:rStyle w:val="CommentReference"/>
        </w:rPr>
        <w:annotationRef/>
      </w:r>
      <w:r>
        <w:t>Igual ao da tabela anterior</w:t>
      </w:r>
    </w:p>
  </w:comment>
  <w:comment w:id="182" w:author="Marta Rafaela Teixeira Nunes" w:date="2024-11-05T13:25:00Z" w:initials="MRTN">
    <w:p w14:paraId="422C6648" w14:textId="27A8B506" w:rsidR="00922A95" w:rsidRDefault="00922A95">
      <w:pPr>
        <w:pStyle w:val="CommentText"/>
      </w:pPr>
      <w:r>
        <w:rPr>
          <w:rStyle w:val="CommentReference"/>
        </w:rPr>
        <w:annotationRef/>
      </w:r>
      <w:r>
        <w:t>Alterado em conformidade com os anteriores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2E9B511" w15:done="0"/>
  <w15:commentEx w15:paraId="71131744" w15:done="0"/>
  <w15:commentEx w15:paraId="422C66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1D1C990" w16cex:dateUtc="2024-09-26T09:32:00Z"/>
  <w16cex:commentExtensible w16cex:durableId="697CE093" w16cex:dateUtc="2024-09-26T09:34:00Z"/>
  <w16cex:commentExtensible w16cex:durableId="6368CBC5" w16cex:dateUtc="2024-09-26T09:39:00Z"/>
  <w16cex:commentExtensible w16cex:durableId="7F2A1503" w16cex:dateUtc="2024-09-26T09:40:00Z"/>
  <w16cex:commentExtensible w16cex:durableId="009E5A67" w16cex:dateUtc="2024-09-26T09:49:00Z"/>
  <w16cex:commentExtensible w16cex:durableId="1514A312" w16cex:dateUtc="2024-09-26T09:54:00Z"/>
  <w16cex:commentExtensible w16cex:durableId="3046C23B" w16cex:dateUtc="2024-09-26T10:22:00Z"/>
  <w16cex:commentExtensible w16cex:durableId="64E1FB4A" w16cex:dateUtc="2024-09-26T10:07:00Z"/>
  <w16cex:commentExtensible w16cex:durableId="26FFC530" w16cex:dateUtc="2024-09-26T10:08:00Z"/>
  <w16cex:commentExtensible w16cex:durableId="49BFE95C" w16cex:dateUtc="2024-09-26T10:11:00Z"/>
  <w16cex:commentExtensible w16cex:durableId="5F37237F" w16cex:dateUtc="2024-09-26T10:16:00Z"/>
  <w16cex:commentExtensible w16cex:durableId="0FD29414">
    <w16cex:extLst>
      <w16:ext w16:uri="{CE6994B0-6A32-4C9F-8C6B-6E91EDA988CE}">
        <cr:reactions xmlns:cr="http://schemas.microsoft.com/office/comments/2020/reactions">
          <cr:reaction reactionType="1">
            <cr:reactionInfo dateUtc="2024-09-26T10:20:14Z">
              <cr:user userId="S::E800421@corp.santander.pt::36126275-cace-419f-8e9b-04679c4f8ea6" userProvider="AD" userName="Nádia Genebra Ahmad"/>
            </cr:reactionInfo>
          </cr:reaction>
        </cr:reactions>
      </w16:ext>
    </w16cex:extLst>
  </w16cex:commentExtensible>
  <w16cex:commentExtensible w16cex:durableId="177EFA20" w16cex:dateUtc="2024-09-26T10:24:00Z"/>
  <w16cex:commentExtensible w16cex:durableId="7BE07B90" w16cex:dateUtc="2024-09-26T10:25:00Z"/>
  <w16cex:commentExtensible w16cex:durableId="29360DD3" w16cex:dateUtc="2024-09-26T10:32:00Z"/>
  <w16cex:commentExtensible w16cex:durableId="14B32A3A" w16cex:dateUtc="2024-09-26T10:33:00Z"/>
  <w16cex:commentExtensible w16cex:durableId="0FBB231E" w16cex:dateUtc="2024-09-26T10:37:00Z"/>
  <w16cex:commentExtensible w16cex:durableId="192E6F40" w16cex:dateUtc="2024-09-26T10:40:00Z"/>
  <w16cex:commentExtensible w16cex:durableId="4D257881" w16cex:dateUtc="2024-09-26T10:44:00Z"/>
  <w16cex:commentExtensible w16cex:durableId="04F61A28" w16cex:dateUtc="2024-09-26T10:48:00Z"/>
  <w16cex:commentExtensible w16cex:durableId="299E5EBA" w16cex:dateUtc="2024-09-26T1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F9B2545" w16cid:durableId="1DC08EDB"/>
  <w16cid:commentId w16cid:paraId="348103F2" w16cid:durableId="51D1C990"/>
  <w16cid:commentId w16cid:paraId="2F8D7C4C" w16cid:durableId="05870860"/>
  <w16cid:commentId w16cid:paraId="2D600BF7" w16cid:durableId="697CE093"/>
  <w16cid:commentId w16cid:paraId="14E022D1" w16cid:durableId="6368CBC5"/>
  <w16cid:commentId w16cid:paraId="0D21A5B9" w16cid:durableId="7F2A1503"/>
  <w16cid:commentId w16cid:paraId="574A52D6" w16cid:durableId="0444FD12"/>
  <w16cid:commentId w16cid:paraId="7A5A3FE0" w16cid:durableId="009E5A67"/>
  <w16cid:commentId w16cid:paraId="55190C66" w16cid:durableId="51A267E3"/>
  <w16cid:commentId w16cid:paraId="7E3932D6" w16cid:durableId="1514A312"/>
  <w16cid:commentId w16cid:paraId="4C568357" w16cid:durableId="3B8C9E1F"/>
  <w16cid:commentId w16cid:paraId="16C00544" w16cid:durableId="3046C23B"/>
  <w16cid:commentId w16cid:paraId="1AB3744F" w16cid:durableId="5D9F36E3"/>
  <w16cid:commentId w16cid:paraId="4BEC1BA4" w16cid:durableId="64E1FB4A"/>
  <w16cid:commentId w16cid:paraId="30C6C755" w16cid:durableId="3B5942C0"/>
  <w16cid:commentId w16cid:paraId="43C93BE6" w16cid:durableId="26FFC530"/>
  <w16cid:commentId w16cid:paraId="7BB979F9" w16cid:durableId="49BFE95C"/>
  <w16cid:commentId w16cid:paraId="6E2E6D1B" w16cid:durableId="2E6B2D32"/>
  <w16cid:commentId w16cid:paraId="2FE82301" w16cid:durableId="5F37237F"/>
  <w16cid:commentId w16cid:paraId="085A55DD" w16cid:durableId="0FD29414"/>
  <w16cid:commentId w16cid:paraId="3460BE20" w16cid:durableId="654D6107"/>
  <w16cid:commentId w16cid:paraId="0583FEDC" w16cid:durableId="177EFA20"/>
  <w16cid:commentId w16cid:paraId="5CD0D5FB" w16cid:durableId="26C9D7AB"/>
  <w16cid:commentId w16cid:paraId="58CBF69D" w16cid:durableId="7BE07B90"/>
  <w16cid:commentId w16cid:paraId="48B0904B" w16cid:durableId="0E70489E"/>
  <w16cid:commentId w16cid:paraId="0B7133DF" w16cid:durableId="29360DD3"/>
  <w16cid:commentId w16cid:paraId="64468704" w16cid:durableId="54D2E938"/>
  <w16cid:commentId w16cid:paraId="761C56F2" w16cid:durableId="14B32A3A"/>
  <w16cid:commentId w16cid:paraId="61F8E40C" w16cid:durableId="3BCAFE74"/>
  <w16cid:commentId w16cid:paraId="1A2E5252" w16cid:durableId="0FBB231E"/>
  <w16cid:commentId w16cid:paraId="5B7A2656" w16cid:durableId="1E306FDD"/>
  <w16cid:commentId w16cid:paraId="1CCBBCFC" w16cid:durableId="192E6F40"/>
  <w16cid:commentId w16cid:paraId="5B023BBC" w16cid:durableId="399B4E88"/>
  <w16cid:commentId w16cid:paraId="54F1C755" w16cid:durableId="4D257881"/>
  <w16cid:commentId w16cid:paraId="4CBDC81F" w16cid:durableId="4D6B9E07"/>
  <w16cid:commentId w16cid:paraId="27DB881D" w16cid:durableId="04F61A28"/>
  <w16cid:commentId w16cid:paraId="3B530786" w16cid:durableId="299E5EB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D55EAA" w14:textId="77777777" w:rsidR="00493647" w:rsidRDefault="00493647" w:rsidP="00990D74">
      <w:r>
        <w:separator/>
      </w:r>
    </w:p>
    <w:p w14:paraId="189D8F2E" w14:textId="77777777" w:rsidR="00493647" w:rsidRDefault="00493647"/>
  </w:endnote>
  <w:endnote w:type="continuationSeparator" w:id="0">
    <w:p w14:paraId="319D1B84" w14:textId="77777777" w:rsidR="00493647" w:rsidRDefault="00493647" w:rsidP="00990D74">
      <w:r>
        <w:continuationSeparator/>
      </w:r>
    </w:p>
    <w:p w14:paraId="73355E0F" w14:textId="77777777" w:rsidR="00493647" w:rsidRDefault="00493647"/>
  </w:endnote>
  <w:endnote w:type="continuationNotice" w:id="1">
    <w:p w14:paraId="2CC19299" w14:textId="77777777" w:rsidR="00493647" w:rsidRDefault="004936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170415" w14:textId="77777777" w:rsidR="00493647" w:rsidRDefault="00493647">
    <w:pPr>
      <w:pStyle w:val="Footer"/>
    </w:pPr>
  </w:p>
  <w:p w14:paraId="7D2E8ED3" w14:textId="77777777" w:rsidR="00493647" w:rsidRDefault="0049364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eastAsiaTheme="majorEastAsia" w:cstheme="majorBidi"/>
        <w:sz w:val="16"/>
        <w:szCs w:val="28"/>
      </w:rPr>
      <w:id w:val="1706132541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747274DF" w14:textId="425B566D" w:rsidR="00493647" w:rsidRPr="00834E29" w:rsidRDefault="00493647" w:rsidP="00834E29">
        <w:pPr>
          <w:pStyle w:val="Footer"/>
          <w:jc w:val="center"/>
          <w:rPr>
            <w:sz w:val="14"/>
          </w:rPr>
        </w:pPr>
        <w:r w:rsidRPr="00834E29">
          <w:rPr>
            <w:rFonts w:eastAsiaTheme="majorEastAsia" w:cstheme="majorBidi"/>
            <w:sz w:val="18"/>
            <w:szCs w:val="16"/>
          </w:rPr>
          <w:t xml:space="preserve">Pág. </w:t>
        </w:r>
        <w:r w:rsidRPr="00834E29">
          <w:rPr>
            <w:rFonts w:eastAsiaTheme="minorEastAsia"/>
            <w:sz w:val="18"/>
            <w:szCs w:val="16"/>
          </w:rPr>
          <w:fldChar w:fldCharType="begin"/>
        </w:r>
        <w:r w:rsidRPr="00834E29">
          <w:rPr>
            <w:sz w:val="18"/>
            <w:szCs w:val="16"/>
          </w:rPr>
          <w:instrText>PAGE    \* MERGEFORMAT</w:instrText>
        </w:r>
        <w:r w:rsidRPr="00834E29">
          <w:rPr>
            <w:rFonts w:eastAsiaTheme="minorEastAsia"/>
            <w:sz w:val="18"/>
            <w:szCs w:val="16"/>
          </w:rPr>
          <w:fldChar w:fldCharType="separate"/>
        </w:r>
        <w:r w:rsidR="00922A95" w:rsidRPr="00922A95">
          <w:rPr>
            <w:rFonts w:eastAsiaTheme="majorEastAsia" w:cstheme="majorBidi"/>
            <w:noProof/>
            <w:sz w:val="18"/>
            <w:szCs w:val="16"/>
          </w:rPr>
          <w:t>22</w:t>
        </w:r>
        <w:r w:rsidRPr="00834E29">
          <w:rPr>
            <w:rFonts w:eastAsiaTheme="majorEastAsia" w:cstheme="majorBidi"/>
            <w:sz w:val="18"/>
            <w:szCs w:val="16"/>
          </w:rPr>
          <w:fldChar w:fldCharType="end"/>
        </w:r>
      </w:p>
    </w:sdtContent>
  </w:sdt>
  <w:p w14:paraId="09795564" w14:textId="77777777" w:rsidR="00493647" w:rsidRDefault="00493647">
    <w:pPr>
      <w:pStyle w:val="Footer"/>
    </w:pPr>
  </w:p>
  <w:p w14:paraId="7C858B9D" w14:textId="77777777" w:rsidR="00493647" w:rsidRDefault="0049364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E47617" w14:textId="77777777" w:rsidR="00493647" w:rsidRDefault="0049364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eastAsiaTheme="majorEastAsia" w:cstheme="majorBidi"/>
        <w:sz w:val="18"/>
        <w:szCs w:val="16"/>
      </w:rPr>
      <w:id w:val="-545978348"/>
      <w:docPartObj>
        <w:docPartGallery w:val="Page Numbers (Bottom of Page)"/>
        <w:docPartUnique/>
      </w:docPartObj>
    </w:sdtPr>
    <w:sdtContent>
      <w:p w14:paraId="2A15A12A" w14:textId="3D9C1BA6" w:rsidR="00493647" w:rsidRPr="00941F72" w:rsidRDefault="00493647">
        <w:pPr>
          <w:pStyle w:val="Footer"/>
          <w:jc w:val="center"/>
          <w:rPr>
            <w:rFonts w:eastAsiaTheme="majorEastAsia" w:cstheme="majorBidi"/>
            <w:sz w:val="18"/>
            <w:szCs w:val="16"/>
          </w:rPr>
        </w:pPr>
        <w:r>
          <w:rPr>
            <w:rFonts w:eastAsiaTheme="majorEastAsia" w:cstheme="majorBidi"/>
            <w:sz w:val="18"/>
            <w:szCs w:val="16"/>
          </w:rPr>
          <w:t>Pág.</w:t>
        </w:r>
        <w:r w:rsidRPr="00941F72">
          <w:rPr>
            <w:rFonts w:eastAsiaTheme="majorEastAsia" w:cstheme="majorBidi"/>
            <w:sz w:val="18"/>
            <w:szCs w:val="16"/>
          </w:rPr>
          <w:fldChar w:fldCharType="begin"/>
        </w:r>
        <w:r w:rsidRPr="00941F72">
          <w:rPr>
            <w:rFonts w:eastAsiaTheme="majorEastAsia" w:cstheme="majorBidi"/>
            <w:sz w:val="18"/>
            <w:szCs w:val="16"/>
          </w:rPr>
          <w:instrText>PAGE   \* MERGEFORMAT</w:instrText>
        </w:r>
        <w:r w:rsidRPr="00941F72">
          <w:rPr>
            <w:rFonts w:eastAsiaTheme="majorEastAsia" w:cstheme="majorBidi"/>
            <w:sz w:val="18"/>
            <w:szCs w:val="16"/>
          </w:rPr>
          <w:fldChar w:fldCharType="separate"/>
        </w:r>
        <w:r w:rsidR="00922A95">
          <w:rPr>
            <w:rFonts w:eastAsiaTheme="majorEastAsia" w:cstheme="majorBidi"/>
            <w:noProof/>
            <w:sz w:val="18"/>
            <w:szCs w:val="16"/>
          </w:rPr>
          <w:t>8</w:t>
        </w:r>
        <w:r w:rsidRPr="00941F72">
          <w:rPr>
            <w:rFonts w:eastAsiaTheme="majorEastAsia" w:cstheme="majorBidi"/>
            <w:sz w:val="18"/>
            <w:szCs w:val="16"/>
          </w:rPr>
          <w:fldChar w:fldCharType="end"/>
        </w:r>
      </w:p>
    </w:sdtContent>
  </w:sdt>
  <w:p w14:paraId="6ABA8E48" w14:textId="77777777" w:rsidR="00493647" w:rsidRDefault="0049364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1F8C1F" w14:textId="77777777" w:rsidR="00493647" w:rsidRDefault="00493647">
    <w:pPr>
      <w:pStyle w:val="Footer"/>
    </w:pPr>
  </w:p>
  <w:p w14:paraId="184F4899" w14:textId="77777777" w:rsidR="00493647" w:rsidRDefault="00493647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eastAsiaTheme="majorEastAsia" w:cstheme="majorBidi"/>
        <w:sz w:val="16"/>
        <w:szCs w:val="28"/>
      </w:rPr>
      <w:id w:val="-2090076715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16DB1B4C" w14:textId="7ED50BB6" w:rsidR="00493647" w:rsidRPr="00834E29" w:rsidRDefault="00493647" w:rsidP="00834E29">
        <w:pPr>
          <w:pStyle w:val="Footer"/>
          <w:jc w:val="center"/>
          <w:rPr>
            <w:sz w:val="14"/>
          </w:rPr>
        </w:pPr>
        <w:r w:rsidRPr="00834E29">
          <w:rPr>
            <w:rFonts w:eastAsiaTheme="majorEastAsia" w:cstheme="majorBidi"/>
            <w:sz w:val="18"/>
            <w:szCs w:val="16"/>
          </w:rPr>
          <w:t xml:space="preserve">Pág. </w:t>
        </w:r>
        <w:r w:rsidRPr="00834E29">
          <w:rPr>
            <w:rFonts w:eastAsiaTheme="minorEastAsia"/>
            <w:sz w:val="18"/>
            <w:szCs w:val="16"/>
          </w:rPr>
          <w:fldChar w:fldCharType="begin"/>
        </w:r>
        <w:r w:rsidRPr="00834E29">
          <w:rPr>
            <w:sz w:val="18"/>
            <w:szCs w:val="16"/>
          </w:rPr>
          <w:instrText>PAGE    \* MERGEFORMAT</w:instrText>
        </w:r>
        <w:r w:rsidRPr="00834E29">
          <w:rPr>
            <w:rFonts w:eastAsiaTheme="minorEastAsia"/>
            <w:sz w:val="18"/>
            <w:szCs w:val="16"/>
          </w:rPr>
          <w:fldChar w:fldCharType="separate"/>
        </w:r>
        <w:r w:rsidR="00922A95" w:rsidRPr="00922A95">
          <w:rPr>
            <w:rFonts w:eastAsiaTheme="majorEastAsia" w:cstheme="majorBidi"/>
            <w:noProof/>
            <w:sz w:val="18"/>
            <w:szCs w:val="16"/>
          </w:rPr>
          <w:t>33</w:t>
        </w:r>
        <w:r w:rsidRPr="00834E29">
          <w:rPr>
            <w:rFonts w:eastAsiaTheme="majorEastAsia" w:cstheme="majorBidi"/>
            <w:sz w:val="18"/>
            <w:szCs w:val="16"/>
          </w:rPr>
          <w:fldChar w:fldCharType="end"/>
        </w:r>
      </w:p>
    </w:sdtContent>
  </w:sdt>
  <w:p w14:paraId="6EB2F106" w14:textId="77777777" w:rsidR="00493647" w:rsidRDefault="00493647">
    <w:pPr>
      <w:pStyle w:val="Footer"/>
    </w:pPr>
  </w:p>
  <w:p w14:paraId="61D558C8" w14:textId="77777777" w:rsidR="00493647" w:rsidRDefault="00493647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947B5" w14:textId="77777777" w:rsidR="00493647" w:rsidRDefault="004936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9D4456" w14:textId="77777777" w:rsidR="00493647" w:rsidRDefault="00493647" w:rsidP="00990D74">
      <w:r>
        <w:separator/>
      </w:r>
    </w:p>
    <w:p w14:paraId="0E537A73" w14:textId="77777777" w:rsidR="00493647" w:rsidRDefault="00493647"/>
  </w:footnote>
  <w:footnote w:type="continuationSeparator" w:id="0">
    <w:p w14:paraId="4FE18BB2" w14:textId="77777777" w:rsidR="00493647" w:rsidRDefault="00493647" w:rsidP="00990D74">
      <w:r>
        <w:continuationSeparator/>
      </w:r>
    </w:p>
    <w:p w14:paraId="1AB9025C" w14:textId="77777777" w:rsidR="00493647" w:rsidRDefault="00493647"/>
  </w:footnote>
  <w:footnote w:type="continuationNotice" w:id="1">
    <w:p w14:paraId="72DBBCC0" w14:textId="77777777" w:rsidR="00493647" w:rsidRDefault="004936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DA1E4E" w14:textId="4AF004D9" w:rsidR="00493647" w:rsidRPr="00052823" w:rsidRDefault="00493647" w:rsidP="00052823">
    <w:pPr>
      <w:ind w:right="27"/>
      <w:rPr>
        <w:lang w:val="en-US"/>
      </w:rPr>
    </w:pPr>
    <w:r w:rsidRPr="003C2E72">
      <w:rPr>
        <w:lang w:val="en-US"/>
      </w:rPr>
      <w:t xml:space="preserve">Modelo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50560" behindDoc="0" locked="0" layoutInCell="1" allowOverlap="1" wp14:anchorId="34D1802D" wp14:editId="642EFEB6">
              <wp:simplePos x="0" y="0"/>
              <wp:positionH relativeFrom="page">
                <wp:posOffset>914705</wp:posOffset>
              </wp:positionH>
              <wp:positionV relativeFrom="page">
                <wp:posOffset>768097</wp:posOffset>
              </wp:positionV>
              <wp:extent cx="5944489" cy="9144"/>
              <wp:effectExtent l="0" t="0" r="8890" b="8890"/>
              <wp:wrapSquare wrapText="bothSides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489" cy="9144"/>
                        <a:chOff x="0" y="0"/>
                        <a:chExt cx="5944489" cy="9144"/>
                      </a:xfrm>
                    </wpg:grpSpPr>
                    <wps:wsp>
                      <wps:cNvPr id="11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CD0904" id="Group 10" o:spid="_x0000_s1026" style="position:absolute;margin-left:1in;margin-top:60.5pt;width:468.05pt;height:.7pt;z-index:251650560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rPr>
        <w:lang w:val="en-US"/>
      </w:rPr>
      <w:t xml:space="preserve"> MUG Interface| CRC</w:t>
    </w:r>
  </w:p>
  <w:p w14:paraId="333811B2" w14:textId="77777777" w:rsidR="00493647" w:rsidRPr="00052823" w:rsidRDefault="00493647">
    <w:pPr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03F4F3" w14:textId="5A3D1806" w:rsidR="00493647" w:rsidRPr="003C2E72" w:rsidRDefault="00493647" w:rsidP="00B06055">
    <w:pPr>
      <w:ind w:right="27"/>
      <w:rPr>
        <w:lang w:val="en-US"/>
      </w:rPr>
    </w:pPr>
    <w:r w:rsidRPr="003C2E72">
      <w:rPr>
        <w:lang w:val="en-US"/>
      </w:rPr>
      <w:t xml:space="preserve">Modelo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37248" behindDoc="0" locked="0" layoutInCell="1" allowOverlap="1" wp14:anchorId="1B630E17" wp14:editId="6BEEFFDB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5760000" cy="9144"/>
              <wp:effectExtent l="0" t="0" r="0" b="0"/>
              <wp:wrapSquare wrapText="bothSides"/>
              <wp:docPr id="488244" name="Group 488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00" cy="9144"/>
                        <a:chOff x="0" y="0"/>
                        <a:chExt cx="5944489" cy="9144"/>
                      </a:xfrm>
                    </wpg:grpSpPr>
                    <wps:wsp>
                      <wps:cNvPr id="510652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ABCE27" id="Group 488244" o:spid="_x0000_s1026" style="position:absolute;margin-left:1in;margin-top:60.45pt;width:453.55pt;height:.7pt;z-index:251637248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AE409" w14:textId="77777777" w:rsidR="00493647" w:rsidRDefault="0049364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5F56E3" w14:textId="77777777" w:rsidR="00493647" w:rsidRPr="003C2E72" w:rsidRDefault="00493647" w:rsidP="00B06055">
    <w:pPr>
      <w:ind w:right="27"/>
      <w:rPr>
        <w:lang w:val="en-US"/>
      </w:rPr>
    </w:pPr>
    <w:r w:rsidRPr="003C2E72">
      <w:rPr>
        <w:lang w:val="en-US"/>
      </w:rPr>
      <w:t xml:space="preserve">Modelo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65920" behindDoc="0" locked="0" layoutInCell="1" allowOverlap="1" wp14:anchorId="3394FD82" wp14:editId="18823E4F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17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E47032" id="Group 16" o:spid="_x0000_s1026" style="position:absolute;margin-left:1in;margin-top:60.45pt;width:694.5pt;height:.7pt;z-index:251665920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0AE4FE" w14:textId="77777777" w:rsidR="00493647" w:rsidRPr="003C2E72" w:rsidRDefault="00493647" w:rsidP="00941F72">
    <w:pPr>
      <w:ind w:right="27"/>
      <w:rPr>
        <w:lang w:val="en-US"/>
      </w:rPr>
    </w:pPr>
    <w:r w:rsidRPr="003C2E72">
      <w:rPr>
        <w:lang w:val="en-US"/>
      </w:rPr>
      <w:t xml:space="preserve">Modelo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16FF9667" wp14:editId="2AB0D46B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9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A782E8" id="Group 8" o:spid="_x0000_s1026" style="position:absolute;margin-left:1in;margin-top:60.45pt;width:694.5pt;height:.7pt;z-index:251659776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  <w:p w14:paraId="3B7F681D" w14:textId="77777777" w:rsidR="00493647" w:rsidRPr="00AE1557" w:rsidRDefault="00493647">
    <w:pPr>
      <w:pStyle w:val="Header"/>
      <w:rPr>
        <w:lang w:val="en-U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F74C6B" w14:textId="77777777" w:rsidR="00493647" w:rsidRPr="003C2E72" w:rsidRDefault="00493647" w:rsidP="00B06055">
    <w:pPr>
      <w:ind w:right="27"/>
      <w:rPr>
        <w:lang w:val="en-US"/>
      </w:rPr>
    </w:pPr>
    <w:r w:rsidRPr="003C2E72">
      <w:rPr>
        <w:lang w:val="en-US"/>
      </w:rPr>
      <w:t xml:space="preserve">Modelo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67968" behindDoc="0" locked="0" layoutInCell="1" allowOverlap="1" wp14:anchorId="0D3B7247" wp14:editId="47D3F55E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18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19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DD8DC4" id="Group 18" o:spid="_x0000_s1026" style="position:absolute;margin-left:1in;margin-top:60.45pt;width:481.9pt;height:.7pt;z-index:251667968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EECC21" w14:textId="77777777" w:rsidR="00493647" w:rsidRPr="003C2E72" w:rsidRDefault="00493647" w:rsidP="00941F72">
    <w:pPr>
      <w:ind w:right="27"/>
      <w:rPr>
        <w:lang w:val="en-US"/>
      </w:rPr>
    </w:pPr>
    <w:r w:rsidRPr="003C2E72">
      <w:rPr>
        <w:lang w:val="en-US"/>
      </w:rPr>
      <w:t xml:space="preserve">Modelo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63872" behindDoc="0" locked="0" layoutInCell="1" allowOverlap="1" wp14:anchorId="0D32E968" wp14:editId="31C621AF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15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1337BDC" id="Group 14" o:spid="_x0000_s1026" style="position:absolute;margin-left:1in;margin-top:60.45pt;width:481.9pt;height:.7pt;z-index:251663872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  <w:p w14:paraId="5019EA00" w14:textId="77777777" w:rsidR="00493647" w:rsidRPr="00AE1557" w:rsidRDefault="00493647">
    <w:pPr>
      <w:pStyle w:val="Header"/>
      <w:rPr>
        <w:lang w:val="en-US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21D409" w14:textId="77777777" w:rsidR="00493647" w:rsidRPr="003C2E72" w:rsidRDefault="00493647" w:rsidP="00B06055">
    <w:pPr>
      <w:ind w:right="27"/>
      <w:rPr>
        <w:lang w:val="en-US"/>
      </w:rPr>
    </w:pPr>
    <w:r w:rsidRPr="003C2E72">
      <w:rPr>
        <w:lang w:val="en-US"/>
      </w:rPr>
      <w:t xml:space="preserve">Modelo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70016" behindDoc="0" locked="0" layoutInCell="1" allowOverlap="1" wp14:anchorId="75D03801" wp14:editId="69D84820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21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50BA0A" id="Group 20" o:spid="_x0000_s1026" style="position:absolute;margin-left:1in;margin-top:60.45pt;width:694.5pt;height:.7pt;z-index:251670016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DF3C2" w14:textId="77777777" w:rsidR="00493647" w:rsidRPr="003C2E72" w:rsidRDefault="00493647" w:rsidP="00B06055">
    <w:pPr>
      <w:ind w:right="27"/>
      <w:rPr>
        <w:lang w:val="en-US"/>
      </w:rPr>
    </w:pPr>
    <w:r w:rsidRPr="003C2E72">
      <w:rPr>
        <w:lang w:val="en-US"/>
      </w:rPr>
      <w:t xml:space="preserve">Modelo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72064" behindDoc="0" locked="0" layoutInCell="1" allowOverlap="1" wp14:anchorId="5F5D557B" wp14:editId="41706DD2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23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CE87A2" id="Group 22" o:spid="_x0000_s1026" style="position:absolute;margin-left:1in;margin-top:60.45pt;width:481.9pt;height:.7pt;z-index:251672064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EF172" w14:textId="77777777" w:rsidR="00493647" w:rsidRPr="003C2E72" w:rsidRDefault="00493647" w:rsidP="00B06055">
    <w:pPr>
      <w:ind w:right="27"/>
      <w:rPr>
        <w:lang w:val="en-US"/>
      </w:rPr>
    </w:pPr>
    <w:r w:rsidRPr="003C2E72">
      <w:rPr>
        <w:lang w:val="en-US"/>
      </w:rPr>
      <w:t xml:space="preserve">Modelo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74112" behindDoc="0" locked="0" layoutInCell="1" allowOverlap="1" wp14:anchorId="0C516D6C" wp14:editId="05164E3F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24" name="Group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25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250A5F" id="Group 24" o:spid="_x0000_s1026" style="position:absolute;margin-left:1in;margin-top:60.45pt;width:694.5pt;height:.7pt;z-index:251674112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E190BE" w14:textId="77777777" w:rsidR="00493647" w:rsidRDefault="00493647">
    <w:pPr>
      <w:pStyle w:val="Header"/>
    </w:pPr>
  </w:p>
  <w:p w14:paraId="707A86D6" w14:textId="77777777" w:rsidR="00493647" w:rsidRDefault="00493647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FE248" w14:textId="77777777" w:rsidR="00493647" w:rsidRPr="00B06055" w:rsidRDefault="00493647" w:rsidP="00B06055">
    <w:pPr>
      <w:ind w:right="27"/>
    </w:pPr>
    <w:r w:rsidRPr="00682013">
      <w:t xml:space="preserve">Modelo e </w:t>
    </w:r>
    <w:r w:rsidRPr="00682013">
      <w:rPr>
        <w:i/>
        <w:iCs/>
      </w:rPr>
      <w:t xml:space="preserve">Workflow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44416" behindDoc="0" locked="0" layoutInCell="1" allowOverlap="1" wp14:anchorId="038E7610" wp14:editId="0B53F69E">
              <wp:simplePos x="0" y="0"/>
              <wp:positionH relativeFrom="page">
                <wp:posOffset>914705</wp:posOffset>
              </wp:positionH>
              <wp:positionV relativeFrom="page">
                <wp:posOffset>768097</wp:posOffset>
              </wp:positionV>
              <wp:extent cx="5944489" cy="9144"/>
              <wp:effectExtent l="0" t="0" r="0" b="0"/>
              <wp:wrapSquare wrapText="bothSides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489" cy="9144"/>
                        <a:chOff x="0" y="0"/>
                        <a:chExt cx="5944489" cy="9144"/>
                      </a:xfrm>
                    </wpg:grpSpPr>
                    <wps:wsp>
                      <wps:cNvPr id="3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9E1CEB8" id="Group 2" o:spid="_x0000_s1026" style="position:absolute;margin-left:1in;margin-top:60.5pt;width:468.05pt;height:.7pt;z-index:251644416;mso-position-horizontal-relative:page;mso-position-vertical-relative:page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14A7A2" w14:textId="77777777" w:rsidR="00493647" w:rsidRDefault="00493647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DE96B6" w14:textId="77777777" w:rsidR="00493647" w:rsidRPr="00B06055" w:rsidRDefault="00493647" w:rsidP="00B06055">
    <w:pPr>
      <w:ind w:right="27"/>
    </w:pPr>
    <w:r w:rsidRPr="00682013">
      <w:t xml:space="preserve">Modelo e </w:t>
    </w:r>
    <w:r w:rsidRPr="00682013">
      <w:rPr>
        <w:i/>
        <w:iCs/>
      </w:rPr>
      <w:t xml:space="preserve">Workflow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76160" behindDoc="0" locked="0" layoutInCell="1" allowOverlap="1" wp14:anchorId="1148AB4C" wp14:editId="5C593779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26" name="Group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27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2CA3EAB" id="Group 26" o:spid="_x0000_s1026" style="position:absolute;margin-left:1in;margin-top:60.45pt;width:694.5pt;height:.7pt;z-index:251676160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533362" w14:textId="77777777" w:rsidR="00493647" w:rsidRPr="00B06055" w:rsidRDefault="00493647" w:rsidP="00B06055">
    <w:pPr>
      <w:ind w:right="27"/>
    </w:pPr>
    <w:r w:rsidRPr="00682013">
      <w:t xml:space="preserve">Modelo e </w:t>
    </w:r>
    <w:r w:rsidRPr="00682013">
      <w:rPr>
        <w:i/>
        <w:iCs/>
      </w:rPr>
      <w:t xml:space="preserve">Workflow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78208" behindDoc="0" locked="0" layoutInCell="1" allowOverlap="1" wp14:anchorId="50E718D5" wp14:editId="2EC60039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28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29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73065FA" id="Group 28" o:spid="_x0000_s1026" style="position:absolute;margin-left:1in;margin-top:60.45pt;width:481.9pt;height:.7pt;z-index:251678208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C5F9D9" w14:textId="77777777" w:rsidR="00493647" w:rsidRPr="00B06055" w:rsidRDefault="00493647" w:rsidP="00B06055">
    <w:pPr>
      <w:ind w:right="27"/>
    </w:pPr>
    <w:r w:rsidRPr="00682013">
      <w:t xml:space="preserve">Modelo e </w:t>
    </w:r>
    <w:r w:rsidRPr="00682013">
      <w:rPr>
        <w:i/>
        <w:iCs/>
      </w:rPr>
      <w:t xml:space="preserve">Workflow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80256" behindDoc="0" locked="0" layoutInCell="1" allowOverlap="1" wp14:anchorId="530EDD7C" wp14:editId="198E23A0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30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31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EEBBB8B" id="Group 30" o:spid="_x0000_s1026" style="position:absolute;margin-left:1in;margin-top:60.45pt;width:694.5pt;height:.7pt;z-index:251680256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CC0DB2" w14:textId="77777777" w:rsidR="00493647" w:rsidRPr="00B06055" w:rsidRDefault="00493647" w:rsidP="00B06055">
    <w:pPr>
      <w:ind w:right="27"/>
    </w:pPr>
    <w:r w:rsidRPr="00682013">
      <w:t xml:space="preserve">Modelo e </w:t>
    </w:r>
    <w:r w:rsidRPr="00682013">
      <w:rPr>
        <w:i/>
        <w:iCs/>
      </w:rPr>
      <w:t xml:space="preserve">Workflow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82304" behindDoc="0" locked="0" layoutInCell="1" allowOverlap="1" wp14:anchorId="2A362B93" wp14:editId="685BA50D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32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33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B13B742" id="Group 32" o:spid="_x0000_s1026" style="position:absolute;margin-left:1in;margin-top:60.45pt;width:481.9pt;height:.7pt;z-index:251682304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9D356A" w14:textId="77777777" w:rsidR="00493647" w:rsidRPr="00B06055" w:rsidRDefault="00493647" w:rsidP="00B06055">
    <w:pPr>
      <w:ind w:right="27"/>
    </w:pPr>
    <w:r w:rsidRPr="00682013">
      <w:t xml:space="preserve">Modelo e </w:t>
    </w:r>
    <w:r w:rsidRPr="00682013">
      <w:rPr>
        <w:i/>
        <w:iCs/>
      </w:rPr>
      <w:t xml:space="preserve">Workflow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83328" behindDoc="0" locked="0" layoutInCell="1" allowOverlap="1" wp14:anchorId="191700CC" wp14:editId="2DA9317F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34" name="Group 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35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D76124B" id="Group 34" o:spid="_x0000_s1026" style="position:absolute;margin-left:1in;margin-top:60.45pt;width:694.5pt;height:.7pt;z-index:251683328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072823" w14:textId="77777777" w:rsidR="00493647" w:rsidRPr="00B06055" w:rsidRDefault="00493647" w:rsidP="00B06055">
    <w:pPr>
      <w:ind w:right="27"/>
    </w:pPr>
    <w:r w:rsidRPr="00682013">
      <w:t xml:space="preserve">Modelo e </w:t>
    </w:r>
    <w:r w:rsidRPr="00682013">
      <w:rPr>
        <w:i/>
        <w:iCs/>
      </w:rPr>
      <w:t xml:space="preserve">Workflow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86913" behindDoc="0" locked="0" layoutInCell="1" allowOverlap="1" wp14:anchorId="0C9BA62D" wp14:editId="6381D0D2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36" name="Group 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37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B363CCC" id="Group 36" o:spid="_x0000_s1026" style="position:absolute;margin-left:1in;margin-top:60.45pt;width:481.9pt;height:.7pt;z-index:251686913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ABE22D4"/>
    <w:multiLevelType w:val="hybridMultilevel"/>
    <w:tmpl w:val="DEA7353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C5B7F6E"/>
    <w:multiLevelType w:val="hybridMultilevel"/>
    <w:tmpl w:val="8C3981C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8CCC384"/>
    <w:multiLevelType w:val="hybridMultilevel"/>
    <w:tmpl w:val="D4B7A6A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A1C3A"/>
    <w:multiLevelType w:val="hybridMultilevel"/>
    <w:tmpl w:val="3170225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A01B70"/>
    <w:multiLevelType w:val="hybridMultilevel"/>
    <w:tmpl w:val="9D6E299C"/>
    <w:lvl w:ilvl="0" w:tplc="08160001">
      <w:start w:val="1"/>
      <w:numFmt w:val="bullet"/>
      <w:lvlText w:val=""/>
      <w:lvlJc w:val="left"/>
      <w:pPr>
        <w:ind w:left="17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8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6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3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</w:abstractNum>
  <w:abstractNum w:abstractNumId="5" w15:restartNumberingAfterBreak="0">
    <w:nsid w:val="0240129F"/>
    <w:multiLevelType w:val="hybridMultilevel"/>
    <w:tmpl w:val="30F4740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1928BE"/>
    <w:multiLevelType w:val="hybridMultilevel"/>
    <w:tmpl w:val="52AE653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1B6767"/>
    <w:multiLevelType w:val="hybridMultilevel"/>
    <w:tmpl w:val="66BA4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461064"/>
    <w:multiLevelType w:val="hybridMultilevel"/>
    <w:tmpl w:val="E9C4AEC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F2F2BB3"/>
    <w:multiLevelType w:val="hybridMultilevel"/>
    <w:tmpl w:val="3F0C1C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471D68"/>
    <w:multiLevelType w:val="hybridMultilevel"/>
    <w:tmpl w:val="8592D6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B6446C"/>
    <w:multiLevelType w:val="hybridMultilevel"/>
    <w:tmpl w:val="E9A4EECE"/>
    <w:lvl w:ilvl="0" w:tplc="08160001">
      <w:start w:val="1"/>
      <w:numFmt w:val="bullet"/>
      <w:lvlText w:val=""/>
      <w:lvlJc w:val="left"/>
      <w:pPr>
        <w:ind w:left="17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FD623C"/>
    <w:multiLevelType w:val="hybridMultilevel"/>
    <w:tmpl w:val="C3F2BE8E"/>
    <w:lvl w:ilvl="0" w:tplc="04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17931521"/>
    <w:multiLevelType w:val="hybridMultilevel"/>
    <w:tmpl w:val="B528408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943561D"/>
    <w:multiLevelType w:val="hybridMultilevel"/>
    <w:tmpl w:val="9662A99A"/>
    <w:lvl w:ilvl="0" w:tplc="04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1E7E7275"/>
    <w:multiLevelType w:val="hybridMultilevel"/>
    <w:tmpl w:val="77F6ABBC"/>
    <w:lvl w:ilvl="0" w:tplc="693C9134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1FC92B6E"/>
    <w:multiLevelType w:val="hybridMultilevel"/>
    <w:tmpl w:val="99BC2EC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050FF3"/>
    <w:multiLevelType w:val="hybridMultilevel"/>
    <w:tmpl w:val="3A1E0FD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741DBC"/>
    <w:multiLevelType w:val="hybridMultilevel"/>
    <w:tmpl w:val="E78A256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ED17E6"/>
    <w:multiLevelType w:val="multilevel"/>
    <w:tmpl w:val="0DC6D87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4B1787C"/>
    <w:multiLevelType w:val="hybridMultilevel"/>
    <w:tmpl w:val="1DD4C36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FC2FF2"/>
    <w:multiLevelType w:val="hybridMultilevel"/>
    <w:tmpl w:val="171E2AC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0C402C"/>
    <w:multiLevelType w:val="hybridMultilevel"/>
    <w:tmpl w:val="3DAC7E9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B211C6"/>
    <w:multiLevelType w:val="hybridMultilevel"/>
    <w:tmpl w:val="78ACD872"/>
    <w:lvl w:ilvl="0" w:tplc="4F04A754">
      <w:start w:val="1"/>
      <w:numFmt w:val="decimal"/>
      <w:pStyle w:val="Heading1"/>
      <w:lvlText w:val="%1.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84CE8"/>
    <w:multiLevelType w:val="hybridMultilevel"/>
    <w:tmpl w:val="0576CA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B756A"/>
    <w:multiLevelType w:val="hybridMultilevel"/>
    <w:tmpl w:val="F182B85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635004"/>
    <w:multiLevelType w:val="hybridMultilevel"/>
    <w:tmpl w:val="F4FE6C0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83791A"/>
    <w:multiLevelType w:val="hybridMultilevel"/>
    <w:tmpl w:val="9C66607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334A0D"/>
    <w:multiLevelType w:val="hybridMultilevel"/>
    <w:tmpl w:val="2B12CE8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6C34CA"/>
    <w:multiLevelType w:val="hybridMultilevel"/>
    <w:tmpl w:val="F208D07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35C0C70"/>
    <w:multiLevelType w:val="hybridMultilevel"/>
    <w:tmpl w:val="29E0D73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F42720"/>
    <w:multiLevelType w:val="hybridMultilevel"/>
    <w:tmpl w:val="215E6D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1242CB"/>
    <w:multiLevelType w:val="hybridMultilevel"/>
    <w:tmpl w:val="5E5C762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E1F728C"/>
    <w:multiLevelType w:val="hybridMultilevel"/>
    <w:tmpl w:val="3D7C29F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F733B2"/>
    <w:multiLevelType w:val="hybridMultilevel"/>
    <w:tmpl w:val="E5208F6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BD72C25"/>
    <w:multiLevelType w:val="hybridMultilevel"/>
    <w:tmpl w:val="60DC488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E2C35CA"/>
    <w:multiLevelType w:val="hybridMultilevel"/>
    <w:tmpl w:val="224C4A2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FF2378F"/>
    <w:multiLevelType w:val="hybridMultilevel"/>
    <w:tmpl w:val="7B76DBC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4"/>
  </w:num>
  <w:num w:numId="3">
    <w:abstractNumId w:val="21"/>
  </w:num>
  <w:num w:numId="4">
    <w:abstractNumId w:val="23"/>
  </w:num>
  <w:num w:numId="5">
    <w:abstractNumId w:val="19"/>
  </w:num>
  <w:num w:numId="6">
    <w:abstractNumId w:val="27"/>
  </w:num>
  <w:num w:numId="7">
    <w:abstractNumId w:val="36"/>
  </w:num>
  <w:num w:numId="8">
    <w:abstractNumId w:val="33"/>
  </w:num>
  <w:num w:numId="9">
    <w:abstractNumId w:val="37"/>
  </w:num>
  <w:num w:numId="10">
    <w:abstractNumId w:val="25"/>
  </w:num>
  <w:num w:numId="11">
    <w:abstractNumId w:val="13"/>
  </w:num>
  <w:num w:numId="12">
    <w:abstractNumId w:val="8"/>
  </w:num>
  <w:num w:numId="13">
    <w:abstractNumId w:val="5"/>
  </w:num>
  <w:num w:numId="14">
    <w:abstractNumId w:val="30"/>
  </w:num>
  <w:num w:numId="15">
    <w:abstractNumId w:val="20"/>
  </w:num>
  <w:num w:numId="16">
    <w:abstractNumId w:val="34"/>
  </w:num>
  <w:num w:numId="17">
    <w:abstractNumId w:val="26"/>
  </w:num>
  <w:num w:numId="18">
    <w:abstractNumId w:val="16"/>
  </w:num>
  <w:num w:numId="19">
    <w:abstractNumId w:val="17"/>
  </w:num>
  <w:num w:numId="20">
    <w:abstractNumId w:val="22"/>
  </w:num>
  <w:num w:numId="21">
    <w:abstractNumId w:val="32"/>
  </w:num>
  <w:num w:numId="22">
    <w:abstractNumId w:val="3"/>
  </w:num>
  <w:num w:numId="23">
    <w:abstractNumId w:val="6"/>
  </w:num>
  <w:num w:numId="24">
    <w:abstractNumId w:val="28"/>
  </w:num>
  <w:num w:numId="25">
    <w:abstractNumId w:val="11"/>
  </w:num>
  <w:num w:numId="26">
    <w:abstractNumId w:val="35"/>
  </w:num>
  <w:num w:numId="27">
    <w:abstractNumId w:val="29"/>
  </w:num>
  <w:num w:numId="28">
    <w:abstractNumId w:val="14"/>
  </w:num>
  <w:num w:numId="29">
    <w:abstractNumId w:val="10"/>
  </w:num>
  <w:num w:numId="30">
    <w:abstractNumId w:val="12"/>
  </w:num>
  <w:num w:numId="31">
    <w:abstractNumId w:val="15"/>
  </w:num>
  <w:num w:numId="32">
    <w:abstractNumId w:val="18"/>
  </w:num>
  <w:num w:numId="33">
    <w:abstractNumId w:val="7"/>
  </w:num>
  <w:num w:numId="34">
    <w:abstractNumId w:val="31"/>
  </w:num>
  <w:num w:numId="35">
    <w:abstractNumId w:val="9"/>
  </w:num>
  <w:num w:numId="36">
    <w:abstractNumId w:val="14"/>
  </w:num>
  <w:num w:numId="37">
    <w:abstractNumId w:val="10"/>
  </w:num>
  <w:num w:numId="38">
    <w:abstractNumId w:val="14"/>
  </w:num>
  <w:num w:numId="39">
    <w:abstractNumId w:val="2"/>
  </w:num>
  <w:num w:numId="40">
    <w:abstractNumId w:val="0"/>
  </w:num>
  <w:num w:numId="41">
    <w:abstractNumId w:val="1"/>
  </w:num>
  <w:numIdMacAtCleanup w:val="3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ta Rafaela Teixeira Nunes">
    <w15:presenceInfo w15:providerId="AD" w15:userId="S-1-5-21-478741036-1442749419-1446792091-2588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D74"/>
    <w:rsid w:val="00001278"/>
    <w:rsid w:val="00003D67"/>
    <w:rsid w:val="00004CE7"/>
    <w:rsid w:val="00005EFD"/>
    <w:rsid w:val="00010217"/>
    <w:rsid w:val="00012CEB"/>
    <w:rsid w:val="00013104"/>
    <w:rsid w:val="00013B93"/>
    <w:rsid w:val="00014C89"/>
    <w:rsid w:val="000160B2"/>
    <w:rsid w:val="000161BF"/>
    <w:rsid w:val="00016467"/>
    <w:rsid w:val="00017397"/>
    <w:rsid w:val="0001741D"/>
    <w:rsid w:val="00020F9F"/>
    <w:rsid w:val="000223E8"/>
    <w:rsid w:val="0002364D"/>
    <w:rsid w:val="000305A8"/>
    <w:rsid w:val="00031662"/>
    <w:rsid w:val="00031678"/>
    <w:rsid w:val="000321F7"/>
    <w:rsid w:val="00032A72"/>
    <w:rsid w:val="000338E9"/>
    <w:rsid w:val="0004129C"/>
    <w:rsid w:val="00043577"/>
    <w:rsid w:val="000441D8"/>
    <w:rsid w:val="000471BB"/>
    <w:rsid w:val="00047650"/>
    <w:rsid w:val="00051142"/>
    <w:rsid w:val="0005199D"/>
    <w:rsid w:val="00052823"/>
    <w:rsid w:val="00056118"/>
    <w:rsid w:val="00056652"/>
    <w:rsid w:val="0005734E"/>
    <w:rsid w:val="00057545"/>
    <w:rsid w:val="00060463"/>
    <w:rsid w:val="00062F31"/>
    <w:rsid w:val="00065B1E"/>
    <w:rsid w:val="00066060"/>
    <w:rsid w:val="000700B2"/>
    <w:rsid w:val="00070273"/>
    <w:rsid w:val="00070A57"/>
    <w:rsid w:val="00070CD1"/>
    <w:rsid w:val="000743A7"/>
    <w:rsid w:val="00075F92"/>
    <w:rsid w:val="000771D6"/>
    <w:rsid w:val="00080881"/>
    <w:rsid w:val="0008117B"/>
    <w:rsid w:val="0008122F"/>
    <w:rsid w:val="00081414"/>
    <w:rsid w:val="000836DD"/>
    <w:rsid w:val="00083A63"/>
    <w:rsid w:val="00083AA4"/>
    <w:rsid w:val="00084BC2"/>
    <w:rsid w:val="00085F62"/>
    <w:rsid w:val="00087A68"/>
    <w:rsid w:val="000905F6"/>
    <w:rsid w:val="00091922"/>
    <w:rsid w:val="0009288C"/>
    <w:rsid w:val="0009289C"/>
    <w:rsid w:val="00094E20"/>
    <w:rsid w:val="0009598B"/>
    <w:rsid w:val="00096240"/>
    <w:rsid w:val="00097258"/>
    <w:rsid w:val="000A0431"/>
    <w:rsid w:val="000A09B6"/>
    <w:rsid w:val="000A221E"/>
    <w:rsid w:val="000A238A"/>
    <w:rsid w:val="000A2BCE"/>
    <w:rsid w:val="000A2E7A"/>
    <w:rsid w:val="000A3572"/>
    <w:rsid w:val="000A40BE"/>
    <w:rsid w:val="000A5A42"/>
    <w:rsid w:val="000A7FA0"/>
    <w:rsid w:val="000B0344"/>
    <w:rsid w:val="000B08CF"/>
    <w:rsid w:val="000B0CDE"/>
    <w:rsid w:val="000B11A5"/>
    <w:rsid w:val="000B5334"/>
    <w:rsid w:val="000B5C11"/>
    <w:rsid w:val="000C2185"/>
    <w:rsid w:val="000C2BD1"/>
    <w:rsid w:val="000C3222"/>
    <w:rsid w:val="000C3316"/>
    <w:rsid w:val="000C3938"/>
    <w:rsid w:val="000C4396"/>
    <w:rsid w:val="000C4F04"/>
    <w:rsid w:val="000C5E8B"/>
    <w:rsid w:val="000D0140"/>
    <w:rsid w:val="000D1067"/>
    <w:rsid w:val="000D3E66"/>
    <w:rsid w:val="000D570C"/>
    <w:rsid w:val="000E0D99"/>
    <w:rsid w:val="000E0EE9"/>
    <w:rsid w:val="000E24B4"/>
    <w:rsid w:val="000E2F61"/>
    <w:rsid w:val="000E3CE7"/>
    <w:rsid w:val="000E4F6B"/>
    <w:rsid w:val="000E5989"/>
    <w:rsid w:val="000E59AF"/>
    <w:rsid w:val="000E62B0"/>
    <w:rsid w:val="000E792B"/>
    <w:rsid w:val="000F0938"/>
    <w:rsid w:val="000F41F4"/>
    <w:rsid w:val="000F4D64"/>
    <w:rsid w:val="000F5E07"/>
    <w:rsid w:val="000F630D"/>
    <w:rsid w:val="000F7DAC"/>
    <w:rsid w:val="0010031A"/>
    <w:rsid w:val="001021FA"/>
    <w:rsid w:val="00103140"/>
    <w:rsid w:val="00103A72"/>
    <w:rsid w:val="00104A4E"/>
    <w:rsid w:val="00105A47"/>
    <w:rsid w:val="00107ACC"/>
    <w:rsid w:val="00110431"/>
    <w:rsid w:val="00112019"/>
    <w:rsid w:val="00113326"/>
    <w:rsid w:val="00115048"/>
    <w:rsid w:val="00116FE9"/>
    <w:rsid w:val="001220EB"/>
    <w:rsid w:val="001259E5"/>
    <w:rsid w:val="001262DA"/>
    <w:rsid w:val="00127229"/>
    <w:rsid w:val="001274CB"/>
    <w:rsid w:val="00132427"/>
    <w:rsid w:val="0013305C"/>
    <w:rsid w:val="00133191"/>
    <w:rsid w:val="00135917"/>
    <w:rsid w:val="00136DE8"/>
    <w:rsid w:val="00141F10"/>
    <w:rsid w:val="001439E1"/>
    <w:rsid w:val="00143D19"/>
    <w:rsid w:val="00145C1C"/>
    <w:rsid w:val="00145D75"/>
    <w:rsid w:val="00146CF9"/>
    <w:rsid w:val="00147210"/>
    <w:rsid w:val="001503C4"/>
    <w:rsid w:val="0015041D"/>
    <w:rsid w:val="00150E76"/>
    <w:rsid w:val="00151E10"/>
    <w:rsid w:val="0015221D"/>
    <w:rsid w:val="00152380"/>
    <w:rsid w:val="001529D2"/>
    <w:rsid w:val="0015362F"/>
    <w:rsid w:val="00154056"/>
    <w:rsid w:val="001542FB"/>
    <w:rsid w:val="00154397"/>
    <w:rsid w:val="00154E34"/>
    <w:rsid w:val="00155AB0"/>
    <w:rsid w:val="001575A1"/>
    <w:rsid w:val="00157E5C"/>
    <w:rsid w:val="00161777"/>
    <w:rsid w:val="00161D46"/>
    <w:rsid w:val="00165A3C"/>
    <w:rsid w:val="00166FED"/>
    <w:rsid w:val="00167279"/>
    <w:rsid w:val="00170123"/>
    <w:rsid w:val="001712F4"/>
    <w:rsid w:val="00171720"/>
    <w:rsid w:val="00171879"/>
    <w:rsid w:val="001731C8"/>
    <w:rsid w:val="001731FC"/>
    <w:rsid w:val="001734EF"/>
    <w:rsid w:val="00174660"/>
    <w:rsid w:val="001751F6"/>
    <w:rsid w:val="00176A04"/>
    <w:rsid w:val="00183A21"/>
    <w:rsid w:val="00183C6C"/>
    <w:rsid w:val="00184DD4"/>
    <w:rsid w:val="00184E59"/>
    <w:rsid w:val="001863C7"/>
    <w:rsid w:val="00187D41"/>
    <w:rsid w:val="00191111"/>
    <w:rsid w:val="001916EE"/>
    <w:rsid w:val="00191704"/>
    <w:rsid w:val="00193D23"/>
    <w:rsid w:val="001949CF"/>
    <w:rsid w:val="00195A46"/>
    <w:rsid w:val="00196A39"/>
    <w:rsid w:val="0019770D"/>
    <w:rsid w:val="001A1765"/>
    <w:rsid w:val="001A1C05"/>
    <w:rsid w:val="001A3A56"/>
    <w:rsid w:val="001A4167"/>
    <w:rsid w:val="001A4B3E"/>
    <w:rsid w:val="001A647A"/>
    <w:rsid w:val="001A666C"/>
    <w:rsid w:val="001B05AC"/>
    <w:rsid w:val="001B2105"/>
    <w:rsid w:val="001B2180"/>
    <w:rsid w:val="001B2427"/>
    <w:rsid w:val="001B385F"/>
    <w:rsid w:val="001B3B4E"/>
    <w:rsid w:val="001B4C66"/>
    <w:rsid w:val="001B6953"/>
    <w:rsid w:val="001C0301"/>
    <w:rsid w:val="001C05A4"/>
    <w:rsid w:val="001C0DB6"/>
    <w:rsid w:val="001C1F68"/>
    <w:rsid w:val="001C23B2"/>
    <w:rsid w:val="001C61A7"/>
    <w:rsid w:val="001C7D80"/>
    <w:rsid w:val="001D0320"/>
    <w:rsid w:val="001D04B5"/>
    <w:rsid w:val="001D1A78"/>
    <w:rsid w:val="001D2143"/>
    <w:rsid w:val="001D56D0"/>
    <w:rsid w:val="001D58F6"/>
    <w:rsid w:val="001D6D0A"/>
    <w:rsid w:val="001E095E"/>
    <w:rsid w:val="001E21C7"/>
    <w:rsid w:val="001E37C6"/>
    <w:rsid w:val="001E37E6"/>
    <w:rsid w:val="001E5DD0"/>
    <w:rsid w:val="001E69C3"/>
    <w:rsid w:val="001E7842"/>
    <w:rsid w:val="001F093F"/>
    <w:rsid w:val="001F1603"/>
    <w:rsid w:val="001F3238"/>
    <w:rsid w:val="001F369D"/>
    <w:rsid w:val="001F459A"/>
    <w:rsid w:val="001F4DD9"/>
    <w:rsid w:val="001F6E14"/>
    <w:rsid w:val="001F6E69"/>
    <w:rsid w:val="001F7503"/>
    <w:rsid w:val="002008CC"/>
    <w:rsid w:val="002009B6"/>
    <w:rsid w:val="00201168"/>
    <w:rsid w:val="00201679"/>
    <w:rsid w:val="00201C8B"/>
    <w:rsid w:val="0020266E"/>
    <w:rsid w:val="00202EC8"/>
    <w:rsid w:val="002042B5"/>
    <w:rsid w:val="00205570"/>
    <w:rsid w:val="00206A1E"/>
    <w:rsid w:val="00211222"/>
    <w:rsid w:val="00211555"/>
    <w:rsid w:val="00212559"/>
    <w:rsid w:val="00212B9D"/>
    <w:rsid w:val="00214D20"/>
    <w:rsid w:val="00216A86"/>
    <w:rsid w:val="002174CA"/>
    <w:rsid w:val="00220609"/>
    <w:rsid w:val="002209CB"/>
    <w:rsid w:val="00224B39"/>
    <w:rsid w:val="002256DE"/>
    <w:rsid w:val="00225E98"/>
    <w:rsid w:val="00226BF0"/>
    <w:rsid w:val="00227A72"/>
    <w:rsid w:val="002315BB"/>
    <w:rsid w:val="00231C17"/>
    <w:rsid w:val="002345B6"/>
    <w:rsid w:val="00234CD2"/>
    <w:rsid w:val="002361A8"/>
    <w:rsid w:val="00236C4C"/>
    <w:rsid w:val="00237CB8"/>
    <w:rsid w:val="00241D06"/>
    <w:rsid w:val="00242296"/>
    <w:rsid w:val="00242C61"/>
    <w:rsid w:val="00244976"/>
    <w:rsid w:val="00244992"/>
    <w:rsid w:val="00245ACC"/>
    <w:rsid w:val="0024639D"/>
    <w:rsid w:val="002521AF"/>
    <w:rsid w:val="00252B03"/>
    <w:rsid w:val="00253298"/>
    <w:rsid w:val="002536F8"/>
    <w:rsid w:val="00253FD7"/>
    <w:rsid w:val="002600F3"/>
    <w:rsid w:val="002602CB"/>
    <w:rsid w:val="00261386"/>
    <w:rsid w:val="00261F31"/>
    <w:rsid w:val="00262087"/>
    <w:rsid w:val="00262B41"/>
    <w:rsid w:val="00262D1A"/>
    <w:rsid w:val="00263153"/>
    <w:rsid w:val="0026326A"/>
    <w:rsid w:val="00263B5B"/>
    <w:rsid w:val="002676DE"/>
    <w:rsid w:val="00267F44"/>
    <w:rsid w:val="00267FA4"/>
    <w:rsid w:val="0027279F"/>
    <w:rsid w:val="0028236D"/>
    <w:rsid w:val="00286F22"/>
    <w:rsid w:val="00290212"/>
    <w:rsid w:val="002905EE"/>
    <w:rsid w:val="002908E0"/>
    <w:rsid w:val="002918BF"/>
    <w:rsid w:val="002920BA"/>
    <w:rsid w:val="0029230B"/>
    <w:rsid w:val="00292CF9"/>
    <w:rsid w:val="00292D30"/>
    <w:rsid w:val="0029304F"/>
    <w:rsid w:val="0029335D"/>
    <w:rsid w:val="002937BE"/>
    <w:rsid w:val="002946A7"/>
    <w:rsid w:val="00296831"/>
    <w:rsid w:val="002972D8"/>
    <w:rsid w:val="0029758C"/>
    <w:rsid w:val="00297F70"/>
    <w:rsid w:val="002A003E"/>
    <w:rsid w:val="002A02A9"/>
    <w:rsid w:val="002A0E25"/>
    <w:rsid w:val="002A1221"/>
    <w:rsid w:val="002A2895"/>
    <w:rsid w:val="002A5268"/>
    <w:rsid w:val="002A5C2D"/>
    <w:rsid w:val="002A71A8"/>
    <w:rsid w:val="002A7D78"/>
    <w:rsid w:val="002B0FE6"/>
    <w:rsid w:val="002B1524"/>
    <w:rsid w:val="002B4B21"/>
    <w:rsid w:val="002B4C82"/>
    <w:rsid w:val="002B5487"/>
    <w:rsid w:val="002B6479"/>
    <w:rsid w:val="002B7A2E"/>
    <w:rsid w:val="002C27E8"/>
    <w:rsid w:val="002C2E60"/>
    <w:rsid w:val="002C3812"/>
    <w:rsid w:val="002C3E0C"/>
    <w:rsid w:val="002C3FC2"/>
    <w:rsid w:val="002C45D4"/>
    <w:rsid w:val="002C487D"/>
    <w:rsid w:val="002C5C82"/>
    <w:rsid w:val="002C5CE2"/>
    <w:rsid w:val="002C70D7"/>
    <w:rsid w:val="002C7E73"/>
    <w:rsid w:val="002D1F4F"/>
    <w:rsid w:val="002D2CB9"/>
    <w:rsid w:val="002D745E"/>
    <w:rsid w:val="002D7FF3"/>
    <w:rsid w:val="002E1651"/>
    <w:rsid w:val="002E1FD3"/>
    <w:rsid w:val="002E2949"/>
    <w:rsid w:val="002E5EA8"/>
    <w:rsid w:val="002E643E"/>
    <w:rsid w:val="002F0FA1"/>
    <w:rsid w:val="002F66CF"/>
    <w:rsid w:val="0030017C"/>
    <w:rsid w:val="003020D6"/>
    <w:rsid w:val="00302542"/>
    <w:rsid w:val="003057F7"/>
    <w:rsid w:val="003063A2"/>
    <w:rsid w:val="0030654E"/>
    <w:rsid w:val="00306894"/>
    <w:rsid w:val="003069E9"/>
    <w:rsid w:val="00310E69"/>
    <w:rsid w:val="003113F9"/>
    <w:rsid w:val="00311B0C"/>
    <w:rsid w:val="00311BF9"/>
    <w:rsid w:val="003124BA"/>
    <w:rsid w:val="003134BA"/>
    <w:rsid w:val="00313DAB"/>
    <w:rsid w:val="00314281"/>
    <w:rsid w:val="00314AAE"/>
    <w:rsid w:val="0031629A"/>
    <w:rsid w:val="00316A98"/>
    <w:rsid w:val="00317467"/>
    <w:rsid w:val="003200E4"/>
    <w:rsid w:val="003203EE"/>
    <w:rsid w:val="0032132A"/>
    <w:rsid w:val="00321B43"/>
    <w:rsid w:val="003229C4"/>
    <w:rsid w:val="003235F6"/>
    <w:rsid w:val="003240B8"/>
    <w:rsid w:val="00325BD7"/>
    <w:rsid w:val="00325E74"/>
    <w:rsid w:val="003266F8"/>
    <w:rsid w:val="0032750F"/>
    <w:rsid w:val="00327F77"/>
    <w:rsid w:val="0033024C"/>
    <w:rsid w:val="00330A19"/>
    <w:rsid w:val="00331BFB"/>
    <w:rsid w:val="00331C49"/>
    <w:rsid w:val="003320D2"/>
    <w:rsid w:val="003321E4"/>
    <w:rsid w:val="00334CB7"/>
    <w:rsid w:val="00335049"/>
    <w:rsid w:val="00335123"/>
    <w:rsid w:val="00335137"/>
    <w:rsid w:val="00336A22"/>
    <w:rsid w:val="00337C95"/>
    <w:rsid w:val="003411D7"/>
    <w:rsid w:val="0034390B"/>
    <w:rsid w:val="00343DA8"/>
    <w:rsid w:val="003442F2"/>
    <w:rsid w:val="00344DDE"/>
    <w:rsid w:val="0034606F"/>
    <w:rsid w:val="00351D05"/>
    <w:rsid w:val="00351FF1"/>
    <w:rsid w:val="00352D03"/>
    <w:rsid w:val="00353284"/>
    <w:rsid w:val="00354DFB"/>
    <w:rsid w:val="003577C3"/>
    <w:rsid w:val="00360DC0"/>
    <w:rsid w:val="00360EE2"/>
    <w:rsid w:val="00361EF8"/>
    <w:rsid w:val="003625E1"/>
    <w:rsid w:val="003629DB"/>
    <w:rsid w:val="00362C68"/>
    <w:rsid w:val="003644BD"/>
    <w:rsid w:val="003660E2"/>
    <w:rsid w:val="00366E75"/>
    <w:rsid w:val="00370315"/>
    <w:rsid w:val="00370591"/>
    <w:rsid w:val="0037250B"/>
    <w:rsid w:val="00373722"/>
    <w:rsid w:val="00373D42"/>
    <w:rsid w:val="00374168"/>
    <w:rsid w:val="00375CEE"/>
    <w:rsid w:val="00376028"/>
    <w:rsid w:val="003765ED"/>
    <w:rsid w:val="003805E2"/>
    <w:rsid w:val="003809C6"/>
    <w:rsid w:val="00382A0F"/>
    <w:rsid w:val="00383228"/>
    <w:rsid w:val="0038525E"/>
    <w:rsid w:val="003852EF"/>
    <w:rsid w:val="003874EE"/>
    <w:rsid w:val="00390E7C"/>
    <w:rsid w:val="003923BD"/>
    <w:rsid w:val="00396392"/>
    <w:rsid w:val="003A0F0A"/>
    <w:rsid w:val="003B0CB6"/>
    <w:rsid w:val="003B1C71"/>
    <w:rsid w:val="003B5017"/>
    <w:rsid w:val="003B554F"/>
    <w:rsid w:val="003C0307"/>
    <w:rsid w:val="003C2E72"/>
    <w:rsid w:val="003C4777"/>
    <w:rsid w:val="003C4C03"/>
    <w:rsid w:val="003C5D59"/>
    <w:rsid w:val="003C6287"/>
    <w:rsid w:val="003C73DF"/>
    <w:rsid w:val="003D2423"/>
    <w:rsid w:val="003D56B6"/>
    <w:rsid w:val="003D6E63"/>
    <w:rsid w:val="003E09FE"/>
    <w:rsid w:val="003E50BE"/>
    <w:rsid w:val="003E6A0C"/>
    <w:rsid w:val="003F05D0"/>
    <w:rsid w:val="003F3144"/>
    <w:rsid w:val="003F4446"/>
    <w:rsid w:val="003F44C5"/>
    <w:rsid w:val="00400F65"/>
    <w:rsid w:val="00401ABA"/>
    <w:rsid w:val="00403B1D"/>
    <w:rsid w:val="0040460A"/>
    <w:rsid w:val="00404F9A"/>
    <w:rsid w:val="00411497"/>
    <w:rsid w:val="0041234F"/>
    <w:rsid w:val="00412EA0"/>
    <w:rsid w:val="00413925"/>
    <w:rsid w:val="004141AF"/>
    <w:rsid w:val="00414805"/>
    <w:rsid w:val="004148D1"/>
    <w:rsid w:val="004156F6"/>
    <w:rsid w:val="00416075"/>
    <w:rsid w:val="004166F9"/>
    <w:rsid w:val="00416B26"/>
    <w:rsid w:val="00416B8E"/>
    <w:rsid w:val="00420153"/>
    <w:rsid w:val="004224AE"/>
    <w:rsid w:val="00423EF3"/>
    <w:rsid w:val="0042443B"/>
    <w:rsid w:val="00425193"/>
    <w:rsid w:val="00426C75"/>
    <w:rsid w:val="00427EBB"/>
    <w:rsid w:val="004325E0"/>
    <w:rsid w:val="0043327F"/>
    <w:rsid w:val="00433794"/>
    <w:rsid w:val="00434DF6"/>
    <w:rsid w:val="004405D1"/>
    <w:rsid w:val="00440D3F"/>
    <w:rsid w:val="0044467D"/>
    <w:rsid w:val="00446992"/>
    <w:rsid w:val="0045345C"/>
    <w:rsid w:val="00453631"/>
    <w:rsid w:val="00454F4E"/>
    <w:rsid w:val="00455B1C"/>
    <w:rsid w:val="00457E6D"/>
    <w:rsid w:val="0046263F"/>
    <w:rsid w:val="004628FA"/>
    <w:rsid w:val="00463828"/>
    <w:rsid w:val="00463D03"/>
    <w:rsid w:val="004648D2"/>
    <w:rsid w:val="004666F6"/>
    <w:rsid w:val="00466FB7"/>
    <w:rsid w:val="004715ED"/>
    <w:rsid w:val="00471A98"/>
    <w:rsid w:val="00471C38"/>
    <w:rsid w:val="0047221A"/>
    <w:rsid w:val="00474E83"/>
    <w:rsid w:val="00475D53"/>
    <w:rsid w:val="00476F0E"/>
    <w:rsid w:val="00477381"/>
    <w:rsid w:val="004806C5"/>
    <w:rsid w:val="00480C5F"/>
    <w:rsid w:val="004813E6"/>
    <w:rsid w:val="0048163E"/>
    <w:rsid w:val="004835FE"/>
    <w:rsid w:val="00486054"/>
    <w:rsid w:val="00486849"/>
    <w:rsid w:val="00486EC4"/>
    <w:rsid w:val="00487AD1"/>
    <w:rsid w:val="00487AF7"/>
    <w:rsid w:val="00487E54"/>
    <w:rsid w:val="004920FD"/>
    <w:rsid w:val="00492A1B"/>
    <w:rsid w:val="00492B7E"/>
    <w:rsid w:val="00493647"/>
    <w:rsid w:val="004943F7"/>
    <w:rsid w:val="00494A48"/>
    <w:rsid w:val="004966E0"/>
    <w:rsid w:val="00496F7E"/>
    <w:rsid w:val="004A15D7"/>
    <w:rsid w:val="004A2541"/>
    <w:rsid w:val="004A2C94"/>
    <w:rsid w:val="004A4285"/>
    <w:rsid w:val="004A7229"/>
    <w:rsid w:val="004B0D04"/>
    <w:rsid w:val="004B318A"/>
    <w:rsid w:val="004B586C"/>
    <w:rsid w:val="004B748A"/>
    <w:rsid w:val="004B7A07"/>
    <w:rsid w:val="004C1A69"/>
    <w:rsid w:val="004C20B3"/>
    <w:rsid w:val="004C2264"/>
    <w:rsid w:val="004C3965"/>
    <w:rsid w:val="004C3FB0"/>
    <w:rsid w:val="004C4C7E"/>
    <w:rsid w:val="004C5D6C"/>
    <w:rsid w:val="004C6E8A"/>
    <w:rsid w:val="004D10B5"/>
    <w:rsid w:val="004D3686"/>
    <w:rsid w:val="004D64A4"/>
    <w:rsid w:val="004D7C73"/>
    <w:rsid w:val="004E0FC9"/>
    <w:rsid w:val="004E1002"/>
    <w:rsid w:val="004E32C7"/>
    <w:rsid w:val="004E3A0C"/>
    <w:rsid w:val="004E3CFD"/>
    <w:rsid w:val="004E4C89"/>
    <w:rsid w:val="004E4DF0"/>
    <w:rsid w:val="004E5A41"/>
    <w:rsid w:val="004F002A"/>
    <w:rsid w:val="004F0C56"/>
    <w:rsid w:val="004F2519"/>
    <w:rsid w:val="004F39FF"/>
    <w:rsid w:val="004F4F17"/>
    <w:rsid w:val="004F71E9"/>
    <w:rsid w:val="00500AFB"/>
    <w:rsid w:val="0050205C"/>
    <w:rsid w:val="00505A28"/>
    <w:rsid w:val="00507F1A"/>
    <w:rsid w:val="005106AD"/>
    <w:rsid w:val="005106D6"/>
    <w:rsid w:val="00511ED2"/>
    <w:rsid w:val="00511F97"/>
    <w:rsid w:val="00512858"/>
    <w:rsid w:val="00512CF4"/>
    <w:rsid w:val="00513431"/>
    <w:rsid w:val="00513A9E"/>
    <w:rsid w:val="00514A0A"/>
    <w:rsid w:val="005156D5"/>
    <w:rsid w:val="005159EC"/>
    <w:rsid w:val="00516467"/>
    <w:rsid w:val="00517572"/>
    <w:rsid w:val="00521BCB"/>
    <w:rsid w:val="005221ED"/>
    <w:rsid w:val="00522A5C"/>
    <w:rsid w:val="0052306A"/>
    <w:rsid w:val="0052308E"/>
    <w:rsid w:val="00524E25"/>
    <w:rsid w:val="00526D30"/>
    <w:rsid w:val="0052710E"/>
    <w:rsid w:val="00530CC4"/>
    <w:rsid w:val="00533219"/>
    <w:rsid w:val="00533917"/>
    <w:rsid w:val="005379A6"/>
    <w:rsid w:val="00537C22"/>
    <w:rsid w:val="0054108D"/>
    <w:rsid w:val="00542255"/>
    <w:rsid w:val="005428B6"/>
    <w:rsid w:val="00545C8B"/>
    <w:rsid w:val="0054672D"/>
    <w:rsid w:val="005531B7"/>
    <w:rsid w:val="0055358C"/>
    <w:rsid w:val="00557900"/>
    <w:rsid w:val="0056196C"/>
    <w:rsid w:val="005633EE"/>
    <w:rsid w:val="00563CAB"/>
    <w:rsid w:val="005705DA"/>
    <w:rsid w:val="005712F3"/>
    <w:rsid w:val="00571E4A"/>
    <w:rsid w:val="00572388"/>
    <w:rsid w:val="00573A18"/>
    <w:rsid w:val="00574348"/>
    <w:rsid w:val="00574E1C"/>
    <w:rsid w:val="0057523D"/>
    <w:rsid w:val="00576269"/>
    <w:rsid w:val="00580B9C"/>
    <w:rsid w:val="0058121F"/>
    <w:rsid w:val="0058328F"/>
    <w:rsid w:val="0058488E"/>
    <w:rsid w:val="00587D54"/>
    <w:rsid w:val="00587EBB"/>
    <w:rsid w:val="005915FA"/>
    <w:rsid w:val="00591D19"/>
    <w:rsid w:val="00592E5A"/>
    <w:rsid w:val="00597452"/>
    <w:rsid w:val="00597987"/>
    <w:rsid w:val="00597B50"/>
    <w:rsid w:val="005A07A4"/>
    <w:rsid w:val="005A1253"/>
    <w:rsid w:val="005A21E4"/>
    <w:rsid w:val="005A2833"/>
    <w:rsid w:val="005A4297"/>
    <w:rsid w:val="005A49A0"/>
    <w:rsid w:val="005A60E9"/>
    <w:rsid w:val="005A6A01"/>
    <w:rsid w:val="005A6DB6"/>
    <w:rsid w:val="005A6EF0"/>
    <w:rsid w:val="005B1492"/>
    <w:rsid w:val="005B1B1E"/>
    <w:rsid w:val="005B2077"/>
    <w:rsid w:val="005B21B5"/>
    <w:rsid w:val="005B4CA6"/>
    <w:rsid w:val="005B5BEE"/>
    <w:rsid w:val="005B6569"/>
    <w:rsid w:val="005B6D86"/>
    <w:rsid w:val="005B6E9B"/>
    <w:rsid w:val="005B7138"/>
    <w:rsid w:val="005B7D67"/>
    <w:rsid w:val="005C0A79"/>
    <w:rsid w:val="005C0B41"/>
    <w:rsid w:val="005C189E"/>
    <w:rsid w:val="005C2D3E"/>
    <w:rsid w:val="005C3487"/>
    <w:rsid w:val="005C449B"/>
    <w:rsid w:val="005C4BC1"/>
    <w:rsid w:val="005D0B23"/>
    <w:rsid w:val="005D1905"/>
    <w:rsid w:val="005D2987"/>
    <w:rsid w:val="005D3B61"/>
    <w:rsid w:val="005D3C09"/>
    <w:rsid w:val="005D4A68"/>
    <w:rsid w:val="005D4D54"/>
    <w:rsid w:val="005D5112"/>
    <w:rsid w:val="005E029A"/>
    <w:rsid w:val="005E08D1"/>
    <w:rsid w:val="005E09DA"/>
    <w:rsid w:val="005E2470"/>
    <w:rsid w:val="005E24BE"/>
    <w:rsid w:val="005E27F1"/>
    <w:rsid w:val="005E4DE2"/>
    <w:rsid w:val="005E54EB"/>
    <w:rsid w:val="005E69B5"/>
    <w:rsid w:val="005F1378"/>
    <w:rsid w:val="005F1A25"/>
    <w:rsid w:val="005F2985"/>
    <w:rsid w:val="005F57D7"/>
    <w:rsid w:val="005F6256"/>
    <w:rsid w:val="005F64B4"/>
    <w:rsid w:val="005F6B6A"/>
    <w:rsid w:val="005F78C0"/>
    <w:rsid w:val="006048CB"/>
    <w:rsid w:val="00606D92"/>
    <w:rsid w:val="00610055"/>
    <w:rsid w:val="006101D0"/>
    <w:rsid w:val="0061051A"/>
    <w:rsid w:val="0061063B"/>
    <w:rsid w:val="00611805"/>
    <w:rsid w:val="00612B07"/>
    <w:rsid w:val="00613427"/>
    <w:rsid w:val="006136D8"/>
    <w:rsid w:val="00614C40"/>
    <w:rsid w:val="0061533F"/>
    <w:rsid w:val="00616476"/>
    <w:rsid w:val="00616E23"/>
    <w:rsid w:val="00622358"/>
    <w:rsid w:val="00625EE3"/>
    <w:rsid w:val="00627E4A"/>
    <w:rsid w:val="00631223"/>
    <w:rsid w:val="00631B84"/>
    <w:rsid w:val="00631F58"/>
    <w:rsid w:val="00632DF9"/>
    <w:rsid w:val="00635571"/>
    <w:rsid w:val="006355AF"/>
    <w:rsid w:val="00635ABA"/>
    <w:rsid w:val="00636B2D"/>
    <w:rsid w:val="006374EC"/>
    <w:rsid w:val="006401BA"/>
    <w:rsid w:val="00642463"/>
    <w:rsid w:val="006451AE"/>
    <w:rsid w:val="00645247"/>
    <w:rsid w:val="00651E43"/>
    <w:rsid w:val="006522ED"/>
    <w:rsid w:val="00652334"/>
    <w:rsid w:val="0065478D"/>
    <w:rsid w:val="00654816"/>
    <w:rsid w:val="006548F1"/>
    <w:rsid w:val="00654FCD"/>
    <w:rsid w:val="00655D66"/>
    <w:rsid w:val="00656AA1"/>
    <w:rsid w:val="00657655"/>
    <w:rsid w:val="00657EF8"/>
    <w:rsid w:val="00666790"/>
    <w:rsid w:val="006709C3"/>
    <w:rsid w:val="00671D9B"/>
    <w:rsid w:val="00671DF0"/>
    <w:rsid w:val="00675C47"/>
    <w:rsid w:val="0067670C"/>
    <w:rsid w:val="00676BEC"/>
    <w:rsid w:val="006809E8"/>
    <w:rsid w:val="00681BAA"/>
    <w:rsid w:val="00682013"/>
    <w:rsid w:val="0068305A"/>
    <w:rsid w:val="00685145"/>
    <w:rsid w:val="006873E8"/>
    <w:rsid w:val="006878EF"/>
    <w:rsid w:val="00687CE7"/>
    <w:rsid w:val="006901C7"/>
    <w:rsid w:val="00690460"/>
    <w:rsid w:val="006918E4"/>
    <w:rsid w:val="00692233"/>
    <w:rsid w:val="006927F4"/>
    <w:rsid w:val="00693809"/>
    <w:rsid w:val="00693AF8"/>
    <w:rsid w:val="00694007"/>
    <w:rsid w:val="006940E2"/>
    <w:rsid w:val="006972B2"/>
    <w:rsid w:val="00697583"/>
    <w:rsid w:val="006977B3"/>
    <w:rsid w:val="006A06B8"/>
    <w:rsid w:val="006A2408"/>
    <w:rsid w:val="006A24A5"/>
    <w:rsid w:val="006A2654"/>
    <w:rsid w:val="006A2721"/>
    <w:rsid w:val="006A2E3F"/>
    <w:rsid w:val="006A5E59"/>
    <w:rsid w:val="006B0A51"/>
    <w:rsid w:val="006B218F"/>
    <w:rsid w:val="006B3870"/>
    <w:rsid w:val="006B4638"/>
    <w:rsid w:val="006B69D8"/>
    <w:rsid w:val="006B7069"/>
    <w:rsid w:val="006B70CB"/>
    <w:rsid w:val="006B7F91"/>
    <w:rsid w:val="006C1779"/>
    <w:rsid w:val="006C1943"/>
    <w:rsid w:val="006C204D"/>
    <w:rsid w:val="006C2CA7"/>
    <w:rsid w:val="006C592D"/>
    <w:rsid w:val="006D03D6"/>
    <w:rsid w:val="006D13D4"/>
    <w:rsid w:val="006D2191"/>
    <w:rsid w:val="006D2F6C"/>
    <w:rsid w:val="006D402A"/>
    <w:rsid w:val="006D4FEF"/>
    <w:rsid w:val="006D556A"/>
    <w:rsid w:val="006D61E1"/>
    <w:rsid w:val="006D63A0"/>
    <w:rsid w:val="006D64FA"/>
    <w:rsid w:val="006D7626"/>
    <w:rsid w:val="006E0951"/>
    <w:rsid w:val="006E229B"/>
    <w:rsid w:val="006E2635"/>
    <w:rsid w:val="006E31B2"/>
    <w:rsid w:val="006E3781"/>
    <w:rsid w:val="006E6C5C"/>
    <w:rsid w:val="006E7B85"/>
    <w:rsid w:val="006E7E87"/>
    <w:rsid w:val="006F0D4C"/>
    <w:rsid w:val="006F18FE"/>
    <w:rsid w:val="006F1913"/>
    <w:rsid w:val="006F28E1"/>
    <w:rsid w:val="006F3501"/>
    <w:rsid w:val="006F3881"/>
    <w:rsid w:val="006F45CA"/>
    <w:rsid w:val="006F46BA"/>
    <w:rsid w:val="006F4855"/>
    <w:rsid w:val="006F6382"/>
    <w:rsid w:val="007034EB"/>
    <w:rsid w:val="00705999"/>
    <w:rsid w:val="00706573"/>
    <w:rsid w:val="00707F04"/>
    <w:rsid w:val="00710081"/>
    <w:rsid w:val="007126C6"/>
    <w:rsid w:val="00714CB4"/>
    <w:rsid w:val="00715299"/>
    <w:rsid w:val="00720567"/>
    <w:rsid w:val="0072109A"/>
    <w:rsid w:val="007215F6"/>
    <w:rsid w:val="00721E1B"/>
    <w:rsid w:val="00724EF0"/>
    <w:rsid w:val="007256C8"/>
    <w:rsid w:val="00725BC8"/>
    <w:rsid w:val="00726050"/>
    <w:rsid w:val="007272C1"/>
    <w:rsid w:val="0073141A"/>
    <w:rsid w:val="007314D4"/>
    <w:rsid w:val="00735435"/>
    <w:rsid w:val="00735709"/>
    <w:rsid w:val="007371DB"/>
    <w:rsid w:val="00737233"/>
    <w:rsid w:val="00737428"/>
    <w:rsid w:val="00740471"/>
    <w:rsid w:val="00743B82"/>
    <w:rsid w:val="00744E4B"/>
    <w:rsid w:val="00746A20"/>
    <w:rsid w:val="007478AC"/>
    <w:rsid w:val="00750D67"/>
    <w:rsid w:val="0075171C"/>
    <w:rsid w:val="007522AD"/>
    <w:rsid w:val="0075364A"/>
    <w:rsid w:val="00754962"/>
    <w:rsid w:val="00754CE3"/>
    <w:rsid w:val="007561F2"/>
    <w:rsid w:val="007602C0"/>
    <w:rsid w:val="00761C1B"/>
    <w:rsid w:val="007634C6"/>
    <w:rsid w:val="007643C1"/>
    <w:rsid w:val="0076562E"/>
    <w:rsid w:val="00765779"/>
    <w:rsid w:val="0077087C"/>
    <w:rsid w:val="00772782"/>
    <w:rsid w:val="00772B59"/>
    <w:rsid w:val="00774003"/>
    <w:rsid w:val="00774666"/>
    <w:rsid w:val="00775D2B"/>
    <w:rsid w:val="00775DBC"/>
    <w:rsid w:val="00777B82"/>
    <w:rsid w:val="0078136E"/>
    <w:rsid w:val="0078471D"/>
    <w:rsid w:val="007877E2"/>
    <w:rsid w:val="007905A3"/>
    <w:rsid w:val="007909EA"/>
    <w:rsid w:val="00790DBD"/>
    <w:rsid w:val="00791745"/>
    <w:rsid w:val="00791BC1"/>
    <w:rsid w:val="00794753"/>
    <w:rsid w:val="007957B9"/>
    <w:rsid w:val="00795988"/>
    <w:rsid w:val="007A173A"/>
    <w:rsid w:val="007A26BB"/>
    <w:rsid w:val="007A29E5"/>
    <w:rsid w:val="007A7C36"/>
    <w:rsid w:val="007A7E35"/>
    <w:rsid w:val="007B078C"/>
    <w:rsid w:val="007B1D71"/>
    <w:rsid w:val="007B2A63"/>
    <w:rsid w:val="007B3F0C"/>
    <w:rsid w:val="007B4CE1"/>
    <w:rsid w:val="007B7A5B"/>
    <w:rsid w:val="007B7B11"/>
    <w:rsid w:val="007C18CD"/>
    <w:rsid w:val="007C201A"/>
    <w:rsid w:val="007C21D5"/>
    <w:rsid w:val="007C2963"/>
    <w:rsid w:val="007C3475"/>
    <w:rsid w:val="007C3F7D"/>
    <w:rsid w:val="007C46E3"/>
    <w:rsid w:val="007D0DAD"/>
    <w:rsid w:val="007D3B0E"/>
    <w:rsid w:val="007D3BB4"/>
    <w:rsid w:val="007E18D8"/>
    <w:rsid w:val="007E1936"/>
    <w:rsid w:val="007E1E5A"/>
    <w:rsid w:val="007E2A40"/>
    <w:rsid w:val="007E56E4"/>
    <w:rsid w:val="007F1C82"/>
    <w:rsid w:val="007F1F2A"/>
    <w:rsid w:val="007F271B"/>
    <w:rsid w:val="007F2FC9"/>
    <w:rsid w:val="007F3E4B"/>
    <w:rsid w:val="007F4B7C"/>
    <w:rsid w:val="007F7613"/>
    <w:rsid w:val="008005CF"/>
    <w:rsid w:val="00800A05"/>
    <w:rsid w:val="008010B2"/>
    <w:rsid w:val="00802DC6"/>
    <w:rsid w:val="00802F1D"/>
    <w:rsid w:val="00803360"/>
    <w:rsid w:val="00805EE0"/>
    <w:rsid w:val="008077B7"/>
    <w:rsid w:val="00807C9D"/>
    <w:rsid w:val="00810663"/>
    <w:rsid w:val="00813729"/>
    <w:rsid w:val="008167F0"/>
    <w:rsid w:val="00816F4E"/>
    <w:rsid w:val="00817B6D"/>
    <w:rsid w:val="00817DFF"/>
    <w:rsid w:val="00821CA5"/>
    <w:rsid w:val="00825CFC"/>
    <w:rsid w:val="00826190"/>
    <w:rsid w:val="0082680F"/>
    <w:rsid w:val="00826CE5"/>
    <w:rsid w:val="00831797"/>
    <w:rsid w:val="00831E9B"/>
    <w:rsid w:val="00834E29"/>
    <w:rsid w:val="0083508C"/>
    <w:rsid w:val="008363D7"/>
    <w:rsid w:val="008372C5"/>
    <w:rsid w:val="0084111F"/>
    <w:rsid w:val="00841679"/>
    <w:rsid w:val="00843F43"/>
    <w:rsid w:val="0084778E"/>
    <w:rsid w:val="008506B5"/>
    <w:rsid w:val="0085103B"/>
    <w:rsid w:val="008520F6"/>
    <w:rsid w:val="0085235D"/>
    <w:rsid w:val="008532AF"/>
    <w:rsid w:val="00854285"/>
    <w:rsid w:val="00854A49"/>
    <w:rsid w:val="00854E10"/>
    <w:rsid w:val="00855EC3"/>
    <w:rsid w:val="008561A0"/>
    <w:rsid w:val="00857D9A"/>
    <w:rsid w:val="008614A5"/>
    <w:rsid w:val="00861997"/>
    <w:rsid w:val="00861FB5"/>
    <w:rsid w:val="008625D4"/>
    <w:rsid w:val="0086264E"/>
    <w:rsid w:val="0086270C"/>
    <w:rsid w:val="008640B4"/>
    <w:rsid w:val="00865558"/>
    <w:rsid w:val="00866B02"/>
    <w:rsid w:val="00866B64"/>
    <w:rsid w:val="00866B88"/>
    <w:rsid w:val="00870BEE"/>
    <w:rsid w:val="00871C91"/>
    <w:rsid w:val="0087237E"/>
    <w:rsid w:val="00874E66"/>
    <w:rsid w:val="008771EC"/>
    <w:rsid w:val="0087748E"/>
    <w:rsid w:val="008779F2"/>
    <w:rsid w:val="00880855"/>
    <w:rsid w:val="00881329"/>
    <w:rsid w:val="00881630"/>
    <w:rsid w:val="00881FF1"/>
    <w:rsid w:val="00883656"/>
    <w:rsid w:val="00884526"/>
    <w:rsid w:val="008861C1"/>
    <w:rsid w:val="00887659"/>
    <w:rsid w:val="00890BBC"/>
    <w:rsid w:val="0089315F"/>
    <w:rsid w:val="00893622"/>
    <w:rsid w:val="00893744"/>
    <w:rsid w:val="0089386C"/>
    <w:rsid w:val="008A0942"/>
    <w:rsid w:val="008A23F6"/>
    <w:rsid w:val="008A3E83"/>
    <w:rsid w:val="008A56BE"/>
    <w:rsid w:val="008A7854"/>
    <w:rsid w:val="008B19A1"/>
    <w:rsid w:val="008B2C23"/>
    <w:rsid w:val="008B3085"/>
    <w:rsid w:val="008B366C"/>
    <w:rsid w:val="008B3F0F"/>
    <w:rsid w:val="008B4850"/>
    <w:rsid w:val="008B6B55"/>
    <w:rsid w:val="008B7464"/>
    <w:rsid w:val="008B7782"/>
    <w:rsid w:val="008B794A"/>
    <w:rsid w:val="008C0058"/>
    <w:rsid w:val="008C019C"/>
    <w:rsid w:val="008C0F5A"/>
    <w:rsid w:val="008C10B7"/>
    <w:rsid w:val="008D06A6"/>
    <w:rsid w:val="008D0C4D"/>
    <w:rsid w:val="008D1553"/>
    <w:rsid w:val="008D3FF5"/>
    <w:rsid w:val="008D61F4"/>
    <w:rsid w:val="008D697B"/>
    <w:rsid w:val="008D7FB7"/>
    <w:rsid w:val="008E454A"/>
    <w:rsid w:val="008E5991"/>
    <w:rsid w:val="008E628E"/>
    <w:rsid w:val="008E6C97"/>
    <w:rsid w:val="008E7413"/>
    <w:rsid w:val="008F6008"/>
    <w:rsid w:val="008F7316"/>
    <w:rsid w:val="008F7B81"/>
    <w:rsid w:val="009000A4"/>
    <w:rsid w:val="00902683"/>
    <w:rsid w:val="00902D46"/>
    <w:rsid w:val="009030F5"/>
    <w:rsid w:val="00903ADE"/>
    <w:rsid w:val="00905F0D"/>
    <w:rsid w:val="009073FD"/>
    <w:rsid w:val="00907BE0"/>
    <w:rsid w:val="00910950"/>
    <w:rsid w:val="00911F0D"/>
    <w:rsid w:val="00912A51"/>
    <w:rsid w:val="00915953"/>
    <w:rsid w:val="00915C9C"/>
    <w:rsid w:val="00915D58"/>
    <w:rsid w:val="00921BF8"/>
    <w:rsid w:val="00922A95"/>
    <w:rsid w:val="00922BC7"/>
    <w:rsid w:val="00924448"/>
    <w:rsid w:val="00924C3D"/>
    <w:rsid w:val="00926790"/>
    <w:rsid w:val="00927DAA"/>
    <w:rsid w:val="0093053E"/>
    <w:rsid w:val="00931468"/>
    <w:rsid w:val="009315A9"/>
    <w:rsid w:val="00931D8C"/>
    <w:rsid w:val="009325D9"/>
    <w:rsid w:val="00934F34"/>
    <w:rsid w:val="00936E8D"/>
    <w:rsid w:val="00936F75"/>
    <w:rsid w:val="009370D5"/>
    <w:rsid w:val="009379A8"/>
    <w:rsid w:val="0094030D"/>
    <w:rsid w:val="00940326"/>
    <w:rsid w:val="00941F72"/>
    <w:rsid w:val="009433C4"/>
    <w:rsid w:val="00943A64"/>
    <w:rsid w:val="00943B85"/>
    <w:rsid w:val="009445FE"/>
    <w:rsid w:val="00946382"/>
    <w:rsid w:val="009465E9"/>
    <w:rsid w:val="0095166D"/>
    <w:rsid w:val="00952B10"/>
    <w:rsid w:val="0095641C"/>
    <w:rsid w:val="00956C35"/>
    <w:rsid w:val="0096051A"/>
    <w:rsid w:val="009605F3"/>
    <w:rsid w:val="009609F4"/>
    <w:rsid w:val="0096102A"/>
    <w:rsid w:val="00963749"/>
    <w:rsid w:val="00967409"/>
    <w:rsid w:val="00970721"/>
    <w:rsid w:val="0097136D"/>
    <w:rsid w:val="00971409"/>
    <w:rsid w:val="009717A4"/>
    <w:rsid w:val="00972260"/>
    <w:rsid w:val="009725DA"/>
    <w:rsid w:val="00972A2F"/>
    <w:rsid w:val="0097329B"/>
    <w:rsid w:val="00973711"/>
    <w:rsid w:val="00974537"/>
    <w:rsid w:val="00975C3F"/>
    <w:rsid w:val="00975DAB"/>
    <w:rsid w:val="00977406"/>
    <w:rsid w:val="009806E1"/>
    <w:rsid w:val="00983A0C"/>
    <w:rsid w:val="00984DB3"/>
    <w:rsid w:val="00985A7A"/>
    <w:rsid w:val="0098638C"/>
    <w:rsid w:val="00986F5C"/>
    <w:rsid w:val="00987B5A"/>
    <w:rsid w:val="00990D74"/>
    <w:rsid w:val="00994A71"/>
    <w:rsid w:val="009951F4"/>
    <w:rsid w:val="009974CD"/>
    <w:rsid w:val="00997C67"/>
    <w:rsid w:val="009A0977"/>
    <w:rsid w:val="009A0C9B"/>
    <w:rsid w:val="009A28EC"/>
    <w:rsid w:val="009A40AA"/>
    <w:rsid w:val="009A56FB"/>
    <w:rsid w:val="009A5951"/>
    <w:rsid w:val="009A64F4"/>
    <w:rsid w:val="009A65CD"/>
    <w:rsid w:val="009A74BC"/>
    <w:rsid w:val="009B0415"/>
    <w:rsid w:val="009B0796"/>
    <w:rsid w:val="009B23BF"/>
    <w:rsid w:val="009B2AE9"/>
    <w:rsid w:val="009B493D"/>
    <w:rsid w:val="009B5433"/>
    <w:rsid w:val="009B592D"/>
    <w:rsid w:val="009B5FC6"/>
    <w:rsid w:val="009B603B"/>
    <w:rsid w:val="009B6057"/>
    <w:rsid w:val="009B7072"/>
    <w:rsid w:val="009B71ED"/>
    <w:rsid w:val="009B7406"/>
    <w:rsid w:val="009B740A"/>
    <w:rsid w:val="009C23A8"/>
    <w:rsid w:val="009C3181"/>
    <w:rsid w:val="009C3CF2"/>
    <w:rsid w:val="009C499D"/>
    <w:rsid w:val="009C4E47"/>
    <w:rsid w:val="009C55FF"/>
    <w:rsid w:val="009D42BC"/>
    <w:rsid w:val="009D4F56"/>
    <w:rsid w:val="009D54D1"/>
    <w:rsid w:val="009E09E1"/>
    <w:rsid w:val="009E0D3A"/>
    <w:rsid w:val="009E2C87"/>
    <w:rsid w:val="009E40D4"/>
    <w:rsid w:val="009E5BE7"/>
    <w:rsid w:val="009E6724"/>
    <w:rsid w:val="009E7907"/>
    <w:rsid w:val="009F0D9E"/>
    <w:rsid w:val="009F0EE9"/>
    <w:rsid w:val="009F37B1"/>
    <w:rsid w:val="009F3E96"/>
    <w:rsid w:val="009F5074"/>
    <w:rsid w:val="009F57A3"/>
    <w:rsid w:val="009F5A97"/>
    <w:rsid w:val="009F6A32"/>
    <w:rsid w:val="00A00A33"/>
    <w:rsid w:val="00A01606"/>
    <w:rsid w:val="00A01617"/>
    <w:rsid w:val="00A01A0B"/>
    <w:rsid w:val="00A031E4"/>
    <w:rsid w:val="00A04429"/>
    <w:rsid w:val="00A04B84"/>
    <w:rsid w:val="00A0507D"/>
    <w:rsid w:val="00A05159"/>
    <w:rsid w:val="00A100ED"/>
    <w:rsid w:val="00A1138B"/>
    <w:rsid w:val="00A11B83"/>
    <w:rsid w:val="00A126CD"/>
    <w:rsid w:val="00A1368B"/>
    <w:rsid w:val="00A13903"/>
    <w:rsid w:val="00A143CC"/>
    <w:rsid w:val="00A1566B"/>
    <w:rsid w:val="00A16D2B"/>
    <w:rsid w:val="00A171B8"/>
    <w:rsid w:val="00A17B8C"/>
    <w:rsid w:val="00A21D0C"/>
    <w:rsid w:val="00A2259A"/>
    <w:rsid w:val="00A22D5B"/>
    <w:rsid w:val="00A230C6"/>
    <w:rsid w:val="00A23415"/>
    <w:rsid w:val="00A24375"/>
    <w:rsid w:val="00A254E5"/>
    <w:rsid w:val="00A25969"/>
    <w:rsid w:val="00A26A66"/>
    <w:rsid w:val="00A26A86"/>
    <w:rsid w:val="00A276A4"/>
    <w:rsid w:val="00A3146A"/>
    <w:rsid w:val="00A32189"/>
    <w:rsid w:val="00A324DF"/>
    <w:rsid w:val="00A3332F"/>
    <w:rsid w:val="00A33420"/>
    <w:rsid w:val="00A342C5"/>
    <w:rsid w:val="00A34937"/>
    <w:rsid w:val="00A35D16"/>
    <w:rsid w:val="00A368DE"/>
    <w:rsid w:val="00A401D7"/>
    <w:rsid w:val="00A40A29"/>
    <w:rsid w:val="00A418CD"/>
    <w:rsid w:val="00A41AE4"/>
    <w:rsid w:val="00A41BDE"/>
    <w:rsid w:val="00A43375"/>
    <w:rsid w:val="00A50908"/>
    <w:rsid w:val="00A53988"/>
    <w:rsid w:val="00A5685E"/>
    <w:rsid w:val="00A56D7F"/>
    <w:rsid w:val="00A57146"/>
    <w:rsid w:val="00A57305"/>
    <w:rsid w:val="00A57A8A"/>
    <w:rsid w:val="00A60EC0"/>
    <w:rsid w:val="00A61973"/>
    <w:rsid w:val="00A61B26"/>
    <w:rsid w:val="00A6372D"/>
    <w:rsid w:val="00A6404B"/>
    <w:rsid w:val="00A65FE6"/>
    <w:rsid w:val="00A6711A"/>
    <w:rsid w:val="00A70253"/>
    <w:rsid w:val="00A70E5B"/>
    <w:rsid w:val="00A70F60"/>
    <w:rsid w:val="00A714BF"/>
    <w:rsid w:val="00A71F28"/>
    <w:rsid w:val="00A76567"/>
    <w:rsid w:val="00A7667A"/>
    <w:rsid w:val="00A80530"/>
    <w:rsid w:val="00A806B6"/>
    <w:rsid w:val="00A80CAE"/>
    <w:rsid w:val="00A810CA"/>
    <w:rsid w:val="00A81D1D"/>
    <w:rsid w:val="00A820D1"/>
    <w:rsid w:val="00A8418E"/>
    <w:rsid w:val="00A84B21"/>
    <w:rsid w:val="00A87E70"/>
    <w:rsid w:val="00A90391"/>
    <w:rsid w:val="00A91BF0"/>
    <w:rsid w:val="00A976CF"/>
    <w:rsid w:val="00A97B06"/>
    <w:rsid w:val="00AA110F"/>
    <w:rsid w:val="00AA34B9"/>
    <w:rsid w:val="00AA3E46"/>
    <w:rsid w:val="00AA40BC"/>
    <w:rsid w:val="00AA4469"/>
    <w:rsid w:val="00AB21FD"/>
    <w:rsid w:val="00AB29F8"/>
    <w:rsid w:val="00AB4ABC"/>
    <w:rsid w:val="00AB4FE5"/>
    <w:rsid w:val="00AB6BE9"/>
    <w:rsid w:val="00AC02F4"/>
    <w:rsid w:val="00AC0896"/>
    <w:rsid w:val="00AC2303"/>
    <w:rsid w:val="00AC23FE"/>
    <w:rsid w:val="00AC53CA"/>
    <w:rsid w:val="00AC5D82"/>
    <w:rsid w:val="00AD0432"/>
    <w:rsid w:val="00AD224D"/>
    <w:rsid w:val="00AD30AC"/>
    <w:rsid w:val="00AD3A67"/>
    <w:rsid w:val="00AD5050"/>
    <w:rsid w:val="00AD5E25"/>
    <w:rsid w:val="00AE1557"/>
    <w:rsid w:val="00AE1855"/>
    <w:rsid w:val="00AE6D00"/>
    <w:rsid w:val="00AE77BA"/>
    <w:rsid w:val="00AF02C4"/>
    <w:rsid w:val="00AF1AC5"/>
    <w:rsid w:val="00AF21BB"/>
    <w:rsid w:val="00AF3EAE"/>
    <w:rsid w:val="00AF41C4"/>
    <w:rsid w:val="00AF57E8"/>
    <w:rsid w:val="00AF5A85"/>
    <w:rsid w:val="00AF609C"/>
    <w:rsid w:val="00AF66E3"/>
    <w:rsid w:val="00AF6C60"/>
    <w:rsid w:val="00AF6DF3"/>
    <w:rsid w:val="00AF7D95"/>
    <w:rsid w:val="00B01062"/>
    <w:rsid w:val="00B01B0F"/>
    <w:rsid w:val="00B03E4D"/>
    <w:rsid w:val="00B0598C"/>
    <w:rsid w:val="00B06055"/>
    <w:rsid w:val="00B1143C"/>
    <w:rsid w:val="00B114C7"/>
    <w:rsid w:val="00B129A6"/>
    <w:rsid w:val="00B12AF5"/>
    <w:rsid w:val="00B1375B"/>
    <w:rsid w:val="00B141BA"/>
    <w:rsid w:val="00B15EC2"/>
    <w:rsid w:val="00B16E69"/>
    <w:rsid w:val="00B171FF"/>
    <w:rsid w:val="00B17732"/>
    <w:rsid w:val="00B20022"/>
    <w:rsid w:val="00B20207"/>
    <w:rsid w:val="00B20F91"/>
    <w:rsid w:val="00B21D22"/>
    <w:rsid w:val="00B241B2"/>
    <w:rsid w:val="00B246DF"/>
    <w:rsid w:val="00B24CF5"/>
    <w:rsid w:val="00B276D0"/>
    <w:rsid w:val="00B32E30"/>
    <w:rsid w:val="00B33268"/>
    <w:rsid w:val="00B3699F"/>
    <w:rsid w:val="00B407EE"/>
    <w:rsid w:val="00B40E8C"/>
    <w:rsid w:val="00B4221C"/>
    <w:rsid w:val="00B42B5C"/>
    <w:rsid w:val="00B45D1A"/>
    <w:rsid w:val="00B4660E"/>
    <w:rsid w:val="00B50A5C"/>
    <w:rsid w:val="00B51BDC"/>
    <w:rsid w:val="00B52542"/>
    <w:rsid w:val="00B5296F"/>
    <w:rsid w:val="00B536FF"/>
    <w:rsid w:val="00B5623A"/>
    <w:rsid w:val="00B62FAB"/>
    <w:rsid w:val="00B634BD"/>
    <w:rsid w:val="00B64C66"/>
    <w:rsid w:val="00B65180"/>
    <w:rsid w:val="00B65918"/>
    <w:rsid w:val="00B65D32"/>
    <w:rsid w:val="00B663F9"/>
    <w:rsid w:val="00B673BD"/>
    <w:rsid w:val="00B67462"/>
    <w:rsid w:val="00B67765"/>
    <w:rsid w:val="00B70A40"/>
    <w:rsid w:val="00B7120C"/>
    <w:rsid w:val="00B7122A"/>
    <w:rsid w:val="00B71C48"/>
    <w:rsid w:val="00B7268E"/>
    <w:rsid w:val="00B72739"/>
    <w:rsid w:val="00B759A7"/>
    <w:rsid w:val="00B76748"/>
    <w:rsid w:val="00B77882"/>
    <w:rsid w:val="00B80DBE"/>
    <w:rsid w:val="00B905CC"/>
    <w:rsid w:val="00B90F93"/>
    <w:rsid w:val="00B91595"/>
    <w:rsid w:val="00B921AA"/>
    <w:rsid w:val="00B923A6"/>
    <w:rsid w:val="00B935DB"/>
    <w:rsid w:val="00B94272"/>
    <w:rsid w:val="00B94DD4"/>
    <w:rsid w:val="00B95643"/>
    <w:rsid w:val="00B96C58"/>
    <w:rsid w:val="00BA0718"/>
    <w:rsid w:val="00BA0756"/>
    <w:rsid w:val="00BA0B23"/>
    <w:rsid w:val="00BA0F24"/>
    <w:rsid w:val="00BA1485"/>
    <w:rsid w:val="00BA4152"/>
    <w:rsid w:val="00BA6898"/>
    <w:rsid w:val="00BA6BDD"/>
    <w:rsid w:val="00BB1BDF"/>
    <w:rsid w:val="00BB2C5E"/>
    <w:rsid w:val="00BB337B"/>
    <w:rsid w:val="00BB35CD"/>
    <w:rsid w:val="00BB3677"/>
    <w:rsid w:val="00BB4FC1"/>
    <w:rsid w:val="00BB58D8"/>
    <w:rsid w:val="00BB6283"/>
    <w:rsid w:val="00BB7020"/>
    <w:rsid w:val="00BB73DC"/>
    <w:rsid w:val="00BC03E3"/>
    <w:rsid w:val="00BC04F8"/>
    <w:rsid w:val="00BC052E"/>
    <w:rsid w:val="00BC1FC6"/>
    <w:rsid w:val="00BC3697"/>
    <w:rsid w:val="00BC39C7"/>
    <w:rsid w:val="00BC5068"/>
    <w:rsid w:val="00BC6275"/>
    <w:rsid w:val="00BC6E72"/>
    <w:rsid w:val="00BC7947"/>
    <w:rsid w:val="00BD47CC"/>
    <w:rsid w:val="00BD4EA9"/>
    <w:rsid w:val="00BD591B"/>
    <w:rsid w:val="00BD623C"/>
    <w:rsid w:val="00BD63BB"/>
    <w:rsid w:val="00BE25C1"/>
    <w:rsid w:val="00BE272A"/>
    <w:rsid w:val="00BE2C12"/>
    <w:rsid w:val="00BE3886"/>
    <w:rsid w:val="00BE3EE3"/>
    <w:rsid w:val="00BE516D"/>
    <w:rsid w:val="00BE7569"/>
    <w:rsid w:val="00BE75B6"/>
    <w:rsid w:val="00BE787D"/>
    <w:rsid w:val="00BE78CA"/>
    <w:rsid w:val="00BE7B9D"/>
    <w:rsid w:val="00BF2A84"/>
    <w:rsid w:val="00BF3029"/>
    <w:rsid w:val="00BF39C2"/>
    <w:rsid w:val="00BF40FB"/>
    <w:rsid w:val="00BF5DE2"/>
    <w:rsid w:val="00BF60C6"/>
    <w:rsid w:val="00BF696B"/>
    <w:rsid w:val="00BF6E26"/>
    <w:rsid w:val="00BF755F"/>
    <w:rsid w:val="00C0082F"/>
    <w:rsid w:val="00C013AC"/>
    <w:rsid w:val="00C01C92"/>
    <w:rsid w:val="00C02D1A"/>
    <w:rsid w:val="00C044D9"/>
    <w:rsid w:val="00C04956"/>
    <w:rsid w:val="00C04AAA"/>
    <w:rsid w:val="00C05407"/>
    <w:rsid w:val="00C075A1"/>
    <w:rsid w:val="00C1279F"/>
    <w:rsid w:val="00C14BBB"/>
    <w:rsid w:val="00C1555D"/>
    <w:rsid w:val="00C16F34"/>
    <w:rsid w:val="00C173A8"/>
    <w:rsid w:val="00C17553"/>
    <w:rsid w:val="00C179C6"/>
    <w:rsid w:val="00C21A6B"/>
    <w:rsid w:val="00C21D91"/>
    <w:rsid w:val="00C22AA3"/>
    <w:rsid w:val="00C23882"/>
    <w:rsid w:val="00C2407E"/>
    <w:rsid w:val="00C2488C"/>
    <w:rsid w:val="00C252E7"/>
    <w:rsid w:val="00C252FD"/>
    <w:rsid w:val="00C25DC9"/>
    <w:rsid w:val="00C26BFE"/>
    <w:rsid w:val="00C27DAE"/>
    <w:rsid w:val="00C30318"/>
    <w:rsid w:val="00C30EBB"/>
    <w:rsid w:val="00C311ED"/>
    <w:rsid w:val="00C32429"/>
    <w:rsid w:val="00C33377"/>
    <w:rsid w:val="00C35941"/>
    <w:rsid w:val="00C364EE"/>
    <w:rsid w:val="00C41417"/>
    <w:rsid w:val="00C42C32"/>
    <w:rsid w:val="00C4374B"/>
    <w:rsid w:val="00C4424F"/>
    <w:rsid w:val="00C4470D"/>
    <w:rsid w:val="00C44D32"/>
    <w:rsid w:val="00C4507E"/>
    <w:rsid w:val="00C45E4A"/>
    <w:rsid w:val="00C45F76"/>
    <w:rsid w:val="00C47BD5"/>
    <w:rsid w:val="00C502B6"/>
    <w:rsid w:val="00C51694"/>
    <w:rsid w:val="00C517E8"/>
    <w:rsid w:val="00C51832"/>
    <w:rsid w:val="00C51B32"/>
    <w:rsid w:val="00C538A1"/>
    <w:rsid w:val="00C5395F"/>
    <w:rsid w:val="00C54447"/>
    <w:rsid w:val="00C54D3D"/>
    <w:rsid w:val="00C57547"/>
    <w:rsid w:val="00C601BA"/>
    <w:rsid w:val="00C604EA"/>
    <w:rsid w:val="00C6105F"/>
    <w:rsid w:val="00C62D76"/>
    <w:rsid w:val="00C632C5"/>
    <w:rsid w:val="00C63F21"/>
    <w:rsid w:val="00C65C98"/>
    <w:rsid w:val="00C67BD7"/>
    <w:rsid w:val="00C72FA2"/>
    <w:rsid w:val="00C72FCA"/>
    <w:rsid w:val="00C73BBC"/>
    <w:rsid w:val="00C749D5"/>
    <w:rsid w:val="00C74A91"/>
    <w:rsid w:val="00C75CB5"/>
    <w:rsid w:val="00C76B3C"/>
    <w:rsid w:val="00C8031D"/>
    <w:rsid w:val="00C83380"/>
    <w:rsid w:val="00C83FFD"/>
    <w:rsid w:val="00C920C2"/>
    <w:rsid w:val="00C9227A"/>
    <w:rsid w:val="00C92C27"/>
    <w:rsid w:val="00C931F1"/>
    <w:rsid w:val="00C93429"/>
    <w:rsid w:val="00C9616F"/>
    <w:rsid w:val="00C96221"/>
    <w:rsid w:val="00C968E7"/>
    <w:rsid w:val="00C969FE"/>
    <w:rsid w:val="00CA1A3C"/>
    <w:rsid w:val="00CA38E0"/>
    <w:rsid w:val="00CA5732"/>
    <w:rsid w:val="00CA5D83"/>
    <w:rsid w:val="00CA62DE"/>
    <w:rsid w:val="00CA6C4A"/>
    <w:rsid w:val="00CA6D38"/>
    <w:rsid w:val="00CB0153"/>
    <w:rsid w:val="00CB0784"/>
    <w:rsid w:val="00CB1698"/>
    <w:rsid w:val="00CB3FB4"/>
    <w:rsid w:val="00CB49EA"/>
    <w:rsid w:val="00CB597B"/>
    <w:rsid w:val="00CC202E"/>
    <w:rsid w:val="00CC3072"/>
    <w:rsid w:val="00CC314D"/>
    <w:rsid w:val="00CC3251"/>
    <w:rsid w:val="00CC4B8C"/>
    <w:rsid w:val="00CC541A"/>
    <w:rsid w:val="00CC5A4C"/>
    <w:rsid w:val="00CC60AE"/>
    <w:rsid w:val="00CC7F89"/>
    <w:rsid w:val="00CD0E41"/>
    <w:rsid w:val="00CD109A"/>
    <w:rsid w:val="00CD1C57"/>
    <w:rsid w:val="00CD3924"/>
    <w:rsid w:val="00CD3A7D"/>
    <w:rsid w:val="00CD3DC7"/>
    <w:rsid w:val="00CD3F80"/>
    <w:rsid w:val="00CD51BE"/>
    <w:rsid w:val="00CD584B"/>
    <w:rsid w:val="00CD7E21"/>
    <w:rsid w:val="00CE1EBD"/>
    <w:rsid w:val="00CE24BD"/>
    <w:rsid w:val="00CE398A"/>
    <w:rsid w:val="00CF0E0F"/>
    <w:rsid w:val="00CF29F8"/>
    <w:rsid w:val="00CF327D"/>
    <w:rsid w:val="00CF35EB"/>
    <w:rsid w:val="00CF4DD7"/>
    <w:rsid w:val="00CF562E"/>
    <w:rsid w:val="00CF5EC8"/>
    <w:rsid w:val="00CF7CE8"/>
    <w:rsid w:val="00D004B5"/>
    <w:rsid w:val="00D024E8"/>
    <w:rsid w:val="00D0645A"/>
    <w:rsid w:val="00D06DA9"/>
    <w:rsid w:val="00D1080D"/>
    <w:rsid w:val="00D11620"/>
    <w:rsid w:val="00D11F00"/>
    <w:rsid w:val="00D149E9"/>
    <w:rsid w:val="00D161BD"/>
    <w:rsid w:val="00D17A57"/>
    <w:rsid w:val="00D17FC3"/>
    <w:rsid w:val="00D213D3"/>
    <w:rsid w:val="00D22295"/>
    <w:rsid w:val="00D223F4"/>
    <w:rsid w:val="00D22B39"/>
    <w:rsid w:val="00D232B3"/>
    <w:rsid w:val="00D23CA9"/>
    <w:rsid w:val="00D24DFF"/>
    <w:rsid w:val="00D31A07"/>
    <w:rsid w:val="00D336DF"/>
    <w:rsid w:val="00D33755"/>
    <w:rsid w:val="00D36304"/>
    <w:rsid w:val="00D36653"/>
    <w:rsid w:val="00D369F3"/>
    <w:rsid w:val="00D36C04"/>
    <w:rsid w:val="00D4059B"/>
    <w:rsid w:val="00D41E1C"/>
    <w:rsid w:val="00D41EF3"/>
    <w:rsid w:val="00D42CAA"/>
    <w:rsid w:val="00D4313E"/>
    <w:rsid w:val="00D45B2B"/>
    <w:rsid w:val="00D463F3"/>
    <w:rsid w:val="00D46501"/>
    <w:rsid w:val="00D52669"/>
    <w:rsid w:val="00D52DBB"/>
    <w:rsid w:val="00D53F03"/>
    <w:rsid w:val="00D5416D"/>
    <w:rsid w:val="00D54803"/>
    <w:rsid w:val="00D56979"/>
    <w:rsid w:val="00D570AC"/>
    <w:rsid w:val="00D607B3"/>
    <w:rsid w:val="00D61244"/>
    <w:rsid w:val="00D61D7D"/>
    <w:rsid w:val="00D622D0"/>
    <w:rsid w:val="00D630A5"/>
    <w:rsid w:val="00D65A63"/>
    <w:rsid w:val="00D65B6A"/>
    <w:rsid w:val="00D6754F"/>
    <w:rsid w:val="00D70156"/>
    <w:rsid w:val="00D71091"/>
    <w:rsid w:val="00D71ECA"/>
    <w:rsid w:val="00D747FD"/>
    <w:rsid w:val="00D7485F"/>
    <w:rsid w:val="00D74E63"/>
    <w:rsid w:val="00D7535D"/>
    <w:rsid w:val="00D761F5"/>
    <w:rsid w:val="00D76FC3"/>
    <w:rsid w:val="00D77525"/>
    <w:rsid w:val="00D80926"/>
    <w:rsid w:val="00D80C00"/>
    <w:rsid w:val="00D81603"/>
    <w:rsid w:val="00D816A3"/>
    <w:rsid w:val="00D82AE1"/>
    <w:rsid w:val="00D84623"/>
    <w:rsid w:val="00D863DC"/>
    <w:rsid w:val="00D8678E"/>
    <w:rsid w:val="00D8747B"/>
    <w:rsid w:val="00D90925"/>
    <w:rsid w:val="00D91FC8"/>
    <w:rsid w:val="00D93A92"/>
    <w:rsid w:val="00D93BA2"/>
    <w:rsid w:val="00D944AF"/>
    <w:rsid w:val="00D9477C"/>
    <w:rsid w:val="00D94EEB"/>
    <w:rsid w:val="00D96772"/>
    <w:rsid w:val="00D968B6"/>
    <w:rsid w:val="00D9784E"/>
    <w:rsid w:val="00D97B9A"/>
    <w:rsid w:val="00DA1856"/>
    <w:rsid w:val="00DA1DDD"/>
    <w:rsid w:val="00DA241D"/>
    <w:rsid w:val="00DA3E75"/>
    <w:rsid w:val="00DA498C"/>
    <w:rsid w:val="00DA4C8D"/>
    <w:rsid w:val="00DA4E34"/>
    <w:rsid w:val="00DA53BA"/>
    <w:rsid w:val="00DA60B7"/>
    <w:rsid w:val="00DA6F3E"/>
    <w:rsid w:val="00DA7078"/>
    <w:rsid w:val="00DA745F"/>
    <w:rsid w:val="00DB216E"/>
    <w:rsid w:val="00DB2351"/>
    <w:rsid w:val="00DB2447"/>
    <w:rsid w:val="00DB2D60"/>
    <w:rsid w:val="00DB2E7C"/>
    <w:rsid w:val="00DB61B7"/>
    <w:rsid w:val="00DB66A6"/>
    <w:rsid w:val="00DB6C0D"/>
    <w:rsid w:val="00DC11D5"/>
    <w:rsid w:val="00DC22D8"/>
    <w:rsid w:val="00DC2485"/>
    <w:rsid w:val="00DC3654"/>
    <w:rsid w:val="00DC3B0E"/>
    <w:rsid w:val="00DC3B40"/>
    <w:rsid w:val="00DC58D8"/>
    <w:rsid w:val="00DC65FE"/>
    <w:rsid w:val="00DC662A"/>
    <w:rsid w:val="00DC69A1"/>
    <w:rsid w:val="00DD0D0B"/>
    <w:rsid w:val="00DD128F"/>
    <w:rsid w:val="00DD1A61"/>
    <w:rsid w:val="00DD1C1A"/>
    <w:rsid w:val="00DD3458"/>
    <w:rsid w:val="00DD35EA"/>
    <w:rsid w:val="00DD3EE1"/>
    <w:rsid w:val="00DD563E"/>
    <w:rsid w:val="00DD5EB7"/>
    <w:rsid w:val="00DD6B17"/>
    <w:rsid w:val="00DD6B5E"/>
    <w:rsid w:val="00DD6CE1"/>
    <w:rsid w:val="00DE0146"/>
    <w:rsid w:val="00DE0732"/>
    <w:rsid w:val="00DE08F3"/>
    <w:rsid w:val="00DE466E"/>
    <w:rsid w:val="00DE4BFC"/>
    <w:rsid w:val="00DE57A2"/>
    <w:rsid w:val="00DE667E"/>
    <w:rsid w:val="00DE738B"/>
    <w:rsid w:val="00DE75D7"/>
    <w:rsid w:val="00DF1986"/>
    <w:rsid w:val="00DF20ED"/>
    <w:rsid w:val="00DF28B8"/>
    <w:rsid w:val="00DF3529"/>
    <w:rsid w:val="00DF4DC8"/>
    <w:rsid w:val="00DF4E57"/>
    <w:rsid w:val="00DF559D"/>
    <w:rsid w:val="00DF5A0F"/>
    <w:rsid w:val="00DF5BA6"/>
    <w:rsid w:val="00DF7C7A"/>
    <w:rsid w:val="00E0172F"/>
    <w:rsid w:val="00E05C14"/>
    <w:rsid w:val="00E07147"/>
    <w:rsid w:val="00E073A5"/>
    <w:rsid w:val="00E11C9F"/>
    <w:rsid w:val="00E12C6E"/>
    <w:rsid w:val="00E12C7B"/>
    <w:rsid w:val="00E13974"/>
    <w:rsid w:val="00E1556B"/>
    <w:rsid w:val="00E16D60"/>
    <w:rsid w:val="00E174F6"/>
    <w:rsid w:val="00E23967"/>
    <w:rsid w:val="00E2471D"/>
    <w:rsid w:val="00E24A6F"/>
    <w:rsid w:val="00E252CC"/>
    <w:rsid w:val="00E2755F"/>
    <w:rsid w:val="00E312C8"/>
    <w:rsid w:val="00E316D5"/>
    <w:rsid w:val="00E3247A"/>
    <w:rsid w:val="00E32F7E"/>
    <w:rsid w:val="00E33A22"/>
    <w:rsid w:val="00E3506C"/>
    <w:rsid w:val="00E35A68"/>
    <w:rsid w:val="00E35B8A"/>
    <w:rsid w:val="00E37A83"/>
    <w:rsid w:val="00E37B99"/>
    <w:rsid w:val="00E404B2"/>
    <w:rsid w:val="00E40CDD"/>
    <w:rsid w:val="00E44449"/>
    <w:rsid w:val="00E44ACB"/>
    <w:rsid w:val="00E44BB1"/>
    <w:rsid w:val="00E45C16"/>
    <w:rsid w:val="00E50AD3"/>
    <w:rsid w:val="00E515B9"/>
    <w:rsid w:val="00E56E2D"/>
    <w:rsid w:val="00E57AFA"/>
    <w:rsid w:val="00E6073B"/>
    <w:rsid w:val="00E611F1"/>
    <w:rsid w:val="00E61AF5"/>
    <w:rsid w:val="00E63AA2"/>
    <w:rsid w:val="00E65A65"/>
    <w:rsid w:val="00E66582"/>
    <w:rsid w:val="00E66ACC"/>
    <w:rsid w:val="00E701BD"/>
    <w:rsid w:val="00E70A37"/>
    <w:rsid w:val="00E73598"/>
    <w:rsid w:val="00E742CD"/>
    <w:rsid w:val="00E762C7"/>
    <w:rsid w:val="00E766A1"/>
    <w:rsid w:val="00E77267"/>
    <w:rsid w:val="00E801C1"/>
    <w:rsid w:val="00E82664"/>
    <w:rsid w:val="00E83890"/>
    <w:rsid w:val="00E83C8C"/>
    <w:rsid w:val="00E840B5"/>
    <w:rsid w:val="00E84B56"/>
    <w:rsid w:val="00E84F8B"/>
    <w:rsid w:val="00E85359"/>
    <w:rsid w:val="00E85DCB"/>
    <w:rsid w:val="00E85FC2"/>
    <w:rsid w:val="00E862A7"/>
    <w:rsid w:val="00E91E22"/>
    <w:rsid w:val="00E92418"/>
    <w:rsid w:val="00E93B5F"/>
    <w:rsid w:val="00E95250"/>
    <w:rsid w:val="00E97446"/>
    <w:rsid w:val="00E97690"/>
    <w:rsid w:val="00EA069A"/>
    <w:rsid w:val="00EA0B4B"/>
    <w:rsid w:val="00EA0E4B"/>
    <w:rsid w:val="00EA204A"/>
    <w:rsid w:val="00EA251C"/>
    <w:rsid w:val="00EA3C1E"/>
    <w:rsid w:val="00EA4DBB"/>
    <w:rsid w:val="00EA50E1"/>
    <w:rsid w:val="00EA56D7"/>
    <w:rsid w:val="00EB05F4"/>
    <w:rsid w:val="00EB108E"/>
    <w:rsid w:val="00EB17EE"/>
    <w:rsid w:val="00EB2EEA"/>
    <w:rsid w:val="00EB332E"/>
    <w:rsid w:val="00EB3B01"/>
    <w:rsid w:val="00EB4C06"/>
    <w:rsid w:val="00EB63E3"/>
    <w:rsid w:val="00EC0028"/>
    <w:rsid w:val="00EC1079"/>
    <w:rsid w:val="00EC17E8"/>
    <w:rsid w:val="00EC1F54"/>
    <w:rsid w:val="00EC28C0"/>
    <w:rsid w:val="00EC2D6A"/>
    <w:rsid w:val="00EC3C6A"/>
    <w:rsid w:val="00EC49C2"/>
    <w:rsid w:val="00EC4C2A"/>
    <w:rsid w:val="00EC50E7"/>
    <w:rsid w:val="00EC55D2"/>
    <w:rsid w:val="00EC6136"/>
    <w:rsid w:val="00EC6295"/>
    <w:rsid w:val="00EC765A"/>
    <w:rsid w:val="00ED03C7"/>
    <w:rsid w:val="00ED1BC8"/>
    <w:rsid w:val="00ED1D8A"/>
    <w:rsid w:val="00ED1DBC"/>
    <w:rsid w:val="00ED1EC8"/>
    <w:rsid w:val="00ED2E1C"/>
    <w:rsid w:val="00ED5ECA"/>
    <w:rsid w:val="00ED7DEE"/>
    <w:rsid w:val="00EE2268"/>
    <w:rsid w:val="00EE2A4F"/>
    <w:rsid w:val="00EE64D6"/>
    <w:rsid w:val="00EE661F"/>
    <w:rsid w:val="00EF10A4"/>
    <w:rsid w:val="00EF3E82"/>
    <w:rsid w:val="00EF437B"/>
    <w:rsid w:val="00EF6E8F"/>
    <w:rsid w:val="00F00685"/>
    <w:rsid w:val="00F01F61"/>
    <w:rsid w:val="00F02109"/>
    <w:rsid w:val="00F02B71"/>
    <w:rsid w:val="00F031A2"/>
    <w:rsid w:val="00F10C7D"/>
    <w:rsid w:val="00F129B4"/>
    <w:rsid w:val="00F13D23"/>
    <w:rsid w:val="00F143F4"/>
    <w:rsid w:val="00F14929"/>
    <w:rsid w:val="00F20564"/>
    <w:rsid w:val="00F233D9"/>
    <w:rsid w:val="00F23A21"/>
    <w:rsid w:val="00F25B3D"/>
    <w:rsid w:val="00F30D17"/>
    <w:rsid w:val="00F30D83"/>
    <w:rsid w:val="00F343C1"/>
    <w:rsid w:val="00F347BD"/>
    <w:rsid w:val="00F36892"/>
    <w:rsid w:val="00F36B96"/>
    <w:rsid w:val="00F37424"/>
    <w:rsid w:val="00F40407"/>
    <w:rsid w:val="00F45B85"/>
    <w:rsid w:val="00F47F31"/>
    <w:rsid w:val="00F501A0"/>
    <w:rsid w:val="00F5222E"/>
    <w:rsid w:val="00F52231"/>
    <w:rsid w:val="00F52A17"/>
    <w:rsid w:val="00F52B34"/>
    <w:rsid w:val="00F54867"/>
    <w:rsid w:val="00F54C06"/>
    <w:rsid w:val="00F60054"/>
    <w:rsid w:val="00F601C2"/>
    <w:rsid w:val="00F61B8B"/>
    <w:rsid w:val="00F63E90"/>
    <w:rsid w:val="00F647D2"/>
    <w:rsid w:val="00F648E0"/>
    <w:rsid w:val="00F666D5"/>
    <w:rsid w:val="00F667BC"/>
    <w:rsid w:val="00F7073E"/>
    <w:rsid w:val="00F709A1"/>
    <w:rsid w:val="00F70C88"/>
    <w:rsid w:val="00F70CC8"/>
    <w:rsid w:val="00F71052"/>
    <w:rsid w:val="00F710B0"/>
    <w:rsid w:val="00F7146E"/>
    <w:rsid w:val="00F71FE4"/>
    <w:rsid w:val="00F75128"/>
    <w:rsid w:val="00F75360"/>
    <w:rsid w:val="00F76194"/>
    <w:rsid w:val="00F7663D"/>
    <w:rsid w:val="00F8079E"/>
    <w:rsid w:val="00F845DE"/>
    <w:rsid w:val="00F84754"/>
    <w:rsid w:val="00F86910"/>
    <w:rsid w:val="00F87726"/>
    <w:rsid w:val="00F90EA8"/>
    <w:rsid w:val="00F92452"/>
    <w:rsid w:val="00F9251E"/>
    <w:rsid w:val="00F92CCE"/>
    <w:rsid w:val="00F95102"/>
    <w:rsid w:val="00F9523D"/>
    <w:rsid w:val="00F97FBF"/>
    <w:rsid w:val="00FA2169"/>
    <w:rsid w:val="00FA28EC"/>
    <w:rsid w:val="00FA47FB"/>
    <w:rsid w:val="00FA5FE7"/>
    <w:rsid w:val="00FB04F8"/>
    <w:rsid w:val="00FB0853"/>
    <w:rsid w:val="00FB11E0"/>
    <w:rsid w:val="00FB225E"/>
    <w:rsid w:val="00FB23D9"/>
    <w:rsid w:val="00FB2614"/>
    <w:rsid w:val="00FB55B0"/>
    <w:rsid w:val="00FB5FFF"/>
    <w:rsid w:val="00FB6E8E"/>
    <w:rsid w:val="00FC216F"/>
    <w:rsid w:val="00FC28B3"/>
    <w:rsid w:val="00FC4D05"/>
    <w:rsid w:val="00FC55CE"/>
    <w:rsid w:val="00FC55FC"/>
    <w:rsid w:val="00FC5956"/>
    <w:rsid w:val="00FC61E3"/>
    <w:rsid w:val="00FD1D1A"/>
    <w:rsid w:val="00FD46D7"/>
    <w:rsid w:val="00FD47AF"/>
    <w:rsid w:val="00FD6A6F"/>
    <w:rsid w:val="00FD70FC"/>
    <w:rsid w:val="00FE056F"/>
    <w:rsid w:val="00FE1E54"/>
    <w:rsid w:val="00FE2813"/>
    <w:rsid w:val="00FE29A4"/>
    <w:rsid w:val="00FE3C0A"/>
    <w:rsid w:val="00FE3CF6"/>
    <w:rsid w:val="00FE45D1"/>
    <w:rsid w:val="00FE5CAB"/>
    <w:rsid w:val="00FE6959"/>
    <w:rsid w:val="00FF01BA"/>
    <w:rsid w:val="00FF1C2A"/>
    <w:rsid w:val="00FF1CD6"/>
    <w:rsid w:val="00FF23C5"/>
    <w:rsid w:val="00FF3A82"/>
    <w:rsid w:val="00FF4393"/>
    <w:rsid w:val="00FF45F2"/>
    <w:rsid w:val="00FF5421"/>
    <w:rsid w:val="00FF5EDA"/>
    <w:rsid w:val="00FF6E9B"/>
    <w:rsid w:val="00FF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17B9B"/>
  <w15:chartTrackingRefBased/>
  <w15:docId w15:val="{9299A2A1-7533-46F5-9E85-8575E2C7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567"/>
    <w:pPr>
      <w:spacing w:after="0" w:line="240" w:lineRule="auto"/>
    </w:pPr>
    <w:rPr>
      <w:rFonts w:ascii="Calibri" w:eastAsia="Times New Roman" w:hAnsi="Calibri" w:cs="Times New Roman"/>
      <w:szCs w:val="24"/>
      <w:lang w:eastAsia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BA2"/>
    <w:pPr>
      <w:keepNext/>
      <w:keepLines/>
      <w:numPr>
        <w:numId w:val="4"/>
      </w:numPr>
      <w:spacing w:before="240" w:after="240"/>
      <w:ind w:left="357" w:hanging="357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BA2"/>
    <w:pPr>
      <w:keepNext/>
      <w:keepLines/>
      <w:numPr>
        <w:ilvl w:val="1"/>
        <w:numId w:val="5"/>
      </w:numPr>
      <w:spacing w:before="40" w:after="2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BA2"/>
    <w:pPr>
      <w:keepNext/>
      <w:keepLines/>
      <w:numPr>
        <w:ilvl w:val="2"/>
        <w:numId w:val="5"/>
      </w:numPr>
      <w:spacing w:before="40" w:after="120"/>
      <w:outlineLvl w:val="2"/>
    </w:pPr>
    <w:rPr>
      <w:rFonts w:eastAsiaTheme="majorEastAsia" w:cstheme="majorBidi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1378"/>
    <w:pPr>
      <w:keepNext/>
      <w:keepLines/>
      <w:numPr>
        <w:ilvl w:val="3"/>
        <w:numId w:val="5"/>
      </w:numPr>
      <w:spacing w:before="4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93BA2"/>
    <w:pPr>
      <w:keepNext/>
      <w:keepLines/>
      <w:numPr>
        <w:ilvl w:val="4"/>
        <w:numId w:val="5"/>
      </w:numPr>
      <w:spacing w:before="40" w:after="12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1378"/>
    <w:pPr>
      <w:keepNext/>
      <w:keepLines/>
      <w:numPr>
        <w:ilvl w:val="5"/>
        <w:numId w:val="5"/>
      </w:numPr>
      <w:spacing w:before="40" w:after="120"/>
      <w:outlineLvl w:val="5"/>
    </w:pPr>
    <w:rPr>
      <w:rFonts w:eastAsiaTheme="majorEastAsia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63A0"/>
    <w:pPr>
      <w:keepNext/>
      <w:keepLines/>
      <w:spacing w:before="40"/>
      <w:outlineLvl w:val="6"/>
    </w:pPr>
    <w:rPr>
      <w:rFonts w:ascii="Santander Headline" w:eastAsiaTheme="majorEastAsia" w:hAnsi="Santander Headline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A2"/>
    <w:rPr>
      <w:rFonts w:ascii="Calibri" w:eastAsiaTheme="majorEastAsia" w:hAnsi="Calibri" w:cstheme="majorBidi"/>
      <w:b/>
      <w:sz w:val="32"/>
      <w:szCs w:val="32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rsid w:val="00D93BA2"/>
    <w:rPr>
      <w:rFonts w:ascii="Calibri" w:eastAsiaTheme="majorEastAsia" w:hAnsi="Calibri" w:cstheme="majorBidi"/>
      <w:b/>
      <w:sz w:val="26"/>
      <w:szCs w:val="26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D93BA2"/>
    <w:rPr>
      <w:rFonts w:ascii="Calibri" w:eastAsiaTheme="majorEastAsia" w:hAnsi="Calibri" w:cstheme="majorBidi"/>
      <w:b/>
      <w:sz w:val="24"/>
      <w:szCs w:val="24"/>
      <w:lang w:eastAsia="pt-PT"/>
    </w:rPr>
  </w:style>
  <w:style w:type="character" w:customStyle="1" w:styleId="Heading4Char">
    <w:name w:val="Heading 4 Char"/>
    <w:basedOn w:val="DefaultParagraphFont"/>
    <w:link w:val="Heading4"/>
    <w:uiPriority w:val="9"/>
    <w:rsid w:val="005F1378"/>
    <w:rPr>
      <w:rFonts w:ascii="Calibri" w:eastAsiaTheme="majorEastAsia" w:hAnsi="Calibri" w:cstheme="majorBidi"/>
      <w:b/>
      <w:iCs/>
      <w:szCs w:val="24"/>
      <w:lang w:eastAsia="pt-PT"/>
    </w:rPr>
  </w:style>
  <w:style w:type="character" w:customStyle="1" w:styleId="Heading5Char">
    <w:name w:val="Heading 5 Char"/>
    <w:basedOn w:val="DefaultParagraphFont"/>
    <w:link w:val="Heading5"/>
    <w:uiPriority w:val="9"/>
    <w:rsid w:val="00D93BA2"/>
    <w:rPr>
      <w:rFonts w:ascii="Calibri" w:eastAsiaTheme="majorEastAsia" w:hAnsi="Calibri" w:cstheme="majorBidi"/>
      <w:b/>
      <w:szCs w:val="24"/>
      <w:lang w:eastAsia="pt-PT"/>
    </w:rPr>
  </w:style>
  <w:style w:type="character" w:customStyle="1" w:styleId="Heading6Char">
    <w:name w:val="Heading 6 Char"/>
    <w:basedOn w:val="DefaultParagraphFont"/>
    <w:link w:val="Heading6"/>
    <w:uiPriority w:val="9"/>
    <w:rsid w:val="005F1378"/>
    <w:rPr>
      <w:rFonts w:ascii="Calibri" w:eastAsiaTheme="majorEastAsia" w:hAnsi="Calibri" w:cstheme="majorBidi"/>
      <w:szCs w:val="24"/>
      <w:u w:val="single"/>
      <w:lang w:eastAsia="pt-PT"/>
    </w:rPr>
  </w:style>
  <w:style w:type="character" w:customStyle="1" w:styleId="Heading7Char">
    <w:name w:val="Heading 7 Char"/>
    <w:basedOn w:val="DefaultParagraphFont"/>
    <w:link w:val="Heading7"/>
    <w:uiPriority w:val="9"/>
    <w:rsid w:val="006D63A0"/>
    <w:rPr>
      <w:rFonts w:ascii="Santander Headline" w:eastAsiaTheme="majorEastAsia" w:hAnsi="Santander Headline" w:cstheme="majorBidi"/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90D7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90D7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90D74"/>
    <w:rPr>
      <w:color w:val="3265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90D74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990D74"/>
    <w:pPr>
      <w:ind w:left="720"/>
      <w:contextualSpacing/>
    </w:pPr>
  </w:style>
  <w:style w:type="paragraph" w:customStyle="1" w:styleId="Default">
    <w:name w:val="Default"/>
    <w:rsid w:val="005A6DB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A6DB6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B76748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C66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66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66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66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662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6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6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171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1B8"/>
  </w:style>
  <w:style w:type="paragraph" w:styleId="Footer">
    <w:name w:val="footer"/>
    <w:basedOn w:val="Normal"/>
    <w:link w:val="FooterChar"/>
    <w:uiPriority w:val="99"/>
    <w:unhideWhenUsed/>
    <w:rsid w:val="00A171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1B8"/>
  </w:style>
  <w:style w:type="character" w:customStyle="1" w:styleId="ui-provider">
    <w:name w:val="ui-provider"/>
    <w:basedOn w:val="DefaultParagraphFont"/>
    <w:rsid w:val="00CA62DE"/>
  </w:style>
  <w:style w:type="paragraph" w:styleId="Revision">
    <w:name w:val="Revision"/>
    <w:hidden/>
    <w:uiPriority w:val="99"/>
    <w:semiHidden/>
    <w:rsid w:val="00AC5D82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93A9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3A9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93A92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A60EC0"/>
    <w:pPr>
      <w:spacing w:after="200"/>
    </w:pPr>
    <w:rPr>
      <w:i/>
      <w:iCs/>
      <w:color w:val="6E7678" w:themeColor="text2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8532A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532AF"/>
    <w:pPr>
      <w:spacing w:after="100"/>
      <w:ind w:left="880"/>
    </w:pPr>
  </w:style>
  <w:style w:type="paragraph" w:styleId="TableofFigures">
    <w:name w:val="table of figures"/>
    <w:basedOn w:val="Normal"/>
    <w:next w:val="Normal"/>
    <w:uiPriority w:val="99"/>
    <w:unhideWhenUsed/>
    <w:rsid w:val="006B4638"/>
    <w:pPr>
      <w:ind w:left="440" w:hanging="440"/>
    </w:pPr>
    <w:rPr>
      <w:rFonts w:asciiTheme="minorHAnsi" w:hAnsiTheme="minorHAnsi" w:cstheme="minorHAnsi"/>
      <w:caps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C3222"/>
    <w:pPr>
      <w:spacing w:after="100"/>
      <w:ind w:left="1100"/>
    </w:pPr>
  </w:style>
  <w:style w:type="paragraph" w:styleId="NoSpacing">
    <w:name w:val="No Spacing"/>
    <w:link w:val="NoSpacingChar"/>
    <w:uiPriority w:val="1"/>
    <w:qFormat/>
    <w:rsid w:val="00214D20"/>
    <w:pPr>
      <w:spacing w:after="0" w:line="240" w:lineRule="auto"/>
    </w:pPr>
  </w:style>
  <w:style w:type="paragraph" w:styleId="TOC7">
    <w:name w:val="toc 7"/>
    <w:basedOn w:val="Normal"/>
    <w:next w:val="Normal"/>
    <w:autoRedefine/>
    <w:uiPriority w:val="39"/>
    <w:unhideWhenUsed/>
    <w:rsid w:val="00244992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44992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44992"/>
    <w:pPr>
      <w:spacing w:after="100"/>
      <w:ind w:left="1760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44992"/>
  </w:style>
  <w:style w:type="table" w:styleId="TableGrid">
    <w:name w:val="Table Grid"/>
    <w:basedOn w:val="TableNormal"/>
    <w:uiPriority w:val="39"/>
    <w:rsid w:val="00343DA8"/>
    <w:pPr>
      <w:spacing w:after="0" w:line="240" w:lineRule="auto"/>
    </w:pPr>
    <w:rPr>
      <w:rFonts w:asciiTheme="minorHAnsi" w:hAnsi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uiPriority w:val="99"/>
    <w:unhideWhenUsed/>
    <w:rsid w:val="003C6287"/>
    <w:pPr>
      <w:tabs>
        <w:tab w:val="right" w:leader="hyphen" w:pos="4143"/>
      </w:tabs>
      <w:ind w:left="220" w:hanging="220"/>
    </w:pPr>
    <w:rPr>
      <w:rFonts w:cs="Calibri"/>
      <w:i/>
      <w:iCs/>
      <w:noProof/>
      <w:szCs w:val="22"/>
    </w:rPr>
  </w:style>
  <w:style w:type="paragraph" w:styleId="Index2">
    <w:name w:val="index 2"/>
    <w:basedOn w:val="Normal"/>
    <w:next w:val="Normal"/>
    <w:autoRedefine/>
    <w:uiPriority w:val="99"/>
    <w:unhideWhenUsed/>
    <w:rsid w:val="00261F31"/>
    <w:pPr>
      <w:ind w:left="440" w:hanging="22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261F31"/>
    <w:pPr>
      <w:ind w:left="660" w:hanging="22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261F31"/>
    <w:pPr>
      <w:ind w:left="880" w:hanging="22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261F31"/>
    <w:pPr>
      <w:ind w:left="1100" w:hanging="22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261F31"/>
    <w:pPr>
      <w:ind w:left="1320" w:hanging="22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261F31"/>
    <w:pPr>
      <w:ind w:left="1540" w:hanging="22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261F31"/>
    <w:pPr>
      <w:ind w:left="1760" w:hanging="22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261F31"/>
    <w:pPr>
      <w:ind w:left="1980" w:hanging="22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261F31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FF54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eader" Target="header9.xml"/><Relationship Id="rId39" Type="http://schemas.openxmlformats.org/officeDocument/2006/relationships/header" Target="header19.xml"/><Relationship Id="rId21" Type="http://schemas.openxmlformats.org/officeDocument/2006/relationships/header" Target="header6.xml"/><Relationship Id="rId34" Type="http://schemas.openxmlformats.org/officeDocument/2006/relationships/header" Target="header14.xm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header" Target="header12.xml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comments" Target="comments.xml"/><Relationship Id="rId32" Type="http://schemas.openxmlformats.org/officeDocument/2006/relationships/header" Target="header13.xml"/><Relationship Id="rId37" Type="http://schemas.openxmlformats.org/officeDocument/2006/relationships/header" Target="header17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8.xml"/><Relationship Id="rId28" Type="http://schemas.openxmlformats.org/officeDocument/2006/relationships/header" Target="header11.xml"/><Relationship Id="rId36" Type="http://schemas.openxmlformats.org/officeDocument/2006/relationships/header" Target="header16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6.xml"/><Relationship Id="rId44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7.xml"/><Relationship Id="rId27" Type="http://schemas.openxmlformats.org/officeDocument/2006/relationships/header" Target="header10.xml"/><Relationship Id="rId30" Type="http://schemas.openxmlformats.org/officeDocument/2006/relationships/footer" Target="footer5.xml"/><Relationship Id="rId35" Type="http://schemas.openxmlformats.org/officeDocument/2006/relationships/header" Target="header15.xml"/><Relationship Id="rId43" Type="http://schemas.microsoft.com/office/2016/09/relationships/commentsIds" Target="commentsIds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microsoft.com/office/2011/relationships/commentsExtended" Target="commentsExtended.xml"/><Relationship Id="rId33" Type="http://schemas.openxmlformats.org/officeDocument/2006/relationships/footer" Target="footer7.xml"/><Relationship Id="rId38" Type="http://schemas.openxmlformats.org/officeDocument/2006/relationships/header" Target="header18.xm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9b50dc7-8f72-473c-8b7e-4a8c46ecad32">
      <Terms xmlns="http://schemas.microsoft.com/office/infopath/2007/PartnerControls"/>
    </lcf76f155ced4ddcb4097134ff3c332f>
    <TaxCatchAll xmlns="7b1ec8e5-5652-48eb-8550-a56a35f5f81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6D051AEB2C48B458F82B58F7F6D9A00" ma:contentTypeVersion="15" ma:contentTypeDescription="Criar um novo documento." ma:contentTypeScope="" ma:versionID="8db3e51ff383a43861a5d1f07e667c34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bcb8704c57621d9f6e4b3e5704f28dd7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68969-B7E7-4054-9C85-A76B5DB4C1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00105C-0164-4592-88B9-56C80A593753}">
  <ds:schemaRefs>
    <ds:schemaRef ds:uri="http://schemas.microsoft.com/office/2006/documentManagement/types"/>
    <ds:schemaRef ds:uri="7b1ec8e5-5652-48eb-8550-a56a35f5f817"/>
    <ds:schemaRef ds:uri="http://www.w3.org/XML/1998/namespace"/>
    <ds:schemaRef ds:uri="http://schemas.microsoft.com/sharepoint/v3"/>
    <ds:schemaRef ds:uri="http://schemas.microsoft.com/office/infopath/2007/PartnerControls"/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a9b50dc7-8f72-473c-8b7e-4a8c46ecad32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5EA8614-60ED-461F-A982-FED218EF3686}"/>
</file>

<file path=customXml/itemProps4.xml><?xml version="1.0" encoding="utf-8"?>
<ds:datastoreItem xmlns:ds="http://schemas.openxmlformats.org/officeDocument/2006/customXml" ds:itemID="{542F4394-81CC-4706-B7A7-59C848E08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34</Pages>
  <Words>9920</Words>
  <Characters>53573</Characters>
  <Application>Microsoft Office Word</Application>
  <DocSecurity>0</DocSecurity>
  <Lines>446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MODELO E WORKFLOW  DATA LAKE</vt:lpstr>
    </vt:vector>
  </TitlesOfParts>
  <Company>Banco Santander Portugal</Company>
  <LinksUpToDate>false</LinksUpToDate>
  <CharactersWithSpaces>63367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E WORKFLOW  DATA LAKE</dc:title>
  <dc:subject>MODELO ÚNICO DE GARANTIAS</dc:subject>
  <dc:creator>Sofia Peneda de Sousa Barbeiro</dc:creator>
  <cp:keywords/>
  <dc:description/>
  <cp:lastModifiedBy>Marta Rafaela Teixeira Nunes</cp:lastModifiedBy>
  <cp:revision>6</cp:revision>
  <cp:lastPrinted>2024-11-04T17:39:00Z</cp:lastPrinted>
  <dcterms:created xsi:type="dcterms:W3CDTF">2024-11-04T17:28:00Z</dcterms:created>
  <dcterms:modified xsi:type="dcterms:W3CDTF">2024-11-05T13:30:00Z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2023-09-18T10:03:59Z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95715475-d96d-4e02-8e69-5036ff3e94c6</vt:lpwstr>
  </property>
  <property fmtid="{D5CDD505-2E9C-101B-9397-08002B2CF9AE}" pid="8" name="MSIP_Label_41b88ec2-a72b-4523-9e84-0458a1764731_ContentBits">
    <vt:lpwstr>0</vt:lpwstr>
  </property>
  <property fmtid="{D5CDD505-2E9C-101B-9397-08002B2CF9AE}" pid="9" name="ContentTypeId">
    <vt:lpwstr>0x010100C6D051AEB2C48B458F82B58F7F6D9A00</vt:lpwstr>
  </property>
  <property fmtid="{D5CDD505-2E9C-101B-9397-08002B2CF9AE}" pid="10" name="MediaServiceImageTags">
    <vt:lpwstr/>
  </property>
</Properties>
</file>