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1D23FA3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proofErr w:type="spellStart"/>
      <w:r w:rsidR="008870A9">
        <w:rPr>
          <w:rFonts w:ascii="Santander Text" w:hAnsi="Santander Text"/>
          <w:i/>
          <w:iCs/>
        </w:rPr>
        <w:t>Template</w:t>
      </w:r>
      <w:proofErr w:type="spellEnd"/>
      <w:r w:rsidR="008870A9">
        <w:rPr>
          <w:rFonts w:ascii="Santander Text" w:hAnsi="Santander Text"/>
          <w:i/>
          <w:iCs/>
        </w:rPr>
        <w:t xml:space="preserve"> 4</w:t>
      </w:r>
    </w:p>
    <w:p w14:paraId="55B85B40" w14:textId="03FA273D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5520EF">
        <w:rPr>
          <w:rFonts w:ascii="Santander Text" w:hAnsi="Santander Text"/>
          <w:i/>
        </w:rPr>
        <w:t>Overview</w:t>
      </w:r>
      <w:proofErr w:type="spellEnd"/>
    </w:p>
    <w:p w14:paraId="79581284" w14:textId="19708680" w:rsidR="008870A9" w:rsidRDefault="008870A9" w:rsidP="008870A9">
      <w:pPr>
        <w:jc w:val="both"/>
      </w:pPr>
      <w:r w:rsidRPr="002C0979">
        <w:t>O </w:t>
      </w:r>
      <w:proofErr w:type="spellStart"/>
      <w:r w:rsidRPr="008870A9">
        <w:rPr>
          <w:i/>
          <w:iCs/>
        </w:rPr>
        <w:t>Template</w:t>
      </w:r>
      <w:proofErr w:type="spellEnd"/>
      <w:r w:rsidRPr="002C0979">
        <w:t xml:space="preserve"> 4 tem como intuito </w:t>
      </w:r>
      <w:r>
        <w:t xml:space="preserve">a </w:t>
      </w:r>
      <w:r w:rsidRPr="002C0979">
        <w:t xml:space="preserve">apresentação do montante de exposição, alinhamento e maturidade do grupo agregado das 20 </w:t>
      </w:r>
      <w:ins w:id="2" w:author="Escaleira, Diogo Alexandre" w:date="2024-11-10T18:24:00Z">
        <w:r>
          <w:t xml:space="preserve">empresas que emitem mais </w:t>
        </w:r>
      </w:ins>
      <w:ins w:id="3" w:author="Escaleira, Diogo Alexandre" w:date="2024-11-10T18:25:00Z">
        <w:r>
          <w:t xml:space="preserve">carbono intensivo </w:t>
        </w:r>
      </w:ins>
      <w:del w:id="4" w:author="Escaleira, Diogo Alexandre" w:date="2024-11-10T18:25:00Z">
        <w:r w:rsidRPr="002C0979" w:rsidDel="002711FB">
          <w:delText xml:space="preserve">mais poluentes </w:delText>
        </w:r>
      </w:del>
      <w:r w:rsidRPr="002C0979">
        <w:t xml:space="preserve">do mundo, de acordo com a lista </w:t>
      </w:r>
      <w:del w:id="5" w:author="Escaleira, Diogo Alexandre" w:date="2024-11-10T18:25:00Z">
        <w:r w:rsidRPr="002C0979" w:rsidDel="002711FB">
          <w:delText>pública selecionada</w:delText>
        </w:r>
      </w:del>
      <w:ins w:id="6" w:author="Escaleira, Diogo Alexandre" w:date="2024-11-10T18:25:00Z">
        <w:r>
          <w:t>disponibilizada pelo grupo (</w:t>
        </w:r>
      </w:ins>
      <w:r>
        <w:t>C</w:t>
      </w:r>
      <w:ins w:id="7" w:author="Escaleira, Diogo Alexandre" w:date="2024-11-10T18:25:00Z">
        <w:r>
          <w:t>orporação)</w:t>
        </w:r>
      </w:ins>
      <w:r w:rsidR="000B3ECA">
        <w:rPr>
          <w:rStyle w:val="FootnoteReference"/>
        </w:rPr>
        <w:footnoteReference w:id="2"/>
      </w:r>
      <w:r w:rsidRPr="002C0979">
        <w:t>.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90D782D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proofErr w:type="spellStart"/>
      <w:r w:rsidR="008870A9">
        <w:rPr>
          <w:b/>
          <w:color w:val="auto"/>
          <w:sz w:val="22"/>
        </w:rPr>
        <w:t>Template</w:t>
      </w:r>
      <w:proofErr w:type="spellEnd"/>
      <w:r w:rsidR="008870A9">
        <w:rPr>
          <w:b/>
          <w:color w:val="auto"/>
          <w:sz w:val="22"/>
        </w:rPr>
        <w:t xml:space="preserve"> 4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18B34FA" w:rsidR="00D87A2A" w:rsidRPr="003F7880" w:rsidRDefault="008870A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proofErr w:type="spellEnd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 xml:space="preserve"> 4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65C84F9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BC0ABC9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proofErr w:type="spellStart"/>
            <w:r w:rsidR="008870A9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proofErr w:type="spellEnd"/>
            <w:r w:rsidR="008870A9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 xml:space="preserve"> 4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6267818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D87A2A" w:rsidRPr="003F7880" w:rsidRDefault="00D87A2A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27CA73AC" w:rsidR="008870A9" w:rsidRDefault="008870A9">
      <w:pPr>
        <w:rPr>
          <w:rFonts w:eastAsiaTheme="majorEastAsia" w:cstheme="majorBidi"/>
          <w:b/>
          <w:sz w:val="26"/>
          <w:szCs w:val="26"/>
          <w:lang w:val="en-US"/>
        </w:rPr>
      </w:pPr>
      <w:r>
        <w:rPr>
          <w:rFonts w:eastAsiaTheme="majorEastAsia" w:cstheme="majorBidi"/>
          <w:b/>
          <w:sz w:val="26"/>
          <w:szCs w:val="26"/>
          <w:lang w:val="en-US"/>
        </w:rPr>
        <w:br w:type="page"/>
      </w: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3C6B6A4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proofErr w:type="spellStart"/>
      <w:r w:rsidR="008870A9">
        <w:rPr>
          <w:rFonts w:cstheme="minorHAnsi"/>
          <w:i/>
          <w:iCs/>
        </w:rPr>
        <w:t>Template</w:t>
      </w:r>
      <w:proofErr w:type="spellEnd"/>
      <w:r w:rsidR="008870A9">
        <w:rPr>
          <w:rFonts w:cstheme="minorHAnsi"/>
          <w:i/>
          <w:iCs/>
        </w:rPr>
        <w:t xml:space="preserve"> 4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2405F833" w:rsidR="009E2FAC" w:rsidRPr="003F7880" w:rsidRDefault="00076CC8" w:rsidP="00157F2E">
      <w:pPr>
        <w:jc w:val="center"/>
        <w:rPr>
          <w:b/>
          <w:i/>
          <w:iCs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anchor distT="0" distB="0" distL="114300" distR="114300" simplePos="0" relativeHeight="251658240" behindDoc="1" locked="0" layoutInCell="1" allowOverlap="1" wp14:anchorId="5989F02E" wp14:editId="6C8E13EA">
            <wp:simplePos x="0" y="0"/>
            <wp:positionH relativeFrom="margin">
              <wp:align>center</wp:align>
            </wp:positionH>
            <wp:positionV relativeFrom="paragraph">
              <wp:posOffset>418465</wp:posOffset>
            </wp:positionV>
            <wp:extent cx="6318250" cy="2874010"/>
            <wp:effectExtent l="0" t="0" r="6350" b="2540"/>
            <wp:wrapTight wrapText="bothSides">
              <wp:wrapPolygon edited="0">
                <wp:start x="0" y="0"/>
                <wp:lineTo x="0" y="21476"/>
                <wp:lineTo x="21557" y="21476"/>
                <wp:lineTo x="215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6,7,8,9 - template 4 (2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EC" w:rsidRPr="003F7880">
        <w:rPr>
          <w:b/>
        </w:rPr>
        <w:t xml:space="preserve">Figura </w:t>
      </w:r>
      <w:r w:rsidR="001C2AEC" w:rsidRPr="003F7880">
        <w:rPr>
          <w:b/>
          <w:i/>
          <w:iCs/>
        </w:rPr>
        <w:fldChar w:fldCharType="begin"/>
      </w:r>
      <w:r w:rsidR="001C2AEC" w:rsidRPr="003F7880">
        <w:rPr>
          <w:b/>
        </w:rPr>
        <w:instrText xml:space="preserve"> SEQ Figura \* ARABIC </w:instrText>
      </w:r>
      <w:r w:rsidR="001C2AEC"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="001C2AEC" w:rsidRPr="003F7880">
        <w:rPr>
          <w:b/>
          <w:i/>
          <w:iCs/>
        </w:rPr>
        <w:fldChar w:fldCharType="end"/>
      </w:r>
      <w:r w:rsidR="001C2AEC" w:rsidRPr="003F7880">
        <w:rPr>
          <w:b/>
        </w:rPr>
        <w:t xml:space="preserve">: Modelo Relacional – </w:t>
      </w:r>
      <w:proofErr w:type="spellStart"/>
      <w:r w:rsidR="008870A9">
        <w:rPr>
          <w:b/>
          <w:i/>
        </w:rPr>
        <w:t>Template</w:t>
      </w:r>
      <w:proofErr w:type="spellEnd"/>
      <w:r w:rsidR="008870A9">
        <w:rPr>
          <w:b/>
          <w:i/>
        </w:rPr>
        <w:t xml:space="preserve"> 4</w:t>
      </w:r>
    </w:p>
    <w:p w14:paraId="35DBAEC4" w14:textId="4BC6C87B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7C96A798" w:rsidR="003663B8" w:rsidRPr="003F7880" w:rsidRDefault="003663B8" w:rsidP="008E2218">
      <w:pPr>
        <w:jc w:val="center"/>
        <w:rPr>
          <w:rFonts w:eastAsiaTheme="majorEastAsia" w:cstheme="minorHAnsi"/>
          <w:b/>
          <w:sz w:val="26"/>
          <w:szCs w:val="26"/>
        </w:rPr>
      </w:pPr>
      <w:bookmarkStart w:id="11" w:name="_GoBack"/>
      <w:bookmarkEnd w:id="11"/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16244AD1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proofErr w:type="spellStart"/>
      <w:r w:rsidR="008870A9">
        <w:rPr>
          <w:rFonts w:ascii="Santander Text" w:hAnsi="Santander Text" w:cstheme="minorHAnsi"/>
          <w:i/>
          <w:iCs/>
        </w:rPr>
        <w:t>Template</w:t>
      </w:r>
      <w:proofErr w:type="spellEnd"/>
      <w:r w:rsidR="008870A9">
        <w:rPr>
          <w:rFonts w:ascii="Santander Text" w:hAnsi="Santander Text" w:cstheme="minorHAnsi"/>
          <w:i/>
          <w:iCs/>
        </w:rPr>
        <w:t xml:space="preserve"> 4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2CDD93B6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proofErr w:type="spellStart"/>
      <w:r w:rsidR="008870A9">
        <w:rPr>
          <w:rFonts w:ascii="Santander Text" w:hAnsi="Santander Text" w:cstheme="minorHAnsi"/>
          <w:i/>
          <w:iCs/>
        </w:rPr>
        <w:t>Template</w:t>
      </w:r>
      <w:proofErr w:type="spellEnd"/>
      <w:r w:rsidR="008870A9">
        <w:rPr>
          <w:rFonts w:ascii="Santander Text" w:hAnsi="Santander Text" w:cstheme="minorHAnsi"/>
          <w:i/>
          <w:iCs/>
        </w:rPr>
        <w:t xml:space="preserve"> 4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62CCAE29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proofErr w:type="spellStart"/>
      <w:r w:rsidR="008870A9">
        <w:rPr>
          <w:rFonts w:cstheme="minorHAnsi"/>
          <w:i/>
          <w:iCs/>
        </w:rPr>
        <w:t>Template</w:t>
      </w:r>
      <w:proofErr w:type="spellEnd"/>
      <w:r w:rsidR="008870A9">
        <w:rPr>
          <w:rFonts w:cstheme="minorHAnsi"/>
          <w:i/>
          <w:iCs/>
        </w:rPr>
        <w:t xml:space="preserve"> 4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0560E232" w14:textId="1D1DF27D" w:rsidR="008870A9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ag04_temp_cto_gra</w:t>
      </w:r>
      <w:r w:rsidRPr="008870A9">
        <w:rPr>
          <w:rFonts w:cstheme="minorHAnsi"/>
          <w:i/>
        </w:rPr>
        <w:t xml:space="preserve"> </w:t>
      </w:r>
      <w:r w:rsidRPr="008870A9">
        <w:rPr>
          <w:rFonts w:cstheme="minorHAnsi"/>
        </w:rPr>
        <w:t xml:space="preserve">apresenta granularidade ao nível </w:t>
      </w:r>
      <w:r w:rsidR="009D727F">
        <w:rPr>
          <w:rFonts w:cstheme="minorHAnsi"/>
        </w:rPr>
        <w:t>do</w:t>
      </w:r>
      <w:r w:rsidRPr="008870A9">
        <w:rPr>
          <w:rFonts w:cstheme="minorHAnsi"/>
        </w:rPr>
        <w:t xml:space="preserve"> contrato, de modo a permitir o cruzamento com as várias fontes de informação usadas ao longo do processo de aprovisionamento de informação para mapeamento das métricas ESG a incluir neste</w:t>
      </w:r>
      <w:del w:id="12" w:author="Escaleira, Diogo Alexandre" w:date="2024-11-10T18:53:00Z">
        <w:r w:rsidRPr="008870A9" w:rsidDel="00A27623">
          <w:rPr>
            <w:rFonts w:cstheme="minorHAnsi"/>
          </w:rPr>
          <w:delText>s</w:delText>
        </w:r>
      </w:del>
      <w:r w:rsidRPr="008870A9">
        <w:rPr>
          <w:rFonts w:cstheme="minorHAnsi"/>
        </w:rPr>
        <w:t xml:space="preserve"> </w:t>
      </w:r>
      <w:proofErr w:type="spellStart"/>
      <w:r w:rsidRPr="008870A9">
        <w:rPr>
          <w:rFonts w:cstheme="minorHAnsi"/>
          <w:i/>
          <w:iCs/>
        </w:rPr>
        <w:t>Template</w:t>
      </w:r>
      <w:proofErr w:type="spellEnd"/>
      <w:del w:id="13" w:author="Escaleira, Diogo Alexandre" w:date="2024-11-10T18:53:00Z">
        <w:r w:rsidRPr="008870A9" w:rsidDel="00A27623">
          <w:rPr>
            <w:rFonts w:cstheme="minorHAnsi"/>
            <w:i/>
            <w:iCs/>
          </w:rPr>
          <w:delText>s</w:delText>
        </w:r>
      </w:del>
      <w:r w:rsidRPr="008870A9">
        <w:rPr>
          <w:rFonts w:cstheme="minorHAnsi"/>
        </w:rPr>
        <w:t>.</w:t>
      </w:r>
    </w:p>
    <w:p w14:paraId="3EB6F69E" w14:textId="4FEE2A77" w:rsidR="002F0955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chave primária da tabela é composta pelos campos identificadores de cada contrato, (campos correspondentes a </w:t>
      </w:r>
      <w:r w:rsidRPr="008870A9">
        <w:rPr>
          <w:rFonts w:cstheme="minorHAnsi"/>
          <w:i/>
          <w:iCs/>
        </w:rPr>
        <w:t>‘</w:t>
      </w:r>
      <w:proofErr w:type="spellStart"/>
      <w:r w:rsidRPr="008870A9">
        <w:rPr>
          <w:rFonts w:cstheme="minorHAnsi"/>
          <w:i/>
          <w:iCs/>
        </w:rPr>
        <w:t>cempresa</w:t>
      </w:r>
      <w:proofErr w:type="spellEnd"/>
      <w:r w:rsidRPr="008870A9">
        <w:rPr>
          <w:rFonts w:cstheme="minorHAnsi"/>
          <w:i/>
          <w:iCs/>
        </w:rPr>
        <w:t>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</w:t>
      </w:r>
      <w:proofErr w:type="spellStart"/>
      <w:r w:rsidRPr="008870A9">
        <w:rPr>
          <w:rFonts w:cstheme="minorHAnsi"/>
          <w:i/>
          <w:iCs/>
        </w:rPr>
        <w:t>cbalcao</w:t>
      </w:r>
      <w:proofErr w:type="spellEnd"/>
      <w:r w:rsidRPr="008870A9">
        <w:rPr>
          <w:rFonts w:cstheme="minorHAnsi"/>
          <w:i/>
          <w:iCs/>
        </w:rPr>
        <w:t>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</w:t>
      </w:r>
      <w:proofErr w:type="spellStart"/>
      <w:r w:rsidRPr="008870A9">
        <w:rPr>
          <w:rFonts w:cstheme="minorHAnsi"/>
          <w:i/>
          <w:iCs/>
        </w:rPr>
        <w:t>cnumecta</w:t>
      </w:r>
      <w:proofErr w:type="spellEnd"/>
      <w:r w:rsidRPr="008870A9">
        <w:rPr>
          <w:rFonts w:cstheme="minorHAnsi"/>
          <w:i/>
          <w:iCs/>
        </w:rPr>
        <w:t>’</w:t>
      </w:r>
      <w:r w:rsidRPr="008870A9">
        <w:rPr>
          <w:rFonts w:cstheme="minorHAnsi"/>
        </w:rPr>
        <w:t xml:space="preserve"> e </w:t>
      </w:r>
      <w:r w:rsidRPr="008870A9">
        <w:rPr>
          <w:rFonts w:cstheme="minorHAnsi"/>
          <w:i/>
          <w:iCs/>
        </w:rPr>
        <w:t>’</w:t>
      </w:r>
      <w:proofErr w:type="spellStart"/>
      <w:r w:rsidRPr="008870A9">
        <w:rPr>
          <w:rFonts w:cstheme="minorHAnsi"/>
          <w:i/>
          <w:iCs/>
        </w:rPr>
        <w:t>zdeposit</w:t>
      </w:r>
      <w:proofErr w:type="spellEnd"/>
      <w:r w:rsidRPr="008870A9">
        <w:rPr>
          <w:rFonts w:cstheme="minorHAnsi"/>
          <w:i/>
          <w:iCs/>
        </w:rPr>
        <w:t>’</w:t>
      </w:r>
      <w:r w:rsidRPr="008870A9">
        <w:rPr>
          <w:rFonts w:cstheme="minorHAnsi"/>
        </w:rPr>
        <w:t xml:space="preserve">). Neste sentido, não será possível observar duplicações na combinação dos campos chaves existindo, para cada data de reporte, apenas um registo para cada combinação </w:t>
      </w:r>
      <w:r w:rsidRPr="008870A9">
        <w:rPr>
          <w:rFonts w:cstheme="minorHAnsi"/>
          <w:iCs/>
        </w:rPr>
        <w:t>de campos anteriormente apresentados</w:t>
      </w:r>
      <w:r w:rsidRPr="008870A9">
        <w:rPr>
          <w:rFonts w:cstheme="minorHAnsi"/>
        </w:rPr>
        <w:t>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A58D2B7" w14:textId="1C45F6BA" w:rsidR="00DE11A6" w:rsidRPr="00335641" w:rsidRDefault="000760D7" w:rsidP="000760D7">
      <w:pPr>
        <w:jc w:val="both"/>
        <w:rPr>
          <w:rFonts w:cstheme="minorHAnsi"/>
          <w:iCs/>
        </w:rPr>
      </w:pPr>
      <w:r w:rsidRPr="00335641">
        <w:t xml:space="preserve">A tabela </w:t>
      </w:r>
      <w:r w:rsidR="005677AA" w:rsidRPr="003F7880">
        <w:rPr>
          <w:rFonts w:cstheme="minorHAnsi"/>
          <w:b/>
          <w:bCs/>
          <w:i/>
        </w:rPr>
        <w:t>bu_esg_work.</w:t>
      </w:r>
      <w:r w:rsidR="005677AA">
        <w:rPr>
          <w:rFonts w:cstheme="minorHAnsi"/>
          <w:b/>
          <w:bCs/>
          <w:i/>
        </w:rPr>
        <w:t>ag04_temp_cto_gra</w:t>
      </w:r>
      <w:r w:rsidRPr="00335641">
        <w:rPr>
          <w:rFonts w:cstheme="minorHAnsi"/>
          <w:iCs/>
        </w:rPr>
        <w:t xml:space="preserve"> resulta de vários cruzamentos (</w:t>
      </w:r>
      <w:proofErr w:type="spellStart"/>
      <w:r w:rsidRPr="00335641">
        <w:rPr>
          <w:rFonts w:cstheme="minorHAnsi"/>
          <w:i/>
        </w:rPr>
        <w:t>left</w:t>
      </w:r>
      <w:proofErr w:type="spellEnd"/>
      <w:r w:rsidRPr="00335641">
        <w:rPr>
          <w:rFonts w:cstheme="minorHAnsi"/>
          <w:i/>
        </w:rPr>
        <w:t xml:space="preserve"> </w:t>
      </w:r>
      <w:proofErr w:type="spellStart"/>
      <w:r w:rsidRPr="00335641">
        <w:rPr>
          <w:rFonts w:cstheme="minorHAnsi"/>
          <w:i/>
        </w:rPr>
        <w:t>join</w:t>
      </w:r>
      <w:proofErr w:type="spellEnd"/>
      <w:r w:rsidRPr="00335641">
        <w:rPr>
          <w:rFonts w:cstheme="minorHAnsi"/>
          <w:iCs/>
        </w:rPr>
        <w:t xml:space="preserve">) entre a tabela de </w:t>
      </w:r>
      <w:bookmarkStart w:id="14" w:name="_Hlk181287002"/>
      <w:r w:rsidRPr="00335641">
        <w:rPr>
          <w:rFonts w:cstheme="minorHAnsi"/>
          <w:iCs/>
        </w:rPr>
        <w:t>contratos e clientes</w:t>
      </w:r>
      <w:bookmarkEnd w:id="14"/>
      <w:r w:rsidRPr="00335641">
        <w:rPr>
          <w:rFonts w:cstheme="minorHAnsi"/>
          <w:iCs/>
        </w:rPr>
        <w:t xml:space="preserve"> local (tabela </w:t>
      </w:r>
      <w:r w:rsidRPr="005677AA">
        <w:rPr>
          <w:rFonts w:cstheme="minorHAnsi"/>
          <w:b/>
          <w:bCs/>
          <w:i/>
          <w:highlight w:val="yellow"/>
        </w:rPr>
        <w:t>bu_esg_work.p3_full_ctr_cli_local_final</w:t>
      </w:r>
      <w:r w:rsidRPr="00335641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 </w:t>
      </w:r>
      <w:r w:rsidRPr="00335641">
        <w:rPr>
          <w:rFonts w:cstheme="minorHAnsi"/>
          <w:iCs/>
        </w:rPr>
        <w:t>filtrada à data de referência através do campo ‘</w:t>
      </w:r>
      <w:proofErr w:type="spellStart"/>
      <w:r w:rsidRPr="00335641">
        <w:rPr>
          <w:rFonts w:cstheme="minorHAnsi"/>
          <w:i/>
        </w:rPr>
        <w:t>dt_rfrnc</w:t>
      </w:r>
      <w:proofErr w:type="spellEnd"/>
      <w:r w:rsidR="005677AA">
        <w:rPr>
          <w:rFonts w:cstheme="minorHAnsi"/>
          <w:iCs/>
        </w:rPr>
        <w:t>’, pelo</w:t>
      </w:r>
      <w:r w:rsidR="005677AA" w:rsidRPr="005677AA">
        <w:rPr>
          <w:rFonts w:cstheme="minorHAnsi"/>
          <w:iCs/>
        </w:rPr>
        <w:t xml:space="preserve"> campo ‘</w:t>
      </w:r>
      <w:proofErr w:type="spellStart"/>
      <w:r w:rsidR="005677AA" w:rsidRPr="005677AA">
        <w:rPr>
          <w:rFonts w:cstheme="minorHAnsi"/>
          <w:i/>
          <w:iCs/>
        </w:rPr>
        <w:t>instrumento_financeiro</w:t>
      </w:r>
      <w:proofErr w:type="spellEnd"/>
      <w:r w:rsidR="005677AA" w:rsidRPr="005677AA">
        <w:rPr>
          <w:rFonts w:cstheme="minorHAnsi"/>
          <w:iCs/>
        </w:rPr>
        <w:t xml:space="preserve">’ </w:t>
      </w:r>
      <w:r w:rsidR="005677AA">
        <w:rPr>
          <w:rFonts w:cstheme="minorHAnsi"/>
          <w:iCs/>
        </w:rPr>
        <w:t>para incluir</w:t>
      </w:r>
      <w:r w:rsidR="005677AA" w:rsidRPr="005677AA">
        <w:rPr>
          <w:rFonts w:cstheme="minorHAnsi"/>
          <w:iCs/>
        </w:rPr>
        <w:t xml:space="preserve"> </w:t>
      </w:r>
      <w:r w:rsidR="005677AA">
        <w:rPr>
          <w:rFonts w:cstheme="minorHAnsi"/>
          <w:iCs/>
        </w:rPr>
        <w:t xml:space="preserve">os </w:t>
      </w:r>
      <w:r w:rsidR="005677AA" w:rsidRPr="005677AA">
        <w:rPr>
          <w:rFonts w:cstheme="minorHAnsi"/>
          <w:iCs/>
        </w:rPr>
        <w:t>valores 'credito concedido e outros ativos financei</w:t>
      </w:r>
      <w:r w:rsidR="005677AA">
        <w:rPr>
          <w:rFonts w:cstheme="minorHAnsi"/>
          <w:iCs/>
        </w:rPr>
        <w:t>ros',  'instrumentos de divida' ou 'instrumentos de capital', pelo</w:t>
      </w:r>
      <w:r w:rsidR="005677AA" w:rsidRPr="005677AA">
        <w:rPr>
          <w:rFonts w:cstheme="minorHAnsi"/>
          <w:iCs/>
        </w:rPr>
        <w:t xml:space="preserve"> campo ‘</w:t>
      </w:r>
      <w:proofErr w:type="spellStart"/>
      <w:r w:rsidR="005677AA" w:rsidRPr="005677AA">
        <w:rPr>
          <w:rFonts w:cstheme="minorHAnsi"/>
          <w:i/>
          <w:iCs/>
        </w:rPr>
        <w:t>carteira_contabilistica</w:t>
      </w:r>
      <w:proofErr w:type="spellEnd"/>
      <w:r w:rsidR="005677AA" w:rsidRPr="005677AA">
        <w:rPr>
          <w:rFonts w:cstheme="minorHAnsi"/>
          <w:iCs/>
        </w:rPr>
        <w:t xml:space="preserve">’ </w:t>
      </w:r>
      <w:r w:rsidR="005677AA">
        <w:rPr>
          <w:rFonts w:cstheme="minorHAnsi"/>
          <w:iCs/>
        </w:rPr>
        <w:t xml:space="preserve">incluir </w:t>
      </w:r>
      <w:r w:rsidR="005677AA" w:rsidRPr="005677AA">
        <w:rPr>
          <w:rFonts w:cstheme="minorHAnsi"/>
          <w:iCs/>
        </w:rPr>
        <w:t xml:space="preserve">os valores 'ativos financeiros </w:t>
      </w:r>
      <w:proofErr w:type="spellStart"/>
      <w:r w:rsidR="005677AA" w:rsidRPr="005677AA">
        <w:rPr>
          <w:rFonts w:cstheme="minorHAnsi"/>
          <w:iCs/>
        </w:rPr>
        <w:t>manda</w:t>
      </w:r>
      <w:r w:rsidR="009D727F">
        <w:rPr>
          <w:rFonts w:cstheme="minorHAnsi"/>
          <w:iCs/>
        </w:rPr>
        <w:t>toriamente</w:t>
      </w:r>
      <w:proofErr w:type="spellEnd"/>
      <w:r w:rsidR="009D727F">
        <w:rPr>
          <w:rFonts w:cstheme="minorHAnsi"/>
          <w:iCs/>
        </w:rPr>
        <w:t xml:space="preserve"> ao justo valor atravé</w:t>
      </w:r>
      <w:r w:rsidR="005677AA" w:rsidRPr="005677AA">
        <w:rPr>
          <w:rFonts w:cstheme="minorHAnsi"/>
          <w:iCs/>
        </w:rPr>
        <w:t xml:space="preserve">s de resultados', 'ativos financeiros ao justo valor </w:t>
      </w:r>
      <w:proofErr w:type="spellStart"/>
      <w:r w:rsidR="005677AA" w:rsidRPr="005677AA">
        <w:rPr>
          <w:rFonts w:cstheme="minorHAnsi"/>
          <w:iCs/>
        </w:rPr>
        <w:t>atraves</w:t>
      </w:r>
      <w:proofErr w:type="spellEnd"/>
      <w:r w:rsidR="005677AA" w:rsidRPr="005677AA">
        <w:rPr>
          <w:rFonts w:cstheme="minorHAnsi"/>
          <w:iCs/>
        </w:rPr>
        <w:t xml:space="preserve"> de resultados', 'ativos financeiros ao custo amortizado', 'ativos financeiros ao justo valor </w:t>
      </w:r>
      <w:proofErr w:type="spellStart"/>
      <w:r w:rsidR="005677AA" w:rsidRPr="005677AA">
        <w:rPr>
          <w:rFonts w:cstheme="minorHAnsi"/>
          <w:iCs/>
        </w:rPr>
        <w:t>atraves</w:t>
      </w:r>
      <w:proofErr w:type="spellEnd"/>
      <w:r w:rsidR="005677AA" w:rsidRPr="005677AA">
        <w:rPr>
          <w:rFonts w:cstheme="minorHAnsi"/>
          <w:iCs/>
        </w:rPr>
        <w:t xml:space="preserve"> de outro rendimento integral', 'investimentos em associados e filiais exclusivas da </w:t>
      </w:r>
      <w:proofErr w:type="spellStart"/>
      <w:r w:rsidR="005677AA" w:rsidRPr="005677AA">
        <w:rPr>
          <w:rFonts w:cstheme="minorHAnsi"/>
          <w:iCs/>
        </w:rPr>
        <w:t>consolidacao</w:t>
      </w:r>
      <w:proofErr w:type="spellEnd"/>
      <w:r w:rsidR="005677AA" w:rsidRPr="005677AA">
        <w:rPr>
          <w:rFonts w:cstheme="minorHAnsi"/>
          <w:iCs/>
        </w:rPr>
        <w:t>’</w:t>
      </w:r>
      <w:r w:rsidR="005677AA">
        <w:rPr>
          <w:rFonts w:cstheme="minorHAnsi"/>
          <w:iCs/>
        </w:rPr>
        <w:t xml:space="preserve"> e pelo campo ‘</w:t>
      </w:r>
      <w:proofErr w:type="spellStart"/>
      <w:r w:rsidR="005677AA">
        <w:rPr>
          <w:rFonts w:cstheme="minorHAnsi"/>
          <w:i/>
          <w:iCs/>
        </w:rPr>
        <w:t>bruto_imparidade</w:t>
      </w:r>
      <w:proofErr w:type="spellEnd"/>
      <w:r w:rsidR="005677AA">
        <w:rPr>
          <w:rFonts w:cstheme="minorHAnsi"/>
          <w:iCs/>
        </w:rPr>
        <w:t xml:space="preserve">’ </w:t>
      </w:r>
      <w:r w:rsidR="000F2197">
        <w:rPr>
          <w:rFonts w:cstheme="minorHAnsi"/>
          <w:iCs/>
        </w:rPr>
        <w:t>igual a ‘valor bruto’</w:t>
      </w:r>
      <w:r w:rsidR="005677AA">
        <w:rPr>
          <w:rFonts w:cstheme="minorHAnsi"/>
          <w:iCs/>
        </w:rPr>
        <w:t xml:space="preserve">, </w:t>
      </w:r>
      <w:r w:rsidRPr="00335641">
        <w:rPr>
          <w:rFonts w:cstheme="minorHAnsi"/>
          <w:iCs/>
        </w:rPr>
        <w:t xml:space="preserve">com 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resultado</w:t>
      </w:r>
      <w:r w:rsidR="00DE11A6">
        <w:rPr>
          <w:rFonts w:cstheme="minorHAnsi"/>
          <w:iCs/>
        </w:rPr>
        <w:t xml:space="preserve">s </w:t>
      </w:r>
      <w:r w:rsidR="008A44B4">
        <w:rPr>
          <w:rFonts w:cstheme="minorHAnsi"/>
          <w:iCs/>
        </w:rPr>
        <w:t>d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seguintes</w:t>
      </w:r>
      <w:r w:rsidR="00DE11A6">
        <w:rPr>
          <w:rFonts w:cstheme="minorHAnsi"/>
          <w:iCs/>
        </w:rPr>
        <w:t xml:space="preserve"> cruzamentos</w:t>
      </w:r>
      <w:r w:rsidRPr="00335641">
        <w:rPr>
          <w:rFonts w:cstheme="minorHAnsi"/>
          <w:iCs/>
        </w:rPr>
        <w:t>:</w:t>
      </w:r>
    </w:p>
    <w:p w14:paraId="5C5D2D38" w14:textId="7E09DF65" w:rsidR="00DE11A6" w:rsidRPr="00102C8E" w:rsidRDefault="008A44B4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O resultado do primeiro cruzamento provém de um c</w:t>
      </w:r>
      <w:r w:rsidR="00DE11A6">
        <w:rPr>
          <w:iCs/>
        </w:rPr>
        <w:t>ruzamento</w:t>
      </w:r>
      <w:r>
        <w:rPr>
          <w:iCs/>
        </w:rPr>
        <w:t xml:space="preserve"> (</w:t>
      </w:r>
      <w:proofErr w:type="spellStart"/>
      <w:r>
        <w:rPr>
          <w:i/>
          <w:iCs/>
        </w:rPr>
        <w:t>inner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join</w:t>
      </w:r>
      <w:proofErr w:type="spellEnd"/>
      <w:r>
        <w:rPr>
          <w:iCs/>
        </w:rPr>
        <w:t>)</w:t>
      </w:r>
      <w:r w:rsidR="00DE11A6">
        <w:rPr>
          <w:iCs/>
        </w:rPr>
        <w:t xml:space="preserve"> da tabela </w:t>
      </w:r>
      <w:r w:rsidR="00DE11A6" w:rsidRPr="00DE11A6">
        <w:rPr>
          <w:b/>
          <w:i/>
          <w:iCs/>
        </w:rPr>
        <w:t>cd_</w:t>
      </w:r>
      <w:proofErr w:type="gramStart"/>
      <w:r w:rsidR="00DE11A6" w:rsidRPr="00DE11A6">
        <w:rPr>
          <w:b/>
          <w:i/>
          <w:iCs/>
        </w:rPr>
        <w:t>captools.ct</w:t>
      </w:r>
      <w:proofErr w:type="gramEnd"/>
      <w:r w:rsidR="00DE11A6" w:rsidRPr="00DE11A6">
        <w:rPr>
          <w:b/>
          <w:i/>
          <w:iCs/>
        </w:rPr>
        <w:t>003_univ_cli</w:t>
      </w:r>
      <w:r>
        <w:rPr>
          <w:iCs/>
        </w:rPr>
        <w:t xml:space="preserve"> </w:t>
      </w:r>
      <w:r w:rsidRPr="00335641">
        <w:rPr>
          <w:iCs/>
        </w:rPr>
        <w:t xml:space="preserve">filtrada </w:t>
      </w:r>
      <w:r w:rsidRPr="00335641">
        <w:rPr>
          <w:rFonts w:cstheme="minorHAnsi"/>
          <w:iCs/>
        </w:rPr>
        <w:t>à data de referência através do campo ‘</w:t>
      </w:r>
      <w:proofErr w:type="spellStart"/>
      <w:r>
        <w:rPr>
          <w:rFonts w:cstheme="minorHAnsi"/>
          <w:i/>
        </w:rPr>
        <w:t>ref_date</w:t>
      </w:r>
      <w:proofErr w:type="spellEnd"/>
      <w:r w:rsidRPr="00335641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com a tabela </w:t>
      </w:r>
      <w:r w:rsidRPr="008A44B4">
        <w:rPr>
          <w:rFonts w:cstheme="minorHAnsi"/>
          <w:b/>
          <w:i/>
          <w:iCs/>
        </w:rPr>
        <w:t>cd_captools.ct070_univ_gr_cli</w:t>
      </w:r>
      <w:r>
        <w:rPr>
          <w:rFonts w:cstheme="minorHAnsi"/>
          <w:iCs/>
        </w:rPr>
        <w:t xml:space="preserve"> filtrada </w:t>
      </w:r>
      <w:r w:rsidRPr="00335641">
        <w:rPr>
          <w:rFonts w:cstheme="minorHAnsi"/>
          <w:iCs/>
        </w:rPr>
        <w:t>à data de referência através do campo ‘</w:t>
      </w:r>
      <w:proofErr w:type="spellStart"/>
      <w:r>
        <w:rPr>
          <w:rFonts w:cstheme="minorHAnsi"/>
          <w:i/>
        </w:rPr>
        <w:t>ref_date</w:t>
      </w:r>
      <w:proofErr w:type="spellEnd"/>
      <w:r w:rsidRPr="00335641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por ‘CONTROLO’ no campo ‘</w:t>
      </w:r>
      <w:proofErr w:type="spellStart"/>
      <w:r>
        <w:rPr>
          <w:rFonts w:cstheme="minorHAnsi"/>
          <w:i/>
          <w:iCs/>
        </w:rPr>
        <w:t>tipo_relacao</w:t>
      </w:r>
      <w:proofErr w:type="spellEnd"/>
      <w:r>
        <w:rPr>
          <w:rFonts w:cstheme="minorHAnsi"/>
          <w:iCs/>
        </w:rPr>
        <w:t xml:space="preserve">’, através do campo </w:t>
      </w:r>
      <w:r w:rsidRPr="009D727F">
        <w:rPr>
          <w:rFonts w:cstheme="minorHAnsi"/>
          <w:i/>
          <w:iCs/>
        </w:rPr>
        <w:t>‘</w:t>
      </w:r>
      <w:proofErr w:type="spellStart"/>
      <w:r w:rsidRPr="009D727F">
        <w:rPr>
          <w:rFonts w:cstheme="minorHAnsi"/>
          <w:i/>
          <w:iCs/>
        </w:rPr>
        <w:t>zcliente</w:t>
      </w:r>
      <w:proofErr w:type="spellEnd"/>
      <w:r w:rsidRPr="009D727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tabelas, para obtenção do campo ‘</w:t>
      </w:r>
      <w:proofErr w:type="spellStart"/>
      <w:r>
        <w:rPr>
          <w:rFonts w:cstheme="minorHAnsi"/>
          <w:i/>
          <w:iCs/>
        </w:rPr>
        <w:t>zgrupo</w:t>
      </w:r>
      <w:proofErr w:type="spellEnd"/>
      <w:r>
        <w:rPr>
          <w:rFonts w:cstheme="minorHAnsi"/>
          <w:iCs/>
        </w:rPr>
        <w:t xml:space="preserve">’ da tabela </w:t>
      </w:r>
      <w:r w:rsidRPr="008A44B4">
        <w:rPr>
          <w:rFonts w:cstheme="minorHAnsi"/>
          <w:b/>
          <w:i/>
          <w:iCs/>
        </w:rPr>
        <w:t>cd_captools.ct070_univ_gr_cli</w:t>
      </w:r>
      <w:r>
        <w:rPr>
          <w:rFonts w:cstheme="minorHAnsi"/>
          <w:iCs/>
        </w:rPr>
        <w:t xml:space="preserve">. De seguida, </w:t>
      </w:r>
      <w:r w:rsidR="00EB29B8">
        <w:rPr>
          <w:rFonts w:cstheme="minorHAnsi"/>
          <w:iCs/>
        </w:rPr>
        <w:t>é feito um</w:t>
      </w:r>
      <w:r>
        <w:rPr>
          <w:rFonts w:cstheme="minorHAnsi"/>
          <w:iCs/>
        </w:rPr>
        <w:t xml:space="preserve"> cruzamento (</w:t>
      </w:r>
      <w:proofErr w:type="spellStart"/>
      <w:r w:rsidRPr="00102C8E">
        <w:rPr>
          <w:rFonts w:cstheme="minorHAnsi"/>
          <w:i/>
          <w:iCs/>
        </w:rPr>
        <w:t>inner</w:t>
      </w:r>
      <w:proofErr w:type="spellEnd"/>
      <w:r w:rsidRPr="00102C8E">
        <w:rPr>
          <w:rFonts w:cstheme="minorHAnsi"/>
          <w:i/>
          <w:iCs/>
        </w:rPr>
        <w:t xml:space="preserve"> </w:t>
      </w:r>
      <w:proofErr w:type="spellStart"/>
      <w:r w:rsidRPr="00102C8E">
        <w:rPr>
          <w:rFonts w:cstheme="minorHAnsi"/>
          <w:i/>
          <w:iCs/>
        </w:rPr>
        <w:t>join</w:t>
      </w:r>
      <w:proofErr w:type="spellEnd"/>
      <w:r>
        <w:rPr>
          <w:rFonts w:cstheme="minorHAnsi"/>
          <w:iCs/>
        </w:rPr>
        <w:t xml:space="preserve">) da tabela </w:t>
      </w:r>
      <w:r w:rsidRPr="008A44B4">
        <w:rPr>
          <w:rFonts w:cstheme="minorHAnsi"/>
          <w:b/>
          <w:i/>
          <w:iCs/>
        </w:rPr>
        <w:t>cd_</w:t>
      </w:r>
      <w:proofErr w:type="gramStart"/>
      <w:r w:rsidRPr="008A44B4">
        <w:rPr>
          <w:rFonts w:cstheme="minorHAnsi"/>
          <w:b/>
          <w:i/>
          <w:iCs/>
        </w:rPr>
        <w:t>captools.ct</w:t>
      </w:r>
      <w:proofErr w:type="gramEnd"/>
      <w:r w:rsidRPr="008A44B4">
        <w:rPr>
          <w:rFonts w:cstheme="minorHAnsi"/>
          <w:b/>
          <w:i/>
          <w:iCs/>
        </w:rPr>
        <w:t>070_univ_gr_cli</w:t>
      </w:r>
      <w:r w:rsidR="00EB29B8">
        <w:rPr>
          <w:rFonts w:cstheme="minorHAnsi"/>
          <w:iCs/>
        </w:rPr>
        <w:t xml:space="preserve"> com os mesmo filtros </w:t>
      </w:r>
      <w:r>
        <w:rPr>
          <w:rFonts w:cstheme="minorHAnsi"/>
          <w:iCs/>
        </w:rPr>
        <w:t xml:space="preserve">com a tabela </w:t>
      </w:r>
      <w:r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 xml:space="preserve"> filtrada </w:t>
      </w:r>
      <w:r w:rsidR="00EB29B8" w:rsidRPr="00335641">
        <w:rPr>
          <w:rFonts w:cstheme="minorHAnsi"/>
          <w:iCs/>
        </w:rPr>
        <w:t>à data de referência através do campo ‘</w:t>
      </w:r>
      <w:proofErr w:type="spellStart"/>
      <w:r w:rsidR="00EB29B8">
        <w:rPr>
          <w:rFonts w:cstheme="minorHAnsi"/>
          <w:i/>
        </w:rPr>
        <w:t>ref_date</w:t>
      </w:r>
      <w:proofErr w:type="spellEnd"/>
      <w:r w:rsidR="00EB29B8" w:rsidRPr="00335641">
        <w:rPr>
          <w:rFonts w:cstheme="minorHAnsi"/>
          <w:iCs/>
        </w:rPr>
        <w:t>’</w:t>
      </w:r>
      <w:r w:rsidR="00EB29B8">
        <w:rPr>
          <w:rFonts w:cstheme="minorHAnsi"/>
          <w:iCs/>
        </w:rPr>
        <w:t>, através do campo ‘</w:t>
      </w:r>
      <w:proofErr w:type="spellStart"/>
      <w:r w:rsidR="00EB29B8">
        <w:rPr>
          <w:rFonts w:cstheme="minorHAnsi"/>
          <w:i/>
          <w:iCs/>
        </w:rPr>
        <w:t>zgrupo</w:t>
      </w:r>
      <w:proofErr w:type="spellEnd"/>
      <w:r w:rsidR="00EB29B8">
        <w:rPr>
          <w:rFonts w:cstheme="minorHAnsi"/>
          <w:iCs/>
        </w:rPr>
        <w:t>’ para obtenção do campo ‘</w:t>
      </w:r>
      <w:proofErr w:type="spellStart"/>
      <w:r w:rsidR="00EB29B8">
        <w:rPr>
          <w:rFonts w:cstheme="minorHAnsi"/>
          <w:i/>
          <w:iCs/>
        </w:rPr>
        <w:t>zcliente_princ</w:t>
      </w:r>
      <w:proofErr w:type="spellEnd"/>
      <w:r w:rsidR="00EB29B8">
        <w:rPr>
          <w:rFonts w:cstheme="minorHAnsi"/>
          <w:iCs/>
        </w:rPr>
        <w:t xml:space="preserve">’ da </w:t>
      </w:r>
      <w:r w:rsidR="00EB29B8">
        <w:rPr>
          <w:rFonts w:cstheme="minorHAnsi"/>
          <w:iCs/>
        </w:rPr>
        <w:lastRenderedPageBreak/>
        <w:t xml:space="preserve">tabela </w:t>
      </w:r>
      <w:r w:rsidR="00EB29B8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>. Adicionalmente, é feito um cruzamento (</w:t>
      </w:r>
      <w:proofErr w:type="spellStart"/>
      <w:r w:rsidR="00EB29B8">
        <w:rPr>
          <w:rFonts w:cstheme="minorHAnsi"/>
          <w:i/>
          <w:iCs/>
        </w:rPr>
        <w:t>inner</w:t>
      </w:r>
      <w:proofErr w:type="spellEnd"/>
      <w:r w:rsidR="00EB29B8">
        <w:rPr>
          <w:rFonts w:cstheme="minorHAnsi"/>
          <w:i/>
          <w:iCs/>
        </w:rPr>
        <w:t xml:space="preserve"> </w:t>
      </w:r>
      <w:proofErr w:type="spellStart"/>
      <w:r w:rsidR="00EB29B8">
        <w:rPr>
          <w:rFonts w:cstheme="minorHAnsi"/>
          <w:i/>
          <w:iCs/>
        </w:rPr>
        <w:t>join</w:t>
      </w:r>
      <w:proofErr w:type="spellEnd"/>
      <w:r w:rsidR="00EB29B8">
        <w:rPr>
          <w:rFonts w:cstheme="minorHAnsi"/>
          <w:iCs/>
        </w:rPr>
        <w:t xml:space="preserve">) da tabela </w:t>
      </w:r>
      <w:r w:rsidR="00EB29B8">
        <w:rPr>
          <w:rFonts w:cstheme="minorHAnsi"/>
          <w:b/>
          <w:i/>
          <w:iCs/>
        </w:rPr>
        <w:t>cd_</w:t>
      </w:r>
      <w:proofErr w:type="gramStart"/>
      <w:r w:rsidR="00EB29B8">
        <w:rPr>
          <w:rFonts w:cstheme="minorHAnsi"/>
          <w:b/>
          <w:i/>
          <w:iCs/>
        </w:rPr>
        <w:t>captools.ct</w:t>
      </w:r>
      <w:proofErr w:type="gramEnd"/>
      <w:r w:rsidR="00EB29B8">
        <w:rPr>
          <w:rFonts w:cstheme="minorHAnsi"/>
          <w:b/>
          <w:i/>
          <w:iCs/>
        </w:rPr>
        <w:t>069_univ_gr_ec</w:t>
      </w:r>
      <w:r w:rsidR="00EB29B8">
        <w:rPr>
          <w:rFonts w:cstheme="minorHAnsi"/>
          <w:iCs/>
        </w:rPr>
        <w:t xml:space="preserve"> com os mesmos filtros com a tabela </w:t>
      </w:r>
      <w:r w:rsidR="00EB29B8" w:rsidRPr="00437FBE">
        <w:rPr>
          <w:b/>
          <w:bCs/>
          <w:i/>
        </w:rPr>
        <w:t>cd_riscos.rstf159_rating_</w:t>
      </w:r>
      <w:r w:rsidR="00EB29B8">
        <w:rPr>
          <w:b/>
          <w:bCs/>
          <w:i/>
        </w:rPr>
        <w:t>interno</w:t>
      </w:r>
      <w:r w:rsidR="00EB29B8">
        <w:rPr>
          <w:b/>
          <w:bCs/>
        </w:rPr>
        <w:t xml:space="preserve"> </w:t>
      </w:r>
      <w:r w:rsidR="00EB29B8" w:rsidRPr="00335641">
        <w:rPr>
          <w:iCs/>
        </w:rPr>
        <w:t xml:space="preserve">filtrada </w:t>
      </w:r>
      <w:r w:rsidR="00EB29B8" w:rsidRPr="00335641">
        <w:rPr>
          <w:rFonts w:cstheme="minorHAnsi"/>
          <w:iCs/>
        </w:rPr>
        <w:t>à data de referência através do campo ‘</w:t>
      </w:r>
      <w:proofErr w:type="spellStart"/>
      <w:r w:rsidR="00EB29B8" w:rsidRPr="00437FBE">
        <w:rPr>
          <w:rFonts w:cstheme="minorHAnsi"/>
          <w:i/>
        </w:rPr>
        <w:t>data_date_part</w:t>
      </w:r>
      <w:proofErr w:type="spellEnd"/>
      <w:r w:rsidR="00EB29B8" w:rsidRPr="00335641">
        <w:rPr>
          <w:rFonts w:cstheme="minorHAnsi"/>
          <w:iCs/>
        </w:rPr>
        <w:t xml:space="preserve">’ e </w:t>
      </w:r>
      <w:r w:rsidR="00EB29B8">
        <w:rPr>
          <w:rFonts w:cstheme="minorHAnsi"/>
          <w:iCs/>
        </w:rPr>
        <w:t>eliminando os registos com código de cliente a branco ou não válido (</w:t>
      </w:r>
      <w:r w:rsidR="00EB29B8" w:rsidRPr="00437FBE">
        <w:rPr>
          <w:rFonts w:cstheme="minorHAnsi"/>
          <w:iCs/>
        </w:rPr>
        <w:t>'#'</w:t>
      </w:r>
      <w:r w:rsidR="00EB29B8">
        <w:rPr>
          <w:rFonts w:cstheme="minorHAnsi"/>
          <w:iCs/>
        </w:rPr>
        <w:t>), através do campo ‘</w:t>
      </w:r>
      <w:proofErr w:type="spellStart"/>
      <w:r w:rsidR="00EB29B8" w:rsidRPr="00EB29B8">
        <w:rPr>
          <w:rFonts w:cstheme="minorHAnsi"/>
          <w:i/>
          <w:iCs/>
        </w:rPr>
        <w:t>zcliente_princ</w:t>
      </w:r>
      <w:proofErr w:type="spellEnd"/>
      <w:r w:rsidR="00EB29B8">
        <w:rPr>
          <w:rFonts w:cstheme="minorHAnsi"/>
          <w:iCs/>
        </w:rPr>
        <w:t>’ e ‘</w:t>
      </w:r>
      <w:proofErr w:type="spellStart"/>
      <w:r w:rsidR="00EB29B8" w:rsidRPr="00EB29B8">
        <w:rPr>
          <w:rFonts w:cstheme="minorHAnsi"/>
          <w:i/>
          <w:iCs/>
        </w:rPr>
        <w:t>ccliente</w:t>
      </w:r>
      <w:proofErr w:type="spellEnd"/>
      <w:r w:rsidR="00EB29B8">
        <w:rPr>
          <w:rFonts w:cstheme="minorHAnsi"/>
          <w:iCs/>
        </w:rPr>
        <w:t>’, respetivamente</w:t>
      </w:r>
      <w:r w:rsidR="001E140A">
        <w:rPr>
          <w:rFonts w:cstheme="minorHAnsi"/>
          <w:iCs/>
        </w:rPr>
        <w:t>, para obtenção dos campos</w:t>
      </w:r>
      <w:r w:rsidR="00DB72C6">
        <w:rPr>
          <w:rFonts w:cstheme="minorHAnsi"/>
          <w:iCs/>
        </w:rPr>
        <w:t xml:space="preserve"> ‘</w:t>
      </w:r>
      <w:proofErr w:type="spellStart"/>
      <w:r w:rsidR="00DB72C6" w:rsidRPr="00DB72C6">
        <w:rPr>
          <w:rFonts w:cstheme="minorHAnsi"/>
          <w:i/>
          <w:iCs/>
        </w:rPr>
        <w:t>centlegal</w:t>
      </w:r>
      <w:proofErr w:type="spellEnd"/>
      <w:r w:rsidR="00DB72C6">
        <w:rPr>
          <w:rFonts w:cstheme="minorHAnsi"/>
          <w:iCs/>
        </w:rPr>
        <w:t>’ e ‘</w:t>
      </w:r>
      <w:proofErr w:type="spellStart"/>
      <w:r w:rsidR="00DB72C6" w:rsidRPr="00DB72C6">
        <w:rPr>
          <w:rFonts w:cstheme="minorHAnsi"/>
          <w:i/>
          <w:iCs/>
        </w:rPr>
        <w:t>cgrupo</w:t>
      </w:r>
      <w:proofErr w:type="spellEnd"/>
      <w:r w:rsidR="00DB72C6">
        <w:rPr>
          <w:rFonts w:cstheme="minorHAnsi"/>
          <w:iCs/>
        </w:rPr>
        <w:t>’</w:t>
      </w:r>
      <w:r w:rsidR="00EB29B8">
        <w:rPr>
          <w:rFonts w:cstheme="minorHAnsi"/>
          <w:iCs/>
        </w:rPr>
        <w:t xml:space="preserve">. Por fim, a este resultado é apenas feito um </w:t>
      </w:r>
      <w:proofErr w:type="spellStart"/>
      <w:r w:rsidR="00EB29B8" w:rsidRPr="00EB29B8">
        <w:rPr>
          <w:rFonts w:cstheme="minorHAnsi"/>
          <w:i/>
          <w:iCs/>
        </w:rPr>
        <w:t>union</w:t>
      </w:r>
      <w:proofErr w:type="spellEnd"/>
      <w:r w:rsidR="00EB29B8" w:rsidRPr="00EB29B8">
        <w:rPr>
          <w:rFonts w:cstheme="minorHAnsi"/>
          <w:i/>
          <w:iCs/>
        </w:rPr>
        <w:t xml:space="preserve"> </w:t>
      </w:r>
      <w:proofErr w:type="spellStart"/>
      <w:r w:rsidR="00EB29B8" w:rsidRPr="00EB29B8">
        <w:rPr>
          <w:rFonts w:cstheme="minorHAnsi"/>
          <w:i/>
          <w:iCs/>
        </w:rPr>
        <w:t>all</w:t>
      </w:r>
      <w:proofErr w:type="spellEnd"/>
      <w:r w:rsidR="00EB29B8">
        <w:rPr>
          <w:rFonts w:cstheme="minorHAnsi"/>
          <w:iCs/>
        </w:rPr>
        <w:t xml:space="preserve"> com a tabela </w:t>
      </w:r>
      <w:r w:rsidR="00EB29B8" w:rsidRPr="00437FBE">
        <w:rPr>
          <w:b/>
          <w:bCs/>
          <w:i/>
        </w:rPr>
        <w:t>cd_</w:t>
      </w:r>
      <w:proofErr w:type="gramStart"/>
      <w:r w:rsidR="00EB29B8" w:rsidRPr="00437FBE">
        <w:rPr>
          <w:b/>
          <w:bCs/>
          <w:i/>
        </w:rPr>
        <w:t>riscos.rstf</w:t>
      </w:r>
      <w:proofErr w:type="gramEnd"/>
      <w:r w:rsidR="00EB29B8" w:rsidRPr="00437FBE">
        <w:rPr>
          <w:b/>
          <w:bCs/>
          <w:i/>
        </w:rPr>
        <w:t>159_rating_interno</w:t>
      </w:r>
      <w:r w:rsidR="00EB29B8">
        <w:rPr>
          <w:b/>
          <w:bCs/>
          <w:i/>
        </w:rPr>
        <w:t xml:space="preserve"> </w:t>
      </w:r>
      <w:r w:rsidR="00EB29B8">
        <w:rPr>
          <w:bCs/>
        </w:rPr>
        <w:t>com os mesmos filtros. Este resultado vai cruzar com a tabela de contratos e clientes p</w:t>
      </w:r>
      <w:r w:rsidR="00102C8E">
        <w:rPr>
          <w:bCs/>
        </w:rPr>
        <w:t>elo ‘</w:t>
      </w:r>
      <w:proofErr w:type="spellStart"/>
      <w:r w:rsidR="00102C8E" w:rsidRPr="00102C8E">
        <w:rPr>
          <w:bCs/>
          <w:i/>
        </w:rPr>
        <w:t>zcliente</w:t>
      </w:r>
      <w:proofErr w:type="spellEnd"/>
      <w:r w:rsidR="002314C8">
        <w:rPr>
          <w:bCs/>
        </w:rPr>
        <w:t>’;</w:t>
      </w:r>
    </w:p>
    <w:p w14:paraId="2BDC6316" w14:textId="72889F75" w:rsidR="00102C8E" w:rsidRPr="00DE11A6" w:rsidRDefault="00102C8E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O resultado do segundo cruzamento provém de um cruzamento (</w:t>
      </w:r>
      <w:proofErr w:type="spellStart"/>
      <w:r>
        <w:rPr>
          <w:i/>
          <w:iCs/>
        </w:rPr>
        <w:t>inner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join</w:t>
      </w:r>
      <w:proofErr w:type="spellEnd"/>
      <w:r>
        <w:rPr>
          <w:iCs/>
        </w:rPr>
        <w:t xml:space="preserve">) da tabela </w:t>
      </w:r>
      <w:r w:rsidRPr="008A44B4">
        <w:rPr>
          <w:rFonts w:cstheme="minorHAnsi"/>
          <w:b/>
          <w:i/>
          <w:iCs/>
        </w:rPr>
        <w:t>cd_</w:t>
      </w:r>
      <w:proofErr w:type="gramStart"/>
      <w:r w:rsidRPr="008A44B4">
        <w:rPr>
          <w:rFonts w:cstheme="minorHAnsi"/>
          <w:b/>
          <w:i/>
          <w:iCs/>
        </w:rPr>
        <w:t>captools.ct</w:t>
      </w:r>
      <w:proofErr w:type="gramEnd"/>
      <w:r w:rsidRPr="008A44B4">
        <w:rPr>
          <w:rFonts w:cstheme="minorHAnsi"/>
          <w:b/>
          <w:i/>
          <w:iCs/>
        </w:rPr>
        <w:t>070_univ_gr_cli</w:t>
      </w:r>
      <w:r>
        <w:rPr>
          <w:rFonts w:cstheme="minorHAnsi"/>
          <w:iCs/>
        </w:rPr>
        <w:t xml:space="preserve"> filtrada </w:t>
      </w:r>
      <w:r w:rsidRPr="00335641">
        <w:rPr>
          <w:rFonts w:cstheme="minorHAnsi"/>
          <w:iCs/>
        </w:rPr>
        <w:t>à data de referência através do campo ‘</w:t>
      </w:r>
      <w:proofErr w:type="spellStart"/>
      <w:r>
        <w:rPr>
          <w:rFonts w:cstheme="minorHAnsi"/>
          <w:i/>
        </w:rPr>
        <w:t>ref_date</w:t>
      </w:r>
      <w:proofErr w:type="spellEnd"/>
      <w:r w:rsidRPr="00335641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por ‘CONTROLO’ no campo ‘</w:t>
      </w:r>
      <w:proofErr w:type="spellStart"/>
      <w:r>
        <w:rPr>
          <w:rFonts w:cstheme="minorHAnsi"/>
          <w:i/>
          <w:iCs/>
        </w:rPr>
        <w:t>tipo_relacao</w:t>
      </w:r>
      <w:proofErr w:type="spellEnd"/>
      <w:r>
        <w:rPr>
          <w:rFonts w:cstheme="minorHAnsi"/>
          <w:iCs/>
        </w:rPr>
        <w:t xml:space="preserve">’ com a tabela </w:t>
      </w:r>
      <w:r w:rsidRPr="009D727F">
        <w:rPr>
          <w:b/>
          <w:i/>
          <w:iCs/>
        </w:rPr>
        <w:t>cd_captools.ct071_rwa_gr_ec</w:t>
      </w:r>
      <w:r w:rsidRPr="00766AC0">
        <w:rPr>
          <w:iCs/>
        </w:rPr>
        <w:t xml:space="preserve"> (filtrada à data de referência através do campo ‘</w:t>
      </w:r>
      <w:proofErr w:type="spellStart"/>
      <w:r w:rsidRPr="00766AC0">
        <w:rPr>
          <w:i/>
          <w:iCs/>
        </w:rPr>
        <w:t>ref_date</w:t>
      </w:r>
      <w:proofErr w:type="spellEnd"/>
      <w:r w:rsidRPr="00766AC0">
        <w:rPr>
          <w:iCs/>
        </w:rPr>
        <w:t>’ e excluindo registos que não possuam informação no campo ‘</w:t>
      </w:r>
      <w:r w:rsidRPr="00766AC0">
        <w:rPr>
          <w:i/>
          <w:iCs/>
        </w:rPr>
        <w:t>kgl</w:t>
      </w:r>
      <w:r>
        <w:rPr>
          <w:i/>
          <w:iCs/>
        </w:rPr>
        <w:t>5</w:t>
      </w:r>
      <w:r w:rsidRPr="00766AC0">
        <w:rPr>
          <w:iCs/>
        </w:rPr>
        <w:t>’)</w:t>
      </w:r>
      <w:r>
        <w:rPr>
          <w:rFonts w:cstheme="minorHAnsi"/>
          <w:iCs/>
        </w:rPr>
        <w:t xml:space="preserve">, através do campo </w:t>
      </w:r>
      <w:r w:rsidRPr="009D727F">
        <w:rPr>
          <w:rFonts w:cstheme="minorHAnsi"/>
          <w:i/>
          <w:iCs/>
        </w:rPr>
        <w:t>‘</w:t>
      </w:r>
      <w:proofErr w:type="spellStart"/>
      <w:r w:rsidRPr="009D727F">
        <w:rPr>
          <w:rFonts w:cstheme="minorHAnsi"/>
          <w:i/>
          <w:iCs/>
        </w:rPr>
        <w:t>zgrupo</w:t>
      </w:r>
      <w:proofErr w:type="spellEnd"/>
      <w:r w:rsidRPr="009D727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</w:t>
      </w:r>
      <w:r w:rsidR="00DB72C6">
        <w:rPr>
          <w:rFonts w:cstheme="minorHAnsi"/>
          <w:iCs/>
        </w:rPr>
        <w:t>, para obtenção do campo ‘</w:t>
      </w:r>
      <w:r w:rsidR="00DB72C6">
        <w:rPr>
          <w:rFonts w:cstheme="minorHAnsi"/>
          <w:i/>
          <w:iCs/>
        </w:rPr>
        <w:t>kgl5</w:t>
      </w:r>
      <w:r w:rsidR="00DB72C6">
        <w:rPr>
          <w:rFonts w:cstheme="minorHAnsi"/>
          <w:iCs/>
        </w:rPr>
        <w:t>’</w:t>
      </w:r>
      <w:r>
        <w:rPr>
          <w:bCs/>
        </w:rPr>
        <w:t>. Este resultado vai cruzar com a tabela de contratos e clientes pelo ‘</w:t>
      </w:r>
      <w:proofErr w:type="spellStart"/>
      <w:r w:rsidRPr="00102C8E">
        <w:rPr>
          <w:bCs/>
          <w:i/>
        </w:rPr>
        <w:t>zcliente</w:t>
      </w:r>
      <w:proofErr w:type="spellEnd"/>
      <w:r w:rsidR="002314C8">
        <w:rPr>
          <w:bCs/>
        </w:rPr>
        <w:t>’;</w:t>
      </w:r>
    </w:p>
    <w:p w14:paraId="01E6CF9B" w14:textId="3A253035" w:rsidR="00A00AEB" w:rsidRPr="0021620E" w:rsidRDefault="00102C8E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 w:rsidRPr="00DB72C6">
        <w:rPr>
          <w:iCs/>
        </w:rPr>
        <w:t>O resultado do terceiro cruzamento provém de um cruzamento (</w:t>
      </w:r>
      <w:proofErr w:type="spellStart"/>
      <w:r w:rsidRPr="00DB72C6">
        <w:rPr>
          <w:i/>
          <w:iCs/>
        </w:rPr>
        <w:t>inner</w:t>
      </w:r>
      <w:proofErr w:type="spellEnd"/>
      <w:r w:rsidRPr="00DB72C6">
        <w:rPr>
          <w:i/>
          <w:iCs/>
        </w:rPr>
        <w:t xml:space="preserve"> </w:t>
      </w:r>
      <w:proofErr w:type="spellStart"/>
      <w:r w:rsidRPr="00DB72C6">
        <w:rPr>
          <w:i/>
          <w:iCs/>
        </w:rPr>
        <w:t>join</w:t>
      </w:r>
      <w:proofErr w:type="spellEnd"/>
      <w:r w:rsidRPr="00DB72C6">
        <w:rPr>
          <w:iCs/>
        </w:rPr>
        <w:t xml:space="preserve">) da tabela </w:t>
      </w:r>
      <w:r w:rsidRPr="00DB72C6">
        <w:rPr>
          <w:b/>
          <w:i/>
          <w:iCs/>
        </w:rPr>
        <w:t>cd_</w:t>
      </w:r>
      <w:proofErr w:type="gramStart"/>
      <w:r w:rsidRPr="00DB72C6">
        <w:rPr>
          <w:b/>
          <w:i/>
          <w:iCs/>
        </w:rPr>
        <w:t>captools.ct</w:t>
      </w:r>
      <w:proofErr w:type="gramEnd"/>
      <w:r w:rsidRPr="00DB72C6">
        <w:rPr>
          <w:b/>
          <w:i/>
          <w:iCs/>
        </w:rPr>
        <w:t>003_univ_cli</w:t>
      </w:r>
      <w:r w:rsidRPr="00DB72C6">
        <w:rPr>
          <w:iCs/>
        </w:rPr>
        <w:t xml:space="preserve"> filtrada </w:t>
      </w:r>
      <w:r w:rsidRPr="00DB72C6">
        <w:rPr>
          <w:rFonts w:cstheme="minorHAnsi"/>
          <w:iCs/>
        </w:rPr>
        <w:t>à data de referência através do campo ‘</w:t>
      </w:r>
      <w:proofErr w:type="spellStart"/>
      <w:r w:rsidRPr="00DB72C6">
        <w:rPr>
          <w:rFonts w:cstheme="minorHAnsi"/>
          <w:i/>
        </w:rPr>
        <w:t>ref_date</w:t>
      </w:r>
      <w:proofErr w:type="spellEnd"/>
      <w:r w:rsidRPr="00DB72C6">
        <w:rPr>
          <w:rFonts w:cstheme="minorHAnsi"/>
          <w:iCs/>
        </w:rPr>
        <w:t xml:space="preserve">’, com a tabela </w:t>
      </w:r>
      <w:r w:rsidRPr="00DB72C6">
        <w:rPr>
          <w:rFonts w:cstheme="minorHAnsi"/>
          <w:b/>
          <w:i/>
          <w:iCs/>
        </w:rPr>
        <w:t>cd_captools.ct070_univ_gr_cli</w:t>
      </w:r>
      <w:r w:rsidRPr="00DB72C6">
        <w:rPr>
          <w:rFonts w:cstheme="minorHAnsi"/>
          <w:iCs/>
        </w:rPr>
        <w:t xml:space="preserve"> filtrada à data de referência através do campo ‘</w:t>
      </w:r>
      <w:proofErr w:type="spellStart"/>
      <w:r w:rsidRPr="00DB72C6">
        <w:rPr>
          <w:rFonts w:cstheme="minorHAnsi"/>
          <w:i/>
        </w:rPr>
        <w:t>ref_date</w:t>
      </w:r>
      <w:proofErr w:type="spellEnd"/>
      <w:r w:rsidRPr="00DB72C6">
        <w:rPr>
          <w:rFonts w:cstheme="minorHAnsi"/>
          <w:iCs/>
        </w:rPr>
        <w:t>’ e por ‘CONTROLO’ no campo ‘</w:t>
      </w:r>
      <w:proofErr w:type="spellStart"/>
      <w:r w:rsidRPr="00DB72C6">
        <w:rPr>
          <w:rFonts w:cstheme="minorHAnsi"/>
          <w:i/>
          <w:iCs/>
        </w:rPr>
        <w:t>tipo_relacao</w:t>
      </w:r>
      <w:proofErr w:type="spellEnd"/>
      <w:r w:rsidRPr="00DB72C6">
        <w:rPr>
          <w:rFonts w:cstheme="minorHAnsi"/>
          <w:iCs/>
        </w:rPr>
        <w:t xml:space="preserve">’, através do campo </w:t>
      </w:r>
      <w:r w:rsidRPr="009D727F">
        <w:rPr>
          <w:rFonts w:cstheme="minorHAnsi"/>
          <w:i/>
          <w:iCs/>
        </w:rPr>
        <w:t>‘</w:t>
      </w:r>
      <w:proofErr w:type="spellStart"/>
      <w:r w:rsidRPr="009D727F">
        <w:rPr>
          <w:rFonts w:cstheme="minorHAnsi"/>
          <w:i/>
          <w:iCs/>
        </w:rPr>
        <w:t>zcliente</w:t>
      </w:r>
      <w:proofErr w:type="spellEnd"/>
      <w:r w:rsidRPr="009D727F">
        <w:rPr>
          <w:rFonts w:cstheme="minorHAnsi"/>
          <w:i/>
          <w:iCs/>
        </w:rPr>
        <w:t>’</w:t>
      </w:r>
      <w:r w:rsidRPr="00DB72C6">
        <w:rPr>
          <w:rFonts w:cstheme="minorHAnsi"/>
          <w:iCs/>
        </w:rPr>
        <w:t xml:space="preserve"> de ambas as tabelas, para obtenção do campo ‘</w:t>
      </w:r>
      <w:proofErr w:type="spellStart"/>
      <w:r w:rsidRPr="00DB72C6">
        <w:rPr>
          <w:rFonts w:cstheme="minorHAnsi"/>
          <w:i/>
          <w:iCs/>
        </w:rPr>
        <w:t>zgrupo</w:t>
      </w:r>
      <w:proofErr w:type="spellEnd"/>
      <w:r w:rsidRPr="00DB72C6">
        <w:rPr>
          <w:rFonts w:cstheme="minorHAnsi"/>
          <w:iCs/>
        </w:rPr>
        <w:t xml:space="preserve">’ da tabela </w:t>
      </w:r>
      <w:r w:rsidRPr="00DB72C6">
        <w:rPr>
          <w:rFonts w:cstheme="minorHAnsi"/>
          <w:b/>
          <w:i/>
          <w:iCs/>
        </w:rPr>
        <w:t>cd_captools.ct070_univ_gr_cli</w:t>
      </w:r>
      <w:r w:rsidRPr="00DB72C6">
        <w:rPr>
          <w:rFonts w:cstheme="minorHAnsi"/>
          <w:iCs/>
        </w:rPr>
        <w:t>. De seguida, é feito um cruzamento (</w:t>
      </w:r>
      <w:proofErr w:type="spellStart"/>
      <w:r w:rsidRPr="00DB72C6">
        <w:rPr>
          <w:rFonts w:cstheme="minorHAnsi"/>
          <w:i/>
          <w:iCs/>
        </w:rPr>
        <w:t>left</w:t>
      </w:r>
      <w:proofErr w:type="spellEnd"/>
      <w:r w:rsidRPr="00DB72C6">
        <w:rPr>
          <w:rFonts w:cstheme="minorHAnsi"/>
          <w:i/>
          <w:iCs/>
        </w:rPr>
        <w:t xml:space="preserve"> </w:t>
      </w:r>
      <w:proofErr w:type="spellStart"/>
      <w:r w:rsidRPr="00DB72C6">
        <w:rPr>
          <w:rFonts w:cstheme="minorHAnsi"/>
          <w:i/>
          <w:iCs/>
        </w:rPr>
        <w:t>join</w:t>
      </w:r>
      <w:proofErr w:type="spellEnd"/>
      <w:r w:rsidRPr="00DB72C6">
        <w:rPr>
          <w:rFonts w:cstheme="minorHAnsi"/>
          <w:iCs/>
        </w:rPr>
        <w:t xml:space="preserve">) da tabela </w:t>
      </w:r>
      <w:r w:rsidRPr="00DB72C6">
        <w:rPr>
          <w:rFonts w:cstheme="minorHAnsi"/>
          <w:b/>
          <w:i/>
          <w:iCs/>
        </w:rPr>
        <w:t>cd_</w:t>
      </w:r>
      <w:proofErr w:type="gramStart"/>
      <w:r w:rsidRPr="00DB72C6">
        <w:rPr>
          <w:rFonts w:cstheme="minorHAnsi"/>
          <w:b/>
          <w:i/>
          <w:iCs/>
        </w:rPr>
        <w:t>captools.ct</w:t>
      </w:r>
      <w:proofErr w:type="gramEnd"/>
      <w:r w:rsidRPr="00DB72C6">
        <w:rPr>
          <w:rFonts w:cstheme="minorHAnsi"/>
          <w:b/>
          <w:i/>
          <w:iCs/>
        </w:rPr>
        <w:t>070_univ_gr_cli</w:t>
      </w:r>
      <w:r w:rsidRPr="00DB72C6">
        <w:rPr>
          <w:rFonts w:cstheme="minorHAnsi"/>
          <w:iCs/>
        </w:rPr>
        <w:t xml:space="preserve"> com os mesmo filtros com a tabela </w:t>
      </w:r>
      <w:r w:rsidRPr="00DB72C6">
        <w:rPr>
          <w:rFonts w:cstheme="minorHAnsi"/>
          <w:b/>
          <w:i/>
          <w:iCs/>
        </w:rPr>
        <w:t>cd_captools.ct069_univ_gr_ec</w:t>
      </w:r>
      <w:r w:rsidRPr="00DB72C6">
        <w:rPr>
          <w:rFonts w:cstheme="minorHAnsi"/>
          <w:iCs/>
        </w:rPr>
        <w:t xml:space="preserve"> filtrada à data de referência através do campo ‘</w:t>
      </w:r>
      <w:proofErr w:type="spellStart"/>
      <w:r w:rsidRPr="00DB72C6">
        <w:rPr>
          <w:rFonts w:cstheme="minorHAnsi"/>
          <w:i/>
        </w:rPr>
        <w:t>ref_date</w:t>
      </w:r>
      <w:proofErr w:type="spellEnd"/>
      <w:r w:rsidRPr="00DB72C6">
        <w:rPr>
          <w:rFonts w:cstheme="minorHAnsi"/>
          <w:iCs/>
        </w:rPr>
        <w:t>’, através do campo ‘</w:t>
      </w:r>
      <w:proofErr w:type="spellStart"/>
      <w:r w:rsidRPr="00DB72C6">
        <w:rPr>
          <w:rFonts w:cstheme="minorHAnsi"/>
          <w:i/>
          <w:iCs/>
        </w:rPr>
        <w:t>zgrupo</w:t>
      </w:r>
      <w:proofErr w:type="spellEnd"/>
      <w:r w:rsidRPr="00DB72C6">
        <w:rPr>
          <w:rFonts w:cstheme="minorHAnsi"/>
          <w:iCs/>
        </w:rPr>
        <w:t>’ para obtenção do campo ‘</w:t>
      </w:r>
      <w:proofErr w:type="spellStart"/>
      <w:r w:rsidRPr="00DB72C6">
        <w:rPr>
          <w:rFonts w:cstheme="minorHAnsi"/>
          <w:i/>
          <w:iCs/>
        </w:rPr>
        <w:t>zcliente_princ</w:t>
      </w:r>
      <w:proofErr w:type="spellEnd"/>
      <w:r w:rsidRPr="00DB72C6">
        <w:rPr>
          <w:rFonts w:cstheme="minorHAnsi"/>
          <w:iCs/>
        </w:rPr>
        <w:t xml:space="preserve">’ da tabela </w:t>
      </w:r>
      <w:r w:rsidRPr="00DB72C6">
        <w:rPr>
          <w:rFonts w:cstheme="minorHAnsi"/>
          <w:b/>
          <w:i/>
          <w:iCs/>
        </w:rPr>
        <w:t>cd_captools.ct069_univ_gr_ec</w:t>
      </w:r>
      <w:r w:rsidRPr="00DB72C6">
        <w:rPr>
          <w:rFonts w:cstheme="minorHAnsi"/>
          <w:iCs/>
        </w:rPr>
        <w:t>. Seguidamente, é feito um cruzamento (</w:t>
      </w:r>
      <w:proofErr w:type="spellStart"/>
      <w:r w:rsidRPr="00DB72C6">
        <w:rPr>
          <w:rFonts w:cstheme="minorHAnsi"/>
          <w:i/>
          <w:iCs/>
        </w:rPr>
        <w:t>inner</w:t>
      </w:r>
      <w:proofErr w:type="spellEnd"/>
      <w:r w:rsidRPr="00DB72C6">
        <w:rPr>
          <w:rFonts w:cstheme="minorHAnsi"/>
          <w:i/>
          <w:iCs/>
        </w:rPr>
        <w:t xml:space="preserve"> </w:t>
      </w:r>
      <w:proofErr w:type="spellStart"/>
      <w:r w:rsidRPr="00DB72C6">
        <w:rPr>
          <w:rFonts w:cstheme="minorHAnsi"/>
          <w:i/>
          <w:iCs/>
        </w:rPr>
        <w:t>join</w:t>
      </w:r>
      <w:proofErr w:type="spellEnd"/>
      <w:r w:rsidRPr="00DB72C6">
        <w:rPr>
          <w:rFonts w:cstheme="minorHAnsi"/>
          <w:iCs/>
        </w:rPr>
        <w:t xml:space="preserve">) da tabela </w:t>
      </w:r>
      <w:r w:rsidRPr="00DB72C6">
        <w:rPr>
          <w:rFonts w:cstheme="minorHAnsi"/>
          <w:b/>
          <w:i/>
          <w:iCs/>
        </w:rPr>
        <w:t>cd_</w:t>
      </w:r>
      <w:proofErr w:type="gramStart"/>
      <w:r w:rsidRPr="00DB72C6">
        <w:rPr>
          <w:rFonts w:cstheme="minorHAnsi"/>
          <w:b/>
          <w:i/>
          <w:iCs/>
        </w:rPr>
        <w:t>captools.ct</w:t>
      </w:r>
      <w:proofErr w:type="gramEnd"/>
      <w:r w:rsidRPr="00DB72C6">
        <w:rPr>
          <w:rFonts w:cstheme="minorHAnsi"/>
          <w:b/>
          <w:i/>
          <w:iCs/>
        </w:rPr>
        <w:t>069_univ_gr_ec</w:t>
      </w:r>
      <w:r w:rsidRPr="00DB72C6">
        <w:rPr>
          <w:rFonts w:cstheme="minorHAnsi"/>
          <w:iCs/>
        </w:rPr>
        <w:t xml:space="preserve"> e </w:t>
      </w:r>
      <w:r w:rsidRPr="00DB72C6">
        <w:rPr>
          <w:b/>
          <w:i/>
          <w:iCs/>
        </w:rPr>
        <w:t>cd_captools.ct003_univ_cli</w:t>
      </w:r>
      <w:r w:rsidRPr="00DB72C6">
        <w:rPr>
          <w:iCs/>
        </w:rPr>
        <w:t xml:space="preserve"> ambas </w:t>
      </w:r>
      <w:r w:rsidRPr="00DB72C6">
        <w:rPr>
          <w:rFonts w:cstheme="minorHAnsi"/>
          <w:iCs/>
        </w:rPr>
        <w:t>com os mesmos filtros, através do campo ‘</w:t>
      </w:r>
      <w:proofErr w:type="spellStart"/>
      <w:r w:rsidRPr="00DB72C6">
        <w:rPr>
          <w:rFonts w:cstheme="minorHAnsi"/>
          <w:i/>
          <w:iCs/>
        </w:rPr>
        <w:t>zcliente_princ</w:t>
      </w:r>
      <w:proofErr w:type="spellEnd"/>
      <w:r w:rsidRPr="00DB72C6">
        <w:rPr>
          <w:rFonts w:cstheme="minorHAnsi"/>
          <w:iCs/>
        </w:rPr>
        <w:t>’ e ‘</w:t>
      </w:r>
      <w:proofErr w:type="spellStart"/>
      <w:r w:rsidRPr="00DB72C6">
        <w:rPr>
          <w:rFonts w:cstheme="minorHAnsi"/>
          <w:i/>
          <w:iCs/>
        </w:rPr>
        <w:t>zliente</w:t>
      </w:r>
      <w:proofErr w:type="spellEnd"/>
      <w:r w:rsidRPr="00DB72C6">
        <w:rPr>
          <w:rFonts w:cstheme="minorHAnsi"/>
          <w:iCs/>
        </w:rPr>
        <w:t>’, respetivamente.</w:t>
      </w:r>
      <w:r w:rsidR="00A00AEB" w:rsidRPr="00DB72C6">
        <w:rPr>
          <w:rFonts w:cstheme="minorHAnsi"/>
          <w:iCs/>
        </w:rPr>
        <w:t xml:space="preserve"> Posteriormente é realizado um cruzamento (</w:t>
      </w:r>
      <w:proofErr w:type="spellStart"/>
      <w:r w:rsidR="00A00AEB" w:rsidRPr="00DB72C6">
        <w:rPr>
          <w:rFonts w:cstheme="minorHAnsi"/>
          <w:i/>
          <w:iCs/>
        </w:rPr>
        <w:t>inner</w:t>
      </w:r>
      <w:proofErr w:type="spellEnd"/>
      <w:r w:rsidR="00A00AEB" w:rsidRPr="00DB72C6">
        <w:rPr>
          <w:rFonts w:cstheme="minorHAnsi"/>
          <w:i/>
          <w:iCs/>
        </w:rPr>
        <w:t xml:space="preserve"> </w:t>
      </w:r>
      <w:proofErr w:type="spellStart"/>
      <w:r w:rsidR="00A00AEB" w:rsidRPr="00DB72C6">
        <w:rPr>
          <w:rFonts w:cstheme="minorHAnsi"/>
          <w:i/>
          <w:iCs/>
        </w:rPr>
        <w:t>join</w:t>
      </w:r>
      <w:proofErr w:type="spellEnd"/>
      <w:r w:rsidR="00A00AEB" w:rsidRPr="00DB72C6">
        <w:rPr>
          <w:rFonts w:cstheme="minorHAnsi"/>
          <w:iCs/>
        </w:rPr>
        <w:t xml:space="preserve">) da tabela </w:t>
      </w:r>
      <w:r w:rsidR="00A00AEB" w:rsidRPr="00DB72C6">
        <w:rPr>
          <w:b/>
          <w:i/>
          <w:iCs/>
        </w:rPr>
        <w:t>cd_</w:t>
      </w:r>
      <w:proofErr w:type="gramStart"/>
      <w:r w:rsidR="00A00AEB" w:rsidRPr="00DB72C6">
        <w:rPr>
          <w:b/>
          <w:i/>
          <w:iCs/>
        </w:rPr>
        <w:t>captools.ct</w:t>
      </w:r>
      <w:proofErr w:type="gramEnd"/>
      <w:r w:rsidR="00A00AEB" w:rsidRPr="00DB72C6">
        <w:rPr>
          <w:b/>
          <w:i/>
          <w:iCs/>
        </w:rPr>
        <w:t>003_univ_cli</w:t>
      </w:r>
      <w:r w:rsidR="00A00AEB" w:rsidRPr="00DB72C6">
        <w:rPr>
          <w:iCs/>
        </w:rPr>
        <w:t xml:space="preserve"> com os mesmo filtros com a tabela </w:t>
      </w:r>
      <w:r w:rsidR="00A00AEB" w:rsidRPr="00DB72C6">
        <w:rPr>
          <w:b/>
          <w:i/>
          <w:iCs/>
        </w:rPr>
        <w:t>bu_esg_work.p3_client_data_jquest</w:t>
      </w:r>
      <w:r w:rsidR="00A00AEB" w:rsidRPr="00DB72C6">
        <w:rPr>
          <w:i/>
          <w:iCs/>
        </w:rPr>
        <w:t xml:space="preserve"> </w:t>
      </w:r>
      <w:r w:rsidR="00A00AEB" w:rsidRPr="00DB72C6">
        <w:rPr>
          <w:iCs/>
        </w:rPr>
        <w:t>através dos campo ‘</w:t>
      </w:r>
      <w:proofErr w:type="spellStart"/>
      <w:r w:rsidR="00A00AEB" w:rsidRPr="00DB72C6">
        <w:rPr>
          <w:i/>
          <w:iCs/>
        </w:rPr>
        <w:t>ccli_kgl</w:t>
      </w:r>
      <w:proofErr w:type="spellEnd"/>
      <w:r w:rsidR="00A00AEB" w:rsidRPr="00DB72C6">
        <w:rPr>
          <w:iCs/>
        </w:rPr>
        <w:t>’ e ‘</w:t>
      </w:r>
      <w:proofErr w:type="spellStart"/>
      <w:r w:rsidR="00A00AEB" w:rsidRPr="00DB72C6">
        <w:rPr>
          <w:i/>
          <w:iCs/>
        </w:rPr>
        <w:t>cpty_code</w:t>
      </w:r>
      <w:proofErr w:type="spellEnd"/>
      <w:r w:rsidR="00A00AEB" w:rsidRPr="00DB72C6">
        <w:rPr>
          <w:iCs/>
        </w:rPr>
        <w:t>’, respetivamente</w:t>
      </w:r>
      <w:r w:rsidR="00DB72C6" w:rsidRPr="00DB72C6">
        <w:rPr>
          <w:iCs/>
        </w:rPr>
        <w:t>, para obtenção dos campos ‘</w:t>
      </w:r>
      <w:proofErr w:type="spellStart"/>
      <w:r w:rsidR="00DB72C6" w:rsidRPr="00DB72C6">
        <w:rPr>
          <w:i/>
          <w:iCs/>
        </w:rPr>
        <w:t>cptyparent_code</w:t>
      </w:r>
      <w:proofErr w:type="spellEnd"/>
      <w:r w:rsidR="00DB72C6" w:rsidRPr="00DB72C6">
        <w:rPr>
          <w:iCs/>
        </w:rPr>
        <w:t>’ e ‘</w:t>
      </w:r>
      <w:proofErr w:type="spellStart"/>
      <w:r w:rsidR="00DB72C6" w:rsidRPr="00DB72C6">
        <w:rPr>
          <w:i/>
          <w:iCs/>
        </w:rPr>
        <w:t>cptylastparent_code</w:t>
      </w:r>
      <w:proofErr w:type="spellEnd"/>
      <w:r w:rsidR="00DB72C6" w:rsidRPr="00DB72C6">
        <w:rPr>
          <w:iCs/>
        </w:rPr>
        <w:t>’.</w:t>
      </w:r>
      <w:r w:rsidR="00A00AEB" w:rsidRPr="00DB72C6">
        <w:rPr>
          <w:iCs/>
        </w:rPr>
        <w:t xml:space="preserve"> Por fim, este a resultado é feito um </w:t>
      </w:r>
      <w:proofErr w:type="spellStart"/>
      <w:r w:rsidR="00A00AEB" w:rsidRPr="00DB72C6">
        <w:rPr>
          <w:i/>
          <w:iCs/>
        </w:rPr>
        <w:t>union</w:t>
      </w:r>
      <w:proofErr w:type="spellEnd"/>
      <w:r w:rsidR="00A00AEB" w:rsidRPr="00DB72C6">
        <w:rPr>
          <w:i/>
          <w:iCs/>
        </w:rPr>
        <w:t xml:space="preserve"> </w:t>
      </w:r>
      <w:proofErr w:type="spellStart"/>
      <w:r w:rsidR="00A00AEB" w:rsidRPr="00DB72C6">
        <w:rPr>
          <w:i/>
          <w:iCs/>
        </w:rPr>
        <w:t>all</w:t>
      </w:r>
      <w:proofErr w:type="spellEnd"/>
      <w:r w:rsidR="00A00AEB" w:rsidRPr="00DB72C6">
        <w:rPr>
          <w:i/>
          <w:iCs/>
        </w:rPr>
        <w:t xml:space="preserve"> </w:t>
      </w:r>
      <w:r w:rsidR="00A00AEB" w:rsidRPr="00DB72C6">
        <w:rPr>
          <w:iCs/>
        </w:rPr>
        <w:t>com o resultado de um cruzamento (</w:t>
      </w:r>
      <w:proofErr w:type="spellStart"/>
      <w:r w:rsidR="00A00AEB" w:rsidRPr="00DB72C6">
        <w:rPr>
          <w:i/>
          <w:iCs/>
        </w:rPr>
        <w:t>inner</w:t>
      </w:r>
      <w:proofErr w:type="spellEnd"/>
      <w:r w:rsidR="00A00AEB" w:rsidRPr="00DB72C6">
        <w:rPr>
          <w:i/>
          <w:iCs/>
        </w:rPr>
        <w:t xml:space="preserve"> </w:t>
      </w:r>
      <w:proofErr w:type="spellStart"/>
      <w:r w:rsidR="00A00AEB" w:rsidRPr="00DB72C6">
        <w:rPr>
          <w:i/>
          <w:iCs/>
        </w:rPr>
        <w:t>jon</w:t>
      </w:r>
      <w:proofErr w:type="spellEnd"/>
      <w:r w:rsidR="00A00AEB" w:rsidRPr="00DB72C6">
        <w:rPr>
          <w:iCs/>
        </w:rPr>
        <w:t xml:space="preserve">) apenas das tabelas </w:t>
      </w:r>
      <w:r w:rsidR="00A00AEB" w:rsidRPr="00DB72C6">
        <w:rPr>
          <w:b/>
          <w:i/>
          <w:iCs/>
        </w:rPr>
        <w:t>cd_</w:t>
      </w:r>
      <w:proofErr w:type="gramStart"/>
      <w:r w:rsidR="00A00AEB" w:rsidRPr="00DB72C6">
        <w:rPr>
          <w:b/>
          <w:i/>
          <w:iCs/>
        </w:rPr>
        <w:t>captools.ct</w:t>
      </w:r>
      <w:proofErr w:type="gramEnd"/>
      <w:r w:rsidR="00A00AEB" w:rsidRPr="00DB72C6">
        <w:rPr>
          <w:b/>
          <w:i/>
          <w:iCs/>
        </w:rPr>
        <w:t xml:space="preserve">003_univ_cli </w:t>
      </w:r>
      <w:r w:rsidR="00A00AEB" w:rsidRPr="00DB72C6">
        <w:rPr>
          <w:iCs/>
        </w:rPr>
        <w:t xml:space="preserve">e </w:t>
      </w:r>
      <w:r w:rsidR="00A00AEB" w:rsidRPr="00DB72C6">
        <w:rPr>
          <w:b/>
          <w:i/>
          <w:iCs/>
        </w:rPr>
        <w:t>bu_esg_work.p3_client_data_jquest</w:t>
      </w:r>
      <w:r w:rsidR="00A00AEB" w:rsidRPr="00DB72C6">
        <w:rPr>
          <w:iCs/>
        </w:rPr>
        <w:t>, tal como descrito antes.</w:t>
      </w:r>
      <w:r w:rsidRPr="00DB72C6">
        <w:rPr>
          <w:bCs/>
        </w:rPr>
        <w:t xml:space="preserve"> </w:t>
      </w:r>
      <w:r w:rsidR="00A00AEB" w:rsidRPr="00DB72C6">
        <w:rPr>
          <w:bCs/>
        </w:rPr>
        <w:t xml:space="preserve">O </w:t>
      </w:r>
      <w:r w:rsidRPr="00DB72C6">
        <w:rPr>
          <w:bCs/>
        </w:rPr>
        <w:t>resultado vai cruzar com a tabela de contratos e clientes pelo ‘</w:t>
      </w:r>
      <w:proofErr w:type="spellStart"/>
      <w:r w:rsidRPr="00DB72C6">
        <w:rPr>
          <w:bCs/>
          <w:i/>
        </w:rPr>
        <w:t>zcliente</w:t>
      </w:r>
      <w:proofErr w:type="spellEnd"/>
      <w:r w:rsidRPr="00DB72C6">
        <w:rPr>
          <w:bCs/>
        </w:rPr>
        <w:t>’.</w:t>
      </w:r>
    </w:p>
    <w:p w14:paraId="3FB73925" w14:textId="08BE550B" w:rsidR="0021620E" w:rsidRPr="00965B11" w:rsidRDefault="0021620E" w:rsidP="0021620E">
      <w:pPr>
        <w:jc w:val="both"/>
        <w:rPr>
          <w:i/>
          <w:iCs/>
        </w:rPr>
      </w:pPr>
      <w:r>
        <w:rPr>
          <w:iCs/>
        </w:rPr>
        <w:t xml:space="preserve">Da tabela de contratos e clientes são trazidos os campos </w:t>
      </w:r>
      <w:r w:rsidRPr="00965B11">
        <w:rPr>
          <w:i/>
          <w:iCs/>
        </w:rPr>
        <w:t>‘</w:t>
      </w:r>
      <w:proofErr w:type="spellStart"/>
      <w:r w:rsidRPr="00965B11">
        <w:rPr>
          <w:i/>
          <w:iCs/>
        </w:rPr>
        <w:t>cempresa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cbalcao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cnumecta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zdeposit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zcliente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bruto_imparidade</w:t>
      </w:r>
      <w:proofErr w:type="spellEnd"/>
      <w:r w:rsidRPr="00965B11">
        <w:rPr>
          <w:i/>
          <w:iCs/>
        </w:rPr>
        <w:t>’, ‘contraparte’, ‘</w:t>
      </w:r>
      <w:proofErr w:type="spellStart"/>
      <w:r w:rsidRPr="00965B11">
        <w:rPr>
          <w:i/>
          <w:iCs/>
        </w:rPr>
        <w:t>tipo_colateral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msaldo_final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instrumento_financeiro</w:t>
      </w:r>
      <w:proofErr w:type="spellEnd"/>
      <w:r w:rsidRPr="00965B11">
        <w:rPr>
          <w:i/>
          <w:iCs/>
        </w:rPr>
        <w:t>’, ‘produto’</w:t>
      </w:r>
      <w:r w:rsidR="00965B11" w:rsidRPr="00965B11">
        <w:rPr>
          <w:i/>
          <w:iCs/>
        </w:rPr>
        <w:t xml:space="preserve"> e ‘</w:t>
      </w:r>
      <w:proofErr w:type="spellStart"/>
      <w:r w:rsidR="00965B11" w:rsidRPr="00965B11">
        <w:rPr>
          <w:i/>
          <w:iCs/>
        </w:rPr>
        <w:t>data_vencimento</w:t>
      </w:r>
      <w:proofErr w:type="spellEnd"/>
      <w:r w:rsidR="00965B11" w:rsidRPr="00965B11">
        <w:rPr>
          <w:i/>
          <w:iCs/>
        </w:rPr>
        <w:t>’.</w:t>
      </w:r>
    </w:p>
    <w:p w14:paraId="6854A3FC" w14:textId="1B31E389" w:rsidR="00DB72C6" w:rsidRPr="00DB72C6" w:rsidRDefault="00DB72C6" w:rsidP="00DB72C6">
      <w:pPr>
        <w:jc w:val="both"/>
        <w:rPr>
          <w:iCs/>
        </w:rPr>
      </w:pPr>
      <w:r>
        <w:rPr>
          <w:iCs/>
        </w:rPr>
        <w:t xml:space="preserve">Com os campos obtidos </w:t>
      </w:r>
      <w:r w:rsidR="00965B11">
        <w:rPr>
          <w:iCs/>
        </w:rPr>
        <w:t xml:space="preserve">de todos os cruzamentos </w:t>
      </w:r>
      <w:r>
        <w:rPr>
          <w:iCs/>
        </w:rPr>
        <w:t>são mapeados dois campos ‘</w:t>
      </w:r>
      <w:r w:rsidRPr="0021620E">
        <w:rPr>
          <w:i/>
          <w:iCs/>
        </w:rPr>
        <w:t>gcl_code_1</w:t>
      </w:r>
      <w:r>
        <w:rPr>
          <w:iCs/>
        </w:rPr>
        <w:t>’</w:t>
      </w:r>
      <w:r w:rsidRPr="00DB72C6">
        <w:rPr>
          <w:iCs/>
        </w:rPr>
        <w:t xml:space="preserve"> preenchido da seguinte forma:</w:t>
      </w:r>
    </w:p>
    <w:p w14:paraId="1223EA58" w14:textId="08C06ECF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lastRenderedPageBreak/>
        <w:t xml:space="preserve">Caso o cruzamento com a tabela </w:t>
      </w:r>
      <w:r w:rsidRPr="00DB72C6">
        <w:rPr>
          <w:b/>
          <w:i/>
          <w:iCs/>
        </w:rPr>
        <w:t>cd_</w:t>
      </w:r>
      <w:proofErr w:type="gramStart"/>
      <w:r w:rsidRPr="00DB72C6">
        <w:rPr>
          <w:b/>
          <w:i/>
          <w:iCs/>
        </w:rPr>
        <w:t>riscos.rstf</w:t>
      </w:r>
      <w:proofErr w:type="gramEnd"/>
      <w:r w:rsidRPr="00DB72C6">
        <w:rPr>
          <w:b/>
          <w:i/>
          <w:iCs/>
        </w:rPr>
        <w:t xml:space="preserve">159_rating_interno </w:t>
      </w:r>
      <w:r w:rsidRPr="00DB72C6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centlegal</w:t>
      </w:r>
      <w:proofErr w:type="spellEnd"/>
      <w:r w:rsidRPr="009D727F">
        <w:rPr>
          <w:i/>
          <w:iCs/>
        </w:rPr>
        <w:t>’</w:t>
      </w:r>
      <w:r w:rsidRPr="00DB72C6">
        <w:rPr>
          <w:iCs/>
        </w:rPr>
        <w:t>;</w:t>
      </w:r>
    </w:p>
    <w:p w14:paraId="06E1E5BF" w14:textId="43AB19E8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não seja efetuado o cruzamento anterior mas seja possível efetuar o cruzamento com as tabelas </w:t>
      </w:r>
      <w:r w:rsidRPr="00DB72C6">
        <w:rPr>
          <w:b/>
          <w:i/>
          <w:iCs/>
        </w:rPr>
        <w:t>cd_</w:t>
      </w:r>
      <w:proofErr w:type="gramStart"/>
      <w:r w:rsidRPr="00DB72C6">
        <w:rPr>
          <w:b/>
          <w:i/>
          <w:iCs/>
        </w:rPr>
        <w:t>captools.ct</w:t>
      </w:r>
      <w:proofErr w:type="gramEnd"/>
      <w:r w:rsidRPr="00DB72C6">
        <w:rPr>
          <w:b/>
          <w:i/>
          <w:iCs/>
        </w:rPr>
        <w:t xml:space="preserve">070_univ_gr_cli </w:t>
      </w:r>
      <w:r w:rsidRPr="009D727F">
        <w:rPr>
          <w:iCs/>
        </w:rPr>
        <w:t>e</w:t>
      </w:r>
      <w:r w:rsidRPr="00DB72C6">
        <w:rPr>
          <w:b/>
          <w:i/>
          <w:iCs/>
        </w:rPr>
        <w:t xml:space="preserve"> cd_captools.ct071_rwa_gr_ec</w:t>
      </w:r>
      <w:r w:rsidRPr="00DB72C6">
        <w:rPr>
          <w:iCs/>
        </w:rPr>
        <w:t>, este campo assumirá o valor do campo ‘kgl5’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DB72C6">
        <w:rPr>
          <w:iCs/>
        </w:rPr>
        <w:t>);</w:t>
      </w:r>
    </w:p>
    <w:p w14:paraId="23379792" w14:textId="2571CD44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os cruzamentos anteriores não sejam possíveis em sendo possível efetuar o cruzamento com a tabela </w:t>
      </w:r>
      <w:r w:rsidRPr="00DB72C6">
        <w:rPr>
          <w:b/>
          <w:i/>
          <w:iCs/>
        </w:rPr>
        <w:t>bu_esg_</w:t>
      </w:r>
      <w:proofErr w:type="gramStart"/>
      <w:r w:rsidRPr="00DB72C6">
        <w:rPr>
          <w:b/>
          <w:i/>
          <w:iCs/>
        </w:rPr>
        <w:t>work.p</w:t>
      </w:r>
      <w:proofErr w:type="gramEnd"/>
      <w:r w:rsidRPr="00DB72C6">
        <w:rPr>
          <w:b/>
          <w:i/>
          <w:iCs/>
        </w:rPr>
        <w:t>3_Client_Data_JQUEST</w:t>
      </w:r>
      <w:r w:rsidRPr="00DB72C6">
        <w:rPr>
          <w:iCs/>
        </w:rPr>
        <w:t xml:space="preserve"> (via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ccli_grupo</w:t>
      </w:r>
      <w:proofErr w:type="spellEnd"/>
      <w:r w:rsidRPr="009D727F">
        <w:rPr>
          <w:i/>
          <w:iCs/>
        </w:rPr>
        <w:t>’</w:t>
      </w:r>
      <w:r w:rsidRPr="00DB72C6">
        <w:rPr>
          <w:iCs/>
        </w:rPr>
        <w:t xml:space="preserve"> da tabela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DB72C6">
        <w:rPr>
          <w:iCs/>
        </w:rPr>
        <w:t xml:space="preserve">),  o campo assumirá o valor do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cptyparent_code</w:t>
      </w:r>
      <w:proofErr w:type="spellEnd"/>
      <w:r w:rsidRPr="009D727F">
        <w:rPr>
          <w:i/>
          <w:iCs/>
        </w:rPr>
        <w:t>’</w:t>
      </w:r>
      <w:r w:rsidRPr="00DB72C6">
        <w:rPr>
          <w:iCs/>
        </w:rPr>
        <w:t>;</w:t>
      </w:r>
    </w:p>
    <w:p w14:paraId="0DAFCAA7" w14:textId="5C5559D9" w:rsid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nenhum dos cruzamentos anteriores se verifique, o campo assumirá o valor </w:t>
      </w:r>
      <w:proofErr w:type="spellStart"/>
      <w:r w:rsidRPr="009D727F">
        <w:rPr>
          <w:i/>
          <w:iCs/>
        </w:rPr>
        <w:t>default</w:t>
      </w:r>
      <w:proofErr w:type="spellEnd"/>
      <w:r w:rsidRPr="00DB72C6">
        <w:rPr>
          <w:iCs/>
        </w:rPr>
        <w:t xml:space="preserve"> de '</w:t>
      </w:r>
      <w:proofErr w:type="spellStart"/>
      <w:r w:rsidRPr="00DB72C6">
        <w:rPr>
          <w:iCs/>
        </w:rPr>
        <w:t>Not</w:t>
      </w:r>
      <w:proofErr w:type="spellEnd"/>
      <w:r w:rsidRPr="00DB72C6">
        <w:rPr>
          <w:iCs/>
        </w:rPr>
        <w:t xml:space="preserve"> </w:t>
      </w:r>
      <w:proofErr w:type="spellStart"/>
      <w:r w:rsidRPr="00DB72C6">
        <w:rPr>
          <w:iCs/>
        </w:rPr>
        <w:t>found</w:t>
      </w:r>
      <w:proofErr w:type="spellEnd"/>
      <w:r w:rsidRPr="00DB72C6">
        <w:rPr>
          <w:iCs/>
        </w:rPr>
        <w:t>'.</w:t>
      </w:r>
    </w:p>
    <w:p w14:paraId="5164B77E" w14:textId="68CC4DD4" w:rsidR="00DB72C6" w:rsidRDefault="00DB72C6" w:rsidP="00DB72C6">
      <w:pPr>
        <w:jc w:val="both"/>
        <w:rPr>
          <w:iCs/>
        </w:rPr>
      </w:pPr>
      <w:r>
        <w:rPr>
          <w:iCs/>
        </w:rPr>
        <w:t xml:space="preserve">E </w:t>
      </w:r>
      <w:r w:rsidR="0021620E">
        <w:rPr>
          <w:iCs/>
        </w:rPr>
        <w:t>‘</w:t>
      </w:r>
      <w:r w:rsidRPr="0021620E">
        <w:rPr>
          <w:i/>
          <w:iCs/>
        </w:rPr>
        <w:t>gcl_code_2</w:t>
      </w:r>
      <w:r w:rsidR="0021620E" w:rsidRPr="0021620E">
        <w:rPr>
          <w:i/>
          <w:iCs/>
        </w:rPr>
        <w:t>’</w:t>
      </w:r>
      <w:r>
        <w:rPr>
          <w:iCs/>
        </w:rPr>
        <w:t xml:space="preserve"> preenchido da seguinte forma:</w:t>
      </w:r>
    </w:p>
    <w:p w14:paraId="2DADAA36" w14:textId="66D16E58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o cruzamento com a tabela </w:t>
      </w:r>
      <w:r w:rsidRPr="0021620E">
        <w:rPr>
          <w:b/>
          <w:i/>
          <w:iCs/>
        </w:rPr>
        <w:t>cd_</w:t>
      </w:r>
      <w:proofErr w:type="gramStart"/>
      <w:r w:rsidRPr="0021620E">
        <w:rPr>
          <w:b/>
          <w:i/>
          <w:iCs/>
        </w:rPr>
        <w:t>riscos.rstf</w:t>
      </w:r>
      <w:proofErr w:type="gramEnd"/>
      <w:r w:rsidRPr="0021620E">
        <w:rPr>
          <w:b/>
          <w:i/>
          <w:iCs/>
        </w:rPr>
        <w:t xml:space="preserve">159_rating_interno </w:t>
      </w:r>
      <w:r w:rsidRPr="0021620E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cgrupo</w:t>
      </w:r>
      <w:proofErr w:type="spellEnd"/>
      <w:r w:rsidRPr="009D727F">
        <w:rPr>
          <w:i/>
          <w:iCs/>
        </w:rPr>
        <w:t>’</w:t>
      </w:r>
      <w:r w:rsidRPr="0021620E">
        <w:rPr>
          <w:iCs/>
        </w:rPr>
        <w:t>;</w:t>
      </w:r>
    </w:p>
    <w:p w14:paraId="7A679435" w14:textId="6FAD943E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não seja efetuado o cruzamento anterior mas seja possível efetuar o cruzamento com as tabelas </w:t>
      </w:r>
      <w:r w:rsidRPr="0021620E">
        <w:rPr>
          <w:b/>
          <w:i/>
          <w:iCs/>
        </w:rPr>
        <w:t>cd_</w:t>
      </w:r>
      <w:proofErr w:type="gramStart"/>
      <w:r w:rsidRPr="0021620E">
        <w:rPr>
          <w:b/>
          <w:i/>
          <w:iCs/>
        </w:rPr>
        <w:t>captools.ct</w:t>
      </w:r>
      <w:proofErr w:type="gramEnd"/>
      <w:r w:rsidRPr="0021620E">
        <w:rPr>
          <w:b/>
          <w:i/>
          <w:iCs/>
        </w:rPr>
        <w:t xml:space="preserve">070_univ_gr_cli </w:t>
      </w:r>
      <w:r w:rsidRPr="009D727F">
        <w:rPr>
          <w:iCs/>
        </w:rPr>
        <w:t>e</w:t>
      </w:r>
      <w:r w:rsidRPr="0021620E">
        <w:rPr>
          <w:b/>
          <w:i/>
          <w:iCs/>
        </w:rPr>
        <w:t xml:space="preserve"> cd_captools.ct071_rwa_gr_ec</w:t>
      </w:r>
      <w:r w:rsidRPr="0021620E">
        <w:rPr>
          <w:iCs/>
        </w:rPr>
        <w:t xml:space="preserve">, este campo assumirá o valor do campo </w:t>
      </w:r>
      <w:r w:rsidRPr="009D727F">
        <w:rPr>
          <w:i/>
          <w:iCs/>
        </w:rPr>
        <w:t>‘kgl5’</w:t>
      </w:r>
      <w:r w:rsidRPr="0021620E">
        <w:rPr>
          <w:iCs/>
        </w:rPr>
        <w:t xml:space="preserve">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21620E">
        <w:rPr>
          <w:iCs/>
        </w:rPr>
        <w:t>);</w:t>
      </w:r>
    </w:p>
    <w:p w14:paraId="72ADB71A" w14:textId="0720A689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os cruzamentos anteriores não sejam possíveis em sendo possível efetuar o cruzamento com a tabela </w:t>
      </w:r>
      <w:r w:rsidRPr="0021620E">
        <w:rPr>
          <w:b/>
          <w:i/>
          <w:iCs/>
        </w:rPr>
        <w:t>bu_esg_</w:t>
      </w:r>
      <w:proofErr w:type="gramStart"/>
      <w:r w:rsidRPr="0021620E">
        <w:rPr>
          <w:b/>
          <w:i/>
          <w:iCs/>
        </w:rPr>
        <w:t>work.p</w:t>
      </w:r>
      <w:proofErr w:type="gramEnd"/>
      <w:r w:rsidRPr="0021620E">
        <w:rPr>
          <w:b/>
          <w:i/>
          <w:iCs/>
        </w:rPr>
        <w:t>3_Client_Data_JQUEST</w:t>
      </w:r>
      <w:r w:rsidRPr="0021620E">
        <w:rPr>
          <w:iCs/>
        </w:rPr>
        <w:t xml:space="preserve"> (via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ccli_grupo</w:t>
      </w:r>
      <w:proofErr w:type="spellEnd"/>
      <w:r w:rsidRPr="009D727F">
        <w:rPr>
          <w:i/>
          <w:iCs/>
        </w:rPr>
        <w:t>’</w:t>
      </w:r>
      <w:r w:rsidRPr="0021620E">
        <w:rPr>
          <w:iCs/>
        </w:rPr>
        <w:t xml:space="preserve"> da tabela</w:t>
      </w:r>
      <w:r w:rsidR="009D727F" w:rsidRPr="009D727F">
        <w:rPr>
          <w:b/>
          <w:i/>
          <w:iCs/>
        </w:rPr>
        <w:t xml:space="preserve">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21620E">
        <w:rPr>
          <w:iCs/>
        </w:rPr>
        <w:t xml:space="preserve">),  o campo assumirá o valor do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cptylastparent_code</w:t>
      </w:r>
      <w:proofErr w:type="spellEnd"/>
      <w:r w:rsidRPr="009D727F">
        <w:rPr>
          <w:i/>
          <w:iCs/>
        </w:rPr>
        <w:t>’</w:t>
      </w:r>
      <w:r w:rsidRPr="0021620E">
        <w:rPr>
          <w:iCs/>
        </w:rPr>
        <w:t>;</w:t>
      </w:r>
    </w:p>
    <w:p w14:paraId="4BEAF01E" w14:textId="384438CE" w:rsidR="00DB72C6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nenhum dos cruzamentos anteriores se verifique, o campo assumirá o valor </w:t>
      </w:r>
      <w:proofErr w:type="spellStart"/>
      <w:r w:rsidRPr="009D727F">
        <w:rPr>
          <w:i/>
          <w:iCs/>
        </w:rPr>
        <w:t>default</w:t>
      </w:r>
      <w:proofErr w:type="spellEnd"/>
      <w:r w:rsidRPr="0021620E">
        <w:rPr>
          <w:iCs/>
        </w:rPr>
        <w:t xml:space="preserve"> de '</w:t>
      </w:r>
      <w:proofErr w:type="spellStart"/>
      <w:r w:rsidRPr="0021620E">
        <w:rPr>
          <w:iCs/>
        </w:rPr>
        <w:t>Not</w:t>
      </w:r>
      <w:proofErr w:type="spellEnd"/>
      <w:r w:rsidRPr="0021620E">
        <w:rPr>
          <w:iCs/>
        </w:rPr>
        <w:t xml:space="preserve"> </w:t>
      </w:r>
      <w:proofErr w:type="spellStart"/>
      <w:r w:rsidRPr="0021620E">
        <w:rPr>
          <w:iCs/>
        </w:rPr>
        <w:t>found</w:t>
      </w:r>
      <w:proofErr w:type="spellEnd"/>
      <w:r w:rsidRPr="0021620E">
        <w:rPr>
          <w:iCs/>
        </w:rPr>
        <w:t>'.</w:t>
      </w:r>
    </w:p>
    <w:p w14:paraId="2C43F973" w14:textId="0CD94AD8" w:rsidR="0021620E" w:rsidRPr="0021620E" w:rsidRDefault="0021620E" w:rsidP="0021620E">
      <w:pPr>
        <w:jc w:val="both"/>
        <w:rPr>
          <w:iCs/>
        </w:rPr>
      </w:pPr>
      <w:r>
        <w:rPr>
          <w:iCs/>
        </w:rPr>
        <w:t>A</w:t>
      </w:r>
      <w:r w:rsidR="002314C8">
        <w:rPr>
          <w:iCs/>
        </w:rPr>
        <w:t xml:space="preserve">pós os tratamentos </w:t>
      </w:r>
      <w:r w:rsidR="009D727F">
        <w:rPr>
          <w:iCs/>
        </w:rPr>
        <w:t>supramencionados</w:t>
      </w:r>
      <w:r w:rsidR="002314C8">
        <w:rPr>
          <w:iCs/>
        </w:rPr>
        <w:t xml:space="preserve">, é efetuado o filtro aos </w:t>
      </w:r>
      <w:r>
        <w:rPr>
          <w:iCs/>
        </w:rPr>
        <w:t>campo</w:t>
      </w:r>
      <w:r w:rsidR="002314C8">
        <w:rPr>
          <w:iCs/>
        </w:rPr>
        <w:t>s</w:t>
      </w:r>
      <w:r>
        <w:rPr>
          <w:iCs/>
        </w:rPr>
        <w:t xml:space="preserve"> ‘</w:t>
      </w:r>
      <w:r w:rsidRPr="0021620E">
        <w:rPr>
          <w:i/>
          <w:iCs/>
        </w:rPr>
        <w:t>gcl_code_1</w:t>
      </w:r>
      <w:r w:rsidR="002314C8">
        <w:rPr>
          <w:iCs/>
        </w:rPr>
        <w:t>’ ou</w:t>
      </w:r>
      <w:r>
        <w:rPr>
          <w:iCs/>
        </w:rPr>
        <w:t xml:space="preserve"> ‘</w:t>
      </w:r>
      <w:r>
        <w:rPr>
          <w:i/>
          <w:iCs/>
        </w:rPr>
        <w:t>gcl_code_2</w:t>
      </w:r>
      <w:r w:rsidR="002314C8">
        <w:rPr>
          <w:iCs/>
        </w:rPr>
        <w:t xml:space="preserve">’, de modo a que um dos dois assuma os </w:t>
      </w:r>
      <w:r>
        <w:rPr>
          <w:iCs/>
        </w:rPr>
        <w:t xml:space="preserve">seguintes valores: </w:t>
      </w:r>
      <w:r w:rsidRPr="0021620E">
        <w:rPr>
          <w:iCs/>
        </w:rPr>
        <w:t>'5CVRG',</w:t>
      </w:r>
      <w:r>
        <w:rPr>
          <w:iCs/>
        </w:rPr>
        <w:t xml:space="preserve"> </w:t>
      </w:r>
      <w:r w:rsidRPr="0021620E">
        <w:rPr>
          <w:iCs/>
        </w:rPr>
        <w:t>'5TOFG',</w:t>
      </w:r>
      <w:r>
        <w:rPr>
          <w:iCs/>
        </w:rPr>
        <w:t xml:space="preserve"> </w:t>
      </w:r>
      <w:r w:rsidRPr="0021620E">
        <w:rPr>
          <w:iCs/>
        </w:rPr>
        <w:t>'5XXCG',</w:t>
      </w:r>
      <w:r>
        <w:rPr>
          <w:iCs/>
        </w:rPr>
        <w:t xml:space="preserve"> </w:t>
      </w:r>
      <w:r w:rsidRPr="0021620E">
        <w:rPr>
          <w:iCs/>
        </w:rPr>
        <w:t>'ADNOC',</w:t>
      </w:r>
      <w:r>
        <w:rPr>
          <w:iCs/>
        </w:rPr>
        <w:t xml:space="preserve"> </w:t>
      </w:r>
      <w:r w:rsidRPr="0021620E">
        <w:rPr>
          <w:iCs/>
        </w:rPr>
        <w:t>'BRPHG',</w:t>
      </w:r>
      <w:r>
        <w:rPr>
          <w:iCs/>
        </w:rPr>
        <w:t xml:space="preserve"> </w:t>
      </w:r>
      <w:r w:rsidRPr="0021620E">
        <w:rPr>
          <w:iCs/>
        </w:rPr>
        <w:t>'GPMXG',</w:t>
      </w:r>
      <w:r>
        <w:rPr>
          <w:iCs/>
        </w:rPr>
        <w:t xml:space="preserve"> </w:t>
      </w:r>
      <w:r w:rsidRPr="0021620E">
        <w:rPr>
          <w:iCs/>
        </w:rPr>
        <w:t>'KWPCG',</w:t>
      </w:r>
      <w:r>
        <w:rPr>
          <w:iCs/>
        </w:rPr>
        <w:t xml:space="preserve"> </w:t>
      </w:r>
      <w:r w:rsidRPr="0021620E">
        <w:rPr>
          <w:iCs/>
        </w:rPr>
        <w:t>'NNPPG',</w:t>
      </w:r>
      <w:r>
        <w:rPr>
          <w:iCs/>
        </w:rPr>
        <w:t xml:space="preserve"> </w:t>
      </w:r>
      <w:r w:rsidRPr="0021620E">
        <w:rPr>
          <w:iCs/>
        </w:rPr>
        <w:t>'SHEHG',</w:t>
      </w:r>
      <w:r>
        <w:rPr>
          <w:iCs/>
        </w:rPr>
        <w:t xml:space="preserve"> </w:t>
      </w:r>
      <w:r w:rsidRPr="0021620E">
        <w:rPr>
          <w:iCs/>
        </w:rPr>
        <w:t>'5TOPF',</w:t>
      </w:r>
      <w:r>
        <w:rPr>
          <w:iCs/>
        </w:rPr>
        <w:t xml:space="preserve"> </w:t>
      </w:r>
      <w:r w:rsidRPr="0021620E">
        <w:rPr>
          <w:iCs/>
        </w:rPr>
        <w:t>'GP2BX',</w:t>
      </w:r>
      <w:r>
        <w:rPr>
          <w:iCs/>
        </w:rPr>
        <w:t xml:space="preserve"> </w:t>
      </w:r>
      <w:r w:rsidRPr="0021620E">
        <w:rPr>
          <w:iCs/>
        </w:rPr>
        <w:t>'GQBGG'</w:t>
      </w:r>
      <w:r>
        <w:rPr>
          <w:iCs/>
        </w:rPr>
        <w:t xml:space="preserve">. Depois de definido o universo do </w:t>
      </w:r>
      <w:proofErr w:type="spellStart"/>
      <w:r w:rsidR="009D727F">
        <w:rPr>
          <w:i/>
          <w:iCs/>
        </w:rPr>
        <w:t>T</w:t>
      </w:r>
      <w:r w:rsidRPr="0021620E">
        <w:rPr>
          <w:i/>
          <w:iCs/>
        </w:rPr>
        <w:t>emplate</w:t>
      </w:r>
      <w:proofErr w:type="spellEnd"/>
      <w:r w:rsidR="002314C8">
        <w:rPr>
          <w:iCs/>
        </w:rPr>
        <w:t xml:space="preserve"> 4</w:t>
      </w:r>
      <w:r>
        <w:rPr>
          <w:iCs/>
        </w:rPr>
        <w:t>,</w:t>
      </w:r>
      <w:r w:rsidR="002314C8">
        <w:rPr>
          <w:iCs/>
        </w:rPr>
        <w:t xml:space="preserve"> são feitos </w:t>
      </w:r>
      <w:r>
        <w:rPr>
          <w:iCs/>
        </w:rPr>
        <w:t>os seguintes cruzamentos:</w:t>
      </w:r>
    </w:p>
    <w:p w14:paraId="549BBA0E" w14:textId="3E65E307" w:rsidR="00DB72C6" w:rsidRPr="00975A16" w:rsidRDefault="00DB72C6" w:rsidP="00965B11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proofErr w:type="spellStart"/>
      <w:r>
        <w:rPr>
          <w:rFonts w:cstheme="minorHAnsi"/>
          <w:b/>
          <w:bCs/>
          <w:i/>
        </w:rPr>
        <w:t>business_</w:t>
      </w:r>
      <w:proofErr w:type="gramStart"/>
      <w:r>
        <w:rPr>
          <w:rFonts w:cstheme="minorHAnsi"/>
          <w:b/>
          <w:bCs/>
          <w:i/>
        </w:rPr>
        <w:t>esg</w:t>
      </w:r>
      <w:r w:rsidRPr="00975A16">
        <w:rPr>
          <w:rFonts w:cstheme="minorHAnsi"/>
          <w:b/>
          <w:bCs/>
          <w:i/>
        </w:rPr>
        <w:t>.modesg</w:t>
      </w:r>
      <w:proofErr w:type="gramEnd"/>
      <w:r w:rsidRPr="00975A16">
        <w:rPr>
          <w:rFonts w:cstheme="minorHAnsi"/>
          <w:b/>
          <w:bCs/>
          <w:i/>
        </w:rPr>
        <w:t>_out_empr_info_nfin</w:t>
      </w:r>
      <w:proofErr w:type="spellEnd"/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ref_date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) através da chave do cliente de ambas as tabelas (i.e.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zcliente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>), de modo a proceder à obtenção dos seguintes campos:</w:t>
      </w:r>
      <w:r w:rsidR="0021620E">
        <w:rPr>
          <w:rFonts w:cstheme="minorHAnsi"/>
          <w:bCs/>
        </w:rPr>
        <w:t xml:space="preserve"> </w:t>
      </w:r>
      <w:r>
        <w:rPr>
          <w:i/>
        </w:rPr>
        <w:t>‘</w:t>
      </w:r>
      <w:proofErr w:type="spellStart"/>
      <w:r w:rsidRPr="00F45673">
        <w:rPr>
          <w:i/>
        </w:rPr>
        <w:t>flg_csrd</w:t>
      </w:r>
      <w:proofErr w:type="spellEnd"/>
      <w:r>
        <w:rPr>
          <w:i/>
        </w:rPr>
        <w:t>’</w:t>
      </w:r>
      <w:r w:rsidRPr="00F45673">
        <w:rPr>
          <w:i/>
        </w:rPr>
        <w:t>,</w:t>
      </w:r>
      <w:r>
        <w:rPr>
          <w:i/>
        </w:rPr>
        <w:t xml:space="preserve"> ‘</w:t>
      </w:r>
      <w:proofErr w:type="spellStart"/>
      <w:r w:rsidRPr="00F45673">
        <w:rPr>
          <w:i/>
        </w:rPr>
        <w:t>ccm_trnvr_own_prfrmnce_algnd</w:t>
      </w:r>
      <w:proofErr w:type="spellEnd"/>
      <w:r>
        <w:rPr>
          <w:i/>
        </w:rPr>
        <w:t>’</w:t>
      </w:r>
      <w:r w:rsidR="0021620E">
        <w:rPr>
          <w:i/>
        </w:rPr>
        <w:t xml:space="preserve"> </w:t>
      </w:r>
      <w:r w:rsidR="0021620E">
        <w:t>e</w:t>
      </w:r>
      <w:r>
        <w:rPr>
          <w:i/>
        </w:rPr>
        <w:t xml:space="preserve"> ‘</w:t>
      </w:r>
      <w:proofErr w:type="spellStart"/>
      <w:r w:rsidRPr="00F45673">
        <w:rPr>
          <w:i/>
        </w:rPr>
        <w:t>ccm_trnvr_trnstn_alignd</w:t>
      </w:r>
      <w:proofErr w:type="spellEnd"/>
      <w:r>
        <w:rPr>
          <w:i/>
        </w:rPr>
        <w:t>’</w:t>
      </w:r>
      <w:r w:rsidRPr="00F45673">
        <w:rPr>
          <w:i/>
        </w:rPr>
        <w:t>,</w:t>
      </w:r>
      <w:r>
        <w:rPr>
          <w:i/>
        </w:rPr>
        <w:t xml:space="preserve"> ‘</w:t>
      </w:r>
      <w:proofErr w:type="spellStart"/>
      <w:r w:rsidRPr="00F45673">
        <w:rPr>
          <w:i/>
        </w:rPr>
        <w:t>ccm_trnvr_enblng_algnd</w:t>
      </w:r>
      <w:proofErr w:type="spellEnd"/>
      <w:r>
        <w:rPr>
          <w:i/>
        </w:rPr>
        <w:t>’</w:t>
      </w:r>
      <w:r>
        <w:rPr>
          <w:rFonts w:cstheme="minorHAnsi"/>
          <w:bCs/>
        </w:rPr>
        <w:t>;</w:t>
      </w:r>
    </w:p>
    <w:p w14:paraId="753D88D1" w14:textId="3786C52F" w:rsidR="00DB72C6" w:rsidRPr="00696E7A" w:rsidRDefault="00DB72C6" w:rsidP="00965B11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proofErr w:type="spellStart"/>
      <w:r>
        <w:rPr>
          <w:rFonts w:cstheme="minorHAnsi"/>
          <w:b/>
          <w:bCs/>
          <w:i/>
        </w:rPr>
        <w:t>business_</w:t>
      </w:r>
      <w:proofErr w:type="gramStart"/>
      <w:r>
        <w:rPr>
          <w:rFonts w:cstheme="minorHAnsi"/>
          <w:b/>
          <w:bCs/>
          <w:i/>
        </w:rPr>
        <w:t>esg</w:t>
      </w:r>
      <w:r w:rsidRPr="00975A16">
        <w:rPr>
          <w:rFonts w:cstheme="minorHAnsi"/>
          <w:b/>
          <w:bCs/>
          <w:i/>
        </w:rPr>
        <w:t>.modesg</w:t>
      </w:r>
      <w:proofErr w:type="gramEnd"/>
      <w:r w:rsidRPr="00975A16">
        <w:rPr>
          <w:rFonts w:cstheme="minorHAnsi"/>
          <w:b/>
          <w:bCs/>
          <w:i/>
        </w:rPr>
        <w:t>_out_</w:t>
      </w:r>
      <w:r>
        <w:rPr>
          <w:rFonts w:cstheme="minorHAnsi"/>
          <w:b/>
          <w:bCs/>
          <w:i/>
        </w:rPr>
        <w:t>sfics_taxon_europeia</w:t>
      </w:r>
      <w:proofErr w:type="spellEnd"/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ref_date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) através da chave do contrato das tabelas </w:t>
      </w:r>
      <w:r w:rsidRPr="008356AD">
        <w:rPr>
          <w:rFonts w:cstheme="minorHAnsi"/>
          <w:b/>
          <w:bCs/>
          <w:i/>
          <w:highlight w:val="yellow"/>
        </w:rPr>
        <w:t>bu_es</w:t>
      </w:r>
      <w:r>
        <w:rPr>
          <w:rFonts w:cstheme="minorHAnsi"/>
          <w:b/>
          <w:bCs/>
          <w:i/>
          <w:highlight w:val="yellow"/>
        </w:rPr>
        <w:t>g_work.p3_full_ctr_cli_local</w:t>
      </w:r>
      <w:r w:rsidRPr="00986391">
        <w:rPr>
          <w:rFonts w:cstheme="minorHAnsi"/>
          <w:b/>
          <w:bCs/>
          <w:i/>
          <w:highlight w:val="yellow"/>
        </w:rPr>
        <w:t>_dref</w:t>
      </w:r>
      <w:r>
        <w:rPr>
          <w:rFonts w:cstheme="minorHAnsi"/>
          <w:bCs/>
        </w:rPr>
        <w:t xml:space="preserve"> e </w:t>
      </w:r>
      <w:proofErr w:type="spellStart"/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proofErr w:type="spellEnd"/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proofErr w:type="spellStart"/>
      <w:r w:rsidRPr="009E3B43">
        <w:rPr>
          <w:rFonts w:cstheme="minorHAnsi"/>
          <w:i/>
          <w:iCs/>
        </w:rPr>
        <w:t>cempresa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cbalcao</w:t>
      </w:r>
      <w:proofErr w:type="spellEnd"/>
      <w:r w:rsidRPr="009E3B43">
        <w:rPr>
          <w:rFonts w:cstheme="minorHAnsi"/>
          <w:iCs/>
        </w:rPr>
        <w:t xml:space="preserve">’, </w:t>
      </w:r>
      <w:r w:rsidRPr="009E3B43">
        <w:rPr>
          <w:rFonts w:cstheme="minorHAnsi"/>
          <w:iCs/>
        </w:rPr>
        <w:lastRenderedPageBreak/>
        <w:t>‘</w:t>
      </w:r>
      <w:proofErr w:type="spellStart"/>
      <w:r w:rsidRPr="009E3B43">
        <w:rPr>
          <w:rFonts w:cstheme="minorHAnsi"/>
          <w:i/>
          <w:iCs/>
        </w:rPr>
        <w:t>cnumecta</w:t>
      </w:r>
      <w:proofErr w:type="spellEnd"/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proofErr w:type="spellStart"/>
      <w:r w:rsidRPr="009E3B43">
        <w:rPr>
          <w:rFonts w:cstheme="minorHAnsi"/>
          <w:i/>
          <w:iCs/>
        </w:rPr>
        <w:t>zdeposit</w:t>
      </w:r>
      <w:proofErr w:type="spellEnd"/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 xml:space="preserve"> </w:t>
      </w:r>
      <w:r w:rsidR="0021620E">
        <w:rPr>
          <w:rFonts w:cstheme="minorHAnsi"/>
          <w:bCs/>
          <w:i/>
        </w:rPr>
        <w:t>‘</w:t>
      </w:r>
      <w:proofErr w:type="spellStart"/>
      <w:r w:rsidR="0021620E">
        <w:rPr>
          <w:rFonts w:cstheme="minorHAnsi"/>
          <w:bCs/>
          <w:i/>
        </w:rPr>
        <w:t>nome_general_specific_purpose</w:t>
      </w:r>
      <w:proofErr w:type="spellEnd"/>
      <w:r w:rsidR="0021620E">
        <w:rPr>
          <w:rFonts w:cstheme="minorHAnsi"/>
          <w:bCs/>
          <w:i/>
        </w:rPr>
        <w:t xml:space="preserve">’ </w:t>
      </w:r>
      <w:r w:rsidR="0021620E">
        <w:rPr>
          <w:rFonts w:cstheme="minorHAnsi"/>
          <w:bCs/>
        </w:rPr>
        <w:t>e</w:t>
      </w:r>
      <w:r w:rsidRPr="0035403B">
        <w:rPr>
          <w:rFonts w:cstheme="minorHAnsi"/>
          <w:bCs/>
          <w:i/>
        </w:rPr>
        <w:t xml:space="preserve"> ‘</w:t>
      </w:r>
      <w:proofErr w:type="spellStart"/>
      <w:r w:rsidRPr="0035403B">
        <w:rPr>
          <w:rFonts w:cstheme="minorHAnsi"/>
          <w:bCs/>
          <w:i/>
        </w:rPr>
        <w:t>nome_specific_eligible</w:t>
      </w:r>
      <w:proofErr w:type="spellEnd"/>
      <w:r w:rsidRPr="0035403B">
        <w:rPr>
          <w:rFonts w:cstheme="minorHAnsi"/>
          <w:bCs/>
          <w:i/>
        </w:rPr>
        <w:t>’</w:t>
      </w:r>
      <w:r w:rsidR="002314C8">
        <w:rPr>
          <w:rFonts w:cstheme="minorHAnsi"/>
          <w:bCs/>
        </w:rPr>
        <w:t>.</w:t>
      </w:r>
    </w:p>
    <w:p w14:paraId="1504C85D" w14:textId="77777777" w:rsidR="00DB72C6" w:rsidRPr="00A00AEB" w:rsidRDefault="00DB72C6" w:rsidP="00A00AEB">
      <w:pPr>
        <w:jc w:val="both"/>
        <w:rPr>
          <w:iCs/>
        </w:rPr>
      </w:pPr>
    </w:p>
    <w:p w14:paraId="0F7DDF59" w14:textId="470CF207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3AC9A39F" w14:textId="78E705F2" w:rsidR="002E00A6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E00A6" w:rsidRPr="00335641" w14:paraId="6354E352" w14:textId="77777777" w:rsidTr="00B95442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96ED24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146AE1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E00A6" w:rsidRPr="00335641" w14:paraId="2AD4C67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BACE3A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cempresa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867211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empresa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FD2DEB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7B661D9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2AC34D8E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CE3D76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cbalcao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18B23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balcão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5C7A5D8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5D629A38" w14:textId="77777777" w:rsidR="002E00A6" w:rsidRPr="001E678C" w:rsidRDefault="002E00A6" w:rsidP="00B95442">
            <w:pPr>
              <w:spacing w:after="0" w:line="240" w:lineRule="auto"/>
              <w:rPr>
                <w:rFonts w:cstheme="minorHAnsi"/>
                <w:iCs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56FA87D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831A0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cnumecta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8B39EB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  <w:r w:rsidRPr="001E678C">
              <w:rPr>
                <w:rFonts w:cs="Arial"/>
                <w:color w:val="000000"/>
                <w:sz w:val="18"/>
                <w:szCs w:val="18"/>
              </w:rPr>
              <w:t xml:space="preserve">Número de conta </w:t>
            </w:r>
            <w:r w:rsidRPr="001E678C">
              <w:rPr>
                <w:rFonts w:cs="Arial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14:paraId="2139B401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  <w:p w14:paraId="3DBB56B7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8F6F58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3A2961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zdeposit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526C1F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Número de depósito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30A9AB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08DEDDF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61ABDC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35DB83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zcliente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33158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68CD5C7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29622B10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17EA8FFC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72064F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msaldo_final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68CB36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0848872D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6176716F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7A81EE1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C273B8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bruto_imparidade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E543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77511A1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D63D8D2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7FCF219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6A9E1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406DB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informação da contraparte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61BED622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129B475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797E61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4FBE91" w14:textId="193A3D0E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tipo_colateral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44F124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1E3E59D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1B4EC2E7" w14:textId="4EECBBAF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33E0A" w:rsidRPr="00335641" w14:paraId="748A545B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387F39" w14:textId="642372E3" w:rsidR="00F33E0A" w:rsidRPr="002E00A6" w:rsidRDefault="00F33E0A" w:rsidP="00F33E0A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flag_cs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768822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38515240" w14:textId="77777777" w:rsidR="00F33E0A" w:rsidRDefault="00F33E0A" w:rsidP="00F33E0A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22CD292F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3B1B1F0" w14:textId="77777777" w:rsidR="00F33E0A" w:rsidRPr="00304C1C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(</w:t>
            </w:r>
            <w:r>
              <w:rPr>
                <w:rFonts w:cs="Arial"/>
                <w:sz w:val="18"/>
                <w:szCs w:val="18"/>
              </w:rPr>
              <w:t xml:space="preserve">tabela </w:t>
            </w:r>
            <w:proofErr w:type="spellStart"/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43041110" w14:textId="77777777" w:rsidR="00F33E0A" w:rsidRPr="0041192E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lastRenderedPageBreak/>
              <w:t>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E0F7A97" w14:textId="77777777" w:rsidR="00F33E0A" w:rsidRPr="00F55790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2DEBC4A" w14:textId="77777777" w:rsidR="00F33E0A" w:rsidRPr="00946468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5EA16A9" w14:textId="77777777" w:rsidR="00F33E0A" w:rsidRPr="0066457B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70741893" w14:textId="77777777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0DFC5AD" w14:textId="77777777" w:rsidR="00F33E0A" w:rsidRPr="00CF7D8D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proofErr w:type="spellStart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13AF4482" w14:textId="77777777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32229A68" w14:textId="0A5063D7" w:rsidR="00F33E0A" w:rsidRPr="00F33E0A" w:rsidRDefault="00F33E0A" w:rsidP="009D727F">
            <w:pPr>
              <w:pStyle w:val="ListParagraph"/>
              <w:numPr>
                <w:ilvl w:val="0"/>
                <w:numId w:val="8"/>
              </w:num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9D43D1" w:rsidRPr="00335641" w14:paraId="72FBEB17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D70D01" w14:textId="42A0C498" w:rsidR="009D43D1" w:rsidRPr="002E00A6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years_to_maturity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A2CB9E" w14:textId="77777777" w:rsidR="009D43D1" w:rsidRPr="007F0008" w:rsidRDefault="009D43D1" w:rsidP="009E26E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7C6A426A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82CA6E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1B9CA36C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336285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2FB5B39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68B6C373" w14:textId="14CDB470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cart%cr%d</w:t>
            </w:r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ito</w:t>
            </w:r>
            <w:proofErr w:type="spellEnd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%' </w:t>
            </w:r>
            <w:proofErr w:type="spellStart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</w:t>
            </w:r>
            <w:proofErr w:type="spellEnd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produto </w:t>
            </w:r>
            <w:proofErr w:type="spellStart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'%</w:t>
            </w:r>
            <w:proofErr w:type="spellStart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repos</w:t>
            </w:r>
            <w:proofErr w:type="spellEnd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%'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produto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467503B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proofErr w:type="spellStart"/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67744806" w14:textId="121B933E" w:rsidR="009D43D1" w:rsidRPr="001E678C" w:rsidRDefault="009D43D1" w:rsidP="009E26E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datediff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),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('${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F6C22" w:rsidRPr="00335641" w14:paraId="48AF42DF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A8CC75" w14:textId="5EA53F52" w:rsidR="001F6C22" w:rsidRPr="003F7681" w:rsidRDefault="001F6C22" w:rsidP="009D43D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sustainable_ccm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078D8C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52CDD953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71819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170453D9" w14:textId="7201246E" w:rsidR="001F6C22" w:rsidRPr="00D77266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</w:t>
            </w:r>
            <w:proofErr w:type="spellEnd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C115A5D" w14:textId="07439FB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general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proofErr w:type="spellStart"/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0C473E8" w14:textId="1F3576D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general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proofErr w:type="spellStart"/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71B85C06" w14:textId="1AC9A7EF" w:rsidR="001F6C22" w:rsidRP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proofErr w:type="spellStart"/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'general </w:t>
            </w:r>
            <w:proofErr w:type="spellStart"/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', então é considerado o resultado da multiplicação do campo 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proofErr w:type="spellStart"/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proofErr w:type="spellEnd"/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zero). Caso a condição anterior não se verifique, é considerado o valor 0.</w:t>
            </w:r>
          </w:p>
        </w:tc>
      </w:tr>
      <w:tr w:rsidR="009D43D1" w:rsidRPr="00335641" w14:paraId="4EE9DB6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0A3238" w14:textId="4F55CA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88959" w14:textId="293C9068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9D43D1" w:rsidRPr="00335641" w14:paraId="30C4C0D1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929724" w14:textId="137C9E21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5BA48F" w14:textId="2ECB22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2C2FA495" w:rsidR="00D73D86" w:rsidRPr="003F7880" w:rsidRDefault="00D73D86" w:rsidP="002B59C4">
      <w:pPr>
        <w:jc w:val="both"/>
        <w:rPr>
          <w:rFonts w:cstheme="minorHAnsi"/>
        </w:rPr>
      </w:pPr>
    </w:p>
    <w:p w14:paraId="1E1E1353" w14:textId="5A013FCC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proofErr w:type="spellStart"/>
      <w:r w:rsidR="008870A9">
        <w:rPr>
          <w:rFonts w:ascii="Santander Text" w:hAnsi="Santander Text" w:cstheme="minorHAnsi"/>
          <w:i/>
          <w:iCs/>
        </w:rPr>
        <w:t>Template</w:t>
      </w:r>
      <w:proofErr w:type="spellEnd"/>
      <w:r w:rsidR="008870A9">
        <w:rPr>
          <w:rFonts w:ascii="Santander Text" w:hAnsi="Santander Text" w:cstheme="minorHAnsi"/>
          <w:i/>
          <w:iCs/>
        </w:rPr>
        <w:t xml:space="preserve"> 4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6C5AC3F7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089090D3" w14:textId="777B7D6F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19DB8408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9D5CFCD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40CC5979" w:rsidR="00AD2837" w:rsidRPr="003F7880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bruto_imparidade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14F8037D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6C00CBEE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proofErr w:type="spellStart"/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proofErr w:type="spellEnd"/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8870A9" w:rsidRPr="003F7880" w14:paraId="000E80A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C262FE" w14:textId="591E72C6" w:rsidR="008870A9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ustainable_ccm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52341E" w14:textId="0A46A3CF" w:rsidR="008870A9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5306F0DF" w14:textId="2DC512AB" w:rsidR="00BB1839" w:rsidRDefault="00BB183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5C82B1" w14:textId="38FDD932" w:rsidR="008870A9" w:rsidRPr="00A46BA0" w:rsidRDefault="001F6C22" w:rsidP="00BB183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8870A9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="008870A9"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25ACA9BF" w:rsidR="00E07345" w:rsidRPr="003F7880" w:rsidRDefault="008870A9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0A30D08A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9EF716B" w:rsidR="00E07345" w:rsidRPr="003F7880" w:rsidRDefault="004F11D7" w:rsidP="004F11D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Obtido através da soma do campo </w:t>
            </w:r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="003F76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3F7681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, agregado pelas restantes métricas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ag04_temp_cto_agr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4E0AA3AA" w:rsidR="00E07345" w:rsidRDefault="00E07345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2FBFBA7C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icação de empresas sujeitas a 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1F66845C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6C09" w:rsidRPr="003F7880" w14:paraId="7E4CE4E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DBEEA" w14:textId="5088D3B1" w:rsidR="00386C09" w:rsidRDefault="00386C09" w:rsidP="00386C0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31DBC6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Weighted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69C92361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45F2205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0A8F53B" w14:textId="77777777" w:rsidR="00386C09" w:rsidRDefault="00386C09" w:rsidP="00386C0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4F620454" w14:textId="22E89AD6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293A9C2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proofErr w:type="spellStart"/>
      <w:r w:rsidR="008870A9">
        <w:rPr>
          <w:rFonts w:cstheme="minorHAnsi"/>
          <w:i/>
          <w:iCs/>
        </w:rPr>
        <w:t>Template</w:t>
      </w:r>
      <w:proofErr w:type="spellEnd"/>
      <w:r w:rsidR="008870A9">
        <w:rPr>
          <w:rFonts w:cstheme="minorHAnsi"/>
          <w:i/>
          <w:iCs/>
        </w:rPr>
        <w:t xml:space="preserve"> 4</w:t>
      </w:r>
      <w:r w:rsidRPr="003F7880">
        <w:rPr>
          <w:rFonts w:cstheme="minorHAnsi"/>
        </w:rPr>
        <w:t xml:space="preserve">. </w:t>
      </w:r>
    </w:p>
    <w:p w14:paraId="6937F73E" w14:textId="1C4C395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proofErr w:type="spellStart"/>
      <w:r w:rsidR="008870A9">
        <w:rPr>
          <w:rFonts w:cstheme="minorHAnsi"/>
          <w:i/>
        </w:rPr>
        <w:t>Template</w:t>
      </w:r>
      <w:proofErr w:type="spellEnd"/>
      <w:r w:rsidR="008870A9">
        <w:rPr>
          <w:rFonts w:cstheme="minorHAnsi"/>
          <w:i/>
        </w:rPr>
        <w:t xml:space="preserve"> 4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lastRenderedPageBreak/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65EBF95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 xml:space="preserve">BS – </w:t>
      </w:r>
      <w:proofErr w:type="spellStart"/>
      <w:r w:rsidR="00DC4C1A">
        <w:rPr>
          <w:rFonts w:cstheme="minorHAnsi"/>
          <w:i/>
        </w:rPr>
        <w:t>Entregável</w:t>
      </w:r>
      <w:proofErr w:type="spellEnd"/>
      <w:r w:rsidR="00DC4C1A">
        <w:rPr>
          <w:rFonts w:cstheme="minorHAnsi"/>
          <w:i/>
        </w:rPr>
        <w:t xml:space="preserve">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proofErr w:type="spellStart"/>
      <w:r>
        <w:rPr>
          <w:rFonts w:cstheme="minorHAnsi"/>
          <w:i/>
        </w:rPr>
        <w:t>sheet</w:t>
      </w:r>
      <w:proofErr w:type="spellEnd"/>
      <w:r>
        <w:rPr>
          <w:rFonts w:cstheme="minorHAnsi"/>
          <w:i/>
        </w:rPr>
        <w:t xml:space="preserve">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2D4D4929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 xml:space="preserve">BS – </w:t>
      </w:r>
      <w:proofErr w:type="spellStart"/>
      <w:r w:rsidR="00A4649C">
        <w:rPr>
          <w:rFonts w:cstheme="minorHAnsi"/>
          <w:i/>
        </w:rPr>
        <w:t>Entregável</w:t>
      </w:r>
      <w:proofErr w:type="spellEnd"/>
      <w:r w:rsidR="00A4649C">
        <w:rPr>
          <w:rFonts w:cstheme="minorHAnsi"/>
          <w:i/>
        </w:rPr>
        <w:t xml:space="preserve">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proofErr w:type="spellStart"/>
      <w:r w:rsidR="00A4649C">
        <w:rPr>
          <w:rFonts w:cstheme="minorHAnsi"/>
          <w:i/>
        </w:rPr>
        <w:t>sheet</w:t>
      </w:r>
      <w:proofErr w:type="spellEnd"/>
      <w:r w:rsidR="00A4649C">
        <w:rPr>
          <w:rFonts w:cstheme="minorHAnsi"/>
          <w:i/>
        </w:rPr>
        <w:t xml:space="preserve"> “</w:t>
      </w:r>
      <w:r w:rsidR="004411D9">
        <w:rPr>
          <w:i/>
          <w:iCs/>
        </w:rPr>
        <w:t xml:space="preserve">4.CC </w:t>
      </w:r>
      <w:proofErr w:type="spellStart"/>
      <w:r w:rsidR="004411D9">
        <w:rPr>
          <w:i/>
          <w:iCs/>
        </w:rPr>
        <w:t>Transition-toppollutcomp</w:t>
      </w:r>
      <w:proofErr w:type="spellEnd"/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943A08" w14:textId="77777777" w:rsidR="00B95442" w:rsidRDefault="00B95442" w:rsidP="00FC3ABA">
      <w:pPr>
        <w:spacing w:after="0" w:line="240" w:lineRule="auto"/>
      </w:pPr>
      <w:r>
        <w:separator/>
      </w:r>
    </w:p>
  </w:endnote>
  <w:endnote w:type="continuationSeparator" w:id="0">
    <w:p w14:paraId="6CB60B4E" w14:textId="77777777" w:rsidR="00B95442" w:rsidRDefault="00B95442" w:rsidP="00FC3ABA">
      <w:pPr>
        <w:spacing w:after="0" w:line="240" w:lineRule="auto"/>
      </w:pPr>
      <w:r>
        <w:continuationSeparator/>
      </w:r>
    </w:p>
  </w:endnote>
  <w:endnote w:type="continuationNotice" w:id="1">
    <w:p w14:paraId="0FC63B3C" w14:textId="77777777" w:rsidR="00B95442" w:rsidRDefault="00B954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B95442" w:rsidRDefault="00B954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B95442" w:rsidRDefault="00B954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B95442" w:rsidRDefault="00B954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06BE3" w14:textId="77777777" w:rsidR="00B95442" w:rsidRDefault="00B95442" w:rsidP="00FC3ABA">
      <w:pPr>
        <w:spacing w:after="0" w:line="240" w:lineRule="auto"/>
      </w:pPr>
      <w:r>
        <w:separator/>
      </w:r>
    </w:p>
  </w:footnote>
  <w:footnote w:type="continuationSeparator" w:id="0">
    <w:p w14:paraId="39418362" w14:textId="77777777" w:rsidR="00B95442" w:rsidRDefault="00B95442" w:rsidP="00FC3ABA">
      <w:pPr>
        <w:spacing w:after="0" w:line="240" w:lineRule="auto"/>
      </w:pPr>
      <w:r>
        <w:continuationSeparator/>
      </w:r>
    </w:p>
  </w:footnote>
  <w:footnote w:type="continuationNotice" w:id="1">
    <w:p w14:paraId="18119271" w14:textId="77777777" w:rsidR="00B95442" w:rsidRDefault="00B95442">
      <w:pPr>
        <w:spacing w:after="0" w:line="240" w:lineRule="auto"/>
      </w:pPr>
    </w:p>
  </w:footnote>
  <w:footnote w:id="2">
    <w:p w14:paraId="0CE48E1B" w14:textId="5CC674B6" w:rsidR="00B95442" w:rsidRDefault="00B95442" w:rsidP="000B3ECA">
      <w:pPr>
        <w:pStyle w:val="FootnoteText"/>
        <w:jc w:val="both"/>
      </w:pPr>
      <w:r>
        <w:rPr>
          <w:rStyle w:val="FootnoteReference"/>
        </w:rPr>
        <w:footnoteRef/>
      </w:r>
      <w:r>
        <w:t xml:space="preserve">Após disponibilização dos </w:t>
      </w:r>
      <w:proofErr w:type="spellStart"/>
      <w:r>
        <w:t>KGL’s</w:t>
      </w:r>
      <w:proofErr w:type="spellEnd"/>
      <w:r>
        <w:t xml:space="preserve"> das empresas presentes na lista de</w:t>
      </w:r>
      <w:r w:rsidRPr="000B3ECA">
        <w:t xml:space="preserve"> </w:t>
      </w:r>
      <w:r w:rsidRPr="002C0979">
        <w:t xml:space="preserve">grupo das 20 </w:t>
      </w:r>
      <w:ins w:id="8" w:author="Escaleira, Diogo Alexandre" w:date="2024-11-10T18:24:00Z">
        <w:r>
          <w:t xml:space="preserve">empresas que emitem mais </w:t>
        </w:r>
      </w:ins>
      <w:ins w:id="9" w:author="Escaleira, Diogo Alexandre" w:date="2024-11-10T18:25:00Z">
        <w:r>
          <w:t xml:space="preserve">carbono intensivo </w:t>
        </w:r>
      </w:ins>
      <w:del w:id="10" w:author="Escaleira, Diogo Alexandre" w:date="2024-11-10T18:25:00Z">
        <w:r w:rsidRPr="002C0979" w:rsidDel="002711FB">
          <w:delText xml:space="preserve">mais poluentes </w:delText>
        </w:r>
      </w:del>
      <w:r w:rsidRPr="002C0979">
        <w:t>do mundo</w:t>
      </w:r>
      <w:r>
        <w:t>, o script de geração de dados deverá ser atualizado manualmente, de modo a incluir a respetiva atualização.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B95442" w:rsidRDefault="00B954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B95442" w:rsidRDefault="00B954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B95442" w:rsidRDefault="00B954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B0AD4"/>
    <w:multiLevelType w:val="hybridMultilevel"/>
    <w:tmpl w:val="B2CCF0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5EE736">
      <w:numFmt w:val="bullet"/>
      <w:lvlText w:val="•"/>
      <w:lvlJc w:val="left"/>
      <w:pPr>
        <w:ind w:left="2508" w:hanging="708"/>
      </w:pPr>
      <w:rPr>
        <w:rFonts w:ascii="Santander Text" w:eastAsiaTheme="minorHAnsi" w:hAnsi="Santander Text" w:cstheme="minorBidi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7A958B8"/>
    <w:multiLevelType w:val="hybridMultilevel"/>
    <w:tmpl w:val="8AAA3F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74A2F66"/>
    <w:multiLevelType w:val="hybridMultilevel"/>
    <w:tmpl w:val="1C428E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EC2E0B"/>
    <w:multiLevelType w:val="hybridMultilevel"/>
    <w:tmpl w:val="08F605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553BC1"/>
    <w:multiLevelType w:val="hybridMultilevel"/>
    <w:tmpl w:val="4EBCDF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2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scaleira, Diogo Alexandre">
    <w15:presenceInfo w15:providerId="AD" w15:userId="S::descaleira@neyond.pt::72fb12db-bc92-4c43-9b41-3ac15f1f98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0D7"/>
    <w:rsid w:val="00076CC8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A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197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B9F"/>
    <w:rsid w:val="00101D14"/>
    <w:rsid w:val="00101DCB"/>
    <w:rsid w:val="00102250"/>
    <w:rsid w:val="00102723"/>
    <w:rsid w:val="00102C8E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976F3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40A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C22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20E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4C8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0A6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09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76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194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1D9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3FB5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1D7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0EF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677AA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DA3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395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2F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6A38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0A9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4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B11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3D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27F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6ED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AEB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5E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442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39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2C6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1A6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29B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3E0A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4" ma:contentTypeDescription="Create a new document." ma:contentTypeScope="" ma:versionID="a801877317c22008161799475e5acc2a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508d97b502dca93bb7741c221dcb803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76C4A-A0D0-4462-B236-93B3B003E2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572bdb13-c576-4166-8827-65186753b8b5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C29F23-E079-48DD-9369-D685B77A3385}"/>
</file>

<file path=customXml/itemProps5.xml><?xml version="1.0" encoding="utf-8"?>
<ds:datastoreItem xmlns:ds="http://schemas.openxmlformats.org/officeDocument/2006/customXml" ds:itemID="{5380FC9A-D102-4982-86C0-DB34722E4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2848</Words>
  <Characters>15384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2</cp:revision>
  <dcterms:created xsi:type="dcterms:W3CDTF">2025-07-01T08:33:00Z</dcterms:created>
  <dcterms:modified xsi:type="dcterms:W3CDTF">2025-07-01T08:33:00Z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32300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