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Look w:val="0000" w:firstRow="0" w:lastRow="0" w:firstColumn="0" w:lastColumn="0" w:noHBand="0" w:noVBand="0"/>
      </w:tblPr>
      <w:tblGrid>
        <w:gridCol w:w="6062"/>
        <w:gridCol w:w="3509"/>
      </w:tblGrid>
      <w:tr w:rsidR="00496B15" w:rsidRPr="00EC0B03" w14:paraId="0D9D80B1" w14:textId="77777777" w:rsidTr="002C200B">
        <w:trPr>
          <w:trHeight w:val="233"/>
        </w:trPr>
        <w:tc>
          <w:tcPr>
            <w:tcW w:w="6062" w:type="dxa"/>
            <w:vMerge w:val="restart"/>
          </w:tcPr>
          <w:p w14:paraId="3257D84A" w14:textId="1E1DCBE2" w:rsidR="00506534" w:rsidRPr="00EC0B03" w:rsidRDefault="00506534" w:rsidP="00EC0B03">
            <w:pPr>
              <w:tabs>
                <w:tab w:val="left" w:pos="426"/>
              </w:tabs>
              <w:spacing w:after="0" w:line="276" w:lineRule="auto"/>
              <w:outlineLvl w:val="0"/>
              <w:rPr>
                <w:rStyle w:val="BookTitle"/>
                <w:rFonts w:ascii="Arial" w:hAnsi="Arial" w:cs="Arial"/>
                <w:b w:val="0"/>
                <w:sz w:val="20"/>
                <w:szCs w:val="20"/>
              </w:rPr>
              <w:pPrChange w:id="0" w:author="Lanciani, Marcello" w:date="2023-10-04T10:37:00Z">
                <w:pPr>
                  <w:tabs>
                    <w:tab w:val="left" w:pos="426"/>
                  </w:tabs>
                  <w:spacing w:after="0" w:line="240" w:lineRule="auto"/>
                  <w:outlineLvl w:val="0"/>
                </w:pPr>
              </w:pPrChange>
            </w:pPr>
            <w:r w:rsidRPr="00EC0B03">
              <w:rPr>
                <w:rStyle w:val="BookTitle"/>
                <w:rFonts w:ascii="Arial" w:hAnsi="Arial" w:cs="Arial"/>
                <w:b w:val="0"/>
                <w:sz w:val="20"/>
                <w:szCs w:val="20"/>
              </w:rPr>
              <w:t>DG HORIZONTAL LINE SUPERVISION</w:t>
            </w:r>
          </w:p>
          <w:p w14:paraId="6F11511E" w14:textId="77777777" w:rsidR="00506534" w:rsidRPr="00EC0B03" w:rsidRDefault="00506534" w:rsidP="00EC0B03">
            <w:pPr>
              <w:tabs>
                <w:tab w:val="left" w:pos="426"/>
              </w:tabs>
              <w:spacing w:after="0" w:line="276" w:lineRule="auto"/>
              <w:outlineLvl w:val="0"/>
              <w:rPr>
                <w:rStyle w:val="BookTitle"/>
                <w:rFonts w:ascii="Arial" w:hAnsi="Arial" w:cs="Arial"/>
                <w:b w:val="0"/>
                <w:sz w:val="20"/>
                <w:szCs w:val="20"/>
              </w:rPr>
              <w:pPrChange w:id="1" w:author="Lanciani, Marcello" w:date="2023-10-04T10:37:00Z">
                <w:pPr>
                  <w:tabs>
                    <w:tab w:val="left" w:pos="426"/>
                  </w:tabs>
                  <w:spacing w:after="0" w:line="240" w:lineRule="auto"/>
                  <w:outlineLvl w:val="0"/>
                </w:pPr>
              </w:pPrChange>
            </w:pPr>
            <w:r w:rsidRPr="00EC0B03">
              <w:rPr>
                <w:rStyle w:val="BookTitle"/>
                <w:rFonts w:ascii="Arial" w:hAnsi="Arial" w:cs="Arial"/>
                <w:b w:val="0"/>
                <w:sz w:val="20"/>
                <w:szCs w:val="20"/>
              </w:rPr>
              <w:t>supervisory methodology Division</w:t>
            </w:r>
          </w:p>
          <w:p w14:paraId="0661DB9F" w14:textId="77777777" w:rsidR="00496B15" w:rsidRPr="00EC0B03" w:rsidRDefault="00496B15" w:rsidP="00EC0B03">
            <w:pPr>
              <w:pStyle w:val="zfirstlines"/>
              <w:spacing w:before="0" w:after="0" w:line="276" w:lineRule="auto"/>
              <w:rPr>
                <w:rFonts w:ascii="Arial" w:hAnsi="Arial" w:cs="Arial"/>
                <w:b/>
                <w:caps/>
                <w:smallCaps w:val="0"/>
                <w:lang w:val="en-US"/>
              </w:rPr>
              <w:pPrChange w:id="2" w:author="Lanciani, Marcello" w:date="2023-10-04T10:37:00Z">
                <w:pPr>
                  <w:pStyle w:val="zfirstlines"/>
                  <w:spacing w:before="0" w:after="0" w:line="240" w:lineRule="atLeast"/>
                </w:pPr>
              </w:pPrChange>
            </w:pPr>
          </w:p>
          <w:p w14:paraId="73330FA4" w14:textId="77777777" w:rsidR="00506534" w:rsidRPr="00EC0B03" w:rsidRDefault="00506534" w:rsidP="00EC0B03">
            <w:pPr>
              <w:tabs>
                <w:tab w:val="left" w:pos="426"/>
              </w:tabs>
              <w:spacing w:after="0" w:line="276" w:lineRule="auto"/>
              <w:outlineLvl w:val="0"/>
              <w:rPr>
                <w:rStyle w:val="BookTitle"/>
                <w:rFonts w:ascii="Arial" w:hAnsi="Arial" w:cs="Arial"/>
                <w:b w:val="0"/>
                <w:sz w:val="20"/>
                <w:szCs w:val="20"/>
              </w:rPr>
              <w:pPrChange w:id="3" w:author="Lanciani, Marcello" w:date="2023-10-04T10:37:00Z">
                <w:pPr>
                  <w:tabs>
                    <w:tab w:val="left" w:pos="426"/>
                  </w:tabs>
                  <w:spacing w:after="0" w:line="240" w:lineRule="auto"/>
                  <w:outlineLvl w:val="0"/>
                </w:pPr>
              </w:pPrChange>
            </w:pPr>
            <w:r w:rsidRPr="00EC0B03">
              <w:rPr>
                <w:rStyle w:val="BookTitle"/>
                <w:rFonts w:ascii="Arial" w:hAnsi="Arial" w:cs="Arial"/>
                <w:b w:val="0"/>
                <w:sz w:val="20"/>
                <w:szCs w:val="20"/>
              </w:rPr>
              <w:t>Directorate General Statistics</w:t>
            </w:r>
          </w:p>
          <w:p w14:paraId="08EBFF37" w14:textId="77777777" w:rsidR="00506534" w:rsidRPr="00EC0B03" w:rsidRDefault="00506534" w:rsidP="00EC0B03">
            <w:pPr>
              <w:pStyle w:val="zfirstlines"/>
              <w:spacing w:before="0" w:after="0" w:line="276" w:lineRule="auto"/>
              <w:rPr>
                <w:rFonts w:ascii="Arial" w:hAnsi="Arial" w:cs="Arial"/>
                <w:b/>
                <w:caps/>
                <w:smallCaps w:val="0"/>
                <w:lang w:val="en-US"/>
              </w:rPr>
              <w:pPrChange w:id="4" w:author="Lanciani, Marcello" w:date="2023-10-04T10:37:00Z">
                <w:pPr>
                  <w:pStyle w:val="zfirstlines"/>
                  <w:spacing w:before="0" w:after="0" w:line="240" w:lineRule="atLeast"/>
                </w:pPr>
              </w:pPrChange>
            </w:pPr>
            <w:r w:rsidRPr="00EC0B03">
              <w:rPr>
                <w:rFonts w:ascii="Arial" w:hAnsi="Arial" w:cs="Arial"/>
              </w:rPr>
              <w:t>Supervisory Statistics</w:t>
            </w:r>
          </w:p>
        </w:tc>
        <w:tc>
          <w:tcPr>
            <w:tcW w:w="3509" w:type="dxa"/>
          </w:tcPr>
          <w:p w14:paraId="3C98880B" w14:textId="77777777" w:rsidR="0074701F" w:rsidRPr="00EC0B03" w:rsidRDefault="0074701F" w:rsidP="00EC0B03">
            <w:pPr>
              <w:spacing w:line="276" w:lineRule="auto"/>
              <w:ind w:left="720"/>
              <w:jc w:val="right"/>
              <w:rPr>
                <w:rFonts w:ascii="Arial" w:hAnsi="Arial" w:cs="Arial"/>
                <w:b/>
                <w:bCs/>
                <w:sz w:val="20"/>
                <w:szCs w:val="20"/>
                <w:lang w:val="en-US"/>
              </w:rPr>
              <w:pPrChange w:id="5" w:author="Lanciani, Marcello" w:date="2023-10-04T10:37:00Z">
                <w:pPr>
                  <w:spacing w:line="160" w:lineRule="atLeast"/>
                  <w:ind w:left="720"/>
                  <w:jc w:val="right"/>
                </w:pPr>
              </w:pPrChange>
            </w:pPr>
            <w:bookmarkStart w:id="6" w:name="Classification"/>
            <w:bookmarkEnd w:id="6"/>
            <w:r w:rsidRPr="00EC0B03">
              <w:rPr>
                <w:rFonts w:ascii="Arial" w:hAnsi="Arial" w:cs="Arial"/>
                <w:b/>
                <w:bCs/>
                <w:sz w:val="20"/>
                <w:szCs w:val="20"/>
                <w:lang w:val="en-US"/>
              </w:rPr>
              <w:t>ECB-PUBLIC</w:t>
            </w:r>
          </w:p>
          <w:p w14:paraId="60AAA58A" w14:textId="3CD46E4E" w:rsidR="00496B15" w:rsidRPr="00EC0B03" w:rsidRDefault="00496B15" w:rsidP="00EC0B03">
            <w:pPr>
              <w:spacing w:before="0" w:after="0" w:line="276" w:lineRule="auto"/>
              <w:jc w:val="right"/>
              <w:rPr>
                <w:rFonts w:ascii="Arial" w:hAnsi="Arial" w:cs="Arial"/>
                <w:b/>
                <w:caps/>
                <w:smallCaps/>
                <w:sz w:val="20"/>
                <w:szCs w:val="20"/>
                <w:lang w:val="en-US"/>
              </w:rPr>
              <w:pPrChange w:id="7" w:author="Lanciani, Marcello" w:date="2023-10-04T10:37:00Z">
                <w:pPr>
                  <w:spacing w:before="0" w:after="0" w:line="240" w:lineRule="atLeast"/>
                  <w:jc w:val="right"/>
                </w:pPr>
              </w:pPrChange>
            </w:pPr>
          </w:p>
        </w:tc>
      </w:tr>
      <w:tr w:rsidR="00496B15" w:rsidRPr="00EC0B03" w14:paraId="55B26559" w14:textId="77777777" w:rsidTr="002C200B">
        <w:trPr>
          <w:trHeight w:val="405"/>
        </w:trPr>
        <w:tc>
          <w:tcPr>
            <w:tcW w:w="6062" w:type="dxa"/>
            <w:vMerge/>
          </w:tcPr>
          <w:p w14:paraId="6E5ECCCE" w14:textId="77777777" w:rsidR="00496B15" w:rsidRPr="00EC0B03" w:rsidRDefault="00496B15" w:rsidP="00EC0B03">
            <w:pPr>
              <w:pStyle w:val="zfirstlines"/>
              <w:spacing w:before="0" w:after="0" w:line="276" w:lineRule="auto"/>
              <w:rPr>
                <w:rFonts w:ascii="Arial" w:hAnsi="Arial" w:cs="Arial"/>
              </w:rPr>
              <w:pPrChange w:id="8" w:author="Lanciani, Marcello" w:date="2023-10-04T10:37:00Z">
                <w:pPr>
                  <w:pStyle w:val="zfirstlines"/>
                  <w:spacing w:before="0" w:after="0" w:line="240" w:lineRule="atLeast"/>
                </w:pPr>
              </w:pPrChange>
            </w:pPr>
          </w:p>
        </w:tc>
        <w:tc>
          <w:tcPr>
            <w:tcW w:w="3509" w:type="dxa"/>
          </w:tcPr>
          <w:p w14:paraId="45E3F81E" w14:textId="77777777" w:rsidR="00496B15" w:rsidRPr="00EC0B03" w:rsidRDefault="00496B15" w:rsidP="00EC0B03">
            <w:pPr>
              <w:spacing w:before="0" w:after="0" w:line="276" w:lineRule="auto"/>
              <w:jc w:val="right"/>
              <w:rPr>
                <w:rFonts w:ascii="Arial" w:hAnsi="Arial" w:cs="Arial"/>
                <w:b/>
                <w:caps/>
                <w:sz w:val="20"/>
                <w:szCs w:val="20"/>
                <w:lang w:val="en-US"/>
              </w:rPr>
              <w:pPrChange w:id="9" w:author="Lanciani, Marcello" w:date="2023-10-04T10:37:00Z">
                <w:pPr>
                  <w:spacing w:before="0" w:after="0" w:line="240" w:lineRule="atLeast"/>
                  <w:jc w:val="right"/>
                </w:pPr>
              </w:pPrChange>
            </w:pPr>
          </w:p>
        </w:tc>
      </w:tr>
      <w:tr w:rsidR="00496B15" w:rsidRPr="00EC0B03" w14:paraId="3D347879" w14:textId="77777777" w:rsidTr="002C200B">
        <w:tc>
          <w:tcPr>
            <w:tcW w:w="6062" w:type="dxa"/>
          </w:tcPr>
          <w:p w14:paraId="37E6E7FE" w14:textId="77777777" w:rsidR="00496B15" w:rsidRPr="00EC0B03" w:rsidRDefault="00000000" w:rsidP="00EC0B03">
            <w:pPr>
              <w:spacing w:before="0" w:after="0" w:line="276" w:lineRule="auto"/>
              <w:rPr>
                <w:rFonts w:ascii="Arial" w:hAnsi="Arial" w:cs="Arial"/>
                <w:sz w:val="20"/>
                <w:szCs w:val="20"/>
              </w:rPr>
              <w:pPrChange w:id="10" w:author="Lanciani, Marcello" w:date="2023-10-04T10:37:00Z">
                <w:pPr>
                  <w:spacing w:before="0" w:after="0" w:line="240" w:lineRule="atLeast"/>
                </w:pPr>
              </w:pPrChange>
            </w:pPr>
            <w:r w:rsidRPr="00EC0B03">
              <w:rPr>
                <w:rFonts w:ascii="Arial" w:hAnsi="Arial" w:cs="Arial"/>
                <w:rPrChange w:id="11" w:author="Lanciani, Marcello" w:date="2023-10-04T10:38:00Z">
                  <w:rPr/>
                </w:rPrChange>
              </w:rPr>
              <w:fldChar w:fldCharType="begin"/>
            </w:r>
            <w:r w:rsidRPr="00EC0B03">
              <w:rPr>
                <w:rFonts w:ascii="Arial" w:hAnsi="Arial" w:cs="Arial"/>
                <w:rPrChange w:id="12" w:author="Lanciani, Marcello" w:date="2023-10-04T10:38:00Z">
                  <w:rPr/>
                </w:rPrChange>
              </w:rPr>
              <w:instrText xml:space="preserve"> HYPERLINK "mailto:SPE-support@ecb.int" </w:instrText>
            </w:r>
            <w:r w:rsidRPr="00EC0B03">
              <w:rPr>
                <w:rFonts w:ascii="Arial" w:hAnsi="Arial" w:cs="Arial"/>
              </w:rPr>
              <w:fldChar w:fldCharType="separate"/>
            </w:r>
            <w:r w:rsidRPr="00EC0B03">
              <w:rPr>
                <w:rFonts w:ascii="Arial" w:hAnsi="Arial" w:cs="Arial"/>
                <w:rPrChange w:id="13" w:author="Lanciani, Marcello" w:date="2023-10-04T10:38:00Z">
                  <w:rPr/>
                </w:rPrChange>
              </w:rPr>
              <w:fldChar w:fldCharType="end"/>
            </w:r>
          </w:p>
        </w:tc>
        <w:tc>
          <w:tcPr>
            <w:tcW w:w="3509" w:type="dxa"/>
            <w:vAlign w:val="bottom"/>
          </w:tcPr>
          <w:p w14:paraId="305EBAE4" w14:textId="15D238A9" w:rsidR="00496B15" w:rsidRPr="00EC0B03" w:rsidRDefault="0074701F" w:rsidP="00EC0B03">
            <w:pPr>
              <w:spacing w:before="40" w:after="40" w:line="276" w:lineRule="auto"/>
              <w:jc w:val="right"/>
              <w:rPr>
                <w:rFonts w:ascii="Arial" w:hAnsi="Arial" w:cs="Arial"/>
                <w:sz w:val="20"/>
                <w:szCs w:val="20"/>
              </w:rPr>
              <w:pPrChange w:id="14" w:author="Lanciani, Marcello" w:date="2023-10-04T10:37:00Z">
                <w:pPr>
                  <w:spacing w:before="40" w:after="40" w:line="240" w:lineRule="atLeast"/>
                  <w:jc w:val="right"/>
                </w:pPr>
              </w:pPrChange>
            </w:pPr>
            <w:bookmarkStart w:id="15" w:name="SaveDate"/>
            <w:bookmarkEnd w:id="15"/>
            <w:r w:rsidRPr="00EC0B03">
              <w:rPr>
                <w:rFonts w:ascii="Arial" w:hAnsi="Arial" w:cs="Arial"/>
                <w:sz w:val="20"/>
                <w:szCs w:val="20"/>
              </w:rPr>
              <w:t>16</w:t>
            </w:r>
            <w:r w:rsidR="00DC6ABB" w:rsidRPr="00EC0B03">
              <w:rPr>
                <w:rFonts w:ascii="Arial" w:hAnsi="Arial" w:cs="Arial"/>
                <w:sz w:val="20"/>
                <w:szCs w:val="20"/>
              </w:rPr>
              <w:t xml:space="preserve"> December</w:t>
            </w:r>
            <w:r w:rsidR="00B355BE" w:rsidRPr="00EC0B03">
              <w:rPr>
                <w:rFonts w:ascii="Arial" w:hAnsi="Arial" w:cs="Arial"/>
                <w:sz w:val="20"/>
                <w:szCs w:val="20"/>
              </w:rPr>
              <w:t xml:space="preserve"> </w:t>
            </w:r>
            <w:r w:rsidR="007D5C2F" w:rsidRPr="00EC0B03">
              <w:rPr>
                <w:rFonts w:ascii="Arial" w:hAnsi="Arial" w:cs="Arial"/>
                <w:sz w:val="20"/>
                <w:szCs w:val="20"/>
              </w:rPr>
              <w:t>2022</w:t>
            </w:r>
          </w:p>
        </w:tc>
      </w:tr>
      <w:tr w:rsidR="00496B15" w:rsidRPr="00EC0B03" w14:paraId="1FB8833A" w14:textId="77777777" w:rsidTr="002C200B">
        <w:tc>
          <w:tcPr>
            <w:tcW w:w="6062" w:type="dxa"/>
          </w:tcPr>
          <w:p w14:paraId="20FE83EA" w14:textId="77777777" w:rsidR="00496B15" w:rsidRPr="00EC0B03" w:rsidRDefault="00496B15" w:rsidP="00EC0B03">
            <w:pPr>
              <w:spacing w:before="40" w:after="40" w:line="276" w:lineRule="auto"/>
              <w:rPr>
                <w:rFonts w:ascii="Arial" w:hAnsi="Arial" w:cs="Arial"/>
                <w:sz w:val="20"/>
                <w:szCs w:val="20"/>
              </w:rPr>
              <w:pPrChange w:id="16" w:author="Lanciani, Marcello" w:date="2023-10-04T10:37:00Z">
                <w:pPr>
                  <w:spacing w:before="40" w:after="40" w:line="240" w:lineRule="atLeast"/>
                </w:pPr>
              </w:pPrChange>
            </w:pPr>
          </w:p>
        </w:tc>
        <w:tc>
          <w:tcPr>
            <w:tcW w:w="3509" w:type="dxa"/>
          </w:tcPr>
          <w:p w14:paraId="5F176632" w14:textId="77777777" w:rsidR="00496B15" w:rsidRPr="00EC0B03" w:rsidRDefault="00496B15" w:rsidP="00EC0B03">
            <w:pPr>
              <w:spacing w:before="40" w:after="40" w:line="276" w:lineRule="auto"/>
              <w:jc w:val="right"/>
              <w:rPr>
                <w:rFonts w:ascii="Arial" w:hAnsi="Arial" w:cs="Arial"/>
                <w:b/>
                <w:sz w:val="20"/>
                <w:szCs w:val="20"/>
              </w:rPr>
              <w:pPrChange w:id="17" w:author="Lanciani, Marcello" w:date="2023-10-04T10:37:00Z">
                <w:pPr>
                  <w:spacing w:before="40" w:after="40" w:line="240" w:lineRule="atLeast"/>
                  <w:jc w:val="right"/>
                </w:pPr>
              </w:pPrChange>
            </w:pPr>
            <w:bookmarkStart w:id="18" w:name="DocumentStatus"/>
            <w:bookmarkEnd w:id="18"/>
          </w:p>
        </w:tc>
      </w:tr>
      <w:tr w:rsidR="00496B15" w:rsidRPr="00EC0B03" w14:paraId="7FEFB204" w14:textId="77777777" w:rsidTr="002C200B">
        <w:trPr>
          <w:cantSplit/>
          <w:trHeight w:val="1020"/>
        </w:trPr>
        <w:tc>
          <w:tcPr>
            <w:tcW w:w="9571" w:type="dxa"/>
            <w:gridSpan w:val="2"/>
            <w:vAlign w:val="center"/>
          </w:tcPr>
          <w:p w14:paraId="048F139A" w14:textId="77777777" w:rsidR="00A709C0" w:rsidRPr="00EC0B03" w:rsidRDefault="00DC2F87" w:rsidP="00EC0B03">
            <w:pPr>
              <w:pStyle w:val="DocTitle"/>
              <w:spacing w:before="0" w:after="0" w:line="276" w:lineRule="auto"/>
              <w:rPr>
                <w:rFonts w:ascii="Arial" w:hAnsi="Arial" w:cs="Arial"/>
                <w:caps w:val="0"/>
                <w:sz w:val="20"/>
                <w:szCs w:val="20"/>
              </w:rPr>
              <w:pPrChange w:id="19" w:author="Lanciani, Marcello" w:date="2023-10-04T10:37:00Z">
                <w:pPr>
                  <w:pStyle w:val="DocTitle"/>
                  <w:spacing w:before="0" w:after="0" w:line="280" w:lineRule="atLeast"/>
                </w:pPr>
              </w:pPrChange>
            </w:pPr>
            <w:r w:rsidRPr="00EC0B03">
              <w:rPr>
                <w:rFonts w:ascii="Arial" w:hAnsi="Arial" w:cs="Arial"/>
                <w:caps w:val="0"/>
                <w:sz w:val="20"/>
                <w:szCs w:val="20"/>
              </w:rPr>
              <w:t>INPUT CHECKS IMPLEMENTED IN TEMPLATES</w:t>
            </w:r>
            <w:r w:rsidR="00852560" w:rsidRPr="00EC0B03">
              <w:rPr>
                <w:rFonts w:ascii="Arial" w:hAnsi="Arial" w:cs="Arial"/>
                <w:caps w:val="0"/>
                <w:sz w:val="20"/>
                <w:szCs w:val="20"/>
              </w:rPr>
              <w:t xml:space="preserve"> FOR THE SHORT TERM EXERCISE COLLECTED FOR SREP PURPOSES (STE)</w:t>
            </w:r>
            <w:r w:rsidR="009726AF" w:rsidRPr="00EC0B03">
              <w:rPr>
                <w:rStyle w:val="FootnoteReference"/>
                <w:rFonts w:ascii="Arial" w:hAnsi="Arial" w:cs="Arial"/>
                <w:caps w:val="0"/>
                <w:sz w:val="20"/>
                <w:szCs w:val="20"/>
              </w:rPr>
              <w:t xml:space="preserve"> </w:t>
            </w:r>
            <w:r w:rsidR="009726AF" w:rsidRPr="00EC0B03">
              <w:rPr>
                <w:rStyle w:val="FootnoteReference"/>
                <w:rFonts w:ascii="Arial" w:hAnsi="Arial" w:cs="Arial"/>
                <w:caps w:val="0"/>
                <w:sz w:val="20"/>
                <w:szCs w:val="20"/>
              </w:rPr>
              <w:footnoteReference w:id="1"/>
            </w:r>
          </w:p>
        </w:tc>
      </w:tr>
    </w:tbl>
    <w:p w14:paraId="298D30B3" w14:textId="77777777" w:rsidR="00A13AAB" w:rsidRPr="00EC0B03" w:rsidRDefault="00A13AAB" w:rsidP="00EC0B03">
      <w:pPr>
        <w:spacing w:line="276" w:lineRule="auto"/>
        <w:rPr>
          <w:rFonts w:ascii="Arial" w:hAnsi="Arial" w:cs="Arial"/>
          <w:b/>
          <w:bCs/>
          <w:sz w:val="20"/>
          <w:szCs w:val="20"/>
          <w:u w:val="single"/>
        </w:rPr>
        <w:pPrChange w:id="20" w:author="Lanciani, Marcello" w:date="2023-10-04T10:37:00Z">
          <w:pPr/>
        </w:pPrChange>
      </w:pPr>
    </w:p>
    <w:p w14:paraId="28921693" w14:textId="77777777" w:rsidR="0049148B" w:rsidRPr="00EC0B03" w:rsidRDefault="0049148B" w:rsidP="00EC0B03">
      <w:pPr>
        <w:spacing w:line="276" w:lineRule="auto"/>
        <w:rPr>
          <w:rFonts w:ascii="Arial" w:hAnsi="Arial" w:cs="Arial"/>
          <w:b/>
          <w:bCs/>
          <w:sz w:val="20"/>
          <w:szCs w:val="20"/>
          <w:u w:val="single"/>
        </w:rPr>
        <w:pPrChange w:id="21" w:author="Lanciani, Marcello" w:date="2023-10-04T10:37:00Z">
          <w:pPr/>
        </w:pPrChange>
      </w:pPr>
      <w:r w:rsidRPr="00EC0B03">
        <w:rPr>
          <w:rFonts w:ascii="Arial" w:hAnsi="Arial" w:cs="Arial"/>
          <w:b/>
          <w:bCs/>
          <w:sz w:val="20"/>
          <w:szCs w:val="20"/>
          <w:u w:val="single"/>
        </w:rPr>
        <w:t xml:space="preserve">TEMPLATE </w:t>
      </w:r>
      <w:r w:rsidR="00963C1C" w:rsidRPr="00EC0B03">
        <w:rPr>
          <w:rFonts w:ascii="Arial" w:hAnsi="Arial" w:cs="Arial"/>
          <w:b/>
          <w:bCs/>
          <w:sz w:val="20"/>
          <w:szCs w:val="20"/>
          <w:u w:val="single"/>
        </w:rPr>
        <w:t>0</w:t>
      </w:r>
      <w:r w:rsidRPr="00EC0B03">
        <w:rPr>
          <w:rFonts w:ascii="Arial" w:hAnsi="Arial" w:cs="Arial"/>
          <w:b/>
          <w:bCs/>
          <w:sz w:val="20"/>
          <w:szCs w:val="20"/>
          <w:u w:val="single"/>
        </w:rPr>
        <w:t>1</w:t>
      </w:r>
      <w:r w:rsidR="00544050" w:rsidRPr="00EC0B03">
        <w:rPr>
          <w:rFonts w:ascii="Arial" w:hAnsi="Arial" w:cs="Arial"/>
          <w:b/>
          <w:bCs/>
          <w:sz w:val="20"/>
          <w:szCs w:val="20"/>
          <w:u w:val="single"/>
        </w:rPr>
        <w:t>.1</w:t>
      </w:r>
      <w:r w:rsidRPr="00EC0B03">
        <w:rPr>
          <w:rFonts w:ascii="Arial" w:hAnsi="Arial" w:cs="Arial"/>
          <w:b/>
          <w:bCs/>
          <w:sz w:val="20"/>
          <w:szCs w:val="20"/>
          <w:u w:val="single"/>
        </w:rPr>
        <w:t xml:space="preserve"> Profitability</w:t>
      </w:r>
      <w:r w:rsidR="00B277CC" w:rsidRPr="00EC0B03">
        <w:rPr>
          <w:rFonts w:ascii="Arial" w:hAnsi="Arial" w:cs="Arial"/>
          <w:b/>
          <w:bCs/>
          <w:sz w:val="20"/>
          <w:szCs w:val="20"/>
          <w:u w:val="single"/>
        </w:rPr>
        <w:t xml:space="preserve"> (inc. PFE)</w:t>
      </w:r>
    </w:p>
    <w:p w14:paraId="0778CD30" w14:textId="77777777" w:rsidR="00D6001C" w:rsidRPr="00EC0B03" w:rsidRDefault="00D6001C" w:rsidP="00EC0B03">
      <w:pPr>
        <w:spacing w:line="276" w:lineRule="auto"/>
        <w:rPr>
          <w:rFonts w:ascii="Arial" w:hAnsi="Arial" w:cs="Arial"/>
          <w:sz w:val="20"/>
          <w:szCs w:val="20"/>
          <w:u w:val="single"/>
        </w:rPr>
        <w:pPrChange w:id="22" w:author="Lanciani, Marcello" w:date="2023-10-04T10:37:00Z">
          <w:pPr/>
        </w:pPrChange>
      </w:pPr>
      <w:r w:rsidRPr="00EC0B03">
        <w:rPr>
          <w:rFonts w:ascii="Arial" w:hAnsi="Arial" w:cs="Arial"/>
          <w:sz w:val="20"/>
          <w:szCs w:val="20"/>
          <w:u w:val="single"/>
        </w:rPr>
        <w:t>Sheet “1_Key data”:</w:t>
      </w:r>
    </w:p>
    <w:p w14:paraId="40645E5D" w14:textId="6A9CB5AC" w:rsidR="00D6001C" w:rsidRPr="00C210A2" w:rsidRDefault="00D6001C" w:rsidP="00EC0B03">
      <w:pPr>
        <w:pStyle w:val="ListParagraph"/>
        <w:numPr>
          <w:ilvl w:val="0"/>
          <w:numId w:val="26"/>
        </w:numPr>
        <w:spacing w:line="276" w:lineRule="auto"/>
        <w:rPr>
          <w:ins w:id="23" w:author="Kirnágová, Kristína" w:date="2023-09-27T11:16:00Z"/>
          <w:rFonts w:ascii="Arial" w:hAnsi="Arial" w:cs="Arial"/>
          <w:sz w:val="20"/>
          <w:szCs w:val="20"/>
        </w:rPr>
        <w:pPrChange w:id="24" w:author="Lanciani, Marcello" w:date="2023-10-04T10:37:00Z">
          <w:pPr>
            <w:pStyle w:val="ListParagraph"/>
            <w:numPr>
              <w:numId w:val="26"/>
            </w:numPr>
            <w:ind w:hanging="360"/>
          </w:pPr>
        </w:pPrChange>
      </w:pPr>
      <w:r w:rsidRPr="00EC0B03">
        <w:rPr>
          <w:rFonts w:ascii="Arial" w:hAnsi="Arial" w:cs="Arial"/>
          <w:sz w:val="20"/>
          <w:szCs w:val="20"/>
        </w:rPr>
        <w:t>All data on FTEs and branches (C39:F48) have to be positive.</w:t>
      </w:r>
    </w:p>
    <w:p w14:paraId="18F27D6D" w14:textId="273F3D66" w:rsidR="004662E1" w:rsidRPr="00EC0B03" w:rsidRDefault="004662E1" w:rsidP="00EC0B03">
      <w:pPr>
        <w:pStyle w:val="ListParagraph"/>
        <w:numPr>
          <w:ilvl w:val="0"/>
          <w:numId w:val="26"/>
        </w:numPr>
        <w:spacing w:line="276" w:lineRule="auto"/>
        <w:rPr>
          <w:rFonts w:ascii="Arial" w:hAnsi="Arial" w:cs="Arial"/>
          <w:sz w:val="20"/>
          <w:szCs w:val="20"/>
        </w:rPr>
        <w:pPrChange w:id="25" w:author="Lanciani, Marcello" w:date="2023-10-04T10:37:00Z">
          <w:pPr>
            <w:pStyle w:val="ListParagraph"/>
            <w:numPr>
              <w:numId w:val="26"/>
            </w:numPr>
            <w:ind w:hanging="360"/>
          </w:pPr>
        </w:pPrChange>
      </w:pPr>
      <w:ins w:id="26" w:author="Kirnágová, Kristína" w:date="2023-09-27T11:16:00Z">
        <w:r w:rsidRPr="00EC0B03">
          <w:rPr>
            <w:rFonts w:ascii="Arial" w:hAnsi="Arial" w:cs="Arial"/>
            <w:sz w:val="20"/>
            <w:szCs w:val="20"/>
          </w:rPr>
          <w:t xml:space="preserve">The following data points on ICF FTEs have to be positive decimals: </w:t>
        </w:r>
        <w:r w:rsidRPr="00EC0B03">
          <w:rPr>
            <w:rFonts w:ascii="Arial" w:hAnsi="Arial" w:cs="Arial"/>
            <w:sz w:val="20"/>
            <w:szCs w:val="20"/>
            <w:lang w:val="de-DE"/>
            <w:rPrChange w:id="27" w:author="Lanciani, Marcello" w:date="2023-10-04T10:38:00Z">
              <w:rPr>
                <w:lang w:val="de-DE"/>
              </w:rPr>
            </w:rPrChange>
          </w:rPr>
          <w:t>D41, D43, D44, D46:D50</w:t>
        </w:r>
      </w:ins>
    </w:p>
    <w:p w14:paraId="6584EAE7" w14:textId="77777777" w:rsidR="001200B4" w:rsidRPr="00EC0B03" w:rsidRDefault="008E38F7" w:rsidP="00EC0B03">
      <w:pPr>
        <w:pStyle w:val="ListParagraph"/>
        <w:numPr>
          <w:ilvl w:val="0"/>
          <w:numId w:val="26"/>
        </w:numPr>
        <w:spacing w:line="276" w:lineRule="auto"/>
        <w:rPr>
          <w:rFonts w:ascii="Arial" w:hAnsi="Arial" w:cs="Arial"/>
          <w:sz w:val="20"/>
          <w:szCs w:val="20"/>
        </w:rPr>
        <w:pPrChange w:id="28" w:author="Lanciani, Marcello" w:date="2023-10-04T10:37:00Z">
          <w:pPr>
            <w:pStyle w:val="ListParagraph"/>
            <w:numPr>
              <w:numId w:val="26"/>
            </w:numPr>
            <w:ind w:hanging="360"/>
          </w:pPr>
        </w:pPrChange>
      </w:pPr>
      <w:r w:rsidRPr="00EC0B03">
        <w:rPr>
          <w:rFonts w:ascii="Arial" w:hAnsi="Arial" w:cs="Arial"/>
          <w:sz w:val="20"/>
          <w:szCs w:val="20"/>
        </w:rPr>
        <w:t>Cost of equity estimate (D76</w:t>
      </w:r>
      <w:r w:rsidR="001200B4" w:rsidRPr="00EC0B03">
        <w:rPr>
          <w:rFonts w:ascii="Arial" w:hAnsi="Arial" w:cs="Arial"/>
          <w:sz w:val="20"/>
          <w:szCs w:val="20"/>
        </w:rPr>
        <w:t>) has to be numeric.</w:t>
      </w:r>
    </w:p>
    <w:p w14:paraId="373486F2" w14:textId="074B5553" w:rsidR="00D6001C" w:rsidRPr="00C41A1F" w:rsidRDefault="00106F72" w:rsidP="00EC0B03">
      <w:pPr>
        <w:pStyle w:val="ListParagraph"/>
        <w:numPr>
          <w:ilvl w:val="0"/>
          <w:numId w:val="26"/>
        </w:numPr>
        <w:spacing w:line="276" w:lineRule="auto"/>
        <w:rPr>
          <w:ins w:id="29" w:author="Kirnágová, Kristína" w:date="2023-09-27T11:16:00Z"/>
          <w:rFonts w:ascii="Arial" w:hAnsi="Arial" w:cs="Arial"/>
          <w:sz w:val="20"/>
          <w:szCs w:val="20"/>
          <w:highlight w:val="yellow"/>
          <w:lang w:val="de-DE"/>
          <w:rPrChange w:id="30" w:author="Lanciani, Marcello" w:date="2023-10-04T10:54:00Z">
            <w:rPr>
              <w:ins w:id="31" w:author="Kirnágová, Kristína" w:date="2023-09-27T11:16:00Z"/>
              <w:rFonts w:ascii="Arial" w:hAnsi="Arial" w:cs="Arial"/>
              <w:sz w:val="20"/>
              <w:szCs w:val="20"/>
              <w:lang w:val="de-DE"/>
            </w:rPr>
          </w:rPrChange>
        </w:rPr>
        <w:pPrChange w:id="32" w:author="Lanciani, Marcello" w:date="2023-10-04T10:37:00Z">
          <w:pPr>
            <w:pStyle w:val="ListParagraph"/>
            <w:numPr>
              <w:numId w:val="26"/>
            </w:numPr>
            <w:ind w:hanging="360"/>
          </w:pPr>
        </w:pPrChange>
      </w:pPr>
      <w:r w:rsidRPr="00C41A1F">
        <w:rPr>
          <w:rFonts w:ascii="Arial" w:hAnsi="Arial" w:cs="Arial"/>
          <w:sz w:val="20"/>
          <w:szCs w:val="20"/>
          <w:highlight w:val="yellow"/>
          <w:rPrChange w:id="33" w:author="Lanciani, Marcello" w:date="2023-10-04T10:54:00Z">
            <w:rPr>
              <w:rFonts w:ascii="Arial" w:hAnsi="Arial" w:cs="Arial"/>
              <w:sz w:val="20"/>
              <w:szCs w:val="20"/>
            </w:rPr>
          </w:rPrChange>
        </w:rPr>
        <w:t>All</w:t>
      </w:r>
      <w:r w:rsidR="002E587C" w:rsidRPr="00C41A1F">
        <w:rPr>
          <w:rFonts w:ascii="Arial" w:hAnsi="Arial" w:cs="Arial"/>
          <w:sz w:val="20"/>
          <w:szCs w:val="20"/>
          <w:highlight w:val="yellow"/>
          <w:rPrChange w:id="34" w:author="Lanciani, Marcello" w:date="2023-10-04T10:54:00Z">
            <w:rPr>
              <w:rFonts w:ascii="Arial" w:hAnsi="Arial" w:cs="Arial"/>
              <w:sz w:val="20"/>
              <w:szCs w:val="20"/>
            </w:rPr>
          </w:rPrChange>
        </w:rPr>
        <w:t xml:space="preserve"> cells with drop-down menus </w:t>
      </w:r>
      <w:r w:rsidRPr="00C41A1F">
        <w:rPr>
          <w:rFonts w:ascii="Arial" w:hAnsi="Arial" w:cs="Arial"/>
          <w:sz w:val="20"/>
          <w:szCs w:val="20"/>
          <w:highlight w:val="yellow"/>
          <w:rPrChange w:id="35" w:author="Lanciani, Marcello" w:date="2023-10-04T10:54:00Z">
            <w:rPr>
              <w:rFonts w:ascii="Arial" w:hAnsi="Arial" w:cs="Arial"/>
              <w:sz w:val="20"/>
              <w:szCs w:val="20"/>
            </w:rPr>
          </w:rPrChange>
        </w:rPr>
        <w:t xml:space="preserve">should be prohibited from </w:t>
      </w:r>
      <w:r w:rsidR="002E587C" w:rsidRPr="00C41A1F">
        <w:rPr>
          <w:rFonts w:ascii="Arial" w:hAnsi="Arial" w:cs="Arial"/>
          <w:sz w:val="20"/>
          <w:szCs w:val="20"/>
          <w:highlight w:val="yellow"/>
          <w:rPrChange w:id="36" w:author="Lanciani, Marcello" w:date="2023-10-04T10:54:00Z">
            <w:rPr>
              <w:rFonts w:ascii="Arial" w:hAnsi="Arial" w:cs="Arial"/>
              <w:sz w:val="20"/>
              <w:szCs w:val="20"/>
            </w:rPr>
          </w:rPrChange>
        </w:rPr>
        <w:t>get</w:t>
      </w:r>
      <w:r w:rsidRPr="00C41A1F">
        <w:rPr>
          <w:rFonts w:ascii="Arial" w:hAnsi="Arial" w:cs="Arial"/>
          <w:sz w:val="20"/>
          <w:szCs w:val="20"/>
          <w:highlight w:val="yellow"/>
          <w:rPrChange w:id="37" w:author="Lanciani, Marcello" w:date="2023-10-04T10:54:00Z">
            <w:rPr>
              <w:rFonts w:ascii="Arial" w:hAnsi="Arial" w:cs="Arial"/>
              <w:sz w:val="20"/>
              <w:szCs w:val="20"/>
            </w:rPr>
          </w:rPrChange>
        </w:rPr>
        <w:t>ting</w:t>
      </w:r>
      <w:r w:rsidR="002E587C" w:rsidRPr="00C41A1F">
        <w:rPr>
          <w:rFonts w:ascii="Arial" w:hAnsi="Arial" w:cs="Arial"/>
          <w:sz w:val="20"/>
          <w:szCs w:val="20"/>
          <w:highlight w:val="yellow"/>
          <w:rPrChange w:id="38" w:author="Lanciani, Marcello" w:date="2023-10-04T10:54:00Z">
            <w:rPr>
              <w:rFonts w:ascii="Arial" w:hAnsi="Arial" w:cs="Arial"/>
              <w:sz w:val="20"/>
              <w:szCs w:val="20"/>
            </w:rPr>
          </w:rPrChange>
        </w:rPr>
        <w:t xml:space="preserve"> non-menu values (can happen with copy-paste or direct typing). </w:t>
      </w:r>
      <w:r w:rsidR="002E587C" w:rsidRPr="00C41A1F">
        <w:rPr>
          <w:rFonts w:ascii="Arial" w:hAnsi="Arial" w:cs="Arial"/>
          <w:sz w:val="20"/>
          <w:szCs w:val="20"/>
          <w:highlight w:val="yellow"/>
          <w:lang w:val="de-DE"/>
          <w:rPrChange w:id="39" w:author="Lanciani, Marcello" w:date="2023-10-04T10:54:00Z">
            <w:rPr>
              <w:rFonts w:ascii="Arial" w:hAnsi="Arial" w:cs="Arial"/>
              <w:sz w:val="20"/>
              <w:szCs w:val="20"/>
              <w:lang w:val="de-DE"/>
            </w:rPr>
          </w:rPrChange>
        </w:rPr>
        <w:t>Relevan</w:t>
      </w:r>
      <w:r w:rsidR="008E38F7" w:rsidRPr="00C41A1F">
        <w:rPr>
          <w:rFonts w:ascii="Arial" w:hAnsi="Arial" w:cs="Arial"/>
          <w:sz w:val="20"/>
          <w:szCs w:val="20"/>
          <w:highlight w:val="yellow"/>
          <w:lang w:val="de-DE"/>
          <w:rPrChange w:id="40" w:author="Lanciani, Marcello" w:date="2023-10-04T10:54:00Z">
            <w:rPr>
              <w:rFonts w:ascii="Arial" w:hAnsi="Arial" w:cs="Arial"/>
              <w:sz w:val="20"/>
              <w:szCs w:val="20"/>
              <w:lang w:val="de-DE"/>
            </w:rPr>
          </w:rPrChange>
        </w:rPr>
        <w:t>t for: C7:C10, C14:D23, B30, B66, C72:E72</w:t>
      </w:r>
      <w:r w:rsidR="00F943F2" w:rsidRPr="00C41A1F">
        <w:rPr>
          <w:rFonts w:ascii="Arial" w:hAnsi="Arial" w:cs="Arial"/>
          <w:sz w:val="20"/>
          <w:szCs w:val="20"/>
          <w:highlight w:val="yellow"/>
          <w:lang w:val="de-DE"/>
          <w:rPrChange w:id="41" w:author="Lanciani, Marcello" w:date="2023-10-04T10:54:00Z">
            <w:rPr>
              <w:rFonts w:ascii="Arial" w:hAnsi="Arial" w:cs="Arial"/>
              <w:sz w:val="20"/>
              <w:szCs w:val="20"/>
              <w:lang w:val="de-DE"/>
            </w:rPr>
          </w:rPrChange>
        </w:rPr>
        <w:t xml:space="preserve">, </w:t>
      </w:r>
      <w:ins w:id="42" w:author="Kirnágová, Kristína" w:date="2023-09-27T11:17:00Z">
        <w:r w:rsidR="004662E1" w:rsidRPr="00C41A1F">
          <w:rPr>
            <w:rFonts w:ascii="Arial" w:hAnsi="Arial" w:cs="Arial"/>
            <w:sz w:val="20"/>
            <w:szCs w:val="20"/>
            <w:highlight w:val="yellow"/>
            <w:lang w:val="de-DE"/>
            <w:rPrChange w:id="43" w:author="Lanciani, Marcello" w:date="2023-10-04T10:54:00Z">
              <w:rPr>
                <w:rFonts w:ascii="Arial" w:hAnsi="Arial" w:cs="Arial"/>
                <w:sz w:val="20"/>
                <w:szCs w:val="20"/>
                <w:lang w:val="de-DE"/>
              </w:rPr>
            </w:rPrChange>
          </w:rPr>
          <w:t xml:space="preserve">D42, D45, </w:t>
        </w:r>
      </w:ins>
      <w:r w:rsidR="00F943F2" w:rsidRPr="00C41A1F">
        <w:rPr>
          <w:rFonts w:ascii="Arial" w:hAnsi="Arial" w:cs="Arial"/>
          <w:sz w:val="20"/>
          <w:szCs w:val="20"/>
          <w:highlight w:val="yellow"/>
          <w:lang w:val="de-DE"/>
          <w:rPrChange w:id="44" w:author="Lanciani, Marcello" w:date="2023-10-04T10:54:00Z">
            <w:rPr>
              <w:rFonts w:ascii="Arial" w:hAnsi="Arial" w:cs="Arial"/>
              <w:sz w:val="20"/>
              <w:szCs w:val="20"/>
              <w:lang w:val="de-DE"/>
            </w:rPr>
          </w:rPrChange>
        </w:rPr>
        <w:t>D77:D81</w:t>
      </w:r>
      <w:r w:rsidR="002E587C" w:rsidRPr="00C41A1F">
        <w:rPr>
          <w:rFonts w:ascii="Arial" w:hAnsi="Arial" w:cs="Arial"/>
          <w:sz w:val="20"/>
          <w:szCs w:val="20"/>
          <w:highlight w:val="yellow"/>
          <w:lang w:val="de-DE"/>
          <w:rPrChange w:id="45" w:author="Lanciani, Marcello" w:date="2023-10-04T10:54:00Z">
            <w:rPr>
              <w:rFonts w:ascii="Arial" w:hAnsi="Arial" w:cs="Arial"/>
              <w:sz w:val="20"/>
              <w:szCs w:val="20"/>
              <w:lang w:val="de-DE"/>
            </w:rPr>
          </w:rPrChange>
        </w:rPr>
        <w:t xml:space="preserve">, </w:t>
      </w:r>
      <w:r w:rsidR="00F943F2" w:rsidRPr="00C41A1F">
        <w:rPr>
          <w:rFonts w:ascii="Arial" w:hAnsi="Arial" w:cs="Arial"/>
          <w:sz w:val="20"/>
          <w:szCs w:val="20"/>
          <w:highlight w:val="yellow"/>
          <w:lang w:val="de-DE"/>
          <w:rPrChange w:id="46" w:author="Lanciani, Marcello" w:date="2023-10-04T10:54:00Z">
            <w:rPr>
              <w:rFonts w:ascii="Arial" w:hAnsi="Arial" w:cs="Arial"/>
              <w:sz w:val="20"/>
              <w:szCs w:val="20"/>
              <w:lang w:val="de-DE"/>
            </w:rPr>
          </w:rPrChange>
        </w:rPr>
        <w:t>E79, F79, E81, F81</w:t>
      </w:r>
      <w:ins w:id="47" w:author="Lanciani, Marcello" w:date="2023-10-04T10:53:00Z">
        <w:r w:rsidR="00C41A1F" w:rsidRPr="00C41A1F">
          <w:rPr>
            <w:rFonts w:ascii="Arial" w:hAnsi="Arial" w:cs="Arial"/>
            <w:sz w:val="20"/>
            <w:szCs w:val="20"/>
            <w:highlight w:val="yellow"/>
            <w:lang w:val="de-DE"/>
            <w:rPrChange w:id="48" w:author="Lanciani, Marcello" w:date="2023-10-04T10:54:00Z">
              <w:rPr>
                <w:rFonts w:ascii="Arial" w:hAnsi="Arial" w:cs="Arial"/>
                <w:sz w:val="20"/>
                <w:szCs w:val="20"/>
                <w:lang w:val="de-DE"/>
              </w:rPr>
            </w:rPrChange>
          </w:rPr>
          <w:t>, D86</w:t>
        </w:r>
      </w:ins>
      <w:ins w:id="49" w:author="Lanciani, Marcello" w:date="2023-10-04T10:54:00Z">
        <w:r w:rsidR="00C41A1F" w:rsidRPr="00C41A1F">
          <w:rPr>
            <w:rFonts w:ascii="Arial" w:hAnsi="Arial" w:cs="Arial"/>
            <w:sz w:val="20"/>
            <w:szCs w:val="20"/>
            <w:highlight w:val="yellow"/>
            <w:lang w:val="de-DE"/>
            <w:rPrChange w:id="50" w:author="Lanciani, Marcello" w:date="2023-10-04T10:54:00Z">
              <w:rPr>
                <w:rFonts w:ascii="Arial" w:hAnsi="Arial" w:cs="Arial"/>
                <w:sz w:val="20"/>
                <w:szCs w:val="20"/>
                <w:lang w:val="de-DE"/>
              </w:rPr>
            </w:rPrChange>
          </w:rPr>
          <w:t>, D87, D88, D90</w:t>
        </w:r>
      </w:ins>
      <w:ins w:id="51" w:author="Lanciani, Marcello" w:date="2023-10-04T10:55:00Z">
        <w:r w:rsidR="00C41A1F">
          <w:rPr>
            <w:rFonts w:ascii="Arial" w:hAnsi="Arial" w:cs="Arial"/>
            <w:sz w:val="20"/>
            <w:szCs w:val="20"/>
            <w:highlight w:val="yellow"/>
            <w:lang w:val="de-DE"/>
          </w:rPr>
          <w:t>.</w:t>
        </w:r>
      </w:ins>
      <w:del w:id="52" w:author="Lanciani, Marcello" w:date="2023-10-04T10:53:00Z">
        <w:r w:rsidRPr="00C41A1F" w:rsidDel="00C41A1F">
          <w:rPr>
            <w:rFonts w:ascii="Arial" w:hAnsi="Arial" w:cs="Arial"/>
            <w:sz w:val="20"/>
            <w:szCs w:val="20"/>
            <w:highlight w:val="yellow"/>
            <w:lang w:val="de-DE"/>
            <w:rPrChange w:id="53" w:author="Lanciani, Marcello" w:date="2023-10-04T10:54:00Z">
              <w:rPr>
                <w:rFonts w:ascii="Arial" w:hAnsi="Arial" w:cs="Arial"/>
                <w:sz w:val="20"/>
                <w:szCs w:val="20"/>
                <w:lang w:val="de-DE"/>
              </w:rPr>
            </w:rPrChange>
          </w:rPr>
          <w:delText>.</w:delText>
        </w:r>
      </w:del>
    </w:p>
    <w:p w14:paraId="44D80682" w14:textId="313916CA" w:rsidR="004662E1" w:rsidRPr="00EC0B03" w:rsidRDefault="004662E1" w:rsidP="00EC0B03">
      <w:pPr>
        <w:pStyle w:val="ListParagraph"/>
        <w:numPr>
          <w:ilvl w:val="0"/>
          <w:numId w:val="26"/>
        </w:numPr>
        <w:spacing w:line="276" w:lineRule="auto"/>
        <w:rPr>
          <w:ins w:id="54" w:author="Kirnágová, Kristína" w:date="2023-09-27T11:16:00Z"/>
          <w:rFonts w:ascii="Arial" w:hAnsi="Arial" w:cs="Arial"/>
          <w:sz w:val="20"/>
          <w:szCs w:val="20"/>
        </w:rPr>
        <w:pPrChange w:id="55" w:author="Lanciani, Marcello" w:date="2023-10-04T10:37:00Z">
          <w:pPr>
            <w:pStyle w:val="ListParagraph"/>
            <w:numPr>
              <w:numId w:val="26"/>
            </w:numPr>
            <w:ind w:hanging="360"/>
          </w:pPr>
        </w:pPrChange>
      </w:pPr>
      <w:ins w:id="56" w:author="Kirnágová, Kristína" w:date="2023-09-27T11:16:00Z">
        <w:r w:rsidRPr="00EC0B03">
          <w:rPr>
            <w:rFonts w:ascii="Arial" w:hAnsi="Arial" w:cs="Arial"/>
            <w:sz w:val="20"/>
            <w:szCs w:val="20"/>
          </w:rPr>
          <w:t>D43 (D44) should only be completed if D42 has drop-down menu value “Yes” (“No</w:t>
        </w:r>
      </w:ins>
      <w:ins w:id="57" w:author="De Smet, Nicolas" w:date="2023-09-29T12:34:00Z">
        <w:r w:rsidR="00301957" w:rsidRPr="00EC0B03">
          <w:rPr>
            <w:rFonts w:ascii="Arial" w:hAnsi="Arial" w:cs="Arial"/>
            <w:sz w:val="20"/>
            <w:szCs w:val="20"/>
          </w:rPr>
          <w:t>”</w:t>
        </w:r>
      </w:ins>
      <w:ins w:id="58" w:author="Kirnágová, Kristína" w:date="2023-09-27T11:16:00Z">
        <w:r w:rsidRPr="00EC0B03">
          <w:rPr>
            <w:rFonts w:ascii="Arial" w:hAnsi="Arial" w:cs="Arial"/>
            <w:sz w:val="20"/>
            <w:szCs w:val="20"/>
          </w:rPr>
          <w:t>)</w:t>
        </w:r>
      </w:ins>
    </w:p>
    <w:p w14:paraId="304AA273" w14:textId="27B480FE" w:rsidR="004662E1" w:rsidRPr="00EC0B03" w:rsidRDefault="004662E1" w:rsidP="00EC0B03">
      <w:pPr>
        <w:pStyle w:val="ListParagraph"/>
        <w:numPr>
          <w:ilvl w:val="0"/>
          <w:numId w:val="26"/>
        </w:numPr>
        <w:spacing w:line="276" w:lineRule="auto"/>
        <w:rPr>
          <w:rFonts w:ascii="Arial" w:hAnsi="Arial" w:cs="Arial"/>
          <w:sz w:val="20"/>
          <w:szCs w:val="20"/>
        </w:rPr>
        <w:pPrChange w:id="59" w:author="Lanciani, Marcello" w:date="2023-10-04T10:37:00Z">
          <w:pPr>
            <w:pStyle w:val="ListParagraph"/>
            <w:numPr>
              <w:numId w:val="26"/>
            </w:numPr>
            <w:ind w:hanging="360"/>
          </w:pPr>
        </w:pPrChange>
      </w:pPr>
      <w:ins w:id="60" w:author="Kirnágová, Kristína" w:date="2023-09-27T11:16:00Z">
        <w:r w:rsidRPr="00EC0B03">
          <w:rPr>
            <w:rFonts w:ascii="Arial" w:hAnsi="Arial" w:cs="Arial"/>
            <w:sz w:val="20"/>
            <w:szCs w:val="20"/>
          </w:rPr>
          <w:t>D46 (D47) should only be completed if D45 has drop-down menu value “Yes” (“No</w:t>
        </w:r>
      </w:ins>
      <w:ins w:id="61" w:author="De Smet, Nicolas" w:date="2023-09-29T12:34:00Z">
        <w:r w:rsidR="00301957" w:rsidRPr="00EC0B03">
          <w:rPr>
            <w:rFonts w:ascii="Arial" w:hAnsi="Arial" w:cs="Arial"/>
            <w:sz w:val="20"/>
            <w:szCs w:val="20"/>
          </w:rPr>
          <w:t>”</w:t>
        </w:r>
      </w:ins>
      <w:ins w:id="62" w:author="Kirnágová, Kristína" w:date="2023-09-27T11:16:00Z">
        <w:r w:rsidRPr="00EC0B03">
          <w:rPr>
            <w:rFonts w:ascii="Arial" w:hAnsi="Arial" w:cs="Arial"/>
            <w:sz w:val="20"/>
            <w:szCs w:val="20"/>
          </w:rPr>
          <w:t>)</w:t>
        </w:r>
      </w:ins>
    </w:p>
    <w:p w14:paraId="7529C262" w14:textId="5B6D3F04" w:rsidR="00251E9B" w:rsidRPr="00EC0B03" w:rsidDel="00C41A1F" w:rsidRDefault="00251E9B" w:rsidP="00EC0B03">
      <w:pPr>
        <w:spacing w:line="276" w:lineRule="auto"/>
        <w:ind w:left="360"/>
        <w:rPr>
          <w:del w:id="63" w:author="Lanciani, Marcello" w:date="2023-10-04T10:50:00Z"/>
          <w:rFonts w:ascii="Arial" w:hAnsi="Arial" w:cs="Arial"/>
          <w:sz w:val="20"/>
          <w:szCs w:val="20"/>
          <w:lang w:val="de-DE"/>
        </w:rPr>
        <w:pPrChange w:id="64" w:author="Lanciani, Marcello" w:date="2023-10-04T10:37:00Z">
          <w:pPr>
            <w:ind w:left="360"/>
          </w:pPr>
        </w:pPrChange>
      </w:pPr>
    </w:p>
    <w:p w14:paraId="5E132CF3" w14:textId="77777777" w:rsidR="00106F72" w:rsidRPr="00EC0B03" w:rsidRDefault="00106F72" w:rsidP="00EC0B03">
      <w:pPr>
        <w:spacing w:before="120" w:after="200" w:line="276" w:lineRule="auto"/>
        <w:jc w:val="left"/>
        <w:rPr>
          <w:rFonts w:ascii="Arial" w:hAnsi="Arial" w:cs="Arial"/>
          <w:bCs/>
          <w:sz w:val="20"/>
          <w:szCs w:val="20"/>
          <w:u w:val="single"/>
        </w:rPr>
      </w:pPr>
      <w:r w:rsidRPr="00EC0B03">
        <w:rPr>
          <w:rFonts w:ascii="Arial" w:hAnsi="Arial" w:cs="Arial"/>
          <w:bCs/>
          <w:sz w:val="20"/>
          <w:szCs w:val="20"/>
          <w:u w:val="single"/>
        </w:rPr>
        <w:t>Sheet “</w:t>
      </w:r>
      <w:r w:rsidR="008E38F7" w:rsidRPr="00EC0B03">
        <w:rPr>
          <w:rFonts w:ascii="Arial" w:hAnsi="Arial" w:cs="Arial"/>
          <w:bCs/>
          <w:sz w:val="20"/>
          <w:szCs w:val="20"/>
          <w:u w:val="single"/>
        </w:rPr>
        <w:t>2.1</w:t>
      </w:r>
      <w:r w:rsidRPr="00EC0B03">
        <w:rPr>
          <w:rFonts w:ascii="Arial" w:hAnsi="Arial" w:cs="Arial"/>
          <w:bCs/>
          <w:sz w:val="20"/>
          <w:szCs w:val="20"/>
          <w:u w:val="single"/>
        </w:rPr>
        <w:t>_P&amp;L_drivers”:</w:t>
      </w:r>
    </w:p>
    <w:p w14:paraId="5C842565" w14:textId="57D573B1" w:rsidR="00C41A1F" w:rsidRPr="00C41A1F" w:rsidRDefault="00106F72" w:rsidP="00C41A1F">
      <w:pPr>
        <w:pStyle w:val="ListParagraph"/>
        <w:numPr>
          <w:ilvl w:val="0"/>
          <w:numId w:val="13"/>
        </w:numPr>
        <w:spacing w:before="120" w:after="200" w:line="276" w:lineRule="auto"/>
        <w:ind w:left="714" w:hanging="357"/>
        <w:jc w:val="left"/>
        <w:rPr>
          <w:rFonts w:ascii="Arial" w:hAnsi="Arial" w:cs="Arial"/>
          <w:sz w:val="20"/>
          <w:szCs w:val="20"/>
          <w:rPrChange w:id="65" w:author="Lanciani, Marcello" w:date="2023-10-04T10:50:00Z">
            <w:rPr/>
          </w:rPrChange>
        </w:rPr>
      </w:pPr>
      <w:r w:rsidRPr="00EC0B03">
        <w:rPr>
          <w:rFonts w:ascii="Arial" w:hAnsi="Arial" w:cs="Arial"/>
          <w:sz w:val="20"/>
          <w:szCs w:val="20"/>
        </w:rPr>
        <w:t xml:space="preserve">All cells with drop-down menus should be prohibited from getting non-menu values. </w:t>
      </w:r>
    </w:p>
    <w:p w14:paraId="0887BAE3" w14:textId="7C4E62A4" w:rsidR="00333BC8" w:rsidRPr="00EC0B03" w:rsidDel="00C41A1F" w:rsidRDefault="00333BC8" w:rsidP="00EC0B03">
      <w:pPr>
        <w:pStyle w:val="ListParagraph"/>
        <w:spacing w:before="120" w:after="200" w:line="276" w:lineRule="auto"/>
        <w:ind w:left="714"/>
        <w:jc w:val="left"/>
        <w:rPr>
          <w:del w:id="66" w:author="Lanciani, Marcello" w:date="2023-10-04T10:50:00Z"/>
          <w:rFonts w:ascii="Arial" w:hAnsi="Arial" w:cs="Arial"/>
          <w:sz w:val="20"/>
          <w:szCs w:val="20"/>
        </w:rPr>
      </w:pPr>
    </w:p>
    <w:p w14:paraId="546D5C4E" w14:textId="77777777" w:rsidR="00333BC8" w:rsidRPr="00EC0B03" w:rsidDel="00EC0B03" w:rsidRDefault="00333BC8" w:rsidP="00EC0B03">
      <w:pPr>
        <w:spacing w:before="120" w:after="200" w:line="276" w:lineRule="auto"/>
        <w:jc w:val="left"/>
        <w:rPr>
          <w:del w:id="67" w:author="Lanciani, Marcello" w:date="2023-10-04T10:39:00Z"/>
          <w:rFonts w:ascii="Arial" w:hAnsi="Arial" w:cs="Arial"/>
          <w:sz w:val="20"/>
          <w:szCs w:val="20"/>
          <w:u w:val="single"/>
        </w:rPr>
      </w:pPr>
      <w:r w:rsidRPr="00EC0B03">
        <w:rPr>
          <w:rFonts w:ascii="Arial" w:hAnsi="Arial" w:cs="Arial"/>
          <w:sz w:val="20"/>
          <w:szCs w:val="20"/>
          <w:u w:val="single"/>
        </w:rPr>
        <w:t>Sheet “3_AM &amp; Custodian activities”:</w:t>
      </w:r>
    </w:p>
    <w:p w14:paraId="027AF0C9" w14:textId="1269B259" w:rsidR="00333BC8" w:rsidRPr="00EC0B03" w:rsidDel="00C26B6D" w:rsidRDefault="00333BC8" w:rsidP="00EC0B03">
      <w:pPr>
        <w:rPr>
          <w:del w:id="68" w:author="Cvilikas, Aurelijus" w:date="2023-09-27T09:33:00Z"/>
          <w:rFonts w:ascii="Arial" w:hAnsi="Arial" w:cs="Arial"/>
          <w:sz w:val="20"/>
          <w:szCs w:val="20"/>
          <w:rPrChange w:id="69" w:author="Lanciani, Marcello" w:date="2023-10-04T10:39:00Z">
            <w:rPr>
              <w:del w:id="70" w:author="Cvilikas, Aurelijus" w:date="2023-09-27T09:33:00Z"/>
            </w:rPr>
          </w:rPrChange>
        </w:rPr>
        <w:pPrChange w:id="71" w:author="Lanciani, Marcello" w:date="2023-10-04T10:39:00Z">
          <w:pPr>
            <w:pStyle w:val="ListParagraph"/>
            <w:numPr>
              <w:numId w:val="13"/>
            </w:numPr>
            <w:spacing w:before="0" w:after="200" w:line="276" w:lineRule="auto"/>
            <w:ind w:hanging="360"/>
            <w:jc w:val="left"/>
          </w:pPr>
        </w:pPrChange>
      </w:pPr>
      <w:commentRangeStart w:id="72"/>
      <w:commentRangeStart w:id="73"/>
      <w:del w:id="74" w:author="Cvilikas, Aurelijus" w:date="2023-09-27T09:33:00Z">
        <w:r w:rsidRPr="00EC0B03" w:rsidDel="00C26B6D">
          <w:rPr>
            <w:rFonts w:ascii="Arial" w:hAnsi="Arial" w:cs="Arial"/>
            <w:sz w:val="20"/>
            <w:szCs w:val="20"/>
            <w:rPrChange w:id="75" w:author="Lanciani, Marcello" w:date="2023-10-04T10:39:00Z">
              <w:rPr/>
            </w:rPrChange>
          </w:rPr>
          <w:delText>Values in cells F27, F28, F29, F30, F31, F32, F35, F36, F37, F38, F39, F40, F41, F42, F45, F46 shall be non-numeric.</w:delText>
        </w:r>
      </w:del>
    </w:p>
    <w:p w14:paraId="4173F755" w14:textId="1F6BBAB2" w:rsidR="00333BC8" w:rsidRPr="00EC0B03" w:rsidRDefault="00333BC8" w:rsidP="00EC0B03">
      <w:pPr>
        <w:spacing w:before="120" w:after="200" w:line="276" w:lineRule="auto"/>
        <w:jc w:val="left"/>
        <w:rPr>
          <w:ins w:id="76" w:author="Cvilikas, Aurelijus" w:date="2023-09-27T09:32:00Z"/>
          <w:lang w:val="de-AT"/>
        </w:rPr>
        <w:pPrChange w:id="77" w:author="Lanciani, Marcello" w:date="2023-10-04T10:39:00Z">
          <w:pPr>
            <w:pStyle w:val="ListParagraph"/>
            <w:numPr>
              <w:numId w:val="13"/>
            </w:numPr>
            <w:spacing w:before="0" w:after="200" w:line="276" w:lineRule="auto"/>
            <w:ind w:hanging="360"/>
            <w:jc w:val="left"/>
          </w:pPr>
        </w:pPrChange>
      </w:pPr>
      <w:del w:id="78" w:author="Cvilikas, Aurelijus" w:date="2023-09-27T09:33:00Z">
        <w:r w:rsidRPr="00EC0B03" w:rsidDel="00C26B6D">
          <w:delText>Values in cells E27, E28, E29, E30, E31, E32, E35, E36, E37, E38, E39, E40, E41, E42 shall be numeric and non-negative</w:delText>
        </w:r>
        <w:commentRangeEnd w:id="72"/>
        <w:r w:rsidR="00C302FE" w:rsidRPr="00EC0B03" w:rsidDel="00C26B6D">
          <w:rPr>
            <w:rStyle w:val="CommentReference"/>
            <w:rFonts w:ascii="Arial" w:hAnsi="Arial" w:cs="Arial"/>
            <w:sz w:val="20"/>
            <w:szCs w:val="20"/>
            <w:rPrChange w:id="79" w:author="Lanciani, Marcello" w:date="2023-10-04T10:38:00Z">
              <w:rPr>
                <w:rStyle w:val="CommentReference"/>
              </w:rPr>
            </w:rPrChange>
          </w:rPr>
          <w:commentReference w:id="72"/>
        </w:r>
      </w:del>
      <w:commentRangeEnd w:id="73"/>
      <w:r w:rsidR="00C26B6D" w:rsidRPr="00EC0B03">
        <w:rPr>
          <w:rStyle w:val="CommentReference"/>
          <w:rFonts w:ascii="Arial" w:hAnsi="Arial" w:cs="Arial"/>
          <w:sz w:val="20"/>
          <w:szCs w:val="20"/>
          <w:rPrChange w:id="80" w:author="Lanciani, Marcello" w:date="2023-10-04T10:38:00Z">
            <w:rPr>
              <w:rStyle w:val="CommentReference"/>
            </w:rPr>
          </w:rPrChange>
        </w:rPr>
        <w:commentReference w:id="73"/>
      </w:r>
    </w:p>
    <w:p w14:paraId="4AE50BD1" w14:textId="1E32E27F" w:rsidR="00C26B6D" w:rsidRPr="00EC0B03" w:rsidRDefault="00C26B6D" w:rsidP="00EC0B03">
      <w:pPr>
        <w:pStyle w:val="ListParagraph"/>
        <w:numPr>
          <w:ilvl w:val="0"/>
          <w:numId w:val="13"/>
        </w:numPr>
        <w:spacing w:before="0" w:after="200" w:line="276" w:lineRule="auto"/>
        <w:jc w:val="left"/>
        <w:rPr>
          <w:ins w:id="81" w:author="Cvilikas, Aurelijus" w:date="2023-09-27T09:32:00Z"/>
          <w:rFonts w:ascii="Arial" w:hAnsi="Arial" w:cs="Arial"/>
          <w:sz w:val="20"/>
          <w:szCs w:val="20"/>
          <w:highlight w:val="yellow"/>
          <w:lang w:val="de-AT"/>
        </w:rPr>
      </w:pPr>
      <w:ins w:id="82" w:author="Cvilikas, Aurelijus" w:date="2023-09-27T09:32:00Z">
        <w:r w:rsidRPr="00EC0B03">
          <w:rPr>
            <w:rFonts w:ascii="Arial" w:hAnsi="Arial" w:cs="Arial"/>
            <w:sz w:val="20"/>
            <w:szCs w:val="20"/>
            <w:highlight w:val="yellow"/>
            <w:lang w:val="de-AT"/>
          </w:rPr>
          <w:t xml:space="preserve">Values shall be non-numerical: </w:t>
        </w:r>
      </w:ins>
      <w:ins w:id="83" w:author="Cvilikas, Aurelijus" w:date="2023-09-27T09:34:00Z">
        <w:r w:rsidRPr="00EC0B03">
          <w:rPr>
            <w:rFonts w:ascii="Arial" w:hAnsi="Arial" w:cs="Arial"/>
            <w:sz w:val="20"/>
            <w:szCs w:val="20"/>
            <w:highlight w:val="yellow"/>
            <w:lang w:val="de-AT"/>
          </w:rPr>
          <w:t xml:space="preserve">F29 to F36, F38 to F44, F46 to </w:t>
        </w:r>
      </w:ins>
      <w:ins w:id="84" w:author="Cvilikas, Aurelijus" w:date="2023-09-27T09:35:00Z">
        <w:r w:rsidRPr="00EC0B03">
          <w:rPr>
            <w:rFonts w:ascii="Arial" w:hAnsi="Arial" w:cs="Arial"/>
            <w:sz w:val="20"/>
            <w:szCs w:val="20"/>
            <w:highlight w:val="yellow"/>
            <w:lang w:val="de-AT"/>
          </w:rPr>
          <w:t>F52</w:t>
        </w:r>
      </w:ins>
    </w:p>
    <w:p w14:paraId="02A59F09" w14:textId="2E4A24E8" w:rsidR="00C26B6D" w:rsidRPr="00EC0B03" w:rsidRDefault="00C26B6D" w:rsidP="00EC0B03">
      <w:pPr>
        <w:pStyle w:val="ListParagraph"/>
        <w:numPr>
          <w:ilvl w:val="0"/>
          <w:numId w:val="13"/>
        </w:numPr>
        <w:spacing w:before="0" w:after="200" w:line="276" w:lineRule="auto"/>
        <w:jc w:val="left"/>
        <w:rPr>
          <w:rFonts w:ascii="Arial" w:hAnsi="Arial" w:cs="Arial"/>
          <w:sz w:val="20"/>
          <w:szCs w:val="20"/>
          <w:highlight w:val="yellow"/>
        </w:rPr>
      </w:pPr>
      <w:ins w:id="85" w:author="Cvilikas, Aurelijus" w:date="2023-09-27T09:32:00Z">
        <w:r w:rsidRPr="00EC0B03">
          <w:rPr>
            <w:rFonts w:ascii="Arial" w:hAnsi="Arial" w:cs="Arial"/>
            <w:sz w:val="20"/>
            <w:szCs w:val="20"/>
            <w:highlight w:val="yellow"/>
            <w:lang w:val="de-AT"/>
          </w:rPr>
          <w:t>Values shal</w:t>
        </w:r>
      </w:ins>
      <w:ins w:id="86" w:author="Cvilikas, Aurelijus" w:date="2023-09-27T09:33:00Z">
        <w:r w:rsidRPr="00EC0B03">
          <w:rPr>
            <w:rFonts w:ascii="Arial" w:hAnsi="Arial" w:cs="Arial"/>
            <w:sz w:val="20"/>
            <w:szCs w:val="20"/>
            <w:highlight w:val="yellow"/>
            <w:lang w:val="de-AT"/>
          </w:rPr>
          <w:t xml:space="preserve">l be numeric and non-negative: </w:t>
        </w:r>
      </w:ins>
      <w:ins w:id="87" w:author="Cvilikas, Aurelijus" w:date="2023-09-27T09:35:00Z">
        <w:r w:rsidRPr="00EC0B03">
          <w:rPr>
            <w:rFonts w:ascii="Arial" w:hAnsi="Arial" w:cs="Arial"/>
            <w:sz w:val="20"/>
            <w:szCs w:val="20"/>
            <w:highlight w:val="yellow"/>
            <w:lang w:val="de-AT"/>
          </w:rPr>
          <w:t>E29 to E36, E38 to E44, E46 to E52</w:t>
        </w:r>
      </w:ins>
    </w:p>
    <w:p w14:paraId="4EF7044A" w14:textId="0880D171" w:rsidR="00333BC8" w:rsidRPr="00EC0B03" w:rsidDel="00C41A1F" w:rsidRDefault="00333BC8" w:rsidP="00EC0B03">
      <w:pPr>
        <w:spacing w:before="120" w:after="200" w:line="276" w:lineRule="auto"/>
        <w:jc w:val="left"/>
        <w:rPr>
          <w:del w:id="88" w:author="Lanciani, Marcello" w:date="2023-10-04T10:52:00Z"/>
          <w:rFonts w:ascii="Arial" w:hAnsi="Arial" w:cs="Arial"/>
          <w:sz w:val="20"/>
          <w:szCs w:val="20"/>
        </w:rPr>
      </w:pPr>
    </w:p>
    <w:p w14:paraId="26FFB4E5" w14:textId="77777777" w:rsidR="00106F72" w:rsidRPr="00EC0B03" w:rsidRDefault="00106F72" w:rsidP="00EC0B03">
      <w:pPr>
        <w:spacing w:before="120" w:after="200" w:line="276" w:lineRule="auto"/>
        <w:jc w:val="left"/>
        <w:rPr>
          <w:rFonts w:ascii="Arial" w:hAnsi="Arial" w:cs="Arial"/>
          <w:sz w:val="20"/>
          <w:szCs w:val="20"/>
          <w:u w:val="single"/>
        </w:rPr>
      </w:pPr>
      <w:r w:rsidRPr="00EC0B03">
        <w:rPr>
          <w:rFonts w:ascii="Arial" w:hAnsi="Arial" w:cs="Arial"/>
          <w:sz w:val="20"/>
          <w:szCs w:val="20"/>
          <w:u w:val="single"/>
        </w:rPr>
        <w:t>Sheet “4.1_Loan pricing”:</w:t>
      </w:r>
    </w:p>
    <w:p w14:paraId="3ACB8F08" w14:textId="77777777" w:rsidR="00106F72" w:rsidRPr="00EC0B03" w:rsidRDefault="008C074B" w:rsidP="00EC0B03">
      <w:pPr>
        <w:pStyle w:val="ListParagraph"/>
        <w:numPr>
          <w:ilvl w:val="0"/>
          <w:numId w:val="13"/>
        </w:numPr>
        <w:spacing w:before="120" w:after="200" w:line="276" w:lineRule="auto"/>
        <w:ind w:left="714" w:hanging="357"/>
        <w:jc w:val="left"/>
        <w:rPr>
          <w:rFonts w:ascii="Arial" w:hAnsi="Arial" w:cs="Arial"/>
          <w:sz w:val="20"/>
          <w:szCs w:val="20"/>
          <w:lang w:val="es-ES"/>
        </w:rPr>
      </w:pPr>
      <w:r w:rsidRPr="00EC0B03">
        <w:rPr>
          <w:rFonts w:ascii="Arial" w:hAnsi="Arial" w:cs="Arial"/>
          <w:sz w:val="20"/>
          <w:szCs w:val="20"/>
        </w:rPr>
        <w:t xml:space="preserve">Volumes and maturity of loans should be positive. </w:t>
      </w:r>
      <w:r w:rsidRPr="00EC0B03">
        <w:rPr>
          <w:rFonts w:ascii="Arial" w:hAnsi="Arial" w:cs="Arial"/>
          <w:sz w:val="20"/>
          <w:szCs w:val="20"/>
          <w:lang w:val="es-ES"/>
        </w:rPr>
        <w:t>Relevant for: C6:C17, F6:F17, I6:I17, L6:L17, O6:O17, R6:R17, U6:U17, X6:X17.</w:t>
      </w:r>
    </w:p>
    <w:p w14:paraId="2E3AF794" w14:textId="77777777" w:rsidR="009334F6" w:rsidRPr="00EC0B03" w:rsidRDefault="009334F6" w:rsidP="00EC0B03">
      <w:pPr>
        <w:pStyle w:val="ListParagraph"/>
        <w:numPr>
          <w:ilvl w:val="0"/>
          <w:numId w:val="13"/>
        </w:numPr>
        <w:spacing w:before="120" w:after="200" w:line="276" w:lineRule="auto"/>
        <w:ind w:left="714" w:hanging="357"/>
        <w:jc w:val="left"/>
        <w:rPr>
          <w:rFonts w:ascii="Arial" w:hAnsi="Arial" w:cs="Arial"/>
          <w:sz w:val="20"/>
          <w:szCs w:val="20"/>
        </w:rPr>
      </w:pPr>
      <w:r w:rsidRPr="00EC0B03">
        <w:rPr>
          <w:rFonts w:ascii="Arial" w:hAnsi="Arial" w:cs="Arial"/>
          <w:sz w:val="20"/>
          <w:szCs w:val="20"/>
        </w:rPr>
        <w:t>All cells with drop-down menus should be prohibited from getting non-menu values. Relevant for: G6:H17, M6:N17, S6:T17, Y6:AB17.</w:t>
      </w:r>
    </w:p>
    <w:p w14:paraId="2C104C3B" w14:textId="77777777" w:rsidR="0003545B" w:rsidRPr="00EC0B03" w:rsidRDefault="0003545B" w:rsidP="00EC0B03">
      <w:pPr>
        <w:spacing w:before="120" w:after="200" w:line="276" w:lineRule="auto"/>
        <w:jc w:val="left"/>
        <w:rPr>
          <w:rFonts w:ascii="Arial" w:hAnsi="Arial" w:cs="Arial"/>
          <w:sz w:val="20"/>
          <w:szCs w:val="20"/>
          <w:u w:val="single"/>
        </w:rPr>
      </w:pPr>
      <w:r w:rsidRPr="00EC0B03">
        <w:rPr>
          <w:rFonts w:ascii="Arial" w:hAnsi="Arial" w:cs="Arial"/>
          <w:sz w:val="20"/>
          <w:szCs w:val="20"/>
          <w:u w:val="single"/>
        </w:rPr>
        <w:t>Sheet “5.2_Markets &amp; Positioning”</w:t>
      </w:r>
    </w:p>
    <w:p w14:paraId="08493F6A" w14:textId="77777777" w:rsidR="0003545B" w:rsidRPr="00EC0B03" w:rsidDel="00C41A1F" w:rsidRDefault="0003545B" w:rsidP="00EC0B03">
      <w:pPr>
        <w:pStyle w:val="ListParagraph"/>
        <w:numPr>
          <w:ilvl w:val="0"/>
          <w:numId w:val="13"/>
        </w:numPr>
        <w:spacing w:before="120" w:after="200" w:line="276" w:lineRule="auto"/>
        <w:ind w:left="714" w:hanging="357"/>
        <w:jc w:val="left"/>
        <w:rPr>
          <w:del w:id="89" w:author="Lanciani, Marcello" w:date="2023-10-04T10:52:00Z"/>
          <w:rFonts w:ascii="Arial" w:hAnsi="Arial" w:cs="Arial"/>
          <w:sz w:val="20"/>
          <w:szCs w:val="20"/>
        </w:rPr>
      </w:pPr>
      <w:r w:rsidRPr="00EC0B03">
        <w:rPr>
          <w:rFonts w:ascii="Arial" w:hAnsi="Arial" w:cs="Arial"/>
          <w:sz w:val="20"/>
          <w:szCs w:val="20"/>
        </w:rPr>
        <w:t>All cells with drop-down menus should be prohibited from getting non-menu values.</w:t>
      </w:r>
    </w:p>
    <w:p w14:paraId="2B003970" w14:textId="77777777" w:rsidR="00C41A1F" w:rsidRPr="00C41A1F" w:rsidRDefault="00C41A1F" w:rsidP="00C41A1F">
      <w:pPr>
        <w:pStyle w:val="ListParagraph"/>
        <w:numPr>
          <w:ilvl w:val="0"/>
          <w:numId w:val="13"/>
        </w:numPr>
        <w:spacing w:before="120" w:after="200" w:line="276" w:lineRule="auto"/>
        <w:ind w:left="714" w:hanging="357"/>
        <w:jc w:val="left"/>
        <w:rPr>
          <w:ins w:id="90" w:author="Lanciani, Marcello" w:date="2023-10-04T10:52:00Z"/>
          <w:rFonts w:ascii="Arial" w:hAnsi="Arial" w:cs="Arial"/>
          <w:b/>
          <w:bCs/>
          <w:sz w:val="20"/>
          <w:szCs w:val="20"/>
          <w:u w:val="single"/>
          <w:rPrChange w:id="91" w:author="Lanciani, Marcello" w:date="2023-10-04T10:52:00Z">
            <w:rPr>
              <w:ins w:id="92" w:author="Lanciani, Marcello" w:date="2023-10-04T10:52:00Z"/>
            </w:rPr>
          </w:rPrChange>
        </w:rPr>
        <w:pPrChange w:id="93" w:author="Lanciani, Marcello" w:date="2023-10-04T10:52:00Z">
          <w:pPr>
            <w:pStyle w:val="ListParagraph"/>
            <w:numPr>
              <w:numId w:val="13"/>
            </w:numPr>
            <w:spacing w:line="276" w:lineRule="auto"/>
            <w:ind w:hanging="360"/>
          </w:pPr>
        </w:pPrChange>
      </w:pPr>
    </w:p>
    <w:p w14:paraId="1266AE2D" w14:textId="1924CEC0" w:rsidR="00C41A1F" w:rsidRDefault="00C41A1F" w:rsidP="00C41A1F">
      <w:pPr>
        <w:spacing w:line="276" w:lineRule="auto"/>
        <w:rPr>
          <w:ins w:id="94" w:author="Lanciani, Marcello" w:date="2023-10-04T10:53:00Z"/>
          <w:rFonts w:ascii="Arial" w:hAnsi="Arial" w:cs="Arial"/>
          <w:b/>
          <w:bCs/>
          <w:sz w:val="20"/>
          <w:szCs w:val="20"/>
          <w:u w:val="single"/>
        </w:rPr>
      </w:pPr>
      <w:ins w:id="95" w:author="Lanciani, Marcello" w:date="2023-10-04T10:52:00Z">
        <w:r w:rsidRPr="00C41A1F">
          <w:rPr>
            <w:rFonts w:ascii="Arial" w:hAnsi="Arial" w:cs="Arial"/>
            <w:b/>
            <w:bCs/>
            <w:sz w:val="20"/>
            <w:szCs w:val="20"/>
            <w:u w:val="single"/>
            <w:rPrChange w:id="96" w:author="Lanciani, Marcello" w:date="2023-10-04T10:52:00Z">
              <w:rPr/>
            </w:rPrChange>
          </w:rPr>
          <w:t>TEMPLATE 01.</w:t>
        </w:r>
      </w:ins>
      <w:ins w:id="97" w:author="Lanciani, Marcello" w:date="2023-10-04T10:53:00Z">
        <w:r>
          <w:rPr>
            <w:rFonts w:ascii="Arial" w:hAnsi="Arial" w:cs="Arial"/>
            <w:b/>
            <w:bCs/>
            <w:sz w:val="20"/>
            <w:szCs w:val="20"/>
            <w:u w:val="single"/>
          </w:rPr>
          <w:t>2</w:t>
        </w:r>
      </w:ins>
      <w:ins w:id="98" w:author="Lanciani, Marcello" w:date="2023-10-04T10:52:00Z">
        <w:r w:rsidRPr="00C41A1F">
          <w:rPr>
            <w:rFonts w:ascii="Arial" w:hAnsi="Arial" w:cs="Arial"/>
            <w:b/>
            <w:bCs/>
            <w:sz w:val="20"/>
            <w:szCs w:val="20"/>
            <w:u w:val="single"/>
            <w:rPrChange w:id="99" w:author="Lanciani, Marcello" w:date="2023-10-04T10:52:00Z">
              <w:rPr/>
            </w:rPrChange>
          </w:rPr>
          <w:t xml:space="preserve"> Profitability (</w:t>
        </w:r>
      </w:ins>
      <w:ins w:id="100" w:author="Lanciani, Marcello" w:date="2023-10-04T12:55:00Z">
        <w:r w:rsidR="00566913">
          <w:rPr>
            <w:rFonts w:ascii="Arial" w:hAnsi="Arial" w:cs="Arial"/>
            <w:b/>
            <w:bCs/>
            <w:sz w:val="20"/>
            <w:szCs w:val="20"/>
            <w:u w:val="single"/>
          </w:rPr>
          <w:t>non-recurring events</w:t>
        </w:r>
      </w:ins>
      <w:ins w:id="101" w:author="Lanciani, Marcello" w:date="2023-10-04T10:52:00Z">
        <w:r w:rsidRPr="00C41A1F">
          <w:rPr>
            <w:rFonts w:ascii="Arial" w:hAnsi="Arial" w:cs="Arial"/>
            <w:b/>
            <w:bCs/>
            <w:sz w:val="20"/>
            <w:szCs w:val="20"/>
            <w:u w:val="single"/>
            <w:rPrChange w:id="102" w:author="Lanciani, Marcello" w:date="2023-10-04T10:52:00Z">
              <w:rPr/>
            </w:rPrChange>
          </w:rPr>
          <w:t>)</w:t>
        </w:r>
      </w:ins>
    </w:p>
    <w:p w14:paraId="15161266" w14:textId="6B2ED100" w:rsidR="00C41A1F" w:rsidRPr="00566913" w:rsidRDefault="00C41A1F" w:rsidP="00C41A1F">
      <w:pPr>
        <w:pStyle w:val="ListParagraph"/>
        <w:numPr>
          <w:ilvl w:val="0"/>
          <w:numId w:val="44"/>
        </w:numPr>
        <w:spacing w:line="276" w:lineRule="auto"/>
        <w:rPr>
          <w:ins w:id="103" w:author="Lanciani, Marcello" w:date="2023-10-04T12:56:00Z"/>
          <w:rFonts w:ascii="Arial" w:hAnsi="Arial" w:cs="Arial"/>
          <w:b/>
          <w:bCs/>
          <w:sz w:val="20"/>
          <w:szCs w:val="20"/>
          <w:u w:val="single"/>
          <w:rPrChange w:id="104" w:author="Lanciani, Marcello" w:date="2023-10-04T12:56:00Z">
            <w:rPr>
              <w:ins w:id="105" w:author="Lanciani, Marcello" w:date="2023-10-04T12:56:00Z"/>
              <w:rFonts w:ascii="Arial" w:hAnsi="Arial" w:cs="Arial"/>
              <w:sz w:val="20"/>
              <w:szCs w:val="20"/>
            </w:rPr>
          </w:rPrChange>
        </w:rPr>
      </w:pPr>
      <w:ins w:id="106" w:author="Lanciani, Marcello" w:date="2023-10-04T10:53:00Z">
        <w:r w:rsidRPr="00C41A1F">
          <w:rPr>
            <w:rFonts w:ascii="Arial" w:hAnsi="Arial" w:cs="Arial"/>
            <w:sz w:val="20"/>
            <w:szCs w:val="20"/>
            <w:rPrChange w:id="107" w:author="Lanciani, Marcello" w:date="2023-10-04T10:53:00Z">
              <w:rPr/>
            </w:rPrChange>
          </w:rPr>
          <w:t>All cells with drop-down menus should be prohibited from getting non-menu values.</w:t>
        </w:r>
      </w:ins>
    </w:p>
    <w:p w14:paraId="59102248" w14:textId="529C2681" w:rsidR="00566913" w:rsidRPr="009030D5" w:rsidRDefault="00566913" w:rsidP="00566913">
      <w:pPr>
        <w:pStyle w:val="ListParagraph"/>
        <w:numPr>
          <w:ilvl w:val="0"/>
          <w:numId w:val="44"/>
        </w:numPr>
        <w:spacing w:before="120" w:after="200" w:line="276" w:lineRule="auto"/>
        <w:jc w:val="left"/>
        <w:rPr>
          <w:ins w:id="108" w:author="Lanciani, Marcello" w:date="2023-10-04T12:56:00Z"/>
          <w:rFonts w:ascii="Arial" w:hAnsi="Arial" w:cs="Arial"/>
          <w:sz w:val="20"/>
          <w:szCs w:val="20"/>
        </w:rPr>
      </w:pPr>
      <w:ins w:id="109" w:author="Lanciani, Marcello" w:date="2023-10-04T12:56:00Z">
        <w:r w:rsidRPr="009030D5">
          <w:rPr>
            <w:rFonts w:ascii="Arial" w:hAnsi="Arial" w:cs="Arial"/>
            <w:sz w:val="20"/>
            <w:szCs w:val="20"/>
          </w:rPr>
          <w:t xml:space="preserve">For each given row, if one of the columns 1 to </w:t>
        </w:r>
      </w:ins>
      <w:ins w:id="110" w:author="Lanciani, Marcello" w:date="2023-10-04T12:57:00Z">
        <w:r>
          <w:rPr>
            <w:rFonts w:ascii="Arial" w:hAnsi="Arial" w:cs="Arial"/>
            <w:sz w:val="20"/>
            <w:szCs w:val="20"/>
          </w:rPr>
          <w:t>7</w:t>
        </w:r>
      </w:ins>
      <w:ins w:id="111" w:author="Lanciani, Marcello" w:date="2023-10-04T12:56:00Z">
        <w:r w:rsidRPr="009030D5">
          <w:rPr>
            <w:rFonts w:ascii="Arial" w:hAnsi="Arial" w:cs="Arial"/>
            <w:sz w:val="20"/>
            <w:szCs w:val="20"/>
          </w:rPr>
          <w:t xml:space="preserve"> is filled in, </w:t>
        </w:r>
      </w:ins>
      <w:ins w:id="112" w:author="Lanciani, Marcello" w:date="2023-10-04T12:58:00Z">
        <w:r>
          <w:rPr>
            <w:rFonts w:ascii="Arial" w:hAnsi="Arial" w:cs="Arial"/>
            <w:sz w:val="20"/>
            <w:szCs w:val="20"/>
          </w:rPr>
          <w:t>the rest of the row</w:t>
        </w:r>
      </w:ins>
      <w:ins w:id="113" w:author="Lanciani, Marcello" w:date="2023-10-04T12:56:00Z">
        <w:r w:rsidRPr="009030D5">
          <w:rPr>
            <w:rFonts w:ascii="Arial" w:hAnsi="Arial" w:cs="Arial"/>
            <w:sz w:val="20"/>
            <w:szCs w:val="20"/>
          </w:rPr>
          <w:t xml:space="preserve"> cannot be empty</w:t>
        </w:r>
      </w:ins>
    </w:p>
    <w:p w14:paraId="2A556A96" w14:textId="77777777" w:rsidR="00566913" w:rsidRPr="009030D5" w:rsidRDefault="00566913" w:rsidP="00566913">
      <w:pPr>
        <w:pStyle w:val="ListParagraph"/>
        <w:numPr>
          <w:ilvl w:val="0"/>
          <w:numId w:val="44"/>
        </w:numPr>
        <w:spacing w:before="120" w:after="200" w:line="276" w:lineRule="auto"/>
        <w:jc w:val="left"/>
        <w:rPr>
          <w:ins w:id="114" w:author="Lanciani, Marcello" w:date="2023-10-04T12:56:00Z"/>
          <w:rFonts w:ascii="Arial" w:hAnsi="Arial" w:cs="Arial"/>
          <w:sz w:val="20"/>
          <w:szCs w:val="20"/>
        </w:rPr>
      </w:pPr>
      <w:ins w:id="115" w:author="Lanciani, Marcello" w:date="2023-10-04T12:56:00Z">
        <w:r w:rsidRPr="009030D5">
          <w:rPr>
            <w:rFonts w:ascii="Arial" w:hAnsi="Arial" w:cs="Arial"/>
            <w:sz w:val="20"/>
            <w:szCs w:val="20"/>
          </w:rPr>
          <w:lastRenderedPageBreak/>
          <w:t>If the type of event / action selected ends with a star (i.e. other asset sale, other exceptional event, other management action), then columns 8 or 12 cannot be empty.</w:t>
        </w:r>
      </w:ins>
    </w:p>
    <w:p w14:paraId="254AB31C" w14:textId="4962F1AA" w:rsidR="00566913" w:rsidRPr="00566913" w:rsidRDefault="00566913" w:rsidP="00566913">
      <w:pPr>
        <w:spacing w:line="276" w:lineRule="auto"/>
        <w:rPr>
          <w:ins w:id="116" w:author="Lanciani, Marcello" w:date="2023-10-04T13:04:00Z"/>
          <w:rFonts w:ascii="Arial" w:hAnsi="Arial" w:cs="Arial"/>
          <w:b/>
          <w:bCs/>
          <w:sz w:val="20"/>
          <w:szCs w:val="20"/>
          <w:u w:val="single"/>
          <w:rPrChange w:id="117" w:author="Lanciani, Marcello" w:date="2023-10-04T13:04:00Z">
            <w:rPr>
              <w:ins w:id="118" w:author="Lanciani, Marcello" w:date="2023-10-04T13:04:00Z"/>
            </w:rPr>
          </w:rPrChange>
        </w:rPr>
        <w:pPrChange w:id="119" w:author="Lanciani, Marcello" w:date="2023-10-04T13:04:00Z">
          <w:pPr>
            <w:pStyle w:val="ListParagraph"/>
            <w:numPr>
              <w:numId w:val="44"/>
            </w:numPr>
            <w:spacing w:line="276" w:lineRule="auto"/>
            <w:ind w:hanging="360"/>
          </w:pPr>
        </w:pPrChange>
      </w:pPr>
      <w:ins w:id="120" w:author="Lanciani, Marcello" w:date="2023-10-04T13:04:00Z">
        <w:r w:rsidRPr="00566913">
          <w:rPr>
            <w:rFonts w:ascii="Arial" w:hAnsi="Arial" w:cs="Arial"/>
            <w:b/>
            <w:bCs/>
            <w:sz w:val="20"/>
            <w:szCs w:val="20"/>
            <w:u w:val="single"/>
            <w:rPrChange w:id="121" w:author="Lanciani, Marcello" w:date="2023-10-04T13:04:00Z">
              <w:rPr/>
            </w:rPrChange>
          </w:rPr>
          <w:t>TEMPLATE 01.</w:t>
        </w:r>
        <w:r>
          <w:rPr>
            <w:rFonts w:ascii="Arial" w:hAnsi="Arial" w:cs="Arial"/>
            <w:b/>
            <w:bCs/>
            <w:sz w:val="20"/>
            <w:szCs w:val="20"/>
            <w:u w:val="single"/>
          </w:rPr>
          <w:t>3</w:t>
        </w:r>
        <w:r w:rsidRPr="00566913">
          <w:rPr>
            <w:rFonts w:ascii="Arial" w:hAnsi="Arial" w:cs="Arial"/>
            <w:b/>
            <w:bCs/>
            <w:sz w:val="20"/>
            <w:szCs w:val="20"/>
            <w:u w:val="single"/>
            <w:rPrChange w:id="122" w:author="Lanciani, Marcello" w:date="2023-10-04T13:04:00Z">
              <w:rPr/>
            </w:rPrChange>
          </w:rPr>
          <w:t xml:space="preserve"> Profitability (non-recurring events)</w:t>
        </w:r>
      </w:ins>
    </w:p>
    <w:p w14:paraId="7E14DD50" w14:textId="6071C0B4" w:rsidR="00566913" w:rsidRPr="00AD2512" w:rsidRDefault="00AD2512" w:rsidP="00AD2512">
      <w:pPr>
        <w:pStyle w:val="ListParagraph"/>
        <w:numPr>
          <w:ilvl w:val="0"/>
          <w:numId w:val="46"/>
        </w:numPr>
        <w:spacing w:line="276" w:lineRule="auto"/>
        <w:rPr>
          <w:ins w:id="123" w:author="Lanciani, Marcello" w:date="2023-10-04T10:52:00Z"/>
          <w:rFonts w:ascii="Arial" w:hAnsi="Arial" w:cs="Arial"/>
          <w:b/>
          <w:bCs/>
          <w:sz w:val="20"/>
          <w:szCs w:val="20"/>
          <w:u w:val="single"/>
          <w:rPrChange w:id="124" w:author="Lanciani, Marcello" w:date="2023-10-04T13:11:00Z">
            <w:rPr>
              <w:ins w:id="125" w:author="Lanciani, Marcello" w:date="2023-10-04T10:52:00Z"/>
            </w:rPr>
          </w:rPrChange>
        </w:rPr>
        <w:pPrChange w:id="126" w:author="Lanciani, Marcello" w:date="2023-10-04T13:11:00Z">
          <w:pPr>
            <w:pStyle w:val="ListParagraph"/>
            <w:numPr>
              <w:numId w:val="13"/>
            </w:numPr>
            <w:spacing w:line="276" w:lineRule="auto"/>
            <w:ind w:hanging="360"/>
          </w:pPr>
        </w:pPrChange>
      </w:pPr>
      <w:ins w:id="127" w:author="Lanciani, Marcello" w:date="2023-10-04T13:10:00Z">
        <w:r w:rsidRPr="00AD2512">
          <w:rPr>
            <w:rFonts w:ascii="Arial" w:hAnsi="Arial" w:cs="Arial"/>
            <w:sz w:val="20"/>
            <w:szCs w:val="20"/>
            <w:rPrChange w:id="128" w:author="Lanciani, Marcello" w:date="2023-10-04T13:11:00Z">
              <w:rPr>
                <w:rFonts w:ascii="Arial" w:hAnsi="Arial" w:cs="Arial"/>
                <w:b/>
                <w:bCs/>
                <w:sz w:val="20"/>
                <w:szCs w:val="20"/>
              </w:rPr>
            </w:rPrChange>
          </w:rPr>
          <w:t>The operating</w:t>
        </w:r>
        <w:r w:rsidRPr="00AD2512">
          <w:rPr>
            <w:rFonts w:ascii="Arial" w:hAnsi="Arial" w:cs="Arial"/>
            <w:b/>
            <w:bCs/>
            <w:sz w:val="20"/>
            <w:szCs w:val="20"/>
            <w:rPrChange w:id="129" w:author="Lanciani, Marcello" w:date="2023-10-04T13:11:00Z">
              <w:rPr>
                <w:b/>
                <w:bCs/>
              </w:rPr>
            </w:rPrChange>
          </w:rPr>
          <w:t xml:space="preserve"> </w:t>
        </w:r>
        <w:r w:rsidRPr="00AD2512">
          <w:rPr>
            <w:rFonts w:ascii="Arial" w:hAnsi="Arial" w:cs="Arial"/>
            <w:sz w:val="20"/>
            <w:szCs w:val="20"/>
            <w:rPrChange w:id="130" w:author="Lanciani, Marcello" w:date="2023-10-04T13:11:00Z">
              <w:rPr>
                <w:rFonts w:ascii="Arial" w:hAnsi="Arial" w:cs="Arial"/>
                <w:b/>
                <w:bCs/>
                <w:sz w:val="20"/>
                <w:szCs w:val="20"/>
              </w:rPr>
            </w:rPrChange>
          </w:rPr>
          <w:t>costs (columns F, G, and</w:t>
        </w:r>
      </w:ins>
      <w:ins w:id="131" w:author="Lanciani, Marcello" w:date="2023-10-04T13:11:00Z">
        <w:r w:rsidRPr="00AD2512">
          <w:rPr>
            <w:rFonts w:ascii="Arial" w:hAnsi="Arial" w:cs="Arial"/>
            <w:sz w:val="20"/>
            <w:szCs w:val="20"/>
            <w:rPrChange w:id="132" w:author="Lanciani, Marcello" w:date="2023-10-04T13:11:00Z">
              <w:rPr>
                <w:rFonts w:ascii="Arial" w:hAnsi="Arial" w:cs="Arial"/>
                <w:b/>
                <w:bCs/>
                <w:sz w:val="20"/>
                <w:szCs w:val="20"/>
              </w:rPr>
            </w:rPrChange>
          </w:rPr>
          <w:t xml:space="preserve"> H) cannot be negative</w:t>
        </w:r>
        <w:r>
          <w:rPr>
            <w:rFonts w:ascii="Arial" w:hAnsi="Arial" w:cs="Arial"/>
            <w:sz w:val="20"/>
            <w:szCs w:val="20"/>
          </w:rPr>
          <w:t>.</w:t>
        </w:r>
      </w:ins>
    </w:p>
    <w:p w14:paraId="7D128006" w14:textId="77777777" w:rsidR="00106F72" w:rsidRPr="00EC0B03" w:rsidRDefault="00106F72" w:rsidP="00EC0B03">
      <w:pPr>
        <w:spacing w:line="276" w:lineRule="auto"/>
        <w:rPr>
          <w:rFonts w:ascii="Arial" w:hAnsi="Arial" w:cs="Arial"/>
          <w:b/>
          <w:bCs/>
          <w:sz w:val="20"/>
          <w:szCs w:val="20"/>
          <w:u w:val="single"/>
        </w:rPr>
        <w:pPrChange w:id="133" w:author="Lanciani, Marcello" w:date="2023-10-04T10:37:00Z">
          <w:pPr/>
        </w:pPrChange>
      </w:pPr>
    </w:p>
    <w:p w14:paraId="58EF0FAE" w14:textId="77777777" w:rsidR="00DC2F87" w:rsidRPr="00EC0B03" w:rsidRDefault="00F842EA" w:rsidP="00EC0B03">
      <w:pPr>
        <w:spacing w:line="276" w:lineRule="auto"/>
        <w:rPr>
          <w:rFonts w:ascii="Arial" w:hAnsi="Arial" w:cs="Arial"/>
          <w:b/>
          <w:bCs/>
          <w:sz w:val="20"/>
          <w:szCs w:val="20"/>
          <w:u w:val="single"/>
        </w:rPr>
        <w:pPrChange w:id="134" w:author="Lanciani, Marcello" w:date="2023-10-04T10:37:00Z">
          <w:pPr/>
        </w:pPrChange>
      </w:pPr>
      <w:r w:rsidRPr="00EC0B03">
        <w:rPr>
          <w:rFonts w:ascii="Arial" w:hAnsi="Arial" w:cs="Arial"/>
          <w:b/>
          <w:bCs/>
          <w:sz w:val="20"/>
          <w:szCs w:val="20"/>
          <w:u w:val="single"/>
        </w:rPr>
        <w:t xml:space="preserve">TEMPLATE </w:t>
      </w:r>
      <w:r w:rsidR="00963C1C" w:rsidRPr="00EC0B03">
        <w:rPr>
          <w:rFonts w:ascii="Arial" w:hAnsi="Arial" w:cs="Arial"/>
          <w:b/>
          <w:bCs/>
          <w:sz w:val="20"/>
          <w:szCs w:val="20"/>
          <w:u w:val="single"/>
        </w:rPr>
        <w:t>0</w:t>
      </w:r>
      <w:r w:rsidRPr="00EC0B03">
        <w:rPr>
          <w:rFonts w:ascii="Arial" w:hAnsi="Arial" w:cs="Arial"/>
          <w:b/>
          <w:bCs/>
          <w:sz w:val="20"/>
          <w:szCs w:val="20"/>
          <w:u w:val="single"/>
        </w:rPr>
        <w:t xml:space="preserve">3 </w:t>
      </w:r>
      <w:r w:rsidR="00981AC9" w:rsidRPr="00EC0B03">
        <w:rPr>
          <w:rFonts w:ascii="Arial" w:hAnsi="Arial" w:cs="Arial"/>
          <w:b/>
          <w:bCs/>
          <w:sz w:val="20"/>
          <w:szCs w:val="20"/>
          <w:u w:val="single"/>
        </w:rPr>
        <w:t>C</w:t>
      </w:r>
      <w:r w:rsidR="00DC2F87" w:rsidRPr="00EC0B03">
        <w:rPr>
          <w:rFonts w:ascii="Arial" w:hAnsi="Arial" w:cs="Arial"/>
          <w:b/>
          <w:bCs/>
          <w:sz w:val="20"/>
          <w:szCs w:val="20"/>
          <w:u w:val="single"/>
        </w:rPr>
        <w:t>oncentration</w:t>
      </w:r>
    </w:p>
    <w:p w14:paraId="66395FC0" w14:textId="77777777" w:rsidR="00DC2F87" w:rsidRPr="00EC0B03" w:rsidRDefault="00DC2F87" w:rsidP="00EC0B03">
      <w:pPr>
        <w:pStyle w:val="ListParagraph"/>
        <w:numPr>
          <w:ilvl w:val="0"/>
          <w:numId w:val="13"/>
        </w:numPr>
        <w:spacing w:before="120" w:after="200" w:line="276" w:lineRule="auto"/>
        <w:ind w:left="714" w:hanging="357"/>
        <w:jc w:val="left"/>
        <w:rPr>
          <w:rFonts w:ascii="Arial" w:hAnsi="Arial" w:cs="Arial"/>
          <w:sz w:val="20"/>
          <w:szCs w:val="20"/>
        </w:rPr>
      </w:pPr>
      <w:r w:rsidRPr="00EC0B03">
        <w:rPr>
          <w:rFonts w:ascii="Arial" w:hAnsi="Arial" w:cs="Arial"/>
          <w:sz w:val="20"/>
          <w:szCs w:val="20"/>
        </w:rPr>
        <w:t xml:space="preserve">All </w:t>
      </w:r>
      <w:r w:rsidR="00F63C2B" w:rsidRPr="00EC0B03">
        <w:rPr>
          <w:rFonts w:ascii="Arial" w:hAnsi="Arial" w:cs="Arial"/>
          <w:sz w:val="20"/>
          <w:szCs w:val="20"/>
        </w:rPr>
        <w:t xml:space="preserve">gross nominal </w:t>
      </w:r>
      <w:r w:rsidRPr="00EC0B03">
        <w:rPr>
          <w:rFonts w:ascii="Arial" w:hAnsi="Arial" w:cs="Arial"/>
          <w:sz w:val="20"/>
          <w:szCs w:val="20"/>
        </w:rPr>
        <w:t>exposure values have to be non-negative</w:t>
      </w:r>
      <w:r w:rsidR="00D70528" w:rsidRPr="00EC0B03">
        <w:rPr>
          <w:rFonts w:ascii="Arial" w:hAnsi="Arial" w:cs="Arial"/>
          <w:sz w:val="20"/>
          <w:szCs w:val="20"/>
        </w:rPr>
        <w:t>.</w:t>
      </w:r>
    </w:p>
    <w:p w14:paraId="421B24E9" w14:textId="34DE0A35" w:rsidR="00F74592" w:rsidRPr="00EC0B03" w:rsidRDefault="00F74592" w:rsidP="00EC0B03">
      <w:pPr>
        <w:pStyle w:val="ListParagraph"/>
        <w:numPr>
          <w:ilvl w:val="0"/>
          <w:numId w:val="13"/>
        </w:numPr>
        <w:spacing w:before="120" w:after="200" w:line="276" w:lineRule="auto"/>
        <w:ind w:left="714" w:hanging="357"/>
        <w:jc w:val="left"/>
        <w:rPr>
          <w:rFonts w:ascii="Arial" w:hAnsi="Arial" w:cs="Arial"/>
          <w:sz w:val="20"/>
          <w:szCs w:val="20"/>
        </w:rPr>
      </w:pPr>
      <w:r w:rsidRPr="00EC0B03">
        <w:rPr>
          <w:rFonts w:ascii="Arial" w:hAnsi="Arial" w:cs="Arial"/>
          <w:sz w:val="20"/>
          <w:szCs w:val="20"/>
        </w:rPr>
        <w:t>All Herfindahl indexes should be a value between 0 and 1</w:t>
      </w:r>
      <w:r w:rsidR="00D70528" w:rsidRPr="00EC0B03">
        <w:rPr>
          <w:rFonts w:ascii="Arial" w:hAnsi="Arial" w:cs="Arial"/>
          <w:sz w:val="20"/>
          <w:szCs w:val="20"/>
        </w:rPr>
        <w:t>.</w:t>
      </w:r>
    </w:p>
    <w:p w14:paraId="453A6AB2" w14:textId="77777777" w:rsidR="007D5C2F" w:rsidRPr="00EC0B03" w:rsidRDefault="007D5C2F" w:rsidP="00EC0B03">
      <w:pPr>
        <w:pStyle w:val="ListParagraph"/>
        <w:spacing w:before="120" w:after="200" w:line="276" w:lineRule="auto"/>
        <w:ind w:left="714"/>
        <w:jc w:val="left"/>
        <w:rPr>
          <w:rFonts w:ascii="Arial" w:hAnsi="Arial" w:cs="Arial"/>
          <w:sz w:val="20"/>
          <w:szCs w:val="20"/>
        </w:rPr>
      </w:pPr>
    </w:p>
    <w:p w14:paraId="2663E885" w14:textId="61485CD6" w:rsidR="00A0064C" w:rsidRPr="00EC0B03" w:rsidRDefault="00A0064C" w:rsidP="00EC0B03">
      <w:pPr>
        <w:spacing w:line="276" w:lineRule="auto"/>
        <w:rPr>
          <w:ins w:id="135" w:author="Puellbeck, Julia" w:date="2023-08-03T10:45:00Z"/>
          <w:rFonts w:ascii="Arial" w:hAnsi="Arial" w:cs="Arial"/>
          <w:b/>
          <w:bCs/>
          <w:sz w:val="20"/>
          <w:szCs w:val="20"/>
          <w:u w:val="single"/>
        </w:rPr>
        <w:pPrChange w:id="136" w:author="Lanciani, Marcello" w:date="2023-10-04T10:37:00Z">
          <w:pPr/>
        </w:pPrChange>
      </w:pPr>
      <w:r w:rsidRPr="00EC0B03">
        <w:rPr>
          <w:rFonts w:ascii="Arial" w:hAnsi="Arial" w:cs="Arial"/>
          <w:b/>
          <w:bCs/>
          <w:sz w:val="20"/>
          <w:szCs w:val="20"/>
          <w:u w:val="single"/>
        </w:rPr>
        <w:t xml:space="preserve">TEMPLATE </w:t>
      </w:r>
      <w:r w:rsidR="00963C1C" w:rsidRPr="00EC0B03">
        <w:rPr>
          <w:rFonts w:ascii="Arial" w:hAnsi="Arial" w:cs="Arial"/>
          <w:b/>
          <w:bCs/>
          <w:sz w:val="20"/>
          <w:szCs w:val="20"/>
          <w:u w:val="single"/>
        </w:rPr>
        <w:t>0</w:t>
      </w:r>
      <w:r w:rsidRPr="00EC0B03">
        <w:rPr>
          <w:rFonts w:ascii="Arial" w:hAnsi="Arial" w:cs="Arial"/>
          <w:b/>
          <w:bCs/>
          <w:sz w:val="20"/>
          <w:szCs w:val="20"/>
          <w:u w:val="single"/>
        </w:rPr>
        <w:t>4 Market</w:t>
      </w:r>
    </w:p>
    <w:p w14:paraId="301E716F" w14:textId="11749A83" w:rsidR="004301B5" w:rsidRPr="00EC0B03" w:rsidRDefault="004301B5" w:rsidP="00EC0B03">
      <w:pPr>
        <w:spacing w:line="276" w:lineRule="auto"/>
        <w:rPr>
          <w:rFonts w:ascii="Arial" w:hAnsi="Arial" w:cs="Arial"/>
          <w:sz w:val="20"/>
          <w:szCs w:val="20"/>
          <w:highlight w:val="yellow"/>
          <w:u w:val="single"/>
          <w:rPrChange w:id="137" w:author="Lanciani, Marcello" w:date="2023-10-04T10:38:00Z">
            <w:rPr>
              <w:rFonts w:ascii="Arial" w:hAnsi="Arial" w:cs="Arial"/>
              <w:b/>
              <w:bCs/>
              <w:sz w:val="20"/>
              <w:szCs w:val="20"/>
              <w:u w:val="single"/>
            </w:rPr>
          </w:rPrChange>
        </w:rPr>
        <w:pPrChange w:id="138" w:author="Lanciani, Marcello" w:date="2023-10-04T10:37:00Z">
          <w:pPr/>
        </w:pPrChange>
      </w:pPr>
      <w:ins w:id="139" w:author="Puellbeck, Julia" w:date="2023-08-03T10:46:00Z">
        <w:r w:rsidRPr="00EC0B03">
          <w:rPr>
            <w:rFonts w:ascii="Arial" w:hAnsi="Arial" w:cs="Arial"/>
            <w:sz w:val="20"/>
            <w:szCs w:val="20"/>
            <w:highlight w:val="yellow"/>
            <w:u w:val="single"/>
            <w:rPrChange w:id="140" w:author="Lanciani, Marcello" w:date="2023-10-04T10:38:00Z">
              <w:rPr>
                <w:rFonts w:ascii="Arial" w:hAnsi="Arial" w:cs="Arial"/>
                <w:b/>
                <w:bCs/>
                <w:sz w:val="20"/>
                <w:szCs w:val="20"/>
                <w:u w:val="single"/>
              </w:rPr>
            </w:rPrChange>
          </w:rPr>
          <w:t>Sheet “0_Identification”</w:t>
        </w:r>
      </w:ins>
      <w:ins w:id="141" w:author="Puellbeck, Julia" w:date="2023-08-03T13:13:00Z">
        <w:r w:rsidR="00E20114" w:rsidRPr="00EC0B03">
          <w:rPr>
            <w:rFonts w:ascii="Arial" w:hAnsi="Arial" w:cs="Arial"/>
            <w:sz w:val="20"/>
            <w:szCs w:val="20"/>
            <w:highlight w:val="yellow"/>
            <w:u w:val="single"/>
          </w:rPr>
          <w:t>:</w:t>
        </w:r>
      </w:ins>
    </w:p>
    <w:p w14:paraId="3023F35F" w14:textId="7B68A038" w:rsidR="004301B5" w:rsidRPr="00EC0B03" w:rsidRDefault="004301B5" w:rsidP="00EC0B03">
      <w:pPr>
        <w:pStyle w:val="ListParagraph"/>
        <w:numPr>
          <w:ilvl w:val="0"/>
          <w:numId w:val="13"/>
        </w:numPr>
        <w:spacing w:before="120" w:after="200" w:line="276" w:lineRule="auto"/>
        <w:ind w:left="714" w:hanging="357"/>
        <w:jc w:val="left"/>
        <w:rPr>
          <w:ins w:id="142" w:author="Puellbeck, Julia" w:date="2023-08-03T13:00:00Z"/>
          <w:rFonts w:ascii="Arial" w:hAnsi="Arial" w:cs="Arial"/>
          <w:sz w:val="20"/>
          <w:szCs w:val="20"/>
          <w:highlight w:val="yellow"/>
        </w:rPr>
      </w:pPr>
      <w:ins w:id="143" w:author="Puellbeck, Julia" w:date="2023-08-03T10:45:00Z">
        <w:r w:rsidRPr="00EC0B03">
          <w:rPr>
            <w:rFonts w:ascii="Arial" w:hAnsi="Arial" w:cs="Arial"/>
            <w:sz w:val="20"/>
            <w:szCs w:val="20"/>
            <w:highlight w:val="yellow"/>
            <w:rPrChange w:id="144" w:author="Lanciani, Marcello" w:date="2023-10-04T10:38:00Z">
              <w:rPr>
                <w:rFonts w:ascii="Arial" w:hAnsi="Arial" w:cs="Arial"/>
                <w:sz w:val="20"/>
                <w:szCs w:val="20"/>
              </w:rPr>
            </w:rPrChange>
          </w:rPr>
          <w:t>All cells with drop-down menus should be prohibited from getting non-menu values.</w:t>
        </w:r>
      </w:ins>
    </w:p>
    <w:p w14:paraId="2F028FB6" w14:textId="1C4A1174" w:rsidR="00821A15" w:rsidRPr="00EC0B03" w:rsidRDefault="00821A15" w:rsidP="00EC0B03">
      <w:pPr>
        <w:pStyle w:val="ListParagraph"/>
        <w:numPr>
          <w:ilvl w:val="0"/>
          <w:numId w:val="13"/>
        </w:numPr>
        <w:spacing w:before="120" w:after="200" w:line="276" w:lineRule="auto"/>
        <w:ind w:left="714" w:hanging="357"/>
        <w:jc w:val="left"/>
        <w:rPr>
          <w:ins w:id="145" w:author="Puellbeck, Julia" w:date="2023-08-04T17:12:00Z"/>
          <w:rFonts w:ascii="Arial" w:hAnsi="Arial" w:cs="Arial"/>
          <w:sz w:val="20"/>
          <w:szCs w:val="20"/>
          <w:highlight w:val="yellow"/>
        </w:rPr>
      </w:pPr>
      <w:ins w:id="146" w:author="Puellbeck, Julia" w:date="2023-08-04T17:12:00Z">
        <w:r w:rsidRPr="00EC0B03">
          <w:rPr>
            <w:rFonts w:ascii="Arial" w:hAnsi="Arial" w:cs="Arial"/>
            <w:sz w:val="20"/>
            <w:szCs w:val="20"/>
            <w:highlight w:val="yellow"/>
          </w:rPr>
          <w:t>All cells with drop-down menus must be filled in.</w:t>
        </w:r>
      </w:ins>
    </w:p>
    <w:p w14:paraId="77D78E82" w14:textId="792F84B2" w:rsidR="006B2AB0" w:rsidRPr="00EC0B03" w:rsidRDefault="006B2AB0" w:rsidP="00EC0B03">
      <w:pPr>
        <w:pStyle w:val="ListParagraph"/>
        <w:numPr>
          <w:ilvl w:val="0"/>
          <w:numId w:val="13"/>
        </w:numPr>
        <w:spacing w:before="120" w:after="200" w:line="276" w:lineRule="auto"/>
        <w:ind w:left="714" w:hanging="357"/>
        <w:jc w:val="left"/>
        <w:rPr>
          <w:ins w:id="147" w:author="Puellbeck, Julia" w:date="2023-08-03T12:49:00Z"/>
          <w:rFonts w:ascii="Arial" w:hAnsi="Arial" w:cs="Arial"/>
          <w:sz w:val="20"/>
          <w:szCs w:val="20"/>
          <w:highlight w:val="yellow"/>
        </w:rPr>
      </w:pPr>
      <w:ins w:id="148" w:author="Puellbeck, Julia" w:date="2023-08-03T13:00:00Z">
        <w:r w:rsidRPr="00EC0B03">
          <w:rPr>
            <w:rFonts w:ascii="Arial" w:hAnsi="Arial" w:cs="Arial"/>
            <w:sz w:val="20"/>
            <w:szCs w:val="20"/>
            <w:highlight w:val="yellow"/>
          </w:rPr>
          <w:t>Values in cells C8, C</w:t>
        </w:r>
      </w:ins>
      <w:ins w:id="149" w:author="Puellbeck, Julia" w:date="2023-08-03T13:01:00Z">
        <w:r w:rsidRPr="00EC0B03">
          <w:rPr>
            <w:rFonts w:ascii="Arial" w:hAnsi="Arial" w:cs="Arial"/>
            <w:sz w:val="20"/>
            <w:szCs w:val="20"/>
            <w:highlight w:val="yellow"/>
          </w:rPr>
          <w:t>10 and C12 must be filled.</w:t>
        </w:r>
      </w:ins>
    </w:p>
    <w:p w14:paraId="736BBE2F" w14:textId="01B42694" w:rsidR="00D35C1E" w:rsidRPr="00EC0B03" w:rsidRDefault="00D35C1E" w:rsidP="00EC0B03">
      <w:pPr>
        <w:pStyle w:val="ListParagraph"/>
        <w:numPr>
          <w:ilvl w:val="0"/>
          <w:numId w:val="13"/>
        </w:numPr>
        <w:spacing w:before="120" w:after="200" w:line="276" w:lineRule="auto"/>
        <w:ind w:left="714" w:hanging="357"/>
        <w:jc w:val="left"/>
        <w:rPr>
          <w:ins w:id="150" w:author="Puellbeck, Julia" w:date="2023-08-03T10:46:00Z"/>
          <w:rFonts w:ascii="Arial" w:hAnsi="Arial" w:cs="Arial"/>
          <w:sz w:val="20"/>
          <w:szCs w:val="20"/>
          <w:highlight w:val="yellow"/>
        </w:rPr>
      </w:pPr>
      <w:ins w:id="151" w:author="Puellbeck, Julia" w:date="2023-08-03T12:49:00Z">
        <w:r w:rsidRPr="00EC0B03">
          <w:rPr>
            <w:rFonts w:ascii="Arial" w:hAnsi="Arial" w:cs="Arial"/>
            <w:sz w:val="20"/>
            <w:szCs w:val="20"/>
            <w:highlight w:val="yellow"/>
          </w:rPr>
          <w:t>If c</w:t>
        </w:r>
      </w:ins>
      <w:ins w:id="152" w:author="Puellbeck, Julia" w:date="2023-08-03T12:50:00Z">
        <w:r w:rsidRPr="00EC0B03">
          <w:rPr>
            <w:rFonts w:ascii="Arial" w:hAnsi="Arial" w:cs="Arial"/>
            <w:sz w:val="20"/>
            <w:szCs w:val="20"/>
            <w:highlight w:val="yellow"/>
          </w:rPr>
          <w:t>ells in column E show that the template does not need to be reported, then the</w:t>
        </w:r>
      </w:ins>
      <w:ins w:id="153" w:author="Puellbeck, Julia" w:date="2023-08-03T14:35:00Z">
        <w:r w:rsidR="004E38C3" w:rsidRPr="00EC0B03">
          <w:rPr>
            <w:rFonts w:ascii="Arial" w:hAnsi="Arial" w:cs="Arial"/>
            <w:sz w:val="20"/>
            <w:szCs w:val="20"/>
            <w:highlight w:val="yellow"/>
          </w:rPr>
          <w:t xml:space="preserve"> respective</w:t>
        </w:r>
      </w:ins>
      <w:ins w:id="154" w:author="Puellbeck, Julia" w:date="2023-08-03T12:50:00Z">
        <w:r w:rsidRPr="00EC0B03">
          <w:rPr>
            <w:rFonts w:ascii="Arial" w:hAnsi="Arial" w:cs="Arial"/>
            <w:sz w:val="20"/>
            <w:szCs w:val="20"/>
            <w:highlight w:val="yellow"/>
          </w:rPr>
          <w:t xml:space="preserve"> template </w:t>
        </w:r>
      </w:ins>
      <w:ins w:id="155" w:author="Puellbeck, Julia" w:date="2023-08-03T14:36:00Z">
        <w:r w:rsidR="004E38C3" w:rsidRPr="00EC0B03">
          <w:rPr>
            <w:rFonts w:ascii="Arial" w:hAnsi="Arial" w:cs="Arial"/>
            <w:sz w:val="20"/>
            <w:szCs w:val="20"/>
            <w:highlight w:val="yellow"/>
          </w:rPr>
          <w:t>is not expected to be</w:t>
        </w:r>
      </w:ins>
      <w:ins w:id="156" w:author="Puellbeck, Julia" w:date="2023-08-03T12:50:00Z">
        <w:r w:rsidRPr="00EC0B03">
          <w:rPr>
            <w:rFonts w:ascii="Arial" w:hAnsi="Arial" w:cs="Arial"/>
            <w:sz w:val="20"/>
            <w:szCs w:val="20"/>
            <w:highlight w:val="yellow"/>
          </w:rPr>
          <w:t xml:space="preserve"> reported, (e.g.: i</w:t>
        </w:r>
      </w:ins>
      <w:ins w:id="157" w:author="Puellbeck, Julia" w:date="2023-08-03T12:54:00Z">
        <w:r w:rsidRPr="00EC0B03">
          <w:rPr>
            <w:rFonts w:ascii="Arial" w:hAnsi="Arial" w:cs="Arial"/>
            <w:sz w:val="20"/>
            <w:szCs w:val="20"/>
            <w:highlight w:val="yellow"/>
          </w:rPr>
          <w:t xml:space="preserve">f E19 = </w:t>
        </w:r>
        <w:r w:rsidRPr="00EC0B03">
          <w:rPr>
            <w:rFonts w:ascii="Arial" w:hAnsi="Arial" w:cs="Arial"/>
            <w:sz w:val="20"/>
            <w:szCs w:val="20"/>
            <w:highlight w:val="yellow"/>
            <w:rPrChange w:id="158" w:author="Lanciani, Marcello" w:date="2023-10-04T10:38:00Z">
              <w:rPr>
                <w:rFonts w:ascii="Arial" w:hAnsi="Arial" w:cs="Arial"/>
                <w:sz w:val="20"/>
                <w:szCs w:val="20"/>
              </w:rPr>
            </w:rPrChange>
          </w:rPr>
          <w:t xml:space="preserve">No reporting needed, then the Sheet “3_EQRBB” </w:t>
        </w:r>
      </w:ins>
      <w:ins w:id="159" w:author="Puellbeck, Julia" w:date="2023-08-03T14:36:00Z">
        <w:r w:rsidR="004E38C3" w:rsidRPr="00EC0B03">
          <w:rPr>
            <w:rFonts w:ascii="Arial" w:hAnsi="Arial" w:cs="Arial"/>
            <w:sz w:val="20"/>
            <w:szCs w:val="20"/>
            <w:highlight w:val="yellow"/>
          </w:rPr>
          <w:t xml:space="preserve">is not expected to </w:t>
        </w:r>
      </w:ins>
      <w:ins w:id="160" w:author="Puellbeck, Julia" w:date="2023-08-03T12:54:00Z">
        <w:r w:rsidRPr="00EC0B03">
          <w:rPr>
            <w:rFonts w:ascii="Arial" w:hAnsi="Arial" w:cs="Arial"/>
            <w:sz w:val="20"/>
            <w:szCs w:val="20"/>
            <w:highlight w:val="yellow"/>
            <w:rPrChange w:id="161" w:author="Lanciani, Marcello" w:date="2023-10-04T10:38:00Z">
              <w:rPr>
                <w:rFonts w:ascii="Arial" w:hAnsi="Arial" w:cs="Arial"/>
                <w:sz w:val="20"/>
                <w:szCs w:val="20"/>
              </w:rPr>
            </w:rPrChange>
          </w:rPr>
          <w:t>be reported)</w:t>
        </w:r>
      </w:ins>
    </w:p>
    <w:p w14:paraId="265F99D9" w14:textId="1C7E7C88" w:rsidR="00F85269" w:rsidRPr="00EC0B03" w:rsidRDefault="00F85269" w:rsidP="00EC0B03">
      <w:pPr>
        <w:spacing w:before="120" w:after="200" w:line="276" w:lineRule="auto"/>
        <w:jc w:val="left"/>
        <w:rPr>
          <w:ins w:id="162" w:author="Puellbeck, Julia" w:date="2023-08-03T12:45:00Z"/>
          <w:rFonts w:ascii="Arial" w:hAnsi="Arial" w:cs="Arial"/>
          <w:sz w:val="20"/>
          <w:szCs w:val="20"/>
          <w:highlight w:val="yellow"/>
        </w:rPr>
      </w:pPr>
      <w:ins w:id="163" w:author="Puellbeck, Julia" w:date="2023-08-03T10:57:00Z">
        <w:r w:rsidRPr="00EC0B03">
          <w:rPr>
            <w:rFonts w:ascii="Arial" w:hAnsi="Arial" w:cs="Arial"/>
            <w:sz w:val="20"/>
            <w:szCs w:val="20"/>
            <w:highlight w:val="yellow"/>
          </w:rPr>
          <w:t>Sheet “1</w:t>
        </w:r>
      </w:ins>
      <w:ins w:id="164" w:author="Puellbeck, Julia" w:date="2023-08-03T12:45:00Z">
        <w:r w:rsidR="00D35C1E" w:rsidRPr="00EC0B03">
          <w:rPr>
            <w:rFonts w:ascii="Arial" w:hAnsi="Arial" w:cs="Arial"/>
            <w:sz w:val="20"/>
            <w:szCs w:val="20"/>
            <w:highlight w:val="yellow"/>
          </w:rPr>
          <w:t>a</w:t>
        </w:r>
      </w:ins>
      <w:ins w:id="165" w:author="Puellbeck, Julia" w:date="2023-08-03T10:57:00Z">
        <w:r w:rsidRPr="00EC0B03">
          <w:rPr>
            <w:rFonts w:ascii="Arial" w:hAnsi="Arial" w:cs="Arial"/>
            <w:sz w:val="20"/>
            <w:szCs w:val="20"/>
            <w:highlight w:val="yellow"/>
          </w:rPr>
          <w:t>_</w:t>
        </w:r>
      </w:ins>
      <w:ins w:id="166" w:author="Puellbeck, Julia" w:date="2023-08-03T12:45:00Z">
        <w:r w:rsidR="00D35C1E" w:rsidRPr="00EC0B03">
          <w:rPr>
            <w:rFonts w:ascii="Arial" w:hAnsi="Arial" w:cs="Arial"/>
            <w:sz w:val="20"/>
            <w:szCs w:val="20"/>
            <w:highlight w:val="yellow"/>
          </w:rPr>
          <w:t>PnL and OCI</w:t>
        </w:r>
      </w:ins>
      <w:ins w:id="167" w:author="Puellbeck, Julia" w:date="2023-08-03T10:57:00Z">
        <w:r w:rsidRPr="00EC0B03">
          <w:rPr>
            <w:rFonts w:ascii="Arial" w:hAnsi="Arial" w:cs="Arial"/>
            <w:sz w:val="20"/>
            <w:szCs w:val="20"/>
            <w:highlight w:val="yellow"/>
          </w:rPr>
          <w:t xml:space="preserve"> impacts”</w:t>
        </w:r>
      </w:ins>
      <w:ins w:id="168" w:author="Puellbeck, Julia" w:date="2023-08-03T13:13:00Z">
        <w:r w:rsidR="00E20114" w:rsidRPr="00EC0B03">
          <w:rPr>
            <w:rFonts w:ascii="Arial" w:hAnsi="Arial" w:cs="Arial"/>
            <w:sz w:val="20"/>
            <w:szCs w:val="20"/>
            <w:highlight w:val="yellow"/>
          </w:rPr>
          <w:t>:</w:t>
        </w:r>
      </w:ins>
    </w:p>
    <w:p w14:paraId="04B8ED2E" w14:textId="230D13A7" w:rsidR="00E20114" w:rsidRPr="00EC0B03" w:rsidRDefault="00D35C1E" w:rsidP="00EC0B03">
      <w:pPr>
        <w:pStyle w:val="ListParagraph"/>
        <w:numPr>
          <w:ilvl w:val="0"/>
          <w:numId w:val="13"/>
        </w:numPr>
        <w:spacing w:before="120" w:after="200" w:line="276" w:lineRule="auto"/>
        <w:ind w:left="714" w:hanging="357"/>
        <w:jc w:val="left"/>
        <w:rPr>
          <w:ins w:id="169" w:author="Puellbeck, Julia" w:date="2023-08-03T14:44:00Z"/>
          <w:rFonts w:ascii="Arial" w:hAnsi="Arial" w:cs="Arial"/>
          <w:sz w:val="20"/>
          <w:szCs w:val="20"/>
          <w:highlight w:val="yellow"/>
        </w:rPr>
      </w:pPr>
      <w:ins w:id="170" w:author="Puellbeck, Julia" w:date="2023-08-03T12:46:00Z">
        <w:r w:rsidRPr="00EC0B03">
          <w:rPr>
            <w:rFonts w:ascii="Arial" w:hAnsi="Arial" w:cs="Arial"/>
            <w:sz w:val="20"/>
            <w:szCs w:val="20"/>
            <w:highlight w:val="yellow"/>
          </w:rPr>
          <w:t xml:space="preserve">If </w:t>
        </w:r>
      </w:ins>
      <w:ins w:id="171" w:author="Puellbeck, Julia" w:date="2023-08-03T15:44:00Z">
        <w:r w:rsidR="00581158" w:rsidRPr="00EC0B03">
          <w:rPr>
            <w:rFonts w:ascii="Arial" w:hAnsi="Arial" w:cs="Arial"/>
            <w:sz w:val="20"/>
            <w:szCs w:val="20"/>
            <w:highlight w:val="yellow"/>
          </w:rPr>
          <w:t>c</w:t>
        </w:r>
      </w:ins>
      <w:ins w:id="172" w:author="Puellbeck, Julia" w:date="2023-08-03T12:46:00Z">
        <w:r w:rsidRPr="00EC0B03">
          <w:rPr>
            <w:rFonts w:ascii="Arial" w:hAnsi="Arial" w:cs="Arial"/>
            <w:sz w:val="20"/>
            <w:szCs w:val="20"/>
            <w:highlight w:val="yellow"/>
          </w:rPr>
          <w:t>ell H4 = TE, only values in H9</w:t>
        </w:r>
      </w:ins>
      <w:ins w:id="173" w:author="Puellbeck, Julia" w:date="2023-08-03T12:47:00Z">
        <w:r w:rsidRPr="00EC0B03">
          <w:rPr>
            <w:rFonts w:ascii="Arial" w:hAnsi="Arial" w:cs="Arial"/>
            <w:sz w:val="20"/>
            <w:szCs w:val="20"/>
            <w:highlight w:val="yellow"/>
          </w:rPr>
          <w:t>, I9, K9 and H10:</w:t>
        </w:r>
        <w:commentRangeStart w:id="174"/>
        <w:r w:rsidRPr="00EC0B03">
          <w:rPr>
            <w:rFonts w:ascii="Arial" w:hAnsi="Arial" w:cs="Arial"/>
            <w:sz w:val="20"/>
            <w:szCs w:val="20"/>
            <w:highlight w:val="yellow"/>
          </w:rPr>
          <w:t>J12</w:t>
        </w:r>
      </w:ins>
      <w:commentRangeEnd w:id="174"/>
      <w:ins w:id="175" w:author="Puellbeck, Julia" w:date="2023-08-03T12:48:00Z">
        <w:r w:rsidRPr="00EC0B03">
          <w:rPr>
            <w:rStyle w:val="CommentReference"/>
            <w:rFonts w:ascii="Arial" w:hAnsi="Arial" w:cs="Arial"/>
            <w:sz w:val="20"/>
            <w:szCs w:val="20"/>
            <w:highlight w:val="yellow"/>
            <w:rPrChange w:id="176" w:author="Lanciani, Marcello" w:date="2023-10-04T10:38:00Z">
              <w:rPr>
                <w:rStyle w:val="CommentReference"/>
              </w:rPr>
            </w:rPrChange>
          </w:rPr>
          <w:commentReference w:id="174"/>
        </w:r>
      </w:ins>
      <w:ins w:id="177" w:author="Puellbeck, Julia" w:date="2023-08-03T12:47:00Z">
        <w:r w:rsidRPr="00EC0B03">
          <w:rPr>
            <w:rFonts w:ascii="Arial" w:hAnsi="Arial" w:cs="Arial"/>
            <w:sz w:val="20"/>
            <w:szCs w:val="20"/>
            <w:highlight w:val="yellow"/>
          </w:rPr>
          <w:t xml:space="preserve"> should be fi</w:t>
        </w:r>
      </w:ins>
      <w:ins w:id="178" w:author="Puellbeck, Julia" w:date="2023-08-03T12:48:00Z">
        <w:r w:rsidRPr="00EC0B03">
          <w:rPr>
            <w:rFonts w:ascii="Arial" w:hAnsi="Arial" w:cs="Arial"/>
            <w:sz w:val="20"/>
            <w:szCs w:val="20"/>
            <w:highlight w:val="yellow"/>
          </w:rPr>
          <w:t>lled</w:t>
        </w:r>
      </w:ins>
      <w:ins w:id="179" w:author="Puellbeck, Julia" w:date="2023-08-03T12:45:00Z">
        <w:r w:rsidRPr="00EC0B03">
          <w:rPr>
            <w:rFonts w:ascii="Arial" w:hAnsi="Arial" w:cs="Arial"/>
            <w:sz w:val="20"/>
            <w:szCs w:val="20"/>
            <w:highlight w:val="yellow"/>
          </w:rPr>
          <w:t>.</w:t>
        </w:r>
      </w:ins>
    </w:p>
    <w:p w14:paraId="49E93AAA" w14:textId="6375BC78" w:rsidR="00D227D0" w:rsidRPr="00EC0B03" w:rsidRDefault="00D227D0" w:rsidP="00EC0B03">
      <w:pPr>
        <w:spacing w:before="120" w:after="200" w:line="276" w:lineRule="auto"/>
        <w:jc w:val="left"/>
        <w:rPr>
          <w:ins w:id="180" w:author="Puellbeck, Julia" w:date="2023-08-03T14:44:00Z"/>
          <w:rFonts w:ascii="Arial" w:hAnsi="Arial" w:cs="Arial"/>
          <w:sz w:val="20"/>
          <w:szCs w:val="20"/>
          <w:highlight w:val="yellow"/>
        </w:rPr>
      </w:pPr>
      <w:ins w:id="181" w:author="Puellbeck, Julia" w:date="2023-08-03T14:44:00Z">
        <w:r w:rsidRPr="00EC0B03">
          <w:rPr>
            <w:rFonts w:ascii="Arial" w:hAnsi="Arial" w:cs="Arial"/>
            <w:sz w:val="20"/>
            <w:szCs w:val="20"/>
            <w:highlight w:val="yellow"/>
          </w:rPr>
          <w:t>Sheet “2_VaR”:</w:t>
        </w:r>
      </w:ins>
    </w:p>
    <w:p w14:paraId="7AB17817" w14:textId="01996B7E" w:rsidR="00864E17" w:rsidRPr="00EC0B03" w:rsidRDefault="00864E17" w:rsidP="00EC0B03">
      <w:pPr>
        <w:pStyle w:val="ListParagraph"/>
        <w:numPr>
          <w:ilvl w:val="0"/>
          <w:numId w:val="13"/>
        </w:numPr>
        <w:spacing w:before="120" w:after="200" w:line="276" w:lineRule="auto"/>
        <w:ind w:left="714" w:hanging="357"/>
        <w:jc w:val="left"/>
        <w:rPr>
          <w:ins w:id="182" w:author="Puellbeck, Julia" w:date="2023-09-05T13:27:00Z"/>
          <w:rFonts w:ascii="Arial" w:hAnsi="Arial" w:cs="Arial"/>
          <w:sz w:val="20"/>
          <w:szCs w:val="20"/>
          <w:highlight w:val="yellow"/>
          <w:rPrChange w:id="183" w:author="Lanciani, Marcello" w:date="2023-10-04T10:38:00Z">
            <w:rPr>
              <w:ins w:id="184" w:author="Puellbeck, Julia" w:date="2023-09-05T13:27:00Z"/>
              <w:rFonts w:ascii="Arial" w:hAnsi="Arial" w:cs="Arial"/>
              <w:sz w:val="20"/>
              <w:szCs w:val="20"/>
              <w:highlight w:val="yellow"/>
              <w:lang w:val="de-AT"/>
            </w:rPr>
          </w:rPrChange>
        </w:rPr>
      </w:pPr>
      <w:ins w:id="185" w:author="Puellbeck, Julia" w:date="2023-09-05T13:27:00Z">
        <w:r w:rsidRPr="00EC0B03">
          <w:rPr>
            <w:rFonts w:ascii="Arial" w:hAnsi="Arial" w:cs="Arial"/>
            <w:sz w:val="20"/>
            <w:szCs w:val="20"/>
            <w:highlight w:val="yellow"/>
          </w:rPr>
          <w:t>All cells with drop-down menus should be prohibited from getting non-menu values.</w:t>
        </w:r>
      </w:ins>
    </w:p>
    <w:p w14:paraId="7E453F2D" w14:textId="47113881" w:rsidR="00D227D0" w:rsidRPr="00EC0B03" w:rsidRDefault="00813856" w:rsidP="00EC0B03">
      <w:pPr>
        <w:pStyle w:val="ListParagraph"/>
        <w:numPr>
          <w:ilvl w:val="0"/>
          <w:numId w:val="13"/>
        </w:numPr>
        <w:spacing w:before="120" w:after="200" w:line="276" w:lineRule="auto"/>
        <w:ind w:left="714" w:hanging="357"/>
        <w:jc w:val="left"/>
        <w:rPr>
          <w:ins w:id="186" w:author="Puellbeck, Julia" w:date="2023-08-03T15:20:00Z"/>
          <w:rFonts w:ascii="Arial" w:hAnsi="Arial" w:cs="Arial"/>
          <w:sz w:val="20"/>
          <w:szCs w:val="20"/>
          <w:highlight w:val="yellow"/>
          <w:lang w:val="de-AT"/>
          <w:rPrChange w:id="187" w:author="Lanciani, Marcello" w:date="2023-10-04T10:38:00Z">
            <w:rPr>
              <w:ins w:id="188" w:author="Puellbeck, Julia" w:date="2023-08-03T15:20:00Z"/>
              <w:rFonts w:ascii="Arial" w:hAnsi="Arial" w:cs="Arial"/>
              <w:sz w:val="20"/>
              <w:szCs w:val="20"/>
              <w:highlight w:val="yellow"/>
            </w:rPr>
          </w:rPrChange>
        </w:rPr>
      </w:pPr>
      <w:ins w:id="189" w:author="Puellbeck, Julia" w:date="2023-08-03T16:31:00Z">
        <w:r w:rsidRPr="00EC0B03">
          <w:rPr>
            <w:rFonts w:ascii="Arial" w:hAnsi="Arial" w:cs="Arial"/>
            <w:sz w:val="20"/>
            <w:szCs w:val="20"/>
            <w:highlight w:val="yellow"/>
            <w:lang w:val="de-AT"/>
          </w:rPr>
          <w:t xml:space="preserve">If reported, </w:t>
        </w:r>
      </w:ins>
      <w:ins w:id="190" w:author="Puellbeck, Julia" w:date="2023-09-05T13:22:00Z">
        <w:r w:rsidR="00864E17" w:rsidRPr="00EC0B03">
          <w:rPr>
            <w:rFonts w:ascii="Arial" w:hAnsi="Arial" w:cs="Arial"/>
            <w:sz w:val="20"/>
            <w:szCs w:val="20"/>
            <w:highlight w:val="yellow"/>
            <w:lang w:val="de-AT"/>
          </w:rPr>
          <w:t>D</w:t>
        </w:r>
      </w:ins>
      <w:ins w:id="191" w:author="Puellbeck, Julia" w:date="2023-08-03T14:46:00Z">
        <w:r w:rsidR="00D227D0" w:rsidRPr="00EC0B03">
          <w:rPr>
            <w:rFonts w:ascii="Arial" w:hAnsi="Arial" w:cs="Arial"/>
            <w:sz w:val="20"/>
            <w:szCs w:val="20"/>
            <w:highlight w:val="yellow"/>
            <w:lang w:val="de-AT"/>
            <w:rPrChange w:id="192" w:author="Lanciani, Marcello" w:date="2023-10-04T10:38:00Z">
              <w:rPr>
                <w:rFonts w:ascii="Arial" w:hAnsi="Arial" w:cs="Arial"/>
                <w:sz w:val="20"/>
                <w:szCs w:val="20"/>
                <w:highlight w:val="yellow"/>
              </w:rPr>
            </w:rPrChange>
          </w:rPr>
          <w:t>1</w:t>
        </w:r>
      </w:ins>
      <w:ins w:id="193" w:author="Puellbeck, Julia" w:date="2023-09-05T13:23:00Z">
        <w:r w:rsidR="00864E17" w:rsidRPr="00EC0B03">
          <w:rPr>
            <w:rFonts w:ascii="Arial" w:hAnsi="Arial" w:cs="Arial"/>
            <w:sz w:val="20"/>
            <w:szCs w:val="20"/>
            <w:highlight w:val="yellow"/>
            <w:lang w:val="de-AT"/>
          </w:rPr>
          <w:t>6</w:t>
        </w:r>
      </w:ins>
      <w:ins w:id="194" w:author="Puellbeck, Julia" w:date="2023-08-03T14:46:00Z">
        <w:r w:rsidR="00D227D0" w:rsidRPr="00EC0B03">
          <w:rPr>
            <w:rFonts w:ascii="Arial" w:hAnsi="Arial" w:cs="Arial"/>
            <w:sz w:val="20"/>
            <w:szCs w:val="20"/>
            <w:highlight w:val="yellow"/>
            <w:lang w:val="de-AT"/>
            <w:rPrChange w:id="195" w:author="Lanciani, Marcello" w:date="2023-10-04T10:38:00Z">
              <w:rPr>
                <w:rFonts w:ascii="Arial" w:hAnsi="Arial" w:cs="Arial"/>
                <w:sz w:val="20"/>
                <w:szCs w:val="20"/>
                <w:highlight w:val="yellow"/>
              </w:rPr>
            </w:rPrChange>
          </w:rPr>
          <w:t xml:space="preserve"> </w:t>
        </w:r>
      </w:ins>
      <w:ins w:id="196" w:author="Puellbeck, Julia" w:date="2023-08-03T14:54:00Z">
        <w:r w:rsidR="00AE36BA" w:rsidRPr="00EC0B03">
          <w:rPr>
            <w:rFonts w:ascii="Arial" w:hAnsi="Arial" w:cs="Arial"/>
            <w:sz w:val="20"/>
            <w:szCs w:val="20"/>
            <w:highlight w:val="yellow"/>
            <w:lang w:val="de-AT"/>
            <w:rPrChange w:id="197" w:author="Lanciani, Marcello" w:date="2023-10-04T10:38:00Z">
              <w:rPr>
                <w:rFonts w:ascii="Arial" w:hAnsi="Arial" w:cs="Arial"/>
                <w:sz w:val="20"/>
                <w:szCs w:val="20"/>
                <w:highlight w:val="yellow"/>
              </w:rPr>
            </w:rPrChange>
          </w:rPr>
          <w:t xml:space="preserve">&lt; </w:t>
        </w:r>
      </w:ins>
      <w:ins w:id="198" w:author="Puellbeck, Julia" w:date="2023-09-05T13:22:00Z">
        <w:r w:rsidR="00864E17" w:rsidRPr="00EC0B03">
          <w:rPr>
            <w:rFonts w:ascii="Arial" w:hAnsi="Arial" w:cs="Arial"/>
            <w:sz w:val="20"/>
            <w:szCs w:val="20"/>
            <w:highlight w:val="yellow"/>
            <w:lang w:val="de-AT"/>
          </w:rPr>
          <w:t>E</w:t>
        </w:r>
      </w:ins>
      <w:ins w:id="199" w:author="Puellbeck, Julia" w:date="2023-08-03T14:54:00Z">
        <w:r w:rsidR="00AE36BA" w:rsidRPr="00EC0B03">
          <w:rPr>
            <w:rFonts w:ascii="Arial" w:hAnsi="Arial" w:cs="Arial"/>
            <w:sz w:val="20"/>
            <w:szCs w:val="20"/>
            <w:highlight w:val="yellow"/>
            <w:lang w:val="de-AT"/>
            <w:rPrChange w:id="200" w:author="Lanciani, Marcello" w:date="2023-10-04T10:38:00Z">
              <w:rPr>
                <w:rFonts w:ascii="Arial" w:hAnsi="Arial" w:cs="Arial"/>
                <w:sz w:val="20"/>
                <w:szCs w:val="20"/>
                <w:highlight w:val="yellow"/>
              </w:rPr>
            </w:rPrChange>
          </w:rPr>
          <w:t>1</w:t>
        </w:r>
      </w:ins>
      <w:ins w:id="201" w:author="Puellbeck, Julia" w:date="2023-09-05T13:23:00Z">
        <w:r w:rsidR="00864E17" w:rsidRPr="00EC0B03">
          <w:rPr>
            <w:rFonts w:ascii="Arial" w:hAnsi="Arial" w:cs="Arial"/>
            <w:sz w:val="20"/>
            <w:szCs w:val="20"/>
            <w:highlight w:val="yellow"/>
            <w:lang w:val="de-AT"/>
          </w:rPr>
          <w:t>6</w:t>
        </w:r>
      </w:ins>
      <w:ins w:id="202" w:author="Puellbeck, Julia" w:date="2023-08-03T14:54:00Z">
        <w:r w:rsidR="00AE36BA" w:rsidRPr="00EC0B03">
          <w:rPr>
            <w:rFonts w:ascii="Arial" w:hAnsi="Arial" w:cs="Arial"/>
            <w:sz w:val="20"/>
            <w:szCs w:val="20"/>
            <w:highlight w:val="yellow"/>
            <w:lang w:val="de-AT"/>
            <w:rPrChange w:id="203" w:author="Lanciani, Marcello" w:date="2023-10-04T10:38:00Z">
              <w:rPr>
                <w:rFonts w:ascii="Arial" w:hAnsi="Arial" w:cs="Arial"/>
                <w:sz w:val="20"/>
                <w:szCs w:val="20"/>
                <w:highlight w:val="yellow"/>
              </w:rPr>
            </w:rPrChange>
          </w:rPr>
          <w:t xml:space="preserve">, </w:t>
        </w:r>
      </w:ins>
      <w:ins w:id="204" w:author="Puellbeck, Julia" w:date="2023-09-05T13:22:00Z">
        <w:r w:rsidR="00864E17" w:rsidRPr="00EC0B03">
          <w:rPr>
            <w:rFonts w:ascii="Arial" w:hAnsi="Arial" w:cs="Arial"/>
            <w:sz w:val="20"/>
            <w:szCs w:val="20"/>
            <w:highlight w:val="yellow"/>
            <w:lang w:val="de-AT"/>
          </w:rPr>
          <w:t>D</w:t>
        </w:r>
      </w:ins>
      <w:ins w:id="205" w:author="Puellbeck, Julia" w:date="2023-09-05T13:23:00Z">
        <w:r w:rsidR="00864E17" w:rsidRPr="00EC0B03">
          <w:rPr>
            <w:rFonts w:ascii="Arial" w:hAnsi="Arial" w:cs="Arial"/>
            <w:sz w:val="20"/>
            <w:szCs w:val="20"/>
            <w:highlight w:val="yellow"/>
            <w:lang w:val="de-AT"/>
          </w:rPr>
          <w:t>17</w:t>
        </w:r>
      </w:ins>
      <w:ins w:id="206" w:author="Puellbeck, Julia" w:date="2023-08-03T14:54:00Z">
        <w:r w:rsidR="00AE36BA" w:rsidRPr="00EC0B03">
          <w:rPr>
            <w:rFonts w:ascii="Arial" w:hAnsi="Arial" w:cs="Arial"/>
            <w:sz w:val="20"/>
            <w:szCs w:val="20"/>
            <w:highlight w:val="yellow"/>
            <w:lang w:val="de-AT"/>
            <w:rPrChange w:id="207" w:author="Lanciani, Marcello" w:date="2023-10-04T10:38:00Z">
              <w:rPr>
                <w:rFonts w:ascii="Arial" w:hAnsi="Arial" w:cs="Arial"/>
                <w:sz w:val="20"/>
                <w:szCs w:val="20"/>
                <w:highlight w:val="yellow"/>
              </w:rPr>
            </w:rPrChange>
          </w:rPr>
          <w:t xml:space="preserve"> &lt; </w:t>
        </w:r>
      </w:ins>
      <w:ins w:id="208" w:author="Puellbeck, Julia" w:date="2023-09-05T13:23:00Z">
        <w:r w:rsidR="00864E17" w:rsidRPr="00EC0B03">
          <w:rPr>
            <w:rFonts w:ascii="Arial" w:hAnsi="Arial" w:cs="Arial"/>
            <w:sz w:val="20"/>
            <w:szCs w:val="20"/>
            <w:highlight w:val="yellow"/>
            <w:lang w:val="de-AT"/>
            <w:rPrChange w:id="209" w:author="Lanciani, Marcello" w:date="2023-10-04T10:38:00Z">
              <w:rPr>
                <w:rFonts w:ascii="Arial" w:hAnsi="Arial" w:cs="Arial"/>
                <w:sz w:val="20"/>
                <w:szCs w:val="20"/>
                <w:highlight w:val="yellow"/>
              </w:rPr>
            </w:rPrChange>
          </w:rPr>
          <w:t>E</w:t>
        </w:r>
        <w:r w:rsidR="00864E17" w:rsidRPr="00EC0B03">
          <w:rPr>
            <w:rFonts w:ascii="Arial" w:hAnsi="Arial" w:cs="Arial"/>
            <w:sz w:val="20"/>
            <w:szCs w:val="20"/>
            <w:highlight w:val="yellow"/>
            <w:lang w:val="de-AT"/>
          </w:rPr>
          <w:t>17</w:t>
        </w:r>
      </w:ins>
      <w:ins w:id="210" w:author="Puellbeck, Julia" w:date="2023-08-03T14:54:00Z">
        <w:r w:rsidR="00AE36BA" w:rsidRPr="00EC0B03">
          <w:rPr>
            <w:rFonts w:ascii="Arial" w:hAnsi="Arial" w:cs="Arial"/>
            <w:sz w:val="20"/>
            <w:szCs w:val="20"/>
            <w:highlight w:val="yellow"/>
            <w:lang w:val="de-AT"/>
            <w:rPrChange w:id="211" w:author="Lanciani, Marcello" w:date="2023-10-04T10:38:00Z">
              <w:rPr>
                <w:rFonts w:ascii="Arial" w:hAnsi="Arial" w:cs="Arial"/>
                <w:sz w:val="20"/>
                <w:szCs w:val="20"/>
                <w:highlight w:val="yellow"/>
              </w:rPr>
            </w:rPrChange>
          </w:rPr>
          <w:t xml:space="preserve">, </w:t>
        </w:r>
      </w:ins>
      <w:ins w:id="212" w:author="Puellbeck, Julia" w:date="2023-09-05T13:22:00Z">
        <w:r w:rsidR="00864E17" w:rsidRPr="00EC0B03">
          <w:rPr>
            <w:rFonts w:ascii="Arial" w:hAnsi="Arial" w:cs="Arial"/>
            <w:sz w:val="20"/>
            <w:szCs w:val="20"/>
            <w:highlight w:val="yellow"/>
            <w:lang w:val="de-AT"/>
          </w:rPr>
          <w:t>D</w:t>
        </w:r>
      </w:ins>
      <w:ins w:id="213" w:author="Puellbeck, Julia" w:date="2023-09-05T13:23:00Z">
        <w:r w:rsidR="00864E17" w:rsidRPr="00EC0B03">
          <w:rPr>
            <w:rFonts w:ascii="Arial" w:hAnsi="Arial" w:cs="Arial"/>
            <w:sz w:val="20"/>
            <w:szCs w:val="20"/>
            <w:highlight w:val="yellow"/>
            <w:lang w:val="de-AT"/>
          </w:rPr>
          <w:t>18</w:t>
        </w:r>
      </w:ins>
      <w:ins w:id="214" w:author="Puellbeck, Julia" w:date="2023-08-03T14:55:00Z">
        <w:r w:rsidR="00AE36BA" w:rsidRPr="00EC0B03">
          <w:rPr>
            <w:rFonts w:ascii="Arial" w:hAnsi="Arial" w:cs="Arial"/>
            <w:sz w:val="20"/>
            <w:szCs w:val="20"/>
            <w:highlight w:val="yellow"/>
            <w:lang w:val="de-AT"/>
            <w:rPrChange w:id="215" w:author="Lanciani, Marcello" w:date="2023-10-04T10:38:00Z">
              <w:rPr>
                <w:rFonts w:ascii="Arial" w:hAnsi="Arial" w:cs="Arial"/>
                <w:sz w:val="20"/>
                <w:szCs w:val="20"/>
                <w:highlight w:val="yellow"/>
              </w:rPr>
            </w:rPrChange>
          </w:rPr>
          <w:t xml:space="preserve"> &lt; </w:t>
        </w:r>
      </w:ins>
      <w:ins w:id="216" w:author="Puellbeck, Julia" w:date="2023-09-05T13:23:00Z">
        <w:r w:rsidR="00864E17" w:rsidRPr="00EC0B03">
          <w:rPr>
            <w:rFonts w:ascii="Arial" w:hAnsi="Arial" w:cs="Arial"/>
            <w:sz w:val="20"/>
            <w:szCs w:val="20"/>
            <w:highlight w:val="yellow"/>
            <w:lang w:val="de-AT"/>
            <w:rPrChange w:id="217" w:author="Lanciani, Marcello" w:date="2023-10-04T10:38:00Z">
              <w:rPr>
                <w:rFonts w:ascii="Arial" w:hAnsi="Arial" w:cs="Arial"/>
                <w:sz w:val="20"/>
                <w:szCs w:val="20"/>
                <w:highlight w:val="yellow"/>
              </w:rPr>
            </w:rPrChange>
          </w:rPr>
          <w:t>E</w:t>
        </w:r>
        <w:r w:rsidR="00864E17" w:rsidRPr="00EC0B03">
          <w:rPr>
            <w:rFonts w:ascii="Arial" w:hAnsi="Arial" w:cs="Arial"/>
            <w:sz w:val="20"/>
            <w:szCs w:val="20"/>
            <w:highlight w:val="yellow"/>
            <w:lang w:val="de-AT"/>
          </w:rPr>
          <w:t>18</w:t>
        </w:r>
      </w:ins>
      <w:ins w:id="218" w:author="Puellbeck, Julia" w:date="2023-08-03T14:54:00Z">
        <w:r w:rsidR="00AE36BA" w:rsidRPr="00EC0B03">
          <w:rPr>
            <w:rFonts w:ascii="Arial" w:hAnsi="Arial" w:cs="Arial"/>
            <w:sz w:val="20"/>
            <w:szCs w:val="20"/>
            <w:highlight w:val="yellow"/>
            <w:lang w:val="de-AT"/>
            <w:rPrChange w:id="219" w:author="Lanciani, Marcello" w:date="2023-10-04T10:38:00Z">
              <w:rPr>
                <w:rFonts w:ascii="Arial" w:hAnsi="Arial" w:cs="Arial"/>
                <w:sz w:val="20"/>
                <w:szCs w:val="20"/>
                <w:highlight w:val="yellow"/>
              </w:rPr>
            </w:rPrChange>
          </w:rPr>
          <w:t xml:space="preserve">, </w:t>
        </w:r>
      </w:ins>
      <w:ins w:id="220" w:author="Puellbeck, Julia" w:date="2023-09-05T13:22:00Z">
        <w:r w:rsidR="00864E17" w:rsidRPr="00EC0B03">
          <w:rPr>
            <w:rFonts w:ascii="Arial" w:hAnsi="Arial" w:cs="Arial"/>
            <w:sz w:val="20"/>
            <w:szCs w:val="20"/>
            <w:highlight w:val="yellow"/>
            <w:lang w:val="de-AT"/>
          </w:rPr>
          <w:t>D</w:t>
        </w:r>
      </w:ins>
      <w:ins w:id="221" w:author="Puellbeck, Julia" w:date="2023-09-05T13:23:00Z">
        <w:r w:rsidR="00864E17" w:rsidRPr="00EC0B03">
          <w:rPr>
            <w:rFonts w:ascii="Arial" w:hAnsi="Arial" w:cs="Arial"/>
            <w:sz w:val="20"/>
            <w:szCs w:val="20"/>
            <w:highlight w:val="yellow"/>
            <w:lang w:val="de-AT"/>
          </w:rPr>
          <w:t>19</w:t>
        </w:r>
      </w:ins>
      <w:ins w:id="222" w:author="Puellbeck, Julia" w:date="2023-08-03T14:55:00Z">
        <w:r w:rsidR="00AE36BA" w:rsidRPr="00EC0B03">
          <w:rPr>
            <w:rFonts w:ascii="Arial" w:hAnsi="Arial" w:cs="Arial"/>
            <w:sz w:val="20"/>
            <w:szCs w:val="20"/>
            <w:highlight w:val="yellow"/>
            <w:lang w:val="de-AT"/>
            <w:rPrChange w:id="223" w:author="Lanciani, Marcello" w:date="2023-10-04T10:38:00Z">
              <w:rPr>
                <w:rFonts w:ascii="Arial" w:hAnsi="Arial" w:cs="Arial"/>
                <w:sz w:val="20"/>
                <w:szCs w:val="20"/>
                <w:highlight w:val="yellow"/>
              </w:rPr>
            </w:rPrChange>
          </w:rPr>
          <w:t xml:space="preserve"> &lt; </w:t>
        </w:r>
      </w:ins>
      <w:ins w:id="224" w:author="Puellbeck, Julia" w:date="2023-09-05T13:23:00Z">
        <w:r w:rsidR="00864E17" w:rsidRPr="00EC0B03">
          <w:rPr>
            <w:rFonts w:ascii="Arial" w:hAnsi="Arial" w:cs="Arial"/>
            <w:sz w:val="20"/>
            <w:szCs w:val="20"/>
            <w:highlight w:val="yellow"/>
            <w:lang w:val="de-AT"/>
            <w:rPrChange w:id="225" w:author="Lanciani, Marcello" w:date="2023-10-04T10:38:00Z">
              <w:rPr>
                <w:rFonts w:ascii="Arial" w:hAnsi="Arial" w:cs="Arial"/>
                <w:sz w:val="20"/>
                <w:szCs w:val="20"/>
                <w:highlight w:val="yellow"/>
              </w:rPr>
            </w:rPrChange>
          </w:rPr>
          <w:t>E</w:t>
        </w:r>
        <w:r w:rsidR="00864E17" w:rsidRPr="00EC0B03">
          <w:rPr>
            <w:rFonts w:ascii="Arial" w:hAnsi="Arial" w:cs="Arial"/>
            <w:sz w:val="20"/>
            <w:szCs w:val="20"/>
            <w:highlight w:val="yellow"/>
            <w:lang w:val="de-AT"/>
          </w:rPr>
          <w:t>19</w:t>
        </w:r>
      </w:ins>
      <w:ins w:id="226" w:author="Puellbeck, Julia" w:date="2023-08-03T14:55:00Z">
        <w:r w:rsidR="00AE36BA" w:rsidRPr="00EC0B03">
          <w:rPr>
            <w:rFonts w:ascii="Arial" w:hAnsi="Arial" w:cs="Arial"/>
            <w:sz w:val="20"/>
            <w:szCs w:val="20"/>
            <w:highlight w:val="yellow"/>
            <w:lang w:val="de-AT"/>
            <w:rPrChange w:id="227" w:author="Lanciani, Marcello" w:date="2023-10-04T10:38:00Z">
              <w:rPr>
                <w:rFonts w:ascii="Arial" w:hAnsi="Arial" w:cs="Arial"/>
                <w:sz w:val="20"/>
                <w:szCs w:val="20"/>
                <w:highlight w:val="yellow"/>
              </w:rPr>
            </w:rPrChange>
          </w:rPr>
          <w:t xml:space="preserve"> and </w:t>
        </w:r>
      </w:ins>
      <w:ins w:id="228" w:author="Puellbeck, Julia" w:date="2023-09-05T13:22:00Z">
        <w:r w:rsidR="00864E17" w:rsidRPr="00EC0B03">
          <w:rPr>
            <w:rFonts w:ascii="Arial" w:hAnsi="Arial" w:cs="Arial"/>
            <w:sz w:val="20"/>
            <w:szCs w:val="20"/>
            <w:highlight w:val="yellow"/>
            <w:lang w:val="de-AT"/>
          </w:rPr>
          <w:t>D</w:t>
        </w:r>
      </w:ins>
      <w:ins w:id="229" w:author="Puellbeck, Julia" w:date="2023-09-05T13:23:00Z">
        <w:r w:rsidR="00864E17" w:rsidRPr="00EC0B03">
          <w:rPr>
            <w:rFonts w:ascii="Arial" w:hAnsi="Arial" w:cs="Arial"/>
            <w:sz w:val="20"/>
            <w:szCs w:val="20"/>
            <w:highlight w:val="yellow"/>
            <w:lang w:val="de-AT"/>
          </w:rPr>
          <w:t>20</w:t>
        </w:r>
      </w:ins>
      <w:ins w:id="230" w:author="Puellbeck, Julia" w:date="2023-08-03T14:55:00Z">
        <w:r w:rsidR="00AE36BA" w:rsidRPr="00EC0B03">
          <w:rPr>
            <w:rFonts w:ascii="Arial" w:hAnsi="Arial" w:cs="Arial"/>
            <w:sz w:val="20"/>
            <w:szCs w:val="20"/>
            <w:highlight w:val="yellow"/>
            <w:lang w:val="de-AT"/>
            <w:rPrChange w:id="231" w:author="Lanciani, Marcello" w:date="2023-10-04T10:38:00Z">
              <w:rPr>
                <w:rFonts w:ascii="Arial" w:hAnsi="Arial" w:cs="Arial"/>
                <w:sz w:val="20"/>
                <w:szCs w:val="20"/>
                <w:highlight w:val="yellow"/>
              </w:rPr>
            </w:rPrChange>
          </w:rPr>
          <w:t xml:space="preserve"> &lt; </w:t>
        </w:r>
      </w:ins>
      <w:ins w:id="232" w:author="Puellbeck, Julia" w:date="2023-09-05T13:23:00Z">
        <w:r w:rsidR="00864E17" w:rsidRPr="00EC0B03">
          <w:rPr>
            <w:rFonts w:ascii="Arial" w:hAnsi="Arial" w:cs="Arial"/>
            <w:sz w:val="20"/>
            <w:szCs w:val="20"/>
            <w:highlight w:val="yellow"/>
            <w:lang w:val="de-AT"/>
            <w:rPrChange w:id="233" w:author="Lanciani, Marcello" w:date="2023-10-04T10:38:00Z">
              <w:rPr>
                <w:rFonts w:ascii="Arial" w:hAnsi="Arial" w:cs="Arial"/>
                <w:sz w:val="20"/>
                <w:szCs w:val="20"/>
                <w:highlight w:val="yellow"/>
              </w:rPr>
            </w:rPrChange>
          </w:rPr>
          <w:t>E</w:t>
        </w:r>
      </w:ins>
      <w:ins w:id="234" w:author="Puellbeck, Julia" w:date="2023-08-03T14:55:00Z">
        <w:r w:rsidR="00AE36BA" w:rsidRPr="00EC0B03">
          <w:rPr>
            <w:rFonts w:ascii="Arial" w:hAnsi="Arial" w:cs="Arial"/>
            <w:sz w:val="20"/>
            <w:szCs w:val="20"/>
            <w:highlight w:val="yellow"/>
            <w:lang w:val="de-AT"/>
            <w:rPrChange w:id="235" w:author="Lanciani, Marcello" w:date="2023-10-04T10:38:00Z">
              <w:rPr>
                <w:rFonts w:ascii="Arial" w:hAnsi="Arial" w:cs="Arial"/>
                <w:sz w:val="20"/>
                <w:szCs w:val="20"/>
                <w:highlight w:val="yellow"/>
              </w:rPr>
            </w:rPrChange>
          </w:rPr>
          <w:t>2</w:t>
        </w:r>
      </w:ins>
      <w:ins w:id="236" w:author="Puellbeck, Julia" w:date="2023-09-05T13:23:00Z">
        <w:r w:rsidR="00864E17" w:rsidRPr="00EC0B03">
          <w:rPr>
            <w:rFonts w:ascii="Arial" w:hAnsi="Arial" w:cs="Arial"/>
            <w:sz w:val="20"/>
            <w:szCs w:val="20"/>
            <w:highlight w:val="yellow"/>
            <w:lang w:val="de-AT"/>
          </w:rPr>
          <w:t>0</w:t>
        </w:r>
      </w:ins>
      <w:ins w:id="237" w:author="Puellbeck, Julia" w:date="2023-08-03T14:54:00Z">
        <w:r w:rsidR="00AE36BA" w:rsidRPr="00EC0B03">
          <w:rPr>
            <w:rFonts w:ascii="Arial" w:hAnsi="Arial" w:cs="Arial"/>
            <w:sz w:val="20"/>
            <w:szCs w:val="20"/>
            <w:highlight w:val="yellow"/>
            <w:lang w:val="de-AT"/>
            <w:rPrChange w:id="238" w:author="Lanciani, Marcello" w:date="2023-10-04T10:38:00Z">
              <w:rPr>
                <w:rFonts w:ascii="Arial" w:hAnsi="Arial" w:cs="Arial"/>
                <w:sz w:val="20"/>
                <w:szCs w:val="20"/>
                <w:highlight w:val="yellow"/>
              </w:rPr>
            </w:rPrChange>
          </w:rPr>
          <w:t>.</w:t>
        </w:r>
      </w:ins>
    </w:p>
    <w:p w14:paraId="73CAE69E" w14:textId="385D0471" w:rsidR="00B7163B" w:rsidRPr="00EC0B03" w:rsidRDefault="00B7163B" w:rsidP="00EC0B03">
      <w:pPr>
        <w:pStyle w:val="ListParagraph"/>
        <w:numPr>
          <w:ilvl w:val="0"/>
          <w:numId w:val="13"/>
        </w:numPr>
        <w:spacing w:before="120" w:after="200" w:line="276" w:lineRule="auto"/>
        <w:ind w:left="714" w:hanging="357"/>
        <w:jc w:val="left"/>
        <w:rPr>
          <w:ins w:id="239" w:author="Puellbeck, Julia" w:date="2023-08-03T15:15:00Z"/>
          <w:rFonts w:ascii="Arial" w:hAnsi="Arial" w:cs="Arial"/>
          <w:sz w:val="20"/>
          <w:szCs w:val="20"/>
          <w:highlight w:val="yellow"/>
        </w:rPr>
      </w:pPr>
      <w:ins w:id="240" w:author="Puellbeck, Julia" w:date="2023-08-03T15:20:00Z">
        <w:r w:rsidRPr="00EC0B03">
          <w:rPr>
            <w:rFonts w:ascii="Arial" w:hAnsi="Arial" w:cs="Arial"/>
            <w:sz w:val="20"/>
            <w:szCs w:val="20"/>
            <w:highlight w:val="yellow"/>
          </w:rPr>
          <w:t xml:space="preserve">Values in cells </w:t>
        </w:r>
      </w:ins>
      <w:ins w:id="241" w:author="Puellbeck, Julia" w:date="2023-09-05T13:25:00Z">
        <w:r w:rsidR="00864E17" w:rsidRPr="00EC0B03">
          <w:rPr>
            <w:rFonts w:ascii="Arial" w:hAnsi="Arial" w:cs="Arial"/>
            <w:sz w:val="20"/>
            <w:szCs w:val="20"/>
            <w:highlight w:val="yellow"/>
          </w:rPr>
          <w:t>G7</w:t>
        </w:r>
      </w:ins>
      <w:ins w:id="242" w:author="Puellbeck, Julia" w:date="2023-08-03T15:20:00Z">
        <w:r w:rsidRPr="00EC0B03">
          <w:rPr>
            <w:rFonts w:ascii="Arial" w:hAnsi="Arial" w:cs="Arial"/>
            <w:sz w:val="20"/>
            <w:szCs w:val="20"/>
            <w:highlight w:val="yellow"/>
          </w:rPr>
          <w:t>:</w:t>
        </w:r>
      </w:ins>
      <w:ins w:id="243" w:author="Puellbeck, Julia" w:date="2023-09-05T13:25:00Z">
        <w:r w:rsidR="00864E17" w:rsidRPr="00EC0B03">
          <w:rPr>
            <w:rFonts w:ascii="Arial" w:hAnsi="Arial" w:cs="Arial"/>
            <w:sz w:val="20"/>
            <w:szCs w:val="20"/>
            <w:highlight w:val="yellow"/>
          </w:rPr>
          <w:t>G</w:t>
        </w:r>
      </w:ins>
      <w:ins w:id="244" w:author="Puellbeck, Julia" w:date="2023-08-03T15:20:00Z">
        <w:r w:rsidRPr="00EC0B03">
          <w:rPr>
            <w:rFonts w:ascii="Arial" w:hAnsi="Arial" w:cs="Arial"/>
            <w:sz w:val="20"/>
            <w:szCs w:val="20"/>
            <w:highlight w:val="yellow"/>
          </w:rPr>
          <w:t>1</w:t>
        </w:r>
      </w:ins>
      <w:ins w:id="245" w:author="Puellbeck, Julia" w:date="2023-09-05T13:28:00Z">
        <w:r w:rsidR="00864E17" w:rsidRPr="00EC0B03">
          <w:rPr>
            <w:rFonts w:ascii="Arial" w:hAnsi="Arial" w:cs="Arial"/>
            <w:sz w:val="20"/>
            <w:szCs w:val="20"/>
            <w:highlight w:val="yellow"/>
          </w:rPr>
          <w:t>0</w:t>
        </w:r>
      </w:ins>
      <w:ins w:id="246" w:author="Puellbeck, Julia" w:date="2023-08-03T15:20:00Z">
        <w:r w:rsidRPr="00EC0B03">
          <w:rPr>
            <w:rFonts w:ascii="Arial" w:hAnsi="Arial" w:cs="Arial"/>
            <w:sz w:val="20"/>
            <w:szCs w:val="20"/>
            <w:highlight w:val="yellow"/>
          </w:rPr>
          <w:t xml:space="preserve"> should be reported as an </w:t>
        </w:r>
      </w:ins>
      <w:ins w:id="247" w:author="Puellbeck, Julia" w:date="2023-08-03T16:37:00Z">
        <w:r w:rsidR="00813856" w:rsidRPr="00EC0B03">
          <w:rPr>
            <w:rFonts w:ascii="Arial" w:hAnsi="Arial" w:cs="Arial"/>
            <w:sz w:val="20"/>
            <w:szCs w:val="20"/>
            <w:highlight w:val="yellow"/>
            <w:rPrChange w:id="248" w:author="Lanciani, Marcello" w:date="2023-10-04T10:38:00Z">
              <w:rPr>
                <w:rFonts w:ascii="Arial" w:hAnsi="Arial" w:cs="Arial"/>
                <w:sz w:val="20"/>
                <w:szCs w:val="20"/>
                <w:highlight w:val="green"/>
              </w:rPr>
            </w:rPrChange>
          </w:rPr>
          <w:t>integer</w:t>
        </w:r>
      </w:ins>
      <w:ins w:id="249" w:author="Puellbeck, Julia" w:date="2023-08-03T15:20:00Z">
        <w:r w:rsidRPr="00EC0B03">
          <w:rPr>
            <w:rFonts w:ascii="Arial" w:hAnsi="Arial" w:cs="Arial"/>
            <w:sz w:val="20"/>
            <w:szCs w:val="20"/>
            <w:highlight w:val="yellow"/>
          </w:rPr>
          <w:t>.</w:t>
        </w:r>
      </w:ins>
    </w:p>
    <w:p w14:paraId="38EF1279" w14:textId="64D43C7C" w:rsidR="00B7163B" w:rsidRPr="00EC0B03" w:rsidRDefault="00B7163B" w:rsidP="00EC0B03">
      <w:pPr>
        <w:pStyle w:val="ListParagraph"/>
        <w:numPr>
          <w:ilvl w:val="0"/>
          <w:numId w:val="13"/>
        </w:numPr>
        <w:spacing w:before="120" w:after="200" w:line="276" w:lineRule="auto"/>
        <w:ind w:left="714" w:hanging="357"/>
        <w:jc w:val="left"/>
        <w:rPr>
          <w:ins w:id="250" w:author="Puellbeck, Julia" w:date="2023-08-03T15:18:00Z"/>
          <w:rFonts w:ascii="Arial" w:hAnsi="Arial" w:cs="Arial"/>
          <w:sz w:val="20"/>
          <w:szCs w:val="20"/>
          <w:highlight w:val="yellow"/>
        </w:rPr>
      </w:pPr>
      <w:ins w:id="251" w:author="Puellbeck, Julia" w:date="2023-08-03T15:16:00Z">
        <w:r w:rsidRPr="00EC0B03">
          <w:rPr>
            <w:rFonts w:ascii="Arial" w:hAnsi="Arial" w:cs="Arial"/>
            <w:sz w:val="20"/>
            <w:szCs w:val="20"/>
            <w:highlight w:val="yellow"/>
          </w:rPr>
          <w:t xml:space="preserve">Values in cells </w:t>
        </w:r>
      </w:ins>
      <w:ins w:id="252" w:author="Puellbeck, Julia" w:date="2023-09-05T13:29:00Z">
        <w:r w:rsidR="00864E17" w:rsidRPr="00EC0B03">
          <w:rPr>
            <w:rFonts w:ascii="Arial" w:hAnsi="Arial" w:cs="Arial"/>
            <w:sz w:val="20"/>
            <w:szCs w:val="20"/>
            <w:highlight w:val="yellow"/>
          </w:rPr>
          <w:t>D7</w:t>
        </w:r>
      </w:ins>
      <w:ins w:id="253" w:author="Puellbeck, Julia" w:date="2023-08-03T15:16:00Z">
        <w:r w:rsidRPr="00EC0B03">
          <w:rPr>
            <w:rFonts w:ascii="Arial" w:hAnsi="Arial" w:cs="Arial"/>
            <w:sz w:val="20"/>
            <w:szCs w:val="20"/>
            <w:highlight w:val="yellow"/>
          </w:rPr>
          <w:t>:</w:t>
        </w:r>
      </w:ins>
      <w:ins w:id="254" w:author="Puellbeck, Julia" w:date="2023-09-05T13:29:00Z">
        <w:r w:rsidR="00864E17" w:rsidRPr="00EC0B03">
          <w:rPr>
            <w:rFonts w:ascii="Arial" w:hAnsi="Arial" w:cs="Arial"/>
            <w:sz w:val="20"/>
            <w:szCs w:val="20"/>
            <w:highlight w:val="yellow"/>
          </w:rPr>
          <w:t>F</w:t>
        </w:r>
      </w:ins>
      <w:ins w:id="255" w:author="Puellbeck, Julia" w:date="2023-08-03T15:16:00Z">
        <w:r w:rsidRPr="00EC0B03">
          <w:rPr>
            <w:rFonts w:ascii="Arial" w:hAnsi="Arial" w:cs="Arial"/>
            <w:sz w:val="20"/>
            <w:szCs w:val="20"/>
            <w:highlight w:val="yellow"/>
          </w:rPr>
          <w:t>1</w:t>
        </w:r>
      </w:ins>
      <w:ins w:id="256" w:author="Puellbeck, Julia" w:date="2023-09-05T13:29:00Z">
        <w:r w:rsidR="00864E17" w:rsidRPr="00EC0B03">
          <w:rPr>
            <w:rFonts w:ascii="Arial" w:hAnsi="Arial" w:cs="Arial"/>
            <w:sz w:val="20"/>
            <w:szCs w:val="20"/>
            <w:highlight w:val="yellow"/>
          </w:rPr>
          <w:t>0</w:t>
        </w:r>
      </w:ins>
      <w:ins w:id="257" w:author="Puellbeck, Julia" w:date="2023-08-03T15:16:00Z">
        <w:r w:rsidRPr="00EC0B03">
          <w:rPr>
            <w:rFonts w:ascii="Arial" w:hAnsi="Arial" w:cs="Arial"/>
            <w:sz w:val="20"/>
            <w:szCs w:val="20"/>
            <w:highlight w:val="yellow"/>
          </w:rPr>
          <w:t xml:space="preserve"> should be ≥ 0</w:t>
        </w:r>
      </w:ins>
      <w:ins w:id="258" w:author="Puellbeck, Julia" w:date="2023-08-03T15:17:00Z">
        <w:r w:rsidRPr="00EC0B03">
          <w:rPr>
            <w:rFonts w:ascii="Arial" w:hAnsi="Arial" w:cs="Arial"/>
            <w:sz w:val="20"/>
            <w:szCs w:val="20"/>
            <w:highlight w:val="yellow"/>
          </w:rPr>
          <w:t>.</w:t>
        </w:r>
      </w:ins>
    </w:p>
    <w:p w14:paraId="1DA9FD8F" w14:textId="0CE1C7E2" w:rsidR="00B7163B" w:rsidRPr="00EC0B03" w:rsidRDefault="00B7163B" w:rsidP="00EC0B03">
      <w:pPr>
        <w:pStyle w:val="ListParagraph"/>
        <w:numPr>
          <w:ilvl w:val="0"/>
          <w:numId w:val="13"/>
        </w:numPr>
        <w:spacing w:before="120" w:after="200" w:line="276" w:lineRule="auto"/>
        <w:ind w:left="714" w:hanging="357"/>
        <w:jc w:val="left"/>
        <w:rPr>
          <w:ins w:id="259" w:author="Puellbeck, Julia" w:date="2023-08-03T15:17:00Z"/>
          <w:rFonts w:ascii="Arial" w:hAnsi="Arial" w:cs="Arial"/>
          <w:sz w:val="20"/>
          <w:szCs w:val="20"/>
          <w:highlight w:val="yellow"/>
        </w:rPr>
      </w:pPr>
      <w:ins w:id="260" w:author="Puellbeck, Julia" w:date="2023-08-03T15:18:00Z">
        <w:r w:rsidRPr="00EC0B03">
          <w:rPr>
            <w:rFonts w:ascii="Arial" w:hAnsi="Arial" w:cs="Arial"/>
            <w:sz w:val="20"/>
            <w:szCs w:val="20"/>
            <w:highlight w:val="yellow"/>
          </w:rPr>
          <w:t xml:space="preserve">Values in cells </w:t>
        </w:r>
      </w:ins>
      <w:ins w:id="261" w:author="Puellbeck, Julia" w:date="2023-09-05T13:26:00Z">
        <w:r w:rsidR="00864E17" w:rsidRPr="00EC0B03">
          <w:rPr>
            <w:rFonts w:ascii="Arial" w:hAnsi="Arial" w:cs="Arial"/>
            <w:sz w:val="20"/>
            <w:szCs w:val="20"/>
            <w:highlight w:val="yellow"/>
          </w:rPr>
          <w:t>G7:G1</w:t>
        </w:r>
      </w:ins>
      <w:ins w:id="262" w:author="Puellbeck, Julia" w:date="2023-09-05T13:28:00Z">
        <w:r w:rsidR="00864E17" w:rsidRPr="00EC0B03">
          <w:rPr>
            <w:rFonts w:ascii="Arial" w:hAnsi="Arial" w:cs="Arial"/>
            <w:sz w:val="20"/>
            <w:szCs w:val="20"/>
            <w:highlight w:val="yellow"/>
          </w:rPr>
          <w:t>0</w:t>
        </w:r>
      </w:ins>
      <w:ins w:id="263" w:author="Puellbeck, Julia" w:date="2023-09-05T13:26:00Z">
        <w:r w:rsidR="00864E17" w:rsidRPr="00EC0B03">
          <w:rPr>
            <w:rFonts w:ascii="Arial" w:hAnsi="Arial" w:cs="Arial"/>
            <w:sz w:val="20"/>
            <w:szCs w:val="20"/>
            <w:highlight w:val="yellow"/>
          </w:rPr>
          <w:t xml:space="preserve"> </w:t>
        </w:r>
      </w:ins>
      <w:ins w:id="264" w:author="Puellbeck, Julia" w:date="2023-08-03T15:18:00Z">
        <w:r w:rsidRPr="00EC0B03">
          <w:rPr>
            <w:rFonts w:ascii="Arial" w:hAnsi="Arial" w:cs="Arial"/>
            <w:sz w:val="20"/>
            <w:szCs w:val="20"/>
            <w:highlight w:val="yellow"/>
          </w:rPr>
          <w:t>should be between 0 ≤ X ≤ 90.</w:t>
        </w:r>
      </w:ins>
    </w:p>
    <w:p w14:paraId="4E7E5296" w14:textId="7F93E550" w:rsidR="00864E17" w:rsidRPr="00EC0B03" w:rsidRDefault="00B7163B" w:rsidP="00EC0B03">
      <w:pPr>
        <w:pStyle w:val="ListParagraph"/>
        <w:numPr>
          <w:ilvl w:val="0"/>
          <w:numId w:val="13"/>
        </w:numPr>
        <w:spacing w:before="120" w:after="200" w:line="276" w:lineRule="auto"/>
        <w:ind w:left="714" w:hanging="357"/>
        <w:jc w:val="left"/>
        <w:rPr>
          <w:ins w:id="265" w:author="Puellbeck, Julia" w:date="2023-08-03T13:12:00Z"/>
          <w:rFonts w:ascii="Arial" w:hAnsi="Arial" w:cs="Arial"/>
          <w:sz w:val="20"/>
          <w:szCs w:val="20"/>
          <w:highlight w:val="yellow"/>
          <w:rPrChange w:id="266" w:author="Lanciani, Marcello" w:date="2023-10-04T10:38:00Z">
            <w:rPr>
              <w:ins w:id="267" w:author="Puellbeck, Julia" w:date="2023-08-03T13:12:00Z"/>
              <w:highlight w:val="yellow"/>
            </w:rPr>
          </w:rPrChange>
        </w:rPr>
      </w:pPr>
      <w:ins w:id="268" w:author="Puellbeck, Julia" w:date="2023-08-03T15:17:00Z">
        <w:r w:rsidRPr="00EC0B03">
          <w:rPr>
            <w:rFonts w:ascii="Arial" w:hAnsi="Arial" w:cs="Arial"/>
            <w:sz w:val="20"/>
            <w:szCs w:val="20"/>
            <w:highlight w:val="yellow"/>
          </w:rPr>
          <w:t xml:space="preserve">Values in cells </w:t>
        </w:r>
      </w:ins>
      <w:ins w:id="269" w:author="Puellbeck, Julia" w:date="2023-09-05T13:28:00Z">
        <w:r w:rsidR="00864E17" w:rsidRPr="00EC0B03">
          <w:rPr>
            <w:rFonts w:ascii="Arial" w:hAnsi="Arial" w:cs="Arial"/>
            <w:sz w:val="20"/>
            <w:szCs w:val="20"/>
            <w:highlight w:val="yellow"/>
          </w:rPr>
          <w:t>D</w:t>
        </w:r>
      </w:ins>
      <w:ins w:id="270" w:author="Puellbeck, Julia" w:date="2023-08-03T15:17:00Z">
        <w:r w:rsidRPr="00EC0B03">
          <w:rPr>
            <w:rFonts w:ascii="Arial" w:hAnsi="Arial" w:cs="Arial"/>
            <w:sz w:val="20"/>
            <w:szCs w:val="20"/>
            <w:highlight w:val="yellow"/>
          </w:rPr>
          <w:t>1</w:t>
        </w:r>
      </w:ins>
      <w:ins w:id="271" w:author="Puellbeck, Julia" w:date="2023-09-05T13:28:00Z">
        <w:r w:rsidR="00864E17" w:rsidRPr="00EC0B03">
          <w:rPr>
            <w:rFonts w:ascii="Arial" w:hAnsi="Arial" w:cs="Arial"/>
            <w:sz w:val="20"/>
            <w:szCs w:val="20"/>
            <w:highlight w:val="yellow"/>
          </w:rPr>
          <w:t>6</w:t>
        </w:r>
      </w:ins>
      <w:ins w:id="272" w:author="Puellbeck, Julia" w:date="2023-08-03T15:17:00Z">
        <w:r w:rsidRPr="00EC0B03">
          <w:rPr>
            <w:rFonts w:ascii="Arial" w:hAnsi="Arial" w:cs="Arial"/>
            <w:sz w:val="20"/>
            <w:szCs w:val="20"/>
            <w:highlight w:val="yellow"/>
          </w:rPr>
          <w:t>:</w:t>
        </w:r>
      </w:ins>
      <w:ins w:id="273" w:author="Puellbeck, Julia" w:date="2023-09-05T13:28:00Z">
        <w:r w:rsidR="00864E17" w:rsidRPr="00EC0B03">
          <w:rPr>
            <w:rFonts w:ascii="Arial" w:hAnsi="Arial" w:cs="Arial"/>
            <w:sz w:val="20"/>
            <w:szCs w:val="20"/>
            <w:highlight w:val="yellow"/>
          </w:rPr>
          <w:t>E</w:t>
        </w:r>
      </w:ins>
      <w:ins w:id="274" w:author="Puellbeck, Julia" w:date="2023-08-03T15:17:00Z">
        <w:r w:rsidRPr="00EC0B03">
          <w:rPr>
            <w:rFonts w:ascii="Arial" w:hAnsi="Arial" w:cs="Arial"/>
            <w:sz w:val="20"/>
            <w:szCs w:val="20"/>
            <w:highlight w:val="yellow"/>
          </w:rPr>
          <w:t>2</w:t>
        </w:r>
      </w:ins>
      <w:ins w:id="275" w:author="Puellbeck, Julia" w:date="2023-09-05T13:28:00Z">
        <w:r w:rsidR="00864E17" w:rsidRPr="00EC0B03">
          <w:rPr>
            <w:rFonts w:ascii="Arial" w:hAnsi="Arial" w:cs="Arial"/>
            <w:sz w:val="20"/>
            <w:szCs w:val="20"/>
            <w:highlight w:val="yellow"/>
          </w:rPr>
          <w:t>0</w:t>
        </w:r>
      </w:ins>
      <w:ins w:id="276" w:author="Puellbeck, Julia" w:date="2023-08-03T15:17:00Z">
        <w:r w:rsidRPr="00EC0B03">
          <w:rPr>
            <w:rFonts w:ascii="Arial" w:hAnsi="Arial" w:cs="Arial"/>
            <w:sz w:val="20"/>
            <w:szCs w:val="20"/>
            <w:highlight w:val="yellow"/>
          </w:rPr>
          <w:t xml:space="preserve"> should be ≥ 0.</w:t>
        </w:r>
      </w:ins>
    </w:p>
    <w:p w14:paraId="3CFB0322" w14:textId="01DDA90D" w:rsidR="00E20114" w:rsidRPr="00EC0B03" w:rsidRDefault="00E20114" w:rsidP="00EC0B03">
      <w:pPr>
        <w:spacing w:before="120" w:after="200" w:line="276" w:lineRule="auto"/>
        <w:jc w:val="left"/>
        <w:rPr>
          <w:ins w:id="277" w:author="Puellbeck, Julia" w:date="2023-08-03T13:12:00Z"/>
          <w:rFonts w:ascii="Arial" w:hAnsi="Arial" w:cs="Arial"/>
          <w:sz w:val="20"/>
          <w:szCs w:val="20"/>
          <w:highlight w:val="yellow"/>
        </w:rPr>
      </w:pPr>
      <w:ins w:id="278" w:author="Puellbeck, Julia" w:date="2023-08-03T13:12:00Z">
        <w:r w:rsidRPr="00EC0B03">
          <w:rPr>
            <w:rFonts w:ascii="Arial" w:hAnsi="Arial" w:cs="Arial"/>
            <w:sz w:val="20"/>
            <w:szCs w:val="20"/>
            <w:highlight w:val="yellow"/>
          </w:rPr>
          <w:t>Sheet “4_SFX”</w:t>
        </w:r>
      </w:ins>
      <w:ins w:id="279" w:author="Puellbeck, Julia" w:date="2023-08-03T13:13:00Z">
        <w:r w:rsidRPr="00EC0B03">
          <w:rPr>
            <w:rFonts w:ascii="Arial" w:hAnsi="Arial" w:cs="Arial"/>
            <w:sz w:val="20"/>
            <w:szCs w:val="20"/>
            <w:highlight w:val="yellow"/>
          </w:rPr>
          <w:t>:</w:t>
        </w:r>
      </w:ins>
    </w:p>
    <w:p w14:paraId="04B40EAA" w14:textId="0EDD0EE7" w:rsidR="00E20114" w:rsidRPr="00EC0B03" w:rsidRDefault="00E20114" w:rsidP="00EC0B03">
      <w:pPr>
        <w:pStyle w:val="ListParagraph"/>
        <w:numPr>
          <w:ilvl w:val="0"/>
          <w:numId w:val="13"/>
        </w:numPr>
        <w:spacing w:before="120" w:after="200" w:line="276" w:lineRule="auto"/>
        <w:ind w:left="714" w:hanging="357"/>
        <w:jc w:val="left"/>
        <w:rPr>
          <w:ins w:id="280" w:author="Puellbeck, Julia" w:date="2023-08-03T15:36:00Z"/>
          <w:rFonts w:ascii="Arial" w:hAnsi="Arial" w:cs="Arial"/>
          <w:sz w:val="20"/>
          <w:szCs w:val="20"/>
          <w:highlight w:val="yellow"/>
        </w:rPr>
      </w:pPr>
      <w:ins w:id="281" w:author="Puellbeck, Julia" w:date="2023-08-03T13:12:00Z">
        <w:r w:rsidRPr="00EC0B03">
          <w:rPr>
            <w:rFonts w:ascii="Arial" w:hAnsi="Arial" w:cs="Arial"/>
            <w:sz w:val="20"/>
            <w:szCs w:val="20"/>
            <w:highlight w:val="yellow"/>
            <w:rPrChange w:id="282" w:author="Lanciani, Marcello" w:date="2023-10-04T10:38:00Z">
              <w:rPr>
                <w:rFonts w:ascii="Arial" w:hAnsi="Arial" w:cs="Arial"/>
                <w:sz w:val="20"/>
                <w:szCs w:val="20"/>
              </w:rPr>
            </w:rPrChange>
          </w:rPr>
          <w:t xml:space="preserve">Values in cells C9:C28 should </w:t>
        </w:r>
      </w:ins>
      <w:ins w:id="283" w:author="Puellbeck, Julia" w:date="2023-08-03T14:46:00Z">
        <w:r w:rsidR="00D227D0" w:rsidRPr="00EC0B03">
          <w:rPr>
            <w:rFonts w:ascii="Arial" w:hAnsi="Arial" w:cs="Arial"/>
            <w:sz w:val="20"/>
            <w:szCs w:val="20"/>
            <w:highlight w:val="yellow"/>
          </w:rPr>
          <w:t xml:space="preserve">be </w:t>
        </w:r>
      </w:ins>
      <w:ins w:id="284" w:author="Puellbeck, Julia" w:date="2023-08-03T13:12:00Z">
        <w:r w:rsidRPr="00EC0B03">
          <w:rPr>
            <w:rFonts w:ascii="Arial" w:hAnsi="Arial" w:cs="Arial"/>
            <w:sz w:val="20"/>
            <w:szCs w:val="20"/>
            <w:highlight w:val="yellow"/>
            <w:rPrChange w:id="285" w:author="Lanciani, Marcello" w:date="2023-10-04T10:38:00Z">
              <w:rPr>
                <w:rFonts w:ascii="Arial" w:hAnsi="Arial" w:cs="Arial"/>
                <w:sz w:val="20"/>
                <w:szCs w:val="20"/>
              </w:rPr>
            </w:rPrChange>
          </w:rPr>
          <w:t>3 characters text</w:t>
        </w:r>
        <w:r w:rsidRPr="00EC0B03">
          <w:rPr>
            <w:rFonts w:ascii="Arial" w:hAnsi="Arial" w:cs="Arial"/>
            <w:sz w:val="20"/>
            <w:szCs w:val="20"/>
            <w:highlight w:val="yellow"/>
          </w:rPr>
          <w:t>.</w:t>
        </w:r>
      </w:ins>
    </w:p>
    <w:p w14:paraId="519170D5" w14:textId="577623D4" w:rsidR="00581158" w:rsidRPr="00EC0B03" w:rsidRDefault="00581158" w:rsidP="00EC0B03">
      <w:pPr>
        <w:pStyle w:val="ListParagraph"/>
        <w:numPr>
          <w:ilvl w:val="0"/>
          <w:numId w:val="13"/>
        </w:numPr>
        <w:spacing w:before="120" w:after="200" w:line="276" w:lineRule="auto"/>
        <w:ind w:left="714" w:hanging="357"/>
        <w:jc w:val="left"/>
        <w:rPr>
          <w:ins w:id="286" w:author="Puellbeck, Julia" w:date="2023-08-04T15:48:00Z"/>
          <w:rFonts w:ascii="Arial" w:hAnsi="Arial" w:cs="Arial"/>
          <w:sz w:val="20"/>
          <w:szCs w:val="20"/>
          <w:highlight w:val="yellow"/>
        </w:rPr>
      </w:pPr>
      <w:ins w:id="287" w:author="Puellbeck, Julia" w:date="2023-08-03T15:36:00Z">
        <w:r w:rsidRPr="00EC0B03">
          <w:rPr>
            <w:rFonts w:ascii="Arial" w:hAnsi="Arial" w:cs="Arial"/>
            <w:sz w:val="20"/>
            <w:szCs w:val="20"/>
            <w:highlight w:val="yellow"/>
            <w:rPrChange w:id="288" w:author="Lanciani, Marcello" w:date="2023-10-04T10:38:00Z">
              <w:rPr>
                <w:rFonts w:ascii="Arial" w:hAnsi="Arial" w:cs="Arial"/>
                <w:sz w:val="20"/>
                <w:szCs w:val="20"/>
              </w:rPr>
            </w:rPrChange>
          </w:rPr>
          <w:t>Values in cells N</w:t>
        </w:r>
      </w:ins>
      <w:ins w:id="289" w:author="Puellbeck, Julia" w:date="2023-08-03T15:37:00Z">
        <w:r w:rsidRPr="00EC0B03">
          <w:rPr>
            <w:rFonts w:ascii="Arial" w:hAnsi="Arial" w:cs="Arial"/>
            <w:sz w:val="20"/>
            <w:szCs w:val="20"/>
            <w:highlight w:val="yellow"/>
            <w:rPrChange w:id="290" w:author="Lanciani, Marcello" w:date="2023-10-04T10:38:00Z">
              <w:rPr>
                <w:rFonts w:ascii="Arial" w:hAnsi="Arial" w:cs="Arial"/>
                <w:sz w:val="20"/>
                <w:szCs w:val="20"/>
              </w:rPr>
            </w:rPrChange>
          </w:rPr>
          <w:t>9:28</w:t>
        </w:r>
      </w:ins>
      <w:ins w:id="291" w:author="Puellbeck, Julia" w:date="2023-08-03T15:36:00Z">
        <w:r w:rsidRPr="00EC0B03">
          <w:rPr>
            <w:rFonts w:ascii="Arial" w:hAnsi="Arial" w:cs="Arial"/>
            <w:sz w:val="20"/>
            <w:szCs w:val="20"/>
            <w:highlight w:val="yellow"/>
            <w:rPrChange w:id="292" w:author="Lanciani, Marcello" w:date="2023-10-04T10:38:00Z">
              <w:rPr>
                <w:rFonts w:ascii="Arial" w:hAnsi="Arial" w:cs="Arial"/>
                <w:sz w:val="20"/>
                <w:szCs w:val="20"/>
              </w:rPr>
            </w:rPrChange>
          </w:rPr>
          <w:t xml:space="preserve"> should be between 0 ≤ X ≤ 1</w:t>
        </w:r>
      </w:ins>
      <w:ins w:id="293" w:author="Puellbeck, Julia" w:date="2023-08-03T15:37:00Z">
        <w:r w:rsidRPr="00EC0B03">
          <w:rPr>
            <w:rFonts w:ascii="Arial" w:hAnsi="Arial" w:cs="Arial"/>
            <w:sz w:val="20"/>
            <w:szCs w:val="20"/>
            <w:highlight w:val="yellow"/>
            <w:rPrChange w:id="294" w:author="Lanciani, Marcello" w:date="2023-10-04T10:38:00Z">
              <w:rPr>
                <w:rFonts w:ascii="Arial" w:hAnsi="Arial" w:cs="Arial"/>
                <w:sz w:val="20"/>
                <w:szCs w:val="20"/>
              </w:rPr>
            </w:rPrChange>
          </w:rPr>
          <w:t>.</w:t>
        </w:r>
      </w:ins>
    </w:p>
    <w:p w14:paraId="6A495CD3" w14:textId="58A8ACC2" w:rsidR="00AD11B6" w:rsidRPr="00EC0B03" w:rsidRDefault="00AD11B6" w:rsidP="00EC0B03">
      <w:pPr>
        <w:pStyle w:val="ListParagraph"/>
        <w:numPr>
          <w:ilvl w:val="0"/>
          <w:numId w:val="13"/>
        </w:numPr>
        <w:spacing w:before="120" w:after="200" w:line="276" w:lineRule="auto"/>
        <w:ind w:left="714" w:hanging="357"/>
        <w:jc w:val="left"/>
        <w:rPr>
          <w:ins w:id="295" w:author="Puellbeck, Julia" w:date="2023-08-03T13:12:00Z"/>
          <w:rFonts w:ascii="Arial" w:hAnsi="Arial" w:cs="Arial"/>
          <w:sz w:val="20"/>
          <w:szCs w:val="20"/>
          <w:highlight w:val="yellow"/>
        </w:rPr>
      </w:pPr>
      <w:ins w:id="296" w:author="Puellbeck, Julia" w:date="2023-08-04T15:51:00Z">
        <w:r w:rsidRPr="00EC0B03">
          <w:rPr>
            <w:rFonts w:ascii="Arial" w:hAnsi="Arial" w:cs="Arial"/>
            <w:sz w:val="20"/>
            <w:szCs w:val="20"/>
            <w:highlight w:val="yellow"/>
          </w:rPr>
          <w:t>For each respective currency (</w:t>
        </w:r>
      </w:ins>
      <w:ins w:id="297" w:author="Puellbeck, Julia" w:date="2023-08-04T15:52:00Z">
        <w:r w:rsidRPr="00EC0B03">
          <w:rPr>
            <w:rFonts w:ascii="Arial" w:hAnsi="Arial" w:cs="Arial"/>
            <w:sz w:val="20"/>
            <w:szCs w:val="20"/>
            <w:highlight w:val="yellow"/>
          </w:rPr>
          <w:t xml:space="preserve">the respective </w:t>
        </w:r>
      </w:ins>
      <w:ins w:id="298" w:author="Puellbeck, Julia" w:date="2023-08-04T15:51:00Z">
        <w:r w:rsidRPr="00EC0B03">
          <w:rPr>
            <w:rFonts w:ascii="Arial" w:hAnsi="Arial" w:cs="Arial"/>
            <w:sz w:val="20"/>
            <w:szCs w:val="20"/>
            <w:highlight w:val="yellow"/>
          </w:rPr>
          <w:t xml:space="preserve">row number </w:t>
        </w:r>
      </w:ins>
      <w:ins w:id="299" w:author="Puellbeck, Julia" w:date="2023-08-04T15:52:00Z">
        <w:r w:rsidRPr="00EC0B03">
          <w:rPr>
            <w:rFonts w:ascii="Arial" w:hAnsi="Arial" w:cs="Arial"/>
            <w:sz w:val="20"/>
            <w:szCs w:val="20"/>
            <w:highlight w:val="yellow"/>
          </w:rPr>
          <w:t xml:space="preserve">equals </w:t>
        </w:r>
      </w:ins>
      <w:ins w:id="300" w:author="Puellbeck, Julia" w:date="2023-08-04T15:51:00Z">
        <w:r w:rsidRPr="00EC0B03">
          <w:rPr>
            <w:rFonts w:ascii="Arial" w:hAnsi="Arial" w:cs="Arial"/>
            <w:i/>
            <w:iCs/>
            <w:sz w:val="20"/>
            <w:szCs w:val="20"/>
            <w:highlight w:val="yellow"/>
            <w:rPrChange w:id="301" w:author="Lanciani, Marcello" w:date="2023-10-04T10:38:00Z">
              <w:rPr>
                <w:rFonts w:ascii="Arial" w:hAnsi="Arial" w:cs="Arial"/>
                <w:sz w:val="20"/>
                <w:szCs w:val="20"/>
                <w:highlight w:val="yellow"/>
              </w:rPr>
            </w:rPrChange>
          </w:rPr>
          <w:t>x</w:t>
        </w:r>
      </w:ins>
      <w:ins w:id="302" w:author="Puellbeck, Julia" w:date="2023-08-04T15:53:00Z">
        <w:r w:rsidRPr="00EC0B03">
          <w:rPr>
            <w:rFonts w:ascii="Arial" w:hAnsi="Arial" w:cs="Arial"/>
            <w:i/>
            <w:iCs/>
            <w:sz w:val="20"/>
            <w:szCs w:val="20"/>
            <w:highlight w:val="yellow"/>
          </w:rPr>
          <w:t xml:space="preserve"> = {</w:t>
        </w:r>
      </w:ins>
      <w:ins w:id="303" w:author="Puellbeck, Julia" w:date="2023-08-04T15:52:00Z">
        <w:r w:rsidRPr="00EC0B03">
          <w:rPr>
            <w:rFonts w:ascii="Arial" w:hAnsi="Arial" w:cs="Arial"/>
            <w:i/>
            <w:iCs/>
            <w:sz w:val="20"/>
            <w:szCs w:val="20"/>
            <w:highlight w:val="yellow"/>
          </w:rPr>
          <w:t>9-28}</w:t>
        </w:r>
      </w:ins>
      <w:ins w:id="304" w:author="Puellbeck, Julia" w:date="2023-08-04T15:51:00Z">
        <w:r w:rsidRPr="00EC0B03">
          <w:rPr>
            <w:rFonts w:ascii="Arial" w:hAnsi="Arial" w:cs="Arial"/>
            <w:sz w:val="20"/>
            <w:szCs w:val="20"/>
            <w:highlight w:val="yellow"/>
          </w:rPr>
          <w:t>), t</w:t>
        </w:r>
      </w:ins>
      <w:ins w:id="305" w:author="Puellbeck, Julia" w:date="2023-08-04T15:50:00Z">
        <w:r w:rsidRPr="00EC0B03">
          <w:rPr>
            <w:rFonts w:ascii="Arial" w:hAnsi="Arial" w:cs="Arial"/>
            <w:sz w:val="20"/>
            <w:szCs w:val="20"/>
            <w:highlight w:val="yellow"/>
          </w:rPr>
          <w:t>he sum of v</w:t>
        </w:r>
      </w:ins>
      <w:ins w:id="306" w:author="Puellbeck, Julia" w:date="2023-08-04T15:48:00Z">
        <w:r w:rsidRPr="00EC0B03">
          <w:rPr>
            <w:rFonts w:ascii="Arial" w:hAnsi="Arial" w:cs="Arial"/>
            <w:sz w:val="20"/>
            <w:szCs w:val="20"/>
            <w:highlight w:val="yellow"/>
          </w:rPr>
          <w:t>alues in cells</w:t>
        </w:r>
      </w:ins>
      <w:ins w:id="307" w:author="Puellbeck, Julia" w:date="2023-08-04T15:49:00Z">
        <w:r w:rsidRPr="00EC0B03">
          <w:rPr>
            <w:rFonts w:ascii="Arial" w:hAnsi="Arial" w:cs="Arial"/>
            <w:sz w:val="20"/>
            <w:szCs w:val="20"/>
            <w:highlight w:val="yellow"/>
          </w:rPr>
          <w:t xml:space="preserve"> F</w:t>
        </w:r>
      </w:ins>
      <w:ins w:id="308" w:author="Puellbeck, Julia" w:date="2023-08-04T15:50:00Z">
        <w:r w:rsidRPr="00EC0B03">
          <w:rPr>
            <w:rFonts w:ascii="Arial" w:hAnsi="Arial" w:cs="Arial"/>
            <w:i/>
            <w:iCs/>
            <w:sz w:val="20"/>
            <w:szCs w:val="20"/>
            <w:highlight w:val="yellow"/>
            <w:rPrChange w:id="309" w:author="Lanciani, Marcello" w:date="2023-10-04T10:38:00Z">
              <w:rPr>
                <w:rFonts w:ascii="Arial" w:hAnsi="Arial" w:cs="Arial"/>
                <w:sz w:val="20"/>
                <w:szCs w:val="20"/>
                <w:highlight w:val="yellow"/>
              </w:rPr>
            </w:rPrChange>
          </w:rPr>
          <w:t>x</w:t>
        </w:r>
        <w:r w:rsidRPr="00EC0B03">
          <w:rPr>
            <w:rFonts w:ascii="Arial" w:hAnsi="Arial" w:cs="Arial"/>
            <w:sz w:val="20"/>
            <w:szCs w:val="20"/>
            <w:highlight w:val="yellow"/>
          </w:rPr>
          <w:t>, G</w:t>
        </w:r>
        <w:r w:rsidRPr="00EC0B03">
          <w:rPr>
            <w:rFonts w:ascii="Arial" w:hAnsi="Arial" w:cs="Arial"/>
            <w:i/>
            <w:iCs/>
            <w:sz w:val="20"/>
            <w:szCs w:val="20"/>
            <w:highlight w:val="yellow"/>
            <w:rPrChange w:id="310" w:author="Lanciani, Marcello" w:date="2023-10-04T10:38:00Z">
              <w:rPr>
                <w:rFonts w:ascii="Arial" w:hAnsi="Arial" w:cs="Arial"/>
                <w:sz w:val="20"/>
                <w:szCs w:val="20"/>
                <w:highlight w:val="yellow"/>
              </w:rPr>
            </w:rPrChange>
          </w:rPr>
          <w:t>x</w:t>
        </w:r>
        <w:r w:rsidRPr="00EC0B03">
          <w:rPr>
            <w:rFonts w:ascii="Arial" w:hAnsi="Arial" w:cs="Arial"/>
            <w:sz w:val="20"/>
            <w:szCs w:val="20"/>
            <w:highlight w:val="yellow"/>
          </w:rPr>
          <w:t xml:space="preserve"> and H</w:t>
        </w:r>
        <w:r w:rsidRPr="00EC0B03">
          <w:rPr>
            <w:rFonts w:ascii="Arial" w:hAnsi="Arial" w:cs="Arial"/>
            <w:i/>
            <w:iCs/>
            <w:sz w:val="20"/>
            <w:szCs w:val="20"/>
            <w:highlight w:val="yellow"/>
            <w:rPrChange w:id="311" w:author="Lanciani, Marcello" w:date="2023-10-04T10:38:00Z">
              <w:rPr>
                <w:rFonts w:ascii="Arial" w:hAnsi="Arial" w:cs="Arial"/>
                <w:sz w:val="20"/>
                <w:szCs w:val="20"/>
                <w:highlight w:val="yellow"/>
              </w:rPr>
            </w:rPrChange>
          </w:rPr>
          <w:t>x</w:t>
        </w:r>
        <w:r w:rsidRPr="00EC0B03">
          <w:rPr>
            <w:rFonts w:ascii="Arial" w:hAnsi="Arial" w:cs="Arial"/>
            <w:sz w:val="20"/>
            <w:szCs w:val="20"/>
            <w:highlight w:val="yellow"/>
          </w:rPr>
          <w:t xml:space="preserve"> </w:t>
        </w:r>
      </w:ins>
      <w:ins w:id="312" w:author="Puellbeck, Julia" w:date="2023-08-04T15:49:00Z">
        <w:r w:rsidRPr="00EC0B03">
          <w:rPr>
            <w:rFonts w:ascii="Arial" w:hAnsi="Arial" w:cs="Arial"/>
            <w:sz w:val="20"/>
            <w:szCs w:val="20"/>
            <w:highlight w:val="yellow"/>
          </w:rPr>
          <w:t>shou</w:t>
        </w:r>
      </w:ins>
      <w:ins w:id="313" w:author="Puellbeck, Julia" w:date="2023-08-04T15:50:00Z">
        <w:r w:rsidRPr="00EC0B03">
          <w:rPr>
            <w:rFonts w:ascii="Arial" w:hAnsi="Arial" w:cs="Arial"/>
            <w:sz w:val="20"/>
            <w:szCs w:val="20"/>
            <w:highlight w:val="yellow"/>
          </w:rPr>
          <w:t xml:space="preserve">ld be equal to </w:t>
        </w:r>
        <w:commentRangeStart w:id="314"/>
        <w:r w:rsidRPr="00EC0B03">
          <w:rPr>
            <w:rFonts w:ascii="Arial" w:hAnsi="Arial" w:cs="Arial"/>
            <w:sz w:val="20"/>
            <w:szCs w:val="20"/>
            <w:highlight w:val="yellow"/>
          </w:rPr>
          <w:t>E</w:t>
        </w:r>
        <w:r w:rsidRPr="00EC0B03">
          <w:rPr>
            <w:rFonts w:ascii="Arial" w:hAnsi="Arial" w:cs="Arial"/>
            <w:i/>
            <w:iCs/>
            <w:sz w:val="20"/>
            <w:szCs w:val="20"/>
            <w:highlight w:val="yellow"/>
            <w:rPrChange w:id="315" w:author="Lanciani, Marcello" w:date="2023-10-04T10:38:00Z">
              <w:rPr>
                <w:rFonts w:ascii="Arial" w:hAnsi="Arial" w:cs="Arial"/>
                <w:sz w:val="20"/>
                <w:szCs w:val="20"/>
                <w:highlight w:val="yellow"/>
              </w:rPr>
            </w:rPrChange>
          </w:rPr>
          <w:t>x</w:t>
        </w:r>
      </w:ins>
      <w:ins w:id="316" w:author="Puellbeck, Julia" w:date="2023-08-04T15:51:00Z">
        <w:r w:rsidRPr="00EC0B03">
          <w:rPr>
            <w:rFonts w:ascii="Arial" w:hAnsi="Arial" w:cs="Arial"/>
            <w:sz w:val="20"/>
            <w:szCs w:val="20"/>
            <w:highlight w:val="yellow"/>
          </w:rPr>
          <w:t xml:space="preserve">. </w:t>
        </w:r>
      </w:ins>
      <w:commentRangeEnd w:id="314"/>
      <w:ins w:id="317" w:author="Puellbeck, Julia" w:date="2023-08-04T15:53:00Z">
        <w:r w:rsidRPr="00EC0B03">
          <w:rPr>
            <w:rStyle w:val="CommentReference"/>
            <w:rFonts w:ascii="Arial" w:hAnsi="Arial" w:cs="Arial"/>
            <w:sz w:val="20"/>
            <w:szCs w:val="20"/>
            <w:rPrChange w:id="318" w:author="Lanciani, Marcello" w:date="2023-10-04T10:38:00Z">
              <w:rPr>
                <w:rStyle w:val="CommentReference"/>
              </w:rPr>
            </w:rPrChange>
          </w:rPr>
          <w:commentReference w:id="314"/>
        </w:r>
      </w:ins>
    </w:p>
    <w:p w14:paraId="61DC030B" w14:textId="0E97CEA0" w:rsidR="00F63C2B" w:rsidRPr="00EC0B03" w:rsidDel="006B2AB0" w:rsidRDefault="004301B5" w:rsidP="00EC0B03">
      <w:pPr>
        <w:spacing w:before="120" w:after="200" w:line="276" w:lineRule="auto"/>
        <w:jc w:val="left"/>
        <w:rPr>
          <w:del w:id="319" w:author="Puellbeck, Julia" w:date="2023-08-03T13:05:00Z"/>
          <w:rFonts w:ascii="Arial" w:hAnsi="Arial" w:cs="Arial"/>
          <w:sz w:val="20"/>
          <w:szCs w:val="20"/>
          <w:highlight w:val="yellow"/>
          <w:rPrChange w:id="320" w:author="Lanciani, Marcello" w:date="2023-10-04T10:38:00Z">
            <w:rPr>
              <w:del w:id="321" w:author="Puellbeck, Julia" w:date="2023-08-03T13:05:00Z"/>
              <w:highlight w:val="yellow"/>
            </w:rPr>
          </w:rPrChange>
        </w:rPr>
        <w:pPrChange w:id="322" w:author="Lanciani, Marcello" w:date="2023-10-04T10:37:00Z">
          <w:pPr/>
        </w:pPrChange>
      </w:pPr>
      <w:ins w:id="323" w:author="Puellbeck, Julia" w:date="2023-08-03T10:50:00Z">
        <w:r w:rsidRPr="00EC0B03">
          <w:rPr>
            <w:rFonts w:ascii="Arial" w:hAnsi="Arial" w:cs="Arial"/>
            <w:sz w:val="20"/>
            <w:szCs w:val="20"/>
            <w:highlight w:val="yellow"/>
            <w:rPrChange w:id="324" w:author="Lanciani, Marcello" w:date="2023-10-04T10:38:00Z">
              <w:rPr>
                <w:highlight w:val="yellow"/>
              </w:rPr>
            </w:rPrChange>
          </w:rPr>
          <w:t>Sheet “5_FVadj”</w:t>
        </w:r>
      </w:ins>
      <w:ins w:id="325" w:author="Puellbeck, Julia" w:date="2023-08-03T13:13:00Z">
        <w:r w:rsidR="00E20114" w:rsidRPr="00EC0B03">
          <w:rPr>
            <w:rFonts w:ascii="Arial" w:hAnsi="Arial" w:cs="Arial"/>
            <w:sz w:val="20"/>
            <w:szCs w:val="20"/>
            <w:highlight w:val="yellow"/>
          </w:rPr>
          <w:t>:</w:t>
        </w:r>
      </w:ins>
      <w:del w:id="326" w:author="Puellbeck, Julia" w:date="2023-08-03T13:05:00Z">
        <w:r w:rsidR="00A0064C" w:rsidRPr="00EC0B03" w:rsidDel="006B2AB0">
          <w:rPr>
            <w:rFonts w:ascii="Arial" w:hAnsi="Arial" w:cs="Arial"/>
            <w:sz w:val="20"/>
            <w:szCs w:val="20"/>
            <w:highlight w:val="yellow"/>
            <w:rPrChange w:id="327" w:author="Lanciani, Marcello" w:date="2023-10-04T10:38:00Z">
              <w:rPr>
                <w:rFonts w:ascii="Arial" w:hAnsi="Arial" w:cs="Arial"/>
                <w:sz w:val="20"/>
                <w:szCs w:val="20"/>
              </w:rPr>
            </w:rPrChange>
          </w:rPr>
          <w:delText xml:space="preserve">Percentages of total delta have to be </w:delText>
        </w:r>
        <w:r w:rsidR="006F124C" w:rsidRPr="00EC0B03" w:rsidDel="006B2AB0">
          <w:rPr>
            <w:rFonts w:ascii="Arial" w:hAnsi="Arial" w:cs="Arial"/>
            <w:sz w:val="20"/>
            <w:szCs w:val="20"/>
            <w:highlight w:val="yellow"/>
            <w:rPrChange w:id="328" w:author="Lanciani, Marcello" w:date="2023-10-04T10:38:00Z">
              <w:rPr>
                <w:rFonts w:ascii="Arial" w:hAnsi="Arial" w:cs="Arial"/>
                <w:sz w:val="20"/>
                <w:szCs w:val="20"/>
              </w:rPr>
            </w:rPrChange>
          </w:rPr>
          <w:delText>less than 100</w:delText>
        </w:r>
        <w:r w:rsidR="00245760" w:rsidRPr="00EC0B03" w:rsidDel="006B2AB0">
          <w:rPr>
            <w:rFonts w:ascii="Arial" w:hAnsi="Arial" w:cs="Arial"/>
            <w:sz w:val="20"/>
            <w:szCs w:val="20"/>
            <w:highlight w:val="yellow"/>
            <w:rPrChange w:id="329" w:author="Lanciani, Marcello" w:date="2023-10-04T10:38:00Z">
              <w:rPr>
                <w:rFonts w:ascii="Arial" w:hAnsi="Arial" w:cs="Arial"/>
                <w:sz w:val="20"/>
                <w:szCs w:val="20"/>
              </w:rPr>
            </w:rPrChange>
          </w:rPr>
          <w:delText>%</w:delText>
        </w:r>
        <w:r w:rsidR="006F124C" w:rsidRPr="00EC0B03" w:rsidDel="006B2AB0">
          <w:rPr>
            <w:rFonts w:ascii="Arial" w:hAnsi="Arial" w:cs="Arial"/>
            <w:sz w:val="20"/>
            <w:szCs w:val="20"/>
            <w:highlight w:val="yellow"/>
            <w:rPrChange w:id="330" w:author="Lanciani, Marcello" w:date="2023-10-04T10:38:00Z">
              <w:rPr>
                <w:rFonts w:ascii="Arial" w:hAnsi="Arial" w:cs="Arial"/>
                <w:sz w:val="20"/>
                <w:szCs w:val="20"/>
              </w:rPr>
            </w:rPrChange>
          </w:rPr>
          <w:delText xml:space="preserve"> in absolute value</w:delText>
        </w:r>
        <w:r w:rsidR="00A0064C" w:rsidRPr="00EC0B03" w:rsidDel="006B2AB0">
          <w:rPr>
            <w:rFonts w:ascii="Arial" w:hAnsi="Arial" w:cs="Arial"/>
            <w:sz w:val="20"/>
            <w:szCs w:val="20"/>
            <w:highlight w:val="yellow"/>
            <w:rPrChange w:id="331" w:author="Lanciani, Marcello" w:date="2023-10-04T10:38:00Z">
              <w:rPr>
                <w:rFonts w:ascii="Arial" w:hAnsi="Arial" w:cs="Arial"/>
                <w:sz w:val="20"/>
                <w:szCs w:val="20"/>
              </w:rPr>
            </w:rPrChange>
          </w:rPr>
          <w:delText xml:space="preserve">. </w:delText>
        </w:r>
        <w:r w:rsidR="00A0064C" w:rsidRPr="00EC0B03" w:rsidDel="006B2AB0">
          <w:rPr>
            <w:rFonts w:ascii="Arial" w:hAnsi="Arial" w:cs="Arial"/>
            <w:sz w:val="20"/>
            <w:szCs w:val="20"/>
            <w:highlight w:val="yellow"/>
            <w:rPrChange w:id="332" w:author="Lanciani, Marcello" w:date="2023-10-04T10:38:00Z">
              <w:rPr>
                <w:rFonts w:ascii="Arial" w:hAnsi="Arial" w:cs="Arial"/>
                <w:sz w:val="20"/>
                <w:szCs w:val="20"/>
              </w:rPr>
            </w:rPrChange>
          </w:rPr>
          <w:br/>
        </w:r>
        <w:r w:rsidR="006F124C" w:rsidRPr="00EC0B03" w:rsidDel="006B2AB0">
          <w:rPr>
            <w:rFonts w:ascii="Arial" w:hAnsi="Arial" w:cs="Arial"/>
            <w:sz w:val="20"/>
            <w:szCs w:val="20"/>
            <w:highlight w:val="yellow"/>
            <w:rPrChange w:id="333" w:author="Lanciani, Marcello" w:date="2023-10-04T10:38:00Z">
              <w:rPr>
                <w:rFonts w:ascii="Arial" w:hAnsi="Arial" w:cs="Arial"/>
                <w:sz w:val="20"/>
                <w:szCs w:val="20"/>
              </w:rPr>
            </w:rPrChange>
          </w:rPr>
          <w:delText>For example: ABS</w:delText>
        </w:r>
        <w:r w:rsidR="005C4F21" w:rsidRPr="00EC0B03" w:rsidDel="006B2AB0">
          <w:rPr>
            <w:rFonts w:ascii="Arial" w:hAnsi="Arial" w:cs="Arial"/>
            <w:sz w:val="20"/>
            <w:szCs w:val="20"/>
            <w:highlight w:val="yellow"/>
            <w:rPrChange w:id="334" w:author="Lanciani, Marcello" w:date="2023-10-04T10:38:00Z">
              <w:rPr>
                <w:rFonts w:ascii="Arial" w:hAnsi="Arial" w:cs="Arial"/>
                <w:sz w:val="20"/>
                <w:szCs w:val="20"/>
              </w:rPr>
            </w:rPrChange>
          </w:rPr>
          <w:delText xml:space="preserve"> </w:delText>
        </w:r>
        <w:r w:rsidR="006F124C" w:rsidRPr="00EC0B03" w:rsidDel="006B2AB0">
          <w:rPr>
            <w:rFonts w:ascii="Arial" w:hAnsi="Arial" w:cs="Arial"/>
            <w:sz w:val="20"/>
            <w:szCs w:val="20"/>
            <w:highlight w:val="yellow"/>
            <w:rPrChange w:id="335" w:author="Lanciani, Marcello" w:date="2023-10-04T10:38:00Z">
              <w:rPr>
                <w:rFonts w:ascii="Arial" w:hAnsi="Arial" w:cs="Arial"/>
                <w:sz w:val="20"/>
                <w:szCs w:val="20"/>
              </w:rPr>
            </w:rPrChange>
          </w:rPr>
          <w:delText>(</w:delText>
        </w:r>
        <w:r w:rsidR="005C4F21" w:rsidRPr="00EC0B03" w:rsidDel="006B2AB0">
          <w:rPr>
            <w:rFonts w:ascii="Arial" w:hAnsi="Arial" w:cs="Arial"/>
            <w:sz w:val="20"/>
            <w:szCs w:val="20"/>
            <w:highlight w:val="yellow"/>
            <w:rPrChange w:id="336" w:author="Lanciani, Marcello" w:date="2023-10-04T10:38:00Z">
              <w:rPr>
                <w:rFonts w:ascii="Arial" w:hAnsi="Arial" w:cs="Arial"/>
                <w:sz w:val="20"/>
                <w:szCs w:val="20"/>
              </w:rPr>
            </w:rPrChange>
          </w:rPr>
          <w:delText>D7</w:delText>
        </w:r>
        <w:r w:rsidR="003530D6" w:rsidRPr="00EC0B03" w:rsidDel="006B2AB0">
          <w:rPr>
            <w:rFonts w:ascii="Arial" w:hAnsi="Arial" w:cs="Arial"/>
            <w:sz w:val="20"/>
            <w:szCs w:val="20"/>
            <w:highlight w:val="yellow"/>
            <w:rPrChange w:id="337" w:author="Lanciani, Marcello" w:date="2023-10-04T10:38:00Z">
              <w:rPr>
                <w:rFonts w:ascii="Arial" w:hAnsi="Arial" w:cs="Arial"/>
                <w:sz w:val="20"/>
                <w:szCs w:val="20"/>
              </w:rPr>
            </w:rPrChange>
          </w:rPr>
          <w:delText>9</w:delText>
        </w:r>
        <w:r w:rsidR="006F124C" w:rsidRPr="00EC0B03" w:rsidDel="006B2AB0">
          <w:rPr>
            <w:rFonts w:ascii="Arial" w:hAnsi="Arial" w:cs="Arial"/>
            <w:sz w:val="20"/>
            <w:szCs w:val="20"/>
            <w:highlight w:val="yellow"/>
            <w:rPrChange w:id="338" w:author="Lanciani, Marcello" w:date="2023-10-04T10:38:00Z">
              <w:rPr>
                <w:rFonts w:ascii="Arial" w:hAnsi="Arial" w:cs="Arial"/>
                <w:sz w:val="20"/>
                <w:szCs w:val="20"/>
              </w:rPr>
            </w:rPrChange>
          </w:rPr>
          <w:delText>)</w:delText>
        </w:r>
        <w:r w:rsidR="00A0064C" w:rsidRPr="00EC0B03" w:rsidDel="006B2AB0">
          <w:rPr>
            <w:rFonts w:ascii="Arial" w:hAnsi="Arial" w:cs="Arial"/>
            <w:sz w:val="20"/>
            <w:szCs w:val="20"/>
            <w:highlight w:val="yellow"/>
            <w:rPrChange w:id="339" w:author="Lanciani, Marcello" w:date="2023-10-04T10:38:00Z">
              <w:rPr>
                <w:rFonts w:ascii="Arial" w:hAnsi="Arial" w:cs="Arial"/>
                <w:sz w:val="20"/>
                <w:szCs w:val="20"/>
              </w:rPr>
            </w:rPrChange>
          </w:rPr>
          <w:delText xml:space="preserve"> ≤ 1.</w:delText>
        </w:r>
      </w:del>
    </w:p>
    <w:p w14:paraId="506D96D6" w14:textId="47CD1F27" w:rsidR="00A0064C" w:rsidRPr="00EC0B03" w:rsidDel="006B2AB0" w:rsidRDefault="005C4F21" w:rsidP="00EC0B03">
      <w:pPr>
        <w:spacing w:before="120" w:after="200" w:line="276" w:lineRule="auto"/>
        <w:jc w:val="left"/>
        <w:rPr>
          <w:del w:id="340" w:author="Puellbeck, Julia" w:date="2023-08-03T13:05:00Z"/>
          <w:rFonts w:ascii="Arial" w:hAnsi="Arial" w:cs="Arial"/>
          <w:sz w:val="20"/>
          <w:szCs w:val="20"/>
          <w:highlight w:val="yellow"/>
          <w:rPrChange w:id="341" w:author="Lanciani, Marcello" w:date="2023-10-04T10:38:00Z">
            <w:rPr>
              <w:del w:id="342" w:author="Puellbeck, Julia" w:date="2023-08-03T13:05:00Z"/>
              <w:highlight w:val="yellow"/>
            </w:rPr>
          </w:rPrChange>
        </w:rPr>
        <w:pPrChange w:id="343" w:author="Lanciani, Marcello" w:date="2023-10-04T10:37:00Z">
          <w:pPr/>
        </w:pPrChange>
      </w:pPr>
      <w:del w:id="344" w:author="Puellbeck, Julia" w:date="2023-08-03T13:05:00Z">
        <w:r w:rsidRPr="00EC0B03" w:rsidDel="006B2AB0">
          <w:rPr>
            <w:rFonts w:ascii="Arial" w:hAnsi="Arial" w:cs="Arial"/>
            <w:sz w:val="20"/>
            <w:szCs w:val="20"/>
            <w:highlight w:val="yellow"/>
            <w:rPrChange w:id="345" w:author="Lanciani, Marcello" w:date="2023-10-04T10:38:00Z">
              <w:rPr>
                <w:rFonts w:ascii="Arial" w:hAnsi="Arial" w:cs="Arial"/>
                <w:sz w:val="20"/>
                <w:szCs w:val="20"/>
              </w:rPr>
            </w:rPrChange>
          </w:rPr>
          <w:delText>Applicable for each cell in the ranges D7</w:delText>
        </w:r>
        <w:r w:rsidR="003530D6" w:rsidRPr="00EC0B03" w:rsidDel="006B2AB0">
          <w:rPr>
            <w:rFonts w:ascii="Arial" w:hAnsi="Arial" w:cs="Arial"/>
            <w:sz w:val="20"/>
            <w:szCs w:val="20"/>
            <w:highlight w:val="yellow"/>
            <w:rPrChange w:id="346" w:author="Lanciani, Marcello" w:date="2023-10-04T10:38:00Z">
              <w:rPr>
                <w:rFonts w:ascii="Arial" w:hAnsi="Arial" w:cs="Arial"/>
                <w:sz w:val="20"/>
                <w:szCs w:val="20"/>
              </w:rPr>
            </w:rPrChange>
          </w:rPr>
          <w:delText>9</w:delText>
        </w:r>
        <w:r w:rsidRPr="00EC0B03" w:rsidDel="006B2AB0">
          <w:rPr>
            <w:rFonts w:ascii="Arial" w:hAnsi="Arial" w:cs="Arial"/>
            <w:sz w:val="20"/>
            <w:szCs w:val="20"/>
            <w:highlight w:val="yellow"/>
            <w:rPrChange w:id="347" w:author="Lanciani, Marcello" w:date="2023-10-04T10:38:00Z">
              <w:rPr>
                <w:rFonts w:ascii="Arial" w:hAnsi="Arial" w:cs="Arial"/>
                <w:sz w:val="20"/>
                <w:szCs w:val="20"/>
              </w:rPr>
            </w:rPrChange>
          </w:rPr>
          <w:delText>:D8</w:delText>
        </w:r>
        <w:r w:rsidR="003530D6" w:rsidRPr="00EC0B03" w:rsidDel="006B2AB0">
          <w:rPr>
            <w:rFonts w:ascii="Arial" w:hAnsi="Arial" w:cs="Arial"/>
            <w:sz w:val="20"/>
            <w:szCs w:val="20"/>
            <w:highlight w:val="yellow"/>
            <w:rPrChange w:id="348" w:author="Lanciani, Marcello" w:date="2023-10-04T10:38:00Z">
              <w:rPr>
                <w:rFonts w:ascii="Arial" w:hAnsi="Arial" w:cs="Arial"/>
                <w:sz w:val="20"/>
                <w:szCs w:val="20"/>
              </w:rPr>
            </w:rPrChange>
          </w:rPr>
          <w:delText>3</w:delText>
        </w:r>
        <w:r w:rsidRPr="00EC0B03" w:rsidDel="006B2AB0">
          <w:rPr>
            <w:rFonts w:ascii="Arial" w:hAnsi="Arial" w:cs="Arial"/>
            <w:sz w:val="20"/>
            <w:szCs w:val="20"/>
            <w:highlight w:val="yellow"/>
            <w:rPrChange w:id="349" w:author="Lanciani, Marcello" w:date="2023-10-04T10:38:00Z">
              <w:rPr>
                <w:rFonts w:ascii="Arial" w:hAnsi="Arial" w:cs="Arial"/>
                <w:sz w:val="20"/>
                <w:szCs w:val="20"/>
              </w:rPr>
            </w:rPrChange>
          </w:rPr>
          <w:delText>, D8</w:delText>
        </w:r>
        <w:r w:rsidR="003530D6" w:rsidRPr="00EC0B03" w:rsidDel="006B2AB0">
          <w:rPr>
            <w:rFonts w:ascii="Arial" w:hAnsi="Arial" w:cs="Arial"/>
            <w:sz w:val="20"/>
            <w:szCs w:val="20"/>
            <w:highlight w:val="yellow"/>
            <w:rPrChange w:id="350" w:author="Lanciani, Marcello" w:date="2023-10-04T10:38:00Z">
              <w:rPr>
                <w:rFonts w:ascii="Arial" w:hAnsi="Arial" w:cs="Arial"/>
                <w:sz w:val="20"/>
                <w:szCs w:val="20"/>
              </w:rPr>
            </w:rPrChange>
          </w:rPr>
          <w:delText>8</w:delText>
        </w:r>
        <w:r w:rsidRPr="00EC0B03" w:rsidDel="006B2AB0">
          <w:rPr>
            <w:rFonts w:ascii="Arial" w:hAnsi="Arial" w:cs="Arial"/>
            <w:sz w:val="20"/>
            <w:szCs w:val="20"/>
            <w:highlight w:val="yellow"/>
            <w:rPrChange w:id="351" w:author="Lanciani, Marcello" w:date="2023-10-04T10:38:00Z">
              <w:rPr>
                <w:rFonts w:ascii="Arial" w:hAnsi="Arial" w:cs="Arial"/>
                <w:sz w:val="20"/>
                <w:szCs w:val="20"/>
              </w:rPr>
            </w:rPrChange>
          </w:rPr>
          <w:delText>:D9</w:delText>
        </w:r>
        <w:r w:rsidR="003530D6" w:rsidRPr="00EC0B03" w:rsidDel="006B2AB0">
          <w:rPr>
            <w:rFonts w:ascii="Arial" w:hAnsi="Arial" w:cs="Arial"/>
            <w:sz w:val="20"/>
            <w:szCs w:val="20"/>
            <w:highlight w:val="yellow"/>
            <w:rPrChange w:id="352" w:author="Lanciani, Marcello" w:date="2023-10-04T10:38:00Z">
              <w:rPr>
                <w:rFonts w:ascii="Arial" w:hAnsi="Arial" w:cs="Arial"/>
                <w:sz w:val="20"/>
                <w:szCs w:val="20"/>
              </w:rPr>
            </w:rPrChange>
          </w:rPr>
          <w:delText>2</w:delText>
        </w:r>
        <w:r w:rsidRPr="00EC0B03" w:rsidDel="006B2AB0">
          <w:rPr>
            <w:rFonts w:ascii="Arial" w:hAnsi="Arial" w:cs="Arial"/>
            <w:sz w:val="20"/>
            <w:szCs w:val="20"/>
            <w:highlight w:val="yellow"/>
            <w:rPrChange w:id="353" w:author="Lanciani, Marcello" w:date="2023-10-04T10:38:00Z">
              <w:rPr>
                <w:rFonts w:ascii="Arial" w:hAnsi="Arial" w:cs="Arial"/>
                <w:sz w:val="20"/>
                <w:szCs w:val="20"/>
              </w:rPr>
            </w:rPrChange>
          </w:rPr>
          <w:delText>, G7</w:delText>
        </w:r>
        <w:r w:rsidR="003530D6" w:rsidRPr="00EC0B03" w:rsidDel="006B2AB0">
          <w:rPr>
            <w:rFonts w:ascii="Arial" w:hAnsi="Arial" w:cs="Arial"/>
            <w:sz w:val="20"/>
            <w:szCs w:val="20"/>
            <w:highlight w:val="yellow"/>
            <w:rPrChange w:id="354" w:author="Lanciani, Marcello" w:date="2023-10-04T10:38:00Z">
              <w:rPr>
                <w:rFonts w:ascii="Arial" w:hAnsi="Arial" w:cs="Arial"/>
                <w:sz w:val="20"/>
                <w:szCs w:val="20"/>
              </w:rPr>
            </w:rPrChange>
          </w:rPr>
          <w:delText>9</w:delText>
        </w:r>
        <w:r w:rsidRPr="00EC0B03" w:rsidDel="006B2AB0">
          <w:rPr>
            <w:rFonts w:ascii="Arial" w:hAnsi="Arial" w:cs="Arial"/>
            <w:sz w:val="20"/>
            <w:szCs w:val="20"/>
            <w:highlight w:val="yellow"/>
            <w:rPrChange w:id="355" w:author="Lanciani, Marcello" w:date="2023-10-04T10:38:00Z">
              <w:rPr>
                <w:rFonts w:ascii="Arial" w:hAnsi="Arial" w:cs="Arial"/>
                <w:sz w:val="20"/>
                <w:szCs w:val="20"/>
              </w:rPr>
            </w:rPrChange>
          </w:rPr>
          <w:delText>:G8</w:delText>
        </w:r>
        <w:r w:rsidR="003530D6" w:rsidRPr="00EC0B03" w:rsidDel="006B2AB0">
          <w:rPr>
            <w:rFonts w:ascii="Arial" w:hAnsi="Arial" w:cs="Arial"/>
            <w:sz w:val="20"/>
            <w:szCs w:val="20"/>
            <w:highlight w:val="yellow"/>
            <w:rPrChange w:id="356" w:author="Lanciani, Marcello" w:date="2023-10-04T10:38:00Z">
              <w:rPr>
                <w:rFonts w:ascii="Arial" w:hAnsi="Arial" w:cs="Arial"/>
                <w:sz w:val="20"/>
                <w:szCs w:val="20"/>
              </w:rPr>
            </w:rPrChange>
          </w:rPr>
          <w:delText>3</w:delText>
        </w:r>
        <w:r w:rsidRPr="00EC0B03" w:rsidDel="006B2AB0">
          <w:rPr>
            <w:rFonts w:ascii="Arial" w:hAnsi="Arial" w:cs="Arial"/>
            <w:sz w:val="20"/>
            <w:szCs w:val="20"/>
            <w:highlight w:val="yellow"/>
            <w:rPrChange w:id="357" w:author="Lanciani, Marcello" w:date="2023-10-04T10:38:00Z">
              <w:rPr>
                <w:rFonts w:ascii="Arial" w:hAnsi="Arial" w:cs="Arial"/>
                <w:sz w:val="20"/>
                <w:szCs w:val="20"/>
              </w:rPr>
            </w:rPrChange>
          </w:rPr>
          <w:delText xml:space="preserve"> and G8</w:delText>
        </w:r>
        <w:r w:rsidR="003530D6" w:rsidRPr="00EC0B03" w:rsidDel="006B2AB0">
          <w:rPr>
            <w:rFonts w:ascii="Arial" w:hAnsi="Arial" w:cs="Arial"/>
            <w:sz w:val="20"/>
            <w:szCs w:val="20"/>
            <w:highlight w:val="yellow"/>
            <w:rPrChange w:id="358" w:author="Lanciani, Marcello" w:date="2023-10-04T10:38:00Z">
              <w:rPr>
                <w:rFonts w:ascii="Arial" w:hAnsi="Arial" w:cs="Arial"/>
                <w:sz w:val="20"/>
                <w:szCs w:val="20"/>
              </w:rPr>
            </w:rPrChange>
          </w:rPr>
          <w:delText>8</w:delText>
        </w:r>
        <w:r w:rsidRPr="00EC0B03" w:rsidDel="006B2AB0">
          <w:rPr>
            <w:rFonts w:ascii="Arial" w:hAnsi="Arial" w:cs="Arial"/>
            <w:sz w:val="20"/>
            <w:szCs w:val="20"/>
            <w:highlight w:val="yellow"/>
            <w:rPrChange w:id="359" w:author="Lanciani, Marcello" w:date="2023-10-04T10:38:00Z">
              <w:rPr>
                <w:rFonts w:ascii="Arial" w:hAnsi="Arial" w:cs="Arial"/>
                <w:sz w:val="20"/>
                <w:szCs w:val="20"/>
              </w:rPr>
            </w:rPrChange>
          </w:rPr>
          <w:delText>:G9</w:delText>
        </w:r>
        <w:r w:rsidR="003530D6" w:rsidRPr="00EC0B03" w:rsidDel="006B2AB0">
          <w:rPr>
            <w:rFonts w:ascii="Arial" w:hAnsi="Arial" w:cs="Arial"/>
            <w:sz w:val="20"/>
            <w:szCs w:val="20"/>
            <w:highlight w:val="yellow"/>
            <w:rPrChange w:id="360" w:author="Lanciani, Marcello" w:date="2023-10-04T10:38:00Z">
              <w:rPr>
                <w:rFonts w:ascii="Arial" w:hAnsi="Arial" w:cs="Arial"/>
                <w:sz w:val="20"/>
                <w:szCs w:val="20"/>
              </w:rPr>
            </w:rPrChange>
          </w:rPr>
          <w:delText>2</w:delText>
        </w:r>
        <w:r w:rsidRPr="00EC0B03" w:rsidDel="006B2AB0">
          <w:rPr>
            <w:rFonts w:ascii="Arial" w:hAnsi="Arial" w:cs="Arial"/>
            <w:sz w:val="20"/>
            <w:szCs w:val="20"/>
            <w:highlight w:val="yellow"/>
            <w:rPrChange w:id="361" w:author="Lanciani, Marcello" w:date="2023-10-04T10:38:00Z">
              <w:rPr>
                <w:rFonts w:ascii="Arial" w:hAnsi="Arial" w:cs="Arial"/>
                <w:sz w:val="20"/>
                <w:szCs w:val="20"/>
              </w:rPr>
            </w:rPrChange>
          </w:rPr>
          <w:delText>.</w:delText>
        </w:r>
      </w:del>
    </w:p>
    <w:p w14:paraId="2330ED97" w14:textId="77777777" w:rsidR="006B2AB0" w:rsidRPr="00EC0B03" w:rsidRDefault="006B2AB0" w:rsidP="00EC0B03">
      <w:pPr>
        <w:spacing w:before="120" w:after="200" w:line="276" w:lineRule="auto"/>
        <w:jc w:val="left"/>
        <w:rPr>
          <w:ins w:id="362" w:author="Puellbeck, Julia" w:date="2023-08-03T13:05:00Z"/>
          <w:rFonts w:ascii="Arial" w:hAnsi="Arial" w:cs="Arial"/>
          <w:sz w:val="20"/>
          <w:szCs w:val="20"/>
          <w:highlight w:val="yellow"/>
          <w:rPrChange w:id="363" w:author="Lanciani, Marcello" w:date="2023-10-04T10:38:00Z">
            <w:rPr>
              <w:ins w:id="364" w:author="Puellbeck, Julia" w:date="2023-08-03T13:05:00Z"/>
              <w:rFonts w:ascii="Arial" w:hAnsi="Arial" w:cs="Arial"/>
              <w:sz w:val="20"/>
              <w:szCs w:val="20"/>
            </w:rPr>
          </w:rPrChange>
        </w:rPr>
        <w:pPrChange w:id="365" w:author="Lanciani, Marcello" w:date="2023-10-04T10:37:00Z">
          <w:pPr>
            <w:pStyle w:val="ListParagraph"/>
            <w:spacing w:before="0" w:after="200" w:line="276" w:lineRule="auto"/>
            <w:jc w:val="left"/>
          </w:pPr>
        </w:pPrChange>
      </w:pPr>
    </w:p>
    <w:p w14:paraId="030010EB" w14:textId="5E8C4F3B" w:rsidR="006B2AB0" w:rsidRPr="00EC0B03" w:rsidRDefault="006B2AB0" w:rsidP="00EC0B03">
      <w:pPr>
        <w:pStyle w:val="ListParagraph"/>
        <w:numPr>
          <w:ilvl w:val="0"/>
          <w:numId w:val="13"/>
        </w:numPr>
        <w:spacing w:before="120" w:after="200" w:line="276" w:lineRule="auto"/>
        <w:ind w:left="714" w:hanging="357"/>
        <w:jc w:val="left"/>
        <w:rPr>
          <w:ins w:id="366" w:author="Puellbeck, Julia" w:date="2023-08-03T15:41:00Z"/>
          <w:rFonts w:ascii="Arial" w:hAnsi="Arial" w:cs="Arial"/>
          <w:sz w:val="20"/>
          <w:szCs w:val="20"/>
          <w:highlight w:val="yellow"/>
        </w:rPr>
      </w:pPr>
      <w:ins w:id="367" w:author="Puellbeck, Julia" w:date="2023-08-03T13:03:00Z">
        <w:r w:rsidRPr="00EC0B03">
          <w:rPr>
            <w:rFonts w:ascii="Arial" w:hAnsi="Arial" w:cs="Arial"/>
            <w:sz w:val="20"/>
            <w:szCs w:val="20"/>
            <w:highlight w:val="yellow"/>
            <w:rPrChange w:id="368" w:author="Lanciani, Marcello" w:date="2023-10-04T10:38:00Z">
              <w:rPr/>
            </w:rPrChange>
          </w:rPr>
          <w:t xml:space="preserve">Values in cells </w:t>
        </w:r>
      </w:ins>
      <w:ins w:id="369" w:author="Puellbeck, Julia" w:date="2023-08-03T13:04:00Z">
        <w:r w:rsidRPr="00EC0B03">
          <w:rPr>
            <w:rFonts w:ascii="Arial" w:hAnsi="Arial" w:cs="Arial"/>
            <w:sz w:val="20"/>
            <w:szCs w:val="20"/>
            <w:highlight w:val="yellow"/>
            <w:rPrChange w:id="370" w:author="Lanciani, Marcello" w:date="2023-10-04T10:38:00Z">
              <w:rPr/>
            </w:rPrChange>
          </w:rPr>
          <w:t xml:space="preserve">F7:G8 should be </w:t>
        </w:r>
      </w:ins>
      <w:ins w:id="371" w:author="Puellbeck, Julia" w:date="2023-08-03T13:05:00Z">
        <w:r w:rsidRPr="00EC0B03">
          <w:rPr>
            <w:rFonts w:ascii="Arial" w:hAnsi="Arial" w:cs="Arial"/>
            <w:sz w:val="20"/>
            <w:szCs w:val="20"/>
            <w:highlight w:val="yellow"/>
            <w:rPrChange w:id="372" w:author="Lanciani, Marcello" w:date="2023-10-04T10:38:00Z">
              <w:rPr/>
            </w:rPrChange>
          </w:rPr>
          <w:t>≥</w:t>
        </w:r>
      </w:ins>
      <w:ins w:id="373" w:author="Puellbeck, Julia" w:date="2023-08-03T13:03:00Z">
        <w:r w:rsidRPr="00EC0B03">
          <w:rPr>
            <w:rFonts w:ascii="Arial" w:hAnsi="Arial" w:cs="Arial"/>
            <w:sz w:val="20"/>
            <w:szCs w:val="20"/>
            <w:highlight w:val="yellow"/>
            <w:rPrChange w:id="374" w:author="Lanciani, Marcello" w:date="2023-10-04T10:38:00Z">
              <w:rPr/>
            </w:rPrChange>
          </w:rPr>
          <w:t xml:space="preserve"> 0</w:t>
        </w:r>
      </w:ins>
      <w:ins w:id="375" w:author="Puellbeck, Julia" w:date="2023-08-03T13:04:00Z">
        <w:r w:rsidRPr="00EC0B03">
          <w:rPr>
            <w:rFonts w:ascii="Arial" w:hAnsi="Arial" w:cs="Arial"/>
            <w:sz w:val="20"/>
            <w:szCs w:val="20"/>
            <w:highlight w:val="yellow"/>
            <w:rPrChange w:id="376" w:author="Lanciani, Marcello" w:date="2023-10-04T10:38:00Z">
              <w:rPr/>
            </w:rPrChange>
          </w:rPr>
          <w:t>.</w:t>
        </w:r>
      </w:ins>
    </w:p>
    <w:p w14:paraId="47C8726F" w14:textId="086B8BFF" w:rsidR="00581158" w:rsidRPr="00EC0B03" w:rsidRDefault="00581158" w:rsidP="00EC0B03">
      <w:pPr>
        <w:pStyle w:val="ListParagraph"/>
        <w:numPr>
          <w:ilvl w:val="0"/>
          <w:numId w:val="13"/>
        </w:numPr>
        <w:spacing w:before="120" w:after="200" w:line="276" w:lineRule="auto"/>
        <w:ind w:left="714" w:hanging="357"/>
        <w:jc w:val="left"/>
        <w:rPr>
          <w:ins w:id="377" w:author="Puellbeck, Julia" w:date="2023-08-03T15:41:00Z"/>
          <w:rFonts w:ascii="Arial" w:hAnsi="Arial" w:cs="Arial"/>
          <w:sz w:val="20"/>
          <w:szCs w:val="20"/>
          <w:highlight w:val="yellow"/>
        </w:rPr>
      </w:pPr>
      <w:ins w:id="378" w:author="Puellbeck, Julia" w:date="2023-08-03T15:41:00Z">
        <w:r w:rsidRPr="00EC0B03">
          <w:rPr>
            <w:rFonts w:ascii="Arial" w:hAnsi="Arial" w:cs="Arial"/>
            <w:sz w:val="20"/>
            <w:szCs w:val="20"/>
            <w:highlight w:val="yellow"/>
          </w:rPr>
          <w:t xml:space="preserve">G7 </w:t>
        </w:r>
      </w:ins>
      <w:ins w:id="379" w:author="Puellbeck, Julia" w:date="2023-08-03T15:42:00Z">
        <w:r w:rsidRPr="00EC0B03">
          <w:rPr>
            <w:rFonts w:ascii="Arial" w:hAnsi="Arial" w:cs="Arial"/>
            <w:sz w:val="20"/>
            <w:szCs w:val="20"/>
            <w:highlight w:val="yellow"/>
            <w:rPrChange w:id="380" w:author="Lanciani, Marcello" w:date="2023-10-04T10:38:00Z">
              <w:rPr>
                <w:rFonts w:ascii="Arial" w:hAnsi="Arial" w:cs="Arial"/>
                <w:sz w:val="20"/>
                <w:szCs w:val="20"/>
                <w:highlight w:val="green"/>
              </w:rPr>
            </w:rPrChange>
          </w:rPr>
          <w:t>≤</w:t>
        </w:r>
      </w:ins>
      <w:ins w:id="381" w:author="Puellbeck, Julia" w:date="2023-08-03T15:41:00Z">
        <w:r w:rsidRPr="00EC0B03">
          <w:rPr>
            <w:rFonts w:ascii="Arial" w:hAnsi="Arial" w:cs="Arial"/>
            <w:sz w:val="20"/>
            <w:szCs w:val="20"/>
            <w:highlight w:val="yellow"/>
          </w:rPr>
          <w:t xml:space="preserve"> F7 and G8 </w:t>
        </w:r>
      </w:ins>
      <w:ins w:id="382" w:author="Puellbeck, Julia" w:date="2023-08-03T15:42:00Z">
        <w:r w:rsidRPr="00EC0B03">
          <w:rPr>
            <w:rFonts w:ascii="Arial" w:hAnsi="Arial" w:cs="Arial"/>
            <w:sz w:val="20"/>
            <w:szCs w:val="20"/>
            <w:highlight w:val="yellow"/>
            <w:rPrChange w:id="383" w:author="Lanciani, Marcello" w:date="2023-10-04T10:38:00Z">
              <w:rPr>
                <w:rFonts w:ascii="Arial" w:hAnsi="Arial" w:cs="Arial"/>
                <w:sz w:val="20"/>
                <w:szCs w:val="20"/>
                <w:highlight w:val="green"/>
              </w:rPr>
            </w:rPrChange>
          </w:rPr>
          <w:t>≤</w:t>
        </w:r>
      </w:ins>
      <w:ins w:id="384" w:author="Puellbeck, Julia" w:date="2023-08-03T15:41:00Z">
        <w:r w:rsidRPr="00EC0B03">
          <w:rPr>
            <w:rFonts w:ascii="Arial" w:hAnsi="Arial" w:cs="Arial"/>
            <w:sz w:val="20"/>
            <w:szCs w:val="20"/>
            <w:highlight w:val="yellow"/>
          </w:rPr>
          <w:t xml:space="preserve"> F8.</w:t>
        </w:r>
      </w:ins>
    </w:p>
    <w:p w14:paraId="5EB3F179" w14:textId="538477B4" w:rsidR="00581158" w:rsidRPr="00EC0B03" w:rsidRDefault="00581158" w:rsidP="00EC0B03">
      <w:pPr>
        <w:pStyle w:val="ListParagraph"/>
        <w:numPr>
          <w:ilvl w:val="0"/>
          <w:numId w:val="13"/>
        </w:numPr>
        <w:spacing w:before="120" w:after="200" w:line="276" w:lineRule="auto"/>
        <w:ind w:left="714" w:hanging="357"/>
        <w:jc w:val="left"/>
        <w:rPr>
          <w:ins w:id="385" w:author="Puellbeck, Julia" w:date="2023-08-03T13:06:00Z"/>
          <w:rFonts w:ascii="Arial" w:hAnsi="Arial" w:cs="Arial"/>
          <w:sz w:val="20"/>
          <w:szCs w:val="20"/>
          <w:highlight w:val="yellow"/>
          <w:rPrChange w:id="386" w:author="Lanciani, Marcello" w:date="2023-10-04T10:38:00Z">
            <w:rPr>
              <w:ins w:id="387" w:author="Puellbeck, Julia" w:date="2023-08-03T13:06:00Z"/>
            </w:rPr>
          </w:rPrChange>
        </w:rPr>
        <w:pPrChange w:id="388" w:author="Lanciani, Marcello" w:date="2023-10-04T10:37:00Z">
          <w:pPr>
            <w:pStyle w:val="ListParagraph"/>
            <w:numPr>
              <w:numId w:val="32"/>
            </w:numPr>
            <w:ind w:hanging="360"/>
          </w:pPr>
        </w:pPrChange>
      </w:pPr>
      <w:ins w:id="389" w:author="Puellbeck, Julia" w:date="2023-08-03T15:41:00Z">
        <w:r w:rsidRPr="00EC0B03">
          <w:rPr>
            <w:rFonts w:ascii="Arial" w:hAnsi="Arial" w:cs="Arial"/>
            <w:sz w:val="20"/>
            <w:szCs w:val="20"/>
            <w:highlight w:val="yellow"/>
          </w:rPr>
          <w:t>F</w:t>
        </w:r>
      </w:ins>
      <w:ins w:id="390" w:author="Puellbeck, Julia" w:date="2023-08-03T15:42:00Z">
        <w:r w:rsidRPr="00EC0B03">
          <w:rPr>
            <w:rFonts w:ascii="Arial" w:hAnsi="Arial" w:cs="Arial"/>
            <w:sz w:val="20"/>
            <w:szCs w:val="20"/>
            <w:highlight w:val="yellow"/>
          </w:rPr>
          <w:t xml:space="preserve">8 </w:t>
        </w:r>
        <w:r w:rsidRPr="00EC0B03">
          <w:rPr>
            <w:rFonts w:ascii="Arial" w:hAnsi="Arial" w:cs="Arial"/>
            <w:sz w:val="20"/>
            <w:szCs w:val="20"/>
            <w:highlight w:val="yellow"/>
            <w:rPrChange w:id="391" w:author="Lanciani, Marcello" w:date="2023-10-04T10:38:00Z">
              <w:rPr>
                <w:rFonts w:ascii="Arial" w:hAnsi="Arial" w:cs="Arial"/>
                <w:sz w:val="20"/>
                <w:szCs w:val="20"/>
                <w:highlight w:val="green"/>
              </w:rPr>
            </w:rPrChange>
          </w:rPr>
          <w:t>≤</w:t>
        </w:r>
        <w:r w:rsidRPr="00EC0B03">
          <w:rPr>
            <w:rFonts w:ascii="Arial" w:hAnsi="Arial" w:cs="Arial"/>
            <w:sz w:val="20"/>
            <w:szCs w:val="20"/>
            <w:highlight w:val="yellow"/>
          </w:rPr>
          <w:t xml:space="preserve"> F7 and G8 </w:t>
        </w:r>
        <w:r w:rsidRPr="00EC0B03">
          <w:rPr>
            <w:rFonts w:ascii="Arial" w:hAnsi="Arial" w:cs="Arial"/>
            <w:sz w:val="20"/>
            <w:szCs w:val="20"/>
            <w:highlight w:val="yellow"/>
            <w:rPrChange w:id="392" w:author="Lanciani, Marcello" w:date="2023-10-04T10:38:00Z">
              <w:rPr>
                <w:rFonts w:ascii="Arial" w:hAnsi="Arial" w:cs="Arial"/>
                <w:sz w:val="20"/>
                <w:szCs w:val="20"/>
                <w:highlight w:val="green"/>
              </w:rPr>
            </w:rPrChange>
          </w:rPr>
          <w:t>≤</w:t>
        </w:r>
        <w:r w:rsidRPr="00EC0B03">
          <w:rPr>
            <w:rFonts w:ascii="Arial" w:hAnsi="Arial" w:cs="Arial"/>
            <w:sz w:val="20"/>
            <w:szCs w:val="20"/>
            <w:highlight w:val="yellow"/>
          </w:rPr>
          <w:t xml:space="preserve"> G7.</w:t>
        </w:r>
      </w:ins>
    </w:p>
    <w:p w14:paraId="59798302" w14:textId="26865B1A" w:rsidR="006B2AB0" w:rsidRPr="00EC0B03" w:rsidRDefault="006B2AB0" w:rsidP="00EC0B03">
      <w:pPr>
        <w:spacing w:before="120" w:after="200" w:line="276" w:lineRule="auto"/>
        <w:jc w:val="left"/>
        <w:rPr>
          <w:ins w:id="393" w:author="Puellbeck, Julia" w:date="2023-08-03T13:03:00Z"/>
          <w:rFonts w:ascii="Arial" w:hAnsi="Arial" w:cs="Arial"/>
          <w:sz w:val="20"/>
          <w:szCs w:val="20"/>
          <w:highlight w:val="yellow"/>
          <w:rPrChange w:id="394" w:author="Lanciani, Marcello" w:date="2023-10-04T10:38:00Z">
            <w:rPr>
              <w:ins w:id="395" w:author="Puellbeck, Julia" w:date="2023-08-03T13:03:00Z"/>
            </w:rPr>
          </w:rPrChange>
        </w:rPr>
        <w:pPrChange w:id="396" w:author="Lanciani, Marcello" w:date="2023-10-04T10:37:00Z">
          <w:pPr>
            <w:pStyle w:val="ListParagraph"/>
            <w:numPr>
              <w:numId w:val="13"/>
            </w:numPr>
            <w:spacing w:before="0" w:after="200" w:line="276" w:lineRule="auto"/>
            <w:ind w:hanging="360"/>
            <w:jc w:val="left"/>
          </w:pPr>
        </w:pPrChange>
      </w:pPr>
      <w:ins w:id="397" w:author="Puellbeck, Julia" w:date="2023-08-03T13:06:00Z">
        <w:r w:rsidRPr="00EC0B03">
          <w:rPr>
            <w:rFonts w:ascii="Arial" w:hAnsi="Arial" w:cs="Arial"/>
            <w:sz w:val="20"/>
            <w:szCs w:val="20"/>
            <w:highlight w:val="yellow"/>
            <w:rPrChange w:id="398" w:author="Lanciani, Marcello" w:date="2023-10-04T10:38:00Z">
              <w:rPr/>
            </w:rPrChange>
          </w:rPr>
          <w:t>Sheet “6_PRR_levelling”</w:t>
        </w:r>
      </w:ins>
      <w:ins w:id="399" w:author="Puellbeck, Julia" w:date="2023-08-03T13:13:00Z">
        <w:r w:rsidR="00E20114" w:rsidRPr="00EC0B03">
          <w:rPr>
            <w:rFonts w:ascii="Arial" w:hAnsi="Arial" w:cs="Arial"/>
            <w:sz w:val="20"/>
            <w:szCs w:val="20"/>
            <w:highlight w:val="yellow"/>
          </w:rPr>
          <w:t>:</w:t>
        </w:r>
      </w:ins>
    </w:p>
    <w:p w14:paraId="144A0CAC" w14:textId="07083F61" w:rsidR="004C61C0" w:rsidRPr="00EC0B03" w:rsidRDefault="004C61C0" w:rsidP="00EC0B03">
      <w:pPr>
        <w:pStyle w:val="ListParagraph"/>
        <w:numPr>
          <w:ilvl w:val="0"/>
          <w:numId w:val="13"/>
        </w:numPr>
        <w:spacing w:before="0" w:after="200" w:line="276" w:lineRule="auto"/>
        <w:jc w:val="left"/>
        <w:rPr>
          <w:ins w:id="400" w:author="Puellbeck, Julia" w:date="2023-08-03T15:51:00Z"/>
          <w:rFonts w:ascii="Arial" w:hAnsi="Arial" w:cs="Arial"/>
          <w:sz w:val="20"/>
          <w:szCs w:val="20"/>
          <w:highlight w:val="yellow"/>
          <w:rPrChange w:id="401" w:author="Lanciani, Marcello" w:date="2023-10-04T10:38:00Z">
            <w:rPr>
              <w:ins w:id="402" w:author="Puellbeck, Julia" w:date="2023-08-03T15:51:00Z"/>
              <w:rFonts w:ascii="Arial" w:hAnsi="Arial" w:cs="Arial"/>
              <w:sz w:val="20"/>
              <w:szCs w:val="20"/>
              <w:highlight w:val="green"/>
            </w:rPr>
          </w:rPrChange>
        </w:rPr>
      </w:pPr>
      <w:ins w:id="403" w:author="Puellbeck, Julia" w:date="2023-08-03T15:47:00Z">
        <w:r w:rsidRPr="00EC0B03">
          <w:rPr>
            <w:rFonts w:ascii="Arial" w:hAnsi="Arial" w:cs="Arial"/>
            <w:sz w:val="20"/>
            <w:szCs w:val="20"/>
            <w:highlight w:val="yellow"/>
          </w:rPr>
          <w:t>F8</w:t>
        </w:r>
      </w:ins>
      <w:ins w:id="404" w:author="Puellbeck, Julia" w:date="2023-08-03T15:48:00Z">
        <w:r w:rsidRPr="00EC0B03">
          <w:rPr>
            <w:rFonts w:ascii="Arial" w:hAnsi="Arial" w:cs="Arial"/>
            <w:sz w:val="20"/>
            <w:szCs w:val="20"/>
            <w:highlight w:val="yellow"/>
            <w:rPrChange w:id="405" w:author="Lanciani, Marcello" w:date="2023-10-04T10:38:00Z">
              <w:rPr>
                <w:rFonts w:ascii="Arial" w:hAnsi="Arial" w:cs="Arial"/>
                <w:sz w:val="20"/>
                <w:szCs w:val="20"/>
                <w:highlight w:val="green"/>
              </w:rPr>
            </w:rPrChange>
          </w:rPr>
          <w:t>:19</w:t>
        </w:r>
      </w:ins>
      <w:ins w:id="406" w:author="Puellbeck, Julia" w:date="2023-08-03T15:47:00Z">
        <w:r w:rsidRPr="00EC0B03">
          <w:rPr>
            <w:rFonts w:ascii="Arial" w:hAnsi="Arial" w:cs="Arial"/>
            <w:sz w:val="20"/>
            <w:szCs w:val="20"/>
            <w:highlight w:val="yellow"/>
          </w:rPr>
          <w:t xml:space="preserve"> </w:t>
        </w:r>
        <w:r w:rsidRPr="00EC0B03">
          <w:rPr>
            <w:rFonts w:ascii="Arial" w:hAnsi="Arial" w:cs="Arial"/>
            <w:sz w:val="20"/>
            <w:szCs w:val="20"/>
            <w:highlight w:val="yellow"/>
            <w:rPrChange w:id="407" w:author="Lanciani, Marcello" w:date="2023-10-04T10:38:00Z">
              <w:rPr>
                <w:highlight w:val="green"/>
              </w:rPr>
            </w:rPrChange>
          </w:rPr>
          <w:t xml:space="preserve">≤ </w:t>
        </w:r>
        <w:r w:rsidRPr="00EC0B03">
          <w:rPr>
            <w:rFonts w:ascii="Arial" w:hAnsi="Arial" w:cs="Arial"/>
            <w:sz w:val="20"/>
            <w:szCs w:val="20"/>
            <w:highlight w:val="yellow"/>
          </w:rPr>
          <w:t>E8</w:t>
        </w:r>
      </w:ins>
      <w:ins w:id="408" w:author="Puellbeck, Julia" w:date="2023-08-03T15:48:00Z">
        <w:r w:rsidRPr="00EC0B03">
          <w:rPr>
            <w:rFonts w:ascii="Arial" w:hAnsi="Arial" w:cs="Arial"/>
            <w:sz w:val="20"/>
            <w:szCs w:val="20"/>
            <w:highlight w:val="yellow"/>
            <w:rPrChange w:id="409" w:author="Lanciani, Marcello" w:date="2023-10-04T10:38:00Z">
              <w:rPr>
                <w:rFonts w:ascii="Arial" w:hAnsi="Arial" w:cs="Arial"/>
                <w:sz w:val="20"/>
                <w:szCs w:val="20"/>
                <w:highlight w:val="green"/>
              </w:rPr>
            </w:rPrChange>
          </w:rPr>
          <w:t>:</w:t>
        </w:r>
        <w:commentRangeStart w:id="410"/>
        <w:r w:rsidRPr="00EC0B03">
          <w:rPr>
            <w:rFonts w:ascii="Arial" w:hAnsi="Arial" w:cs="Arial"/>
            <w:sz w:val="20"/>
            <w:szCs w:val="20"/>
            <w:highlight w:val="yellow"/>
            <w:rPrChange w:id="411" w:author="Lanciani, Marcello" w:date="2023-10-04T10:38:00Z">
              <w:rPr>
                <w:rFonts w:ascii="Arial" w:hAnsi="Arial" w:cs="Arial"/>
                <w:sz w:val="20"/>
                <w:szCs w:val="20"/>
                <w:highlight w:val="green"/>
              </w:rPr>
            </w:rPrChange>
          </w:rPr>
          <w:t>19</w:t>
        </w:r>
      </w:ins>
      <w:commentRangeEnd w:id="410"/>
      <w:ins w:id="412" w:author="Puellbeck, Julia" w:date="2023-08-03T15:49:00Z">
        <w:r w:rsidRPr="00EC0B03">
          <w:rPr>
            <w:rStyle w:val="CommentReference"/>
            <w:rFonts w:ascii="Arial" w:hAnsi="Arial" w:cs="Arial"/>
            <w:sz w:val="20"/>
            <w:szCs w:val="20"/>
            <w:highlight w:val="yellow"/>
            <w:rPrChange w:id="413" w:author="Lanciani, Marcello" w:date="2023-10-04T10:38:00Z">
              <w:rPr>
                <w:rStyle w:val="CommentReference"/>
              </w:rPr>
            </w:rPrChange>
          </w:rPr>
          <w:commentReference w:id="410"/>
        </w:r>
      </w:ins>
      <w:ins w:id="414" w:author="Puellbeck, Julia" w:date="2023-08-03T15:46:00Z">
        <w:r w:rsidRPr="00EC0B03">
          <w:rPr>
            <w:rFonts w:ascii="Arial" w:hAnsi="Arial" w:cs="Arial"/>
            <w:sz w:val="20"/>
            <w:szCs w:val="20"/>
            <w:highlight w:val="yellow"/>
            <w:rPrChange w:id="415" w:author="Lanciani, Marcello" w:date="2023-10-04T10:38:00Z">
              <w:rPr>
                <w:highlight w:val="yellow"/>
              </w:rPr>
            </w:rPrChange>
          </w:rPr>
          <w:t>.</w:t>
        </w:r>
      </w:ins>
    </w:p>
    <w:p w14:paraId="57A5D824" w14:textId="0203DE26" w:rsidR="00FD551C" w:rsidRPr="00EC0B03" w:rsidRDefault="00FD551C" w:rsidP="00EC0B03">
      <w:pPr>
        <w:pStyle w:val="ListParagraph"/>
        <w:numPr>
          <w:ilvl w:val="0"/>
          <w:numId w:val="13"/>
        </w:numPr>
        <w:spacing w:before="0" w:after="200" w:line="276" w:lineRule="auto"/>
        <w:jc w:val="left"/>
        <w:rPr>
          <w:ins w:id="416" w:author="Puellbeck, Julia" w:date="2023-08-03T15:56:00Z"/>
          <w:rFonts w:ascii="Arial" w:hAnsi="Arial" w:cs="Arial"/>
          <w:sz w:val="20"/>
          <w:szCs w:val="20"/>
          <w:highlight w:val="yellow"/>
          <w:rPrChange w:id="417" w:author="Lanciani, Marcello" w:date="2023-10-04T10:38:00Z">
            <w:rPr>
              <w:ins w:id="418" w:author="Puellbeck, Julia" w:date="2023-08-03T15:56:00Z"/>
              <w:rFonts w:ascii="Arial" w:hAnsi="Arial" w:cs="Arial"/>
              <w:sz w:val="20"/>
              <w:szCs w:val="20"/>
              <w:highlight w:val="green"/>
            </w:rPr>
          </w:rPrChange>
        </w:rPr>
      </w:pPr>
      <w:ins w:id="419" w:author="Puellbeck, Julia" w:date="2023-08-03T15:57:00Z">
        <w:r w:rsidRPr="00EC0B03">
          <w:rPr>
            <w:rFonts w:ascii="Arial" w:hAnsi="Arial" w:cs="Arial"/>
            <w:sz w:val="20"/>
            <w:szCs w:val="20"/>
            <w:highlight w:val="yellow"/>
            <w:rPrChange w:id="420" w:author="Lanciani, Marcello" w:date="2023-10-04T10:38:00Z">
              <w:rPr>
                <w:rFonts w:ascii="Arial" w:hAnsi="Arial" w:cs="Arial"/>
                <w:sz w:val="20"/>
                <w:szCs w:val="20"/>
                <w:highlight w:val="green"/>
              </w:rPr>
            </w:rPrChange>
          </w:rPr>
          <w:t>E8</w:t>
        </w:r>
      </w:ins>
      <w:ins w:id="421" w:author="Puellbeck, Julia" w:date="2023-08-03T15:56:00Z">
        <w:r w:rsidRPr="00EC0B03">
          <w:rPr>
            <w:rFonts w:ascii="Arial" w:hAnsi="Arial" w:cs="Arial"/>
            <w:sz w:val="20"/>
            <w:szCs w:val="20"/>
            <w:highlight w:val="yellow"/>
            <w:rPrChange w:id="422" w:author="Lanciani, Marcello" w:date="2023-10-04T10:38:00Z">
              <w:rPr>
                <w:rFonts w:ascii="Arial" w:hAnsi="Arial" w:cs="Arial"/>
                <w:sz w:val="20"/>
                <w:szCs w:val="20"/>
                <w:highlight w:val="green"/>
              </w:rPr>
            </w:rPrChange>
          </w:rPr>
          <w:t xml:space="preserve"> </w:t>
        </w:r>
        <w:r w:rsidRPr="00EC0B03">
          <w:rPr>
            <w:rFonts w:ascii="Arial" w:hAnsi="Arial" w:cs="Arial"/>
            <w:sz w:val="20"/>
            <w:szCs w:val="20"/>
            <w:highlight w:val="yellow"/>
          </w:rPr>
          <w:t>≥</w:t>
        </w:r>
        <w:r w:rsidRPr="00EC0B03">
          <w:rPr>
            <w:rFonts w:ascii="Arial" w:hAnsi="Arial" w:cs="Arial"/>
            <w:sz w:val="20"/>
            <w:szCs w:val="20"/>
            <w:highlight w:val="yellow"/>
            <w:rPrChange w:id="423" w:author="Lanciani, Marcello" w:date="2023-10-04T10:38:00Z">
              <w:rPr>
                <w:rFonts w:ascii="Arial" w:hAnsi="Arial" w:cs="Arial"/>
                <w:sz w:val="20"/>
                <w:szCs w:val="20"/>
                <w:highlight w:val="green"/>
              </w:rPr>
            </w:rPrChange>
          </w:rPr>
          <w:t xml:space="preserve"> Sum (K8, M</w:t>
        </w:r>
      </w:ins>
      <w:ins w:id="424" w:author="Puellbeck, Julia" w:date="2023-08-03T15:57:00Z">
        <w:r w:rsidRPr="00EC0B03">
          <w:rPr>
            <w:rFonts w:ascii="Arial" w:hAnsi="Arial" w:cs="Arial"/>
            <w:sz w:val="20"/>
            <w:szCs w:val="20"/>
            <w:highlight w:val="yellow"/>
            <w:rPrChange w:id="425" w:author="Lanciani, Marcello" w:date="2023-10-04T10:38:00Z">
              <w:rPr>
                <w:rFonts w:ascii="Arial" w:hAnsi="Arial" w:cs="Arial"/>
                <w:sz w:val="20"/>
                <w:szCs w:val="20"/>
                <w:highlight w:val="green"/>
              </w:rPr>
            </w:rPrChange>
          </w:rPr>
          <w:t xml:space="preserve">8, O8, Q8, S8, U8, </w:t>
        </w:r>
        <w:r w:rsidRPr="00EC0B03">
          <w:rPr>
            <w:rFonts w:ascii="Arial" w:hAnsi="Arial" w:cs="Arial"/>
            <w:sz w:val="20"/>
            <w:szCs w:val="20"/>
            <w:highlight w:val="yellow"/>
            <w:rPrChange w:id="426" w:author="Lanciani, Marcello" w:date="2023-10-04T10:38:00Z">
              <w:rPr>
                <w:rFonts w:ascii="Arial" w:hAnsi="Arial" w:cs="Arial"/>
                <w:sz w:val="20"/>
                <w:szCs w:val="20"/>
              </w:rPr>
            </w:rPrChange>
          </w:rPr>
          <w:t>W</w:t>
        </w:r>
      </w:ins>
      <w:ins w:id="427" w:author="Puellbeck, Julia" w:date="2023-08-03T15:56:00Z">
        <w:r w:rsidRPr="00EC0B03">
          <w:rPr>
            <w:rFonts w:ascii="Arial" w:hAnsi="Arial" w:cs="Arial"/>
            <w:sz w:val="20"/>
            <w:szCs w:val="20"/>
            <w:highlight w:val="yellow"/>
            <w:rPrChange w:id="428" w:author="Lanciani, Marcello" w:date="2023-10-04T10:38:00Z">
              <w:rPr>
                <w:rFonts w:ascii="Arial" w:hAnsi="Arial" w:cs="Arial"/>
                <w:sz w:val="20"/>
                <w:szCs w:val="20"/>
              </w:rPr>
            </w:rPrChange>
          </w:rPr>
          <w:t>8)</w:t>
        </w:r>
      </w:ins>
      <w:ins w:id="429" w:author="Puellbeck, Julia" w:date="2023-08-03T15:58:00Z">
        <w:r w:rsidRPr="00EC0B03">
          <w:rPr>
            <w:rFonts w:ascii="Arial" w:hAnsi="Arial" w:cs="Arial"/>
            <w:sz w:val="20"/>
            <w:szCs w:val="20"/>
            <w:highlight w:val="yellow"/>
            <w:rPrChange w:id="430" w:author="Lanciani, Marcello" w:date="2023-10-04T10:38:00Z">
              <w:rPr>
                <w:rFonts w:ascii="Arial" w:hAnsi="Arial" w:cs="Arial"/>
                <w:sz w:val="20"/>
                <w:szCs w:val="20"/>
                <w:highlight w:val="green"/>
              </w:rPr>
            </w:rPrChange>
          </w:rPr>
          <w:t xml:space="preserve">: </w:t>
        </w:r>
        <w:r w:rsidRPr="00EC0B03">
          <w:rPr>
            <w:rFonts w:ascii="Arial" w:hAnsi="Arial" w:cs="Arial"/>
            <w:sz w:val="20"/>
            <w:szCs w:val="20"/>
            <w:highlight w:val="yellow"/>
            <w:rPrChange w:id="431" w:author="Lanciani, Marcello" w:date="2023-10-04T10:38:00Z">
              <w:rPr>
                <w:rFonts w:ascii="Arial" w:hAnsi="Arial" w:cs="Arial"/>
                <w:sz w:val="20"/>
                <w:szCs w:val="20"/>
                <w:highlight w:val="green"/>
                <w:lang w:val="de-AT"/>
              </w:rPr>
            </w:rPrChange>
          </w:rPr>
          <w:t xml:space="preserve"> </w:t>
        </w:r>
      </w:ins>
      <w:ins w:id="432" w:author="Puellbeck, Julia" w:date="2023-08-03T15:59:00Z">
        <w:r w:rsidRPr="00EC0B03">
          <w:rPr>
            <w:rFonts w:ascii="Arial" w:hAnsi="Arial" w:cs="Arial"/>
            <w:sz w:val="20"/>
            <w:szCs w:val="20"/>
            <w:highlight w:val="yellow"/>
            <w:rPrChange w:id="433" w:author="Lanciani, Marcello" w:date="2023-10-04T10:38:00Z">
              <w:rPr>
                <w:rFonts w:ascii="Arial" w:hAnsi="Arial" w:cs="Arial"/>
                <w:sz w:val="20"/>
                <w:szCs w:val="20"/>
                <w:highlight w:val="green"/>
              </w:rPr>
            </w:rPrChange>
          </w:rPr>
          <w:t>this condition</w:t>
        </w:r>
      </w:ins>
      <w:ins w:id="434" w:author="Puellbeck, Julia" w:date="2023-08-03T15:58:00Z">
        <w:r w:rsidRPr="00EC0B03">
          <w:rPr>
            <w:rFonts w:ascii="Arial" w:hAnsi="Arial" w:cs="Arial"/>
            <w:sz w:val="20"/>
            <w:szCs w:val="20"/>
            <w:highlight w:val="yellow"/>
            <w:rPrChange w:id="435" w:author="Lanciani, Marcello" w:date="2023-10-04T10:38:00Z">
              <w:rPr>
                <w:rFonts w:ascii="Arial" w:hAnsi="Arial" w:cs="Arial"/>
                <w:sz w:val="20"/>
                <w:szCs w:val="20"/>
                <w:highlight w:val="green"/>
              </w:rPr>
            </w:rPrChange>
          </w:rPr>
          <w:t xml:space="preserve"> needs to hold for all </w:t>
        </w:r>
      </w:ins>
      <w:ins w:id="436" w:author="Puellbeck, Julia" w:date="2023-08-03T17:15:00Z">
        <w:r w:rsidR="00B9020A" w:rsidRPr="00EC0B03">
          <w:rPr>
            <w:rFonts w:ascii="Arial" w:hAnsi="Arial" w:cs="Arial"/>
            <w:sz w:val="20"/>
            <w:szCs w:val="20"/>
            <w:highlight w:val="yellow"/>
            <w:rPrChange w:id="437" w:author="Lanciani, Marcello" w:date="2023-10-04T10:38:00Z">
              <w:rPr>
                <w:rFonts w:ascii="Arial" w:hAnsi="Arial" w:cs="Arial"/>
                <w:sz w:val="20"/>
                <w:szCs w:val="20"/>
                <w:highlight w:val="green"/>
              </w:rPr>
            </w:rPrChange>
          </w:rPr>
          <w:t xml:space="preserve">rows: </w:t>
        </w:r>
      </w:ins>
      <w:ins w:id="438" w:author="Puellbeck, Julia" w:date="2023-08-03T15:58:00Z">
        <w:r w:rsidRPr="00EC0B03">
          <w:rPr>
            <w:rFonts w:ascii="Arial" w:hAnsi="Arial" w:cs="Arial"/>
            <w:sz w:val="20"/>
            <w:szCs w:val="20"/>
            <w:highlight w:val="yellow"/>
            <w:rPrChange w:id="439" w:author="Lanciani, Marcello" w:date="2023-10-04T10:38:00Z">
              <w:rPr>
                <w:rFonts w:ascii="Arial" w:hAnsi="Arial" w:cs="Arial"/>
                <w:sz w:val="20"/>
                <w:szCs w:val="20"/>
                <w:highlight w:val="green"/>
              </w:rPr>
            </w:rPrChange>
          </w:rPr>
          <w:t>E8:19</w:t>
        </w:r>
      </w:ins>
    </w:p>
    <w:p w14:paraId="6274100D" w14:textId="2D5022AC" w:rsidR="004C61C0" w:rsidRPr="00EC0B03" w:rsidRDefault="00FD551C" w:rsidP="00EC0B03">
      <w:pPr>
        <w:pStyle w:val="ListParagraph"/>
        <w:numPr>
          <w:ilvl w:val="0"/>
          <w:numId w:val="13"/>
        </w:numPr>
        <w:spacing w:before="0" w:after="200" w:line="276" w:lineRule="auto"/>
        <w:jc w:val="left"/>
        <w:rPr>
          <w:ins w:id="440" w:author="Puellbeck, Julia" w:date="2023-08-03T15:46:00Z"/>
          <w:rFonts w:ascii="Arial" w:hAnsi="Arial" w:cs="Arial"/>
          <w:sz w:val="20"/>
          <w:szCs w:val="20"/>
          <w:highlight w:val="yellow"/>
          <w:rPrChange w:id="441" w:author="Lanciani, Marcello" w:date="2023-10-04T10:38:00Z">
            <w:rPr>
              <w:ins w:id="442" w:author="Puellbeck, Julia" w:date="2023-08-03T15:46:00Z"/>
              <w:highlight w:val="yellow"/>
            </w:rPr>
          </w:rPrChange>
        </w:rPr>
      </w:pPr>
      <w:ins w:id="443" w:author="Puellbeck, Julia" w:date="2023-08-03T15:59:00Z">
        <w:r w:rsidRPr="00EC0B03">
          <w:rPr>
            <w:rFonts w:ascii="Arial" w:hAnsi="Arial" w:cs="Arial"/>
            <w:sz w:val="20"/>
            <w:szCs w:val="20"/>
            <w:highlight w:val="yellow"/>
            <w:rPrChange w:id="444" w:author="Lanciani, Marcello" w:date="2023-10-04T10:38:00Z">
              <w:rPr>
                <w:rFonts w:ascii="Arial" w:hAnsi="Arial" w:cs="Arial"/>
                <w:sz w:val="20"/>
                <w:szCs w:val="20"/>
                <w:highlight w:val="green"/>
              </w:rPr>
            </w:rPrChange>
          </w:rPr>
          <w:t xml:space="preserve">F8 </w:t>
        </w:r>
        <w:r w:rsidRPr="00EC0B03">
          <w:rPr>
            <w:rFonts w:ascii="Arial" w:hAnsi="Arial" w:cs="Arial"/>
            <w:sz w:val="20"/>
            <w:szCs w:val="20"/>
            <w:highlight w:val="yellow"/>
          </w:rPr>
          <w:t>≥</w:t>
        </w:r>
        <w:r w:rsidRPr="00EC0B03">
          <w:rPr>
            <w:rFonts w:ascii="Arial" w:hAnsi="Arial" w:cs="Arial"/>
            <w:sz w:val="20"/>
            <w:szCs w:val="20"/>
            <w:highlight w:val="yellow"/>
            <w:rPrChange w:id="445" w:author="Lanciani, Marcello" w:date="2023-10-04T10:38:00Z">
              <w:rPr>
                <w:rFonts w:ascii="Arial" w:hAnsi="Arial" w:cs="Arial"/>
                <w:sz w:val="20"/>
                <w:szCs w:val="20"/>
                <w:highlight w:val="green"/>
              </w:rPr>
            </w:rPrChange>
          </w:rPr>
          <w:t xml:space="preserve"> Sum (L8, N8, P8, R8, T8, V8, </w:t>
        </w:r>
        <w:r w:rsidRPr="00EC0B03">
          <w:rPr>
            <w:rFonts w:ascii="Arial" w:hAnsi="Arial" w:cs="Arial"/>
            <w:sz w:val="20"/>
            <w:szCs w:val="20"/>
            <w:highlight w:val="yellow"/>
            <w:rPrChange w:id="446" w:author="Lanciani, Marcello" w:date="2023-10-04T10:38:00Z">
              <w:rPr>
                <w:rFonts w:ascii="Arial" w:hAnsi="Arial" w:cs="Arial"/>
                <w:sz w:val="20"/>
                <w:szCs w:val="20"/>
              </w:rPr>
            </w:rPrChange>
          </w:rPr>
          <w:t>X8)</w:t>
        </w:r>
        <w:r w:rsidRPr="00EC0B03">
          <w:rPr>
            <w:rFonts w:ascii="Arial" w:hAnsi="Arial" w:cs="Arial"/>
            <w:sz w:val="20"/>
            <w:szCs w:val="20"/>
            <w:highlight w:val="yellow"/>
            <w:rPrChange w:id="447" w:author="Lanciani, Marcello" w:date="2023-10-04T10:38:00Z">
              <w:rPr>
                <w:rFonts w:ascii="Arial" w:hAnsi="Arial" w:cs="Arial"/>
                <w:sz w:val="20"/>
                <w:szCs w:val="20"/>
                <w:highlight w:val="green"/>
              </w:rPr>
            </w:rPrChange>
          </w:rPr>
          <w:t xml:space="preserve">:  this condition needs to hold for all </w:t>
        </w:r>
      </w:ins>
      <w:ins w:id="448" w:author="Puellbeck, Julia" w:date="2023-08-03T17:15:00Z">
        <w:r w:rsidR="00B9020A" w:rsidRPr="00EC0B03">
          <w:rPr>
            <w:rFonts w:ascii="Arial" w:hAnsi="Arial" w:cs="Arial"/>
            <w:sz w:val="20"/>
            <w:szCs w:val="20"/>
            <w:highlight w:val="yellow"/>
            <w:rPrChange w:id="449" w:author="Lanciani, Marcello" w:date="2023-10-04T10:38:00Z">
              <w:rPr>
                <w:rFonts w:ascii="Arial" w:hAnsi="Arial" w:cs="Arial"/>
                <w:sz w:val="20"/>
                <w:szCs w:val="20"/>
                <w:highlight w:val="green"/>
              </w:rPr>
            </w:rPrChange>
          </w:rPr>
          <w:t xml:space="preserve">rows: </w:t>
        </w:r>
      </w:ins>
      <w:ins w:id="450" w:author="Puellbeck, Julia" w:date="2023-08-03T15:59:00Z">
        <w:r w:rsidRPr="00EC0B03">
          <w:rPr>
            <w:rFonts w:ascii="Arial" w:hAnsi="Arial" w:cs="Arial"/>
            <w:sz w:val="20"/>
            <w:szCs w:val="20"/>
            <w:highlight w:val="yellow"/>
            <w:rPrChange w:id="451" w:author="Lanciani, Marcello" w:date="2023-10-04T10:38:00Z">
              <w:rPr>
                <w:rFonts w:ascii="Arial" w:hAnsi="Arial" w:cs="Arial"/>
                <w:sz w:val="20"/>
                <w:szCs w:val="20"/>
                <w:highlight w:val="green"/>
              </w:rPr>
            </w:rPrChange>
          </w:rPr>
          <w:t>F8:19</w:t>
        </w:r>
      </w:ins>
    </w:p>
    <w:p w14:paraId="3495BA19" w14:textId="58822868" w:rsidR="006B2AB0" w:rsidRPr="00EC0B03" w:rsidRDefault="006B2AB0" w:rsidP="00EC0B03">
      <w:pPr>
        <w:pStyle w:val="ListParagraph"/>
        <w:numPr>
          <w:ilvl w:val="0"/>
          <w:numId w:val="13"/>
        </w:numPr>
        <w:spacing w:before="0" w:after="200" w:line="276" w:lineRule="auto"/>
        <w:jc w:val="left"/>
        <w:rPr>
          <w:ins w:id="452" w:author="Puellbeck, Julia" w:date="2023-08-03T13:03:00Z"/>
          <w:rFonts w:ascii="Arial" w:hAnsi="Arial" w:cs="Arial"/>
          <w:sz w:val="20"/>
          <w:szCs w:val="20"/>
          <w:highlight w:val="yellow"/>
          <w:rPrChange w:id="453" w:author="Lanciani, Marcello" w:date="2023-10-04T10:38:00Z">
            <w:rPr>
              <w:ins w:id="454" w:author="Puellbeck, Julia" w:date="2023-08-03T13:03:00Z"/>
              <w:rFonts w:ascii="Arial" w:hAnsi="Arial" w:cs="Arial"/>
              <w:sz w:val="20"/>
              <w:szCs w:val="20"/>
            </w:rPr>
          </w:rPrChange>
        </w:rPr>
      </w:pPr>
      <w:ins w:id="455" w:author="Puellbeck, Julia" w:date="2023-08-03T13:06:00Z">
        <w:r w:rsidRPr="00EC0B03">
          <w:rPr>
            <w:rFonts w:ascii="Arial" w:hAnsi="Arial" w:cs="Arial"/>
            <w:sz w:val="20"/>
            <w:szCs w:val="20"/>
            <w:highlight w:val="yellow"/>
            <w:rPrChange w:id="456" w:author="Lanciani, Marcello" w:date="2023-10-04T10:38:00Z">
              <w:rPr/>
            </w:rPrChange>
          </w:rPr>
          <w:t xml:space="preserve">Values in cells </w:t>
        </w:r>
        <w:r w:rsidR="00E20114" w:rsidRPr="00EC0B03">
          <w:rPr>
            <w:rFonts w:ascii="Arial" w:hAnsi="Arial" w:cs="Arial"/>
            <w:sz w:val="20"/>
            <w:szCs w:val="20"/>
            <w:highlight w:val="yellow"/>
            <w:rPrChange w:id="457" w:author="Lanciani, Marcello" w:date="2023-10-04T10:38:00Z">
              <w:rPr/>
            </w:rPrChange>
          </w:rPr>
          <w:t>K8:</w:t>
        </w:r>
      </w:ins>
      <w:ins w:id="458" w:author="Puellbeck, Julia" w:date="2023-08-03T13:07:00Z">
        <w:r w:rsidR="00E20114" w:rsidRPr="00EC0B03">
          <w:rPr>
            <w:rFonts w:ascii="Arial" w:hAnsi="Arial" w:cs="Arial"/>
            <w:sz w:val="20"/>
            <w:szCs w:val="20"/>
            <w:highlight w:val="yellow"/>
            <w:rPrChange w:id="459" w:author="Lanciani, Marcello" w:date="2023-10-04T10:38:00Z">
              <w:rPr/>
            </w:rPrChange>
          </w:rPr>
          <w:t>R19</w:t>
        </w:r>
      </w:ins>
      <w:ins w:id="460" w:author="Puellbeck, Julia" w:date="2023-08-03T13:09:00Z">
        <w:r w:rsidR="00E20114" w:rsidRPr="00EC0B03">
          <w:rPr>
            <w:rFonts w:ascii="Arial" w:hAnsi="Arial" w:cs="Arial"/>
            <w:sz w:val="20"/>
            <w:szCs w:val="20"/>
            <w:highlight w:val="yellow"/>
            <w:rPrChange w:id="461" w:author="Lanciani, Marcello" w:date="2023-10-04T10:38:00Z">
              <w:rPr>
                <w:rFonts w:ascii="Arial" w:hAnsi="Arial" w:cs="Arial"/>
                <w:sz w:val="20"/>
                <w:szCs w:val="20"/>
              </w:rPr>
            </w:rPrChange>
          </w:rPr>
          <w:t xml:space="preserve">, </w:t>
        </w:r>
      </w:ins>
      <w:ins w:id="462" w:author="Puellbeck, Julia" w:date="2023-08-03T13:08:00Z">
        <w:r w:rsidR="00E20114" w:rsidRPr="00EC0B03">
          <w:rPr>
            <w:rFonts w:ascii="Arial" w:hAnsi="Arial" w:cs="Arial"/>
            <w:sz w:val="20"/>
            <w:szCs w:val="20"/>
            <w:highlight w:val="yellow"/>
            <w:rPrChange w:id="463" w:author="Lanciani, Marcello" w:date="2023-10-04T10:38:00Z">
              <w:rPr/>
            </w:rPrChange>
          </w:rPr>
          <w:t>W</w:t>
        </w:r>
      </w:ins>
      <w:ins w:id="464" w:author="Puellbeck, Julia" w:date="2023-08-03T13:07:00Z">
        <w:r w:rsidR="00E20114" w:rsidRPr="00EC0B03">
          <w:rPr>
            <w:rFonts w:ascii="Arial" w:hAnsi="Arial" w:cs="Arial"/>
            <w:sz w:val="20"/>
            <w:szCs w:val="20"/>
            <w:highlight w:val="yellow"/>
            <w:rPrChange w:id="465" w:author="Lanciani, Marcello" w:date="2023-10-04T10:38:00Z">
              <w:rPr/>
            </w:rPrChange>
          </w:rPr>
          <w:t>8:</w:t>
        </w:r>
      </w:ins>
      <w:ins w:id="466" w:author="Puellbeck, Julia" w:date="2023-08-03T13:08:00Z">
        <w:r w:rsidR="00E20114" w:rsidRPr="00EC0B03">
          <w:rPr>
            <w:rFonts w:ascii="Arial" w:hAnsi="Arial" w:cs="Arial"/>
            <w:sz w:val="20"/>
            <w:szCs w:val="20"/>
            <w:highlight w:val="yellow"/>
            <w:rPrChange w:id="467" w:author="Lanciani, Marcello" w:date="2023-10-04T10:38:00Z">
              <w:rPr/>
            </w:rPrChange>
          </w:rPr>
          <w:t>X</w:t>
        </w:r>
      </w:ins>
      <w:ins w:id="468" w:author="Puellbeck, Julia" w:date="2023-08-03T13:07:00Z">
        <w:r w:rsidR="00E20114" w:rsidRPr="00EC0B03">
          <w:rPr>
            <w:rFonts w:ascii="Arial" w:hAnsi="Arial" w:cs="Arial"/>
            <w:sz w:val="20"/>
            <w:szCs w:val="20"/>
            <w:highlight w:val="yellow"/>
            <w:rPrChange w:id="469" w:author="Lanciani, Marcello" w:date="2023-10-04T10:38:00Z">
              <w:rPr/>
            </w:rPrChange>
          </w:rPr>
          <w:t>19</w:t>
        </w:r>
      </w:ins>
      <w:ins w:id="470" w:author="Puellbeck, Julia" w:date="2023-08-03T13:09:00Z">
        <w:r w:rsidR="00E20114" w:rsidRPr="00EC0B03">
          <w:rPr>
            <w:rFonts w:ascii="Arial" w:hAnsi="Arial" w:cs="Arial"/>
            <w:sz w:val="20"/>
            <w:szCs w:val="20"/>
            <w:highlight w:val="yellow"/>
            <w:rPrChange w:id="471" w:author="Lanciani, Marcello" w:date="2023-10-04T10:38:00Z">
              <w:rPr/>
            </w:rPrChange>
          </w:rPr>
          <w:t xml:space="preserve"> and Y8:AC19</w:t>
        </w:r>
      </w:ins>
      <w:ins w:id="472" w:author="Puellbeck, Julia" w:date="2023-08-03T13:03:00Z">
        <w:r w:rsidRPr="00EC0B03">
          <w:rPr>
            <w:rFonts w:ascii="Arial" w:hAnsi="Arial" w:cs="Arial"/>
            <w:sz w:val="20"/>
            <w:szCs w:val="20"/>
            <w:highlight w:val="yellow"/>
            <w:rPrChange w:id="473" w:author="Lanciani, Marcello" w:date="2023-10-04T10:38:00Z">
              <w:rPr>
                <w:rFonts w:ascii="Arial" w:hAnsi="Arial" w:cs="Arial"/>
                <w:sz w:val="20"/>
                <w:szCs w:val="20"/>
              </w:rPr>
            </w:rPrChange>
          </w:rPr>
          <w:t xml:space="preserve"> </w:t>
        </w:r>
      </w:ins>
      <w:ins w:id="474" w:author="Puellbeck, Julia" w:date="2023-08-03T13:07:00Z">
        <w:r w:rsidR="00E20114" w:rsidRPr="00EC0B03">
          <w:rPr>
            <w:rFonts w:ascii="Arial" w:hAnsi="Arial" w:cs="Arial"/>
            <w:sz w:val="20"/>
            <w:szCs w:val="20"/>
            <w:highlight w:val="yellow"/>
            <w:rPrChange w:id="475" w:author="Lanciani, Marcello" w:date="2023-10-04T10:38:00Z">
              <w:rPr/>
            </w:rPrChange>
          </w:rPr>
          <w:t>should be ≥ 0.</w:t>
        </w:r>
      </w:ins>
    </w:p>
    <w:p w14:paraId="1740616B" w14:textId="6070545F" w:rsidR="0016638E" w:rsidRPr="00EC0B03" w:rsidDel="00E20114" w:rsidRDefault="0016638E" w:rsidP="00EC0B03">
      <w:pPr>
        <w:pStyle w:val="ListParagraph"/>
        <w:numPr>
          <w:ilvl w:val="0"/>
          <w:numId w:val="13"/>
        </w:numPr>
        <w:spacing w:before="0" w:after="200" w:line="276" w:lineRule="auto"/>
        <w:jc w:val="left"/>
        <w:rPr>
          <w:del w:id="476" w:author="Puellbeck, Julia" w:date="2023-08-03T13:09:00Z"/>
          <w:rFonts w:ascii="Arial" w:hAnsi="Arial" w:cs="Arial"/>
          <w:sz w:val="20"/>
          <w:szCs w:val="20"/>
          <w:highlight w:val="yellow"/>
          <w:rPrChange w:id="477" w:author="Lanciani, Marcello" w:date="2023-10-04T10:38:00Z">
            <w:rPr>
              <w:del w:id="478" w:author="Puellbeck, Julia" w:date="2023-08-03T13:09:00Z"/>
              <w:rFonts w:ascii="Arial" w:hAnsi="Arial" w:cs="Arial"/>
              <w:sz w:val="20"/>
              <w:szCs w:val="20"/>
            </w:rPr>
          </w:rPrChange>
        </w:rPr>
        <w:pPrChange w:id="479" w:author="Lanciani, Marcello" w:date="2023-10-04T10:37:00Z">
          <w:pPr>
            <w:pStyle w:val="ListParagraph"/>
            <w:numPr>
              <w:numId w:val="13"/>
            </w:numPr>
            <w:spacing w:before="0" w:after="200" w:line="276" w:lineRule="auto"/>
            <w:ind w:hanging="360"/>
            <w:jc w:val="left"/>
          </w:pPr>
        </w:pPrChange>
      </w:pPr>
      <w:del w:id="480" w:author="Puellbeck, Julia" w:date="2023-08-03T13:09:00Z">
        <w:r w:rsidRPr="00EC0B03" w:rsidDel="00E20114">
          <w:rPr>
            <w:rFonts w:ascii="Arial" w:hAnsi="Arial" w:cs="Arial"/>
            <w:sz w:val="20"/>
            <w:szCs w:val="20"/>
            <w:highlight w:val="yellow"/>
            <w:rPrChange w:id="481" w:author="Lanciani, Marcello" w:date="2023-10-04T10:38:00Z">
              <w:rPr>
                <w:rFonts w:ascii="Arial" w:hAnsi="Arial" w:cs="Arial"/>
                <w:sz w:val="20"/>
                <w:szCs w:val="20"/>
              </w:rPr>
            </w:rPrChange>
          </w:rPr>
          <w:delText>Values in cells C7</w:delText>
        </w:r>
        <w:r w:rsidR="003530D6" w:rsidRPr="00EC0B03" w:rsidDel="00E20114">
          <w:rPr>
            <w:rFonts w:ascii="Arial" w:hAnsi="Arial" w:cs="Arial"/>
            <w:sz w:val="20"/>
            <w:szCs w:val="20"/>
            <w:highlight w:val="yellow"/>
            <w:rPrChange w:id="482" w:author="Lanciani, Marcello" w:date="2023-10-04T10:38:00Z">
              <w:rPr>
                <w:rFonts w:ascii="Arial" w:hAnsi="Arial" w:cs="Arial"/>
                <w:sz w:val="20"/>
                <w:szCs w:val="20"/>
              </w:rPr>
            </w:rPrChange>
          </w:rPr>
          <w:delText>9</w:delText>
        </w:r>
        <w:r w:rsidRPr="00EC0B03" w:rsidDel="00E20114">
          <w:rPr>
            <w:rFonts w:ascii="Arial" w:hAnsi="Arial" w:cs="Arial"/>
            <w:sz w:val="20"/>
            <w:szCs w:val="20"/>
            <w:highlight w:val="yellow"/>
            <w:rPrChange w:id="483" w:author="Lanciani, Marcello" w:date="2023-10-04T10:38:00Z">
              <w:rPr>
                <w:rFonts w:ascii="Arial" w:hAnsi="Arial" w:cs="Arial"/>
                <w:sz w:val="20"/>
                <w:szCs w:val="20"/>
              </w:rPr>
            </w:rPrChange>
          </w:rPr>
          <w:delText>:C8</w:delText>
        </w:r>
        <w:r w:rsidR="003530D6" w:rsidRPr="00EC0B03" w:rsidDel="00E20114">
          <w:rPr>
            <w:rFonts w:ascii="Arial" w:hAnsi="Arial" w:cs="Arial"/>
            <w:sz w:val="20"/>
            <w:szCs w:val="20"/>
            <w:highlight w:val="yellow"/>
            <w:rPrChange w:id="484" w:author="Lanciani, Marcello" w:date="2023-10-04T10:38:00Z">
              <w:rPr>
                <w:rFonts w:ascii="Arial" w:hAnsi="Arial" w:cs="Arial"/>
                <w:sz w:val="20"/>
                <w:szCs w:val="20"/>
              </w:rPr>
            </w:rPrChange>
          </w:rPr>
          <w:delText>3</w:delText>
        </w:r>
        <w:r w:rsidRPr="00EC0B03" w:rsidDel="00E20114">
          <w:rPr>
            <w:rFonts w:ascii="Arial" w:hAnsi="Arial" w:cs="Arial"/>
            <w:sz w:val="20"/>
            <w:szCs w:val="20"/>
            <w:highlight w:val="yellow"/>
            <w:rPrChange w:id="485" w:author="Lanciani, Marcello" w:date="2023-10-04T10:38:00Z">
              <w:rPr>
                <w:rFonts w:ascii="Arial" w:hAnsi="Arial" w:cs="Arial"/>
                <w:sz w:val="20"/>
                <w:szCs w:val="20"/>
              </w:rPr>
            </w:rPrChange>
          </w:rPr>
          <w:delText xml:space="preserve"> and F7</w:delText>
        </w:r>
        <w:r w:rsidR="003530D6" w:rsidRPr="00EC0B03" w:rsidDel="00E20114">
          <w:rPr>
            <w:rFonts w:ascii="Arial" w:hAnsi="Arial" w:cs="Arial"/>
            <w:sz w:val="20"/>
            <w:szCs w:val="20"/>
            <w:highlight w:val="yellow"/>
            <w:rPrChange w:id="486" w:author="Lanciani, Marcello" w:date="2023-10-04T10:38:00Z">
              <w:rPr>
                <w:rFonts w:ascii="Arial" w:hAnsi="Arial" w:cs="Arial"/>
                <w:sz w:val="20"/>
                <w:szCs w:val="20"/>
              </w:rPr>
            </w:rPrChange>
          </w:rPr>
          <w:delText>9</w:delText>
        </w:r>
        <w:r w:rsidRPr="00EC0B03" w:rsidDel="00E20114">
          <w:rPr>
            <w:rFonts w:ascii="Arial" w:hAnsi="Arial" w:cs="Arial"/>
            <w:sz w:val="20"/>
            <w:szCs w:val="20"/>
            <w:highlight w:val="yellow"/>
            <w:rPrChange w:id="487" w:author="Lanciani, Marcello" w:date="2023-10-04T10:38:00Z">
              <w:rPr>
                <w:rFonts w:ascii="Arial" w:hAnsi="Arial" w:cs="Arial"/>
                <w:sz w:val="20"/>
                <w:szCs w:val="20"/>
              </w:rPr>
            </w:rPrChange>
          </w:rPr>
          <w:delText>:F8</w:delText>
        </w:r>
        <w:r w:rsidR="003530D6" w:rsidRPr="00EC0B03" w:rsidDel="00E20114">
          <w:rPr>
            <w:rFonts w:ascii="Arial" w:hAnsi="Arial" w:cs="Arial"/>
            <w:sz w:val="20"/>
            <w:szCs w:val="20"/>
            <w:highlight w:val="yellow"/>
            <w:rPrChange w:id="488" w:author="Lanciani, Marcello" w:date="2023-10-04T10:38:00Z">
              <w:rPr>
                <w:rFonts w:ascii="Arial" w:hAnsi="Arial" w:cs="Arial"/>
                <w:sz w:val="20"/>
                <w:szCs w:val="20"/>
              </w:rPr>
            </w:rPrChange>
          </w:rPr>
          <w:delText>3</w:delText>
        </w:r>
        <w:r w:rsidRPr="00EC0B03" w:rsidDel="00E20114">
          <w:rPr>
            <w:rFonts w:ascii="Arial" w:hAnsi="Arial" w:cs="Arial"/>
            <w:sz w:val="20"/>
            <w:szCs w:val="20"/>
            <w:highlight w:val="yellow"/>
            <w:rPrChange w:id="489" w:author="Lanciani, Marcello" w:date="2023-10-04T10:38:00Z">
              <w:rPr>
                <w:rFonts w:ascii="Arial" w:hAnsi="Arial" w:cs="Arial"/>
                <w:sz w:val="20"/>
                <w:szCs w:val="20"/>
              </w:rPr>
            </w:rPrChange>
          </w:rPr>
          <w:delText xml:space="preserve"> should be 3 characters text or blank</w:delText>
        </w:r>
      </w:del>
    </w:p>
    <w:p w14:paraId="1BE5F8E6" w14:textId="1FFBFA7D" w:rsidR="0016638E" w:rsidRPr="00EC0B03" w:rsidDel="00E20114" w:rsidRDefault="0016638E" w:rsidP="00EC0B03">
      <w:pPr>
        <w:pStyle w:val="ListParagraph"/>
        <w:numPr>
          <w:ilvl w:val="0"/>
          <w:numId w:val="13"/>
        </w:numPr>
        <w:spacing w:before="0" w:after="200" w:line="276" w:lineRule="auto"/>
        <w:jc w:val="left"/>
        <w:rPr>
          <w:del w:id="490" w:author="Puellbeck, Julia" w:date="2023-08-03T13:09:00Z"/>
          <w:rFonts w:ascii="Arial" w:hAnsi="Arial" w:cs="Arial"/>
          <w:sz w:val="20"/>
          <w:szCs w:val="20"/>
          <w:highlight w:val="yellow"/>
          <w:rPrChange w:id="491" w:author="Lanciani, Marcello" w:date="2023-10-04T10:38:00Z">
            <w:rPr>
              <w:del w:id="492" w:author="Puellbeck, Julia" w:date="2023-08-03T13:09:00Z"/>
              <w:rFonts w:ascii="Arial" w:hAnsi="Arial" w:cs="Arial"/>
              <w:sz w:val="20"/>
              <w:szCs w:val="20"/>
            </w:rPr>
          </w:rPrChange>
        </w:rPr>
        <w:pPrChange w:id="493" w:author="Lanciani, Marcello" w:date="2023-10-04T10:37:00Z">
          <w:pPr>
            <w:pStyle w:val="ListParagraph"/>
            <w:numPr>
              <w:numId w:val="13"/>
            </w:numPr>
            <w:spacing w:before="0" w:after="200" w:line="276" w:lineRule="auto"/>
            <w:ind w:hanging="360"/>
            <w:jc w:val="left"/>
          </w:pPr>
        </w:pPrChange>
      </w:pPr>
      <w:del w:id="494" w:author="Puellbeck, Julia" w:date="2023-08-03T13:09:00Z">
        <w:r w:rsidRPr="00EC0B03" w:rsidDel="00E20114">
          <w:rPr>
            <w:rFonts w:ascii="Arial" w:hAnsi="Arial" w:cs="Arial"/>
            <w:sz w:val="20"/>
            <w:szCs w:val="20"/>
            <w:highlight w:val="yellow"/>
            <w:rPrChange w:id="495" w:author="Lanciani, Marcello" w:date="2023-10-04T10:38:00Z">
              <w:rPr>
                <w:rFonts w:ascii="Arial" w:hAnsi="Arial" w:cs="Arial"/>
                <w:sz w:val="20"/>
                <w:szCs w:val="20"/>
              </w:rPr>
            </w:rPrChange>
          </w:rPr>
          <w:delText>Values in cells C8</w:delText>
        </w:r>
        <w:r w:rsidR="003530D6" w:rsidRPr="00EC0B03" w:rsidDel="00E20114">
          <w:rPr>
            <w:rFonts w:ascii="Arial" w:hAnsi="Arial" w:cs="Arial"/>
            <w:sz w:val="20"/>
            <w:szCs w:val="20"/>
            <w:highlight w:val="yellow"/>
            <w:rPrChange w:id="496" w:author="Lanciani, Marcello" w:date="2023-10-04T10:38:00Z">
              <w:rPr>
                <w:rFonts w:ascii="Arial" w:hAnsi="Arial" w:cs="Arial"/>
                <w:sz w:val="20"/>
                <w:szCs w:val="20"/>
              </w:rPr>
            </w:rPrChange>
          </w:rPr>
          <w:delText>8</w:delText>
        </w:r>
        <w:r w:rsidRPr="00EC0B03" w:rsidDel="00E20114">
          <w:rPr>
            <w:rFonts w:ascii="Arial" w:hAnsi="Arial" w:cs="Arial"/>
            <w:sz w:val="20"/>
            <w:szCs w:val="20"/>
            <w:highlight w:val="yellow"/>
            <w:rPrChange w:id="497" w:author="Lanciani, Marcello" w:date="2023-10-04T10:38:00Z">
              <w:rPr>
                <w:rFonts w:ascii="Arial" w:hAnsi="Arial" w:cs="Arial"/>
                <w:sz w:val="20"/>
                <w:szCs w:val="20"/>
              </w:rPr>
            </w:rPrChange>
          </w:rPr>
          <w:delText>:C9</w:delText>
        </w:r>
        <w:r w:rsidR="003530D6" w:rsidRPr="00EC0B03" w:rsidDel="00E20114">
          <w:rPr>
            <w:rFonts w:ascii="Arial" w:hAnsi="Arial" w:cs="Arial"/>
            <w:sz w:val="20"/>
            <w:szCs w:val="20"/>
            <w:highlight w:val="yellow"/>
            <w:rPrChange w:id="498" w:author="Lanciani, Marcello" w:date="2023-10-04T10:38:00Z">
              <w:rPr>
                <w:rFonts w:ascii="Arial" w:hAnsi="Arial" w:cs="Arial"/>
                <w:sz w:val="20"/>
                <w:szCs w:val="20"/>
              </w:rPr>
            </w:rPrChange>
          </w:rPr>
          <w:delText>2</w:delText>
        </w:r>
        <w:r w:rsidRPr="00EC0B03" w:rsidDel="00E20114">
          <w:rPr>
            <w:rFonts w:ascii="Arial" w:hAnsi="Arial" w:cs="Arial"/>
            <w:sz w:val="20"/>
            <w:szCs w:val="20"/>
            <w:highlight w:val="yellow"/>
            <w:rPrChange w:id="499" w:author="Lanciani, Marcello" w:date="2023-10-04T10:38:00Z">
              <w:rPr>
                <w:rFonts w:ascii="Arial" w:hAnsi="Arial" w:cs="Arial"/>
                <w:sz w:val="20"/>
                <w:szCs w:val="20"/>
              </w:rPr>
            </w:rPrChange>
          </w:rPr>
          <w:delText xml:space="preserve"> and F8</w:delText>
        </w:r>
        <w:r w:rsidR="003530D6" w:rsidRPr="00EC0B03" w:rsidDel="00E20114">
          <w:rPr>
            <w:rFonts w:ascii="Arial" w:hAnsi="Arial" w:cs="Arial"/>
            <w:sz w:val="20"/>
            <w:szCs w:val="20"/>
            <w:highlight w:val="yellow"/>
            <w:rPrChange w:id="500" w:author="Lanciani, Marcello" w:date="2023-10-04T10:38:00Z">
              <w:rPr>
                <w:rFonts w:ascii="Arial" w:hAnsi="Arial" w:cs="Arial"/>
                <w:sz w:val="20"/>
                <w:szCs w:val="20"/>
              </w:rPr>
            </w:rPrChange>
          </w:rPr>
          <w:delText>8</w:delText>
        </w:r>
        <w:r w:rsidRPr="00EC0B03" w:rsidDel="00E20114">
          <w:rPr>
            <w:rFonts w:ascii="Arial" w:hAnsi="Arial" w:cs="Arial"/>
            <w:sz w:val="20"/>
            <w:szCs w:val="20"/>
            <w:highlight w:val="yellow"/>
            <w:rPrChange w:id="501" w:author="Lanciani, Marcello" w:date="2023-10-04T10:38:00Z">
              <w:rPr>
                <w:rFonts w:ascii="Arial" w:hAnsi="Arial" w:cs="Arial"/>
                <w:sz w:val="20"/>
                <w:szCs w:val="20"/>
              </w:rPr>
            </w:rPrChange>
          </w:rPr>
          <w:delText>:F9</w:delText>
        </w:r>
        <w:r w:rsidR="003530D6" w:rsidRPr="00EC0B03" w:rsidDel="00E20114">
          <w:rPr>
            <w:rFonts w:ascii="Arial" w:hAnsi="Arial" w:cs="Arial"/>
            <w:sz w:val="20"/>
            <w:szCs w:val="20"/>
            <w:highlight w:val="yellow"/>
            <w:rPrChange w:id="502" w:author="Lanciani, Marcello" w:date="2023-10-04T10:38:00Z">
              <w:rPr>
                <w:rFonts w:ascii="Arial" w:hAnsi="Arial" w:cs="Arial"/>
                <w:sz w:val="20"/>
                <w:szCs w:val="20"/>
              </w:rPr>
            </w:rPrChange>
          </w:rPr>
          <w:delText>2</w:delText>
        </w:r>
        <w:r w:rsidRPr="00EC0B03" w:rsidDel="00E20114">
          <w:rPr>
            <w:rFonts w:ascii="Arial" w:hAnsi="Arial" w:cs="Arial"/>
            <w:sz w:val="20"/>
            <w:szCs w:val="20"/>
            <w:highlight w:val="yellow"/>
            <w:rPrChange w:id="503" w:author="Lanciani, Marcello" w:date="2023-10-04T10:38:00Z">
              <w:rPr>
                <w:rFonts w:ascii="Arial" w:hAnsi="Arial" w:cs="Arial"/>
                <w:sz w:val="20"/>
                <w:szCs w:val="20"/>
              </w:rPr>
            </w:rPrChange>
          </w:rPr>
          <w:delText xml:space="preserve"> should be 6 ch</w:delText>
        </w:r>
        <w:r w:rsidR="00BF1C9C" w:rsidRPr="00EC0B03" w:rsidDel="00E20114">
          <w:rPr>
            <w:rFonts w:ascii="Arial" w:hAnsi="Arial" w:cs="Arial"/>
            <w:sz w:val="20"/>
            <w:szCs w:val="20"/>
            <w:highlight w:val="yellow"/>
            <w:rPrChange w:id="504" w:author="Lanciani, Marcello" w:date="2023-10-04T10:38:00Z">
              <w:rPr>
                <w:rFonts w:ascii="Arial" w:hAnsi="Arial" w:cs="Arial"/>
                <w:sz w:val="20"/>
                <w:szCs w:val="20"/>
              </w:rPr>
            </w:rPrChange>
          </w:rPr>
          <w:delText>aracters text</w:delText>
        </w:r>
        <w:r w:rsidRPr="00EC0B03" w:rsidDel="00E20114">
          <w:rPr>
            <w:rFonts w:ascii="Arial" w:hAnsi="Arial" w:cs="Arial"/>
            <w:sz w:val="20"/>
            <w:szCs w:val="20"/>
            <w:highlight w:val="yellow"/>
            <w:rPrChange w:id="505" w:author="Lanciani, Marcello" w:date="2023-10-04T10:38:00Z">
              <w:rPr>
                <w:rFonts w:ascii="Arial" w:hAnsi="Arial" w:cs="Arial"/>
                <w:sz w:val="20"/>
                <w:szCs w:val="20"/>
              </w:rPr>
            </w:rPrChange>
          </w:rPr>
          <w:delText xml:space="preserve"> or blank.</w:delText>
        </w:r>
      </w:del>
    </w:p>
    <w:p w14:paraId="12ADC685" w14:textId="77777777" w:rsidR="00E20114" w:rsidRPr="00EC0B03" w:rsidRDefault="00E20114" w:rsidP="00EC0B03">
      <w:pPr>
        <w:spacing w:line="276" w:lineRule="auto"/>
        <w:rPr>
          <w:ins w:id="506" w:author="Puellbeck, Julia" w:date="2023-08-03T13:09:00Z"/>
          <w:rFonts w:ascii="Arial" w:hAnsi="Arial" w:cs="Arial"/>
          <w:b/>
          <w:bCs/>
          <w:sz w:val="20"/>
          <w:szCs w:val="20"/>
          <w:u w:val="single"/>
        </w:rPr>
        <w:pPrChange w:id="507" w:author="Lanciani, Marcello" w:date="2023-10-04T10:37:00Z">
          <w:pPr/>
        </w:pPrChange>
      </w:pPr>
    </w:p>
    <w:p w14:paraId="608A5DC7" w14:textId="721DDC4B" w:rsidR="002373CF" w:rsidRPr="00EC0B03" w:rsidDel="00CF55E0" w:rsidRDefault="002373CF" w:rsidP="00EC0B03">
      <w:pPr>
        <w:spacing w:line="276" w:lineRule="auto"/>
        <w:rPr>
          <w:del w:id="508" w:author="Puellbeck, Julia" w:date="2023-08-30T17:19:00Z"/>
          <w:rFonts w:ascii="Arial" w:hAnsi="Arial" w:cs="Arial"/>
          <w:b/>
          <w:bCs/>
          <w:sz w:val="20"/>
          <w:szCs w:val="20"/>
          <w:u w:val="single"/>
        </w:rPr>
        <w:pPrChange w:id="509" w:author="Lanciani, Marcello" w:date="2023-10-04T10:37:00Z">
          <w:pPr/>
        </w:pPrChange>
      </w:pPr>
      <w:r w:rsidRPr="00EC0B03">
        <w:rPr>
          <w:rFonts w:ascii="Arial" w:hAnsi="Arial" w:cs="Arial"/>
          <w:b/>
          <w:bCs/>
          <w:sz w:val="20"/>
          <w:szCs w:val="20"/>
          <w:u w:val="single"/>
        </w:rPr>
        <w:lastRenderedPageBreak/>
        <w:t xml:space="preserve">TEMPLATE </w:t>
      </w:r>
      <w:r w:rsidR="00963C1C" w:rsidRPr="00EC0B03">
        <w:rPr>
          <w:rFonts w:ascii="Arial" w:hAnsi="Arial" w:cs="Arial"/>
          <w:b/>
          <w:bCs/>
          <w:sz w:val="20"/>
          <w:szCs w:val="20"/>
          <w:u w:val="single"/>
        </w:rPr>
        <w:t>0</w:t>
      </w:r>
      <w:r w:rsidRPr="00EC0B03">
        <w:rPr>
          <w:rFonts w:ascii="Arial" w:hAnsi="Arial" w:cs="Arial"/>
          <w:b/>
          <w:bCs/>
          <w:sz w:val="20"/>
          <w:szCs w:val="20"/>
          <w:u w:val="single"/>
        </w:rPr>
        <w:t xml:space="preserve">5 </w:t>
      </w:r>
      <w:ins w:id="510" w:author="Sailis, Debora" w:date="2023-09-29T10:05:00Z">
        <w:r w:rsidR="00E35F52" w:rsidRPr="00EC0B03">
          <w:rPr>
            <w:rFonts w:ascii="Arial" w:hAnsi="Arial" w:cs="Arial"/>
            <w:b/>
            <w:bCs/>
            <w:sz w:val="20"/>
            <w:szCs w:val="20"/>
            <w:u w:val="single"/>
          </w:rPr>
          <w:t>CSRBB/</w:t>
        </w:r>
      </w:ins>
      <w:r w:rsidRPr="00EC0B03">
        <w:rPr>
          <w:rFonts w:ascii="Arial" w:hAnsi="Arial" w:cs="Arial"/>
          <w:b/>
          <w:bCs/>
          <w:sz w:val="20"/>
          <w:szCs w:val="20"/>
          <w:u w:val="single"/>
        </w:rPr>
        <w:t>IRRBB</w:t>
      </w:r>
    </w:p>
    <w:p w14:paraId="373C8D69" w14:textId="2E6ADC57" w:rsidR="007431D9" w:rsidRPr="00EC0B03" w:rsidDel="00CF55E0" w:rsidRDefault="007431D9" w:rsidP="00EC0B03">
      <w:pPr>
        <w:spacing w:line="276" w:lineRule="auto"/>
        <w:rPr>
          <w:ins w:id="511" w:author="Tranbaut, Alicia" w:date="2023-08-29T18:15:00Z"/>
          <w:del w:id="512" w:author="Puellbeck, Julia" w:date="2023-08-30T17:18:00Z"/>
          <w:rFonts w:ascii="Arial" w:hAnsi="Arial" w:cs="Arial"/>
          <w:sz w:val="20"/>
          <w:szCs w:val="20"/>
          <w:u w:val="single"/>
        </w:rPr>
        <w:pPrChange w:id="513" w:author="Lanciani, Marcello" w:date="2023-10-04T10:37:00Z">
          <w:pPr/>
        </w:pPrChange>
      </w:pPr>
      <w:del w:id="514" w:author="Puellbeck, Julia" w:date="2023-08-30T17:18:00Z">
        <w:r w:rsidRPr="00EC0B03" w:rsidDel="00CF55E0">
          <w:rPr>
            <w:rFonts w:ascii="Arial" w:hAnsi="Arial" w:cs="Arial"/>
            <w:sz w:val="20"/>
            <w:szCs w:val="20"/>
            <w:u w:val="single"/>
          </w:rPr>
          <w:delText>Sheet “0_Identification”</w:delText>
        </w:r>
      </w:del>
      <w:ins w:id="515" w:author="Tranbaut, Alicia" w:date="2023-08-29T18:15:00Z">
        <w:del w:id="516" w:author="Puellbeck, Julia" w:date="2023-08-30T17:18:00Z">
          <w:r w:rsidR="00162582" w:rsidRPr="00EC0B03" w:rsidDel="00CF55E0">
            <w:rPr>
              <w:rFonts w:ascii="Arial" w:hAnsi="Arial" w:cs="Arial"/>
              <w:sz w:val="20"/>
              <w:szCs w:val="20"/>
              <w:u w:val="single"/>
            </w:rPr>
            <w:delText xml:space="preserve"> (SIs and targeted subsidiaries)</w:delText>
          </w:r>
        </w:del>
      </w:ins>
      <w:del w:id="517" w:author="Puellbeck, Julia" w:date="2023-08-30T17:18:00Z">
        <w:r w:rsidRPr="00EC0B03" w:rsidDel="00CF55E0">
          <w:rPr>
            <w:rFonts w:ascii="Arial" w:hAnsi="Arial" w:cs="Arial"/>
            <w:sz w:val="20"/>
            <w:szCs w:val="20"/>
            <w:u w:val="single"/>
          </w:rPr>
          <w:delText>:</w:delText>
        </w:r>
      </w:del>
    </w:p>
    <w:p w14:paraId="0305EFBA" w14:textId="42795D64" w:rsidR="00162582" w:rsidRPr="00EC0B03" w:rsidDel="00CF55E0" w:rsidRDefault="00162582" w:rsidP="00EC0B03">
      <w:pPr>
        <w:spacing w:line="276" w:lineRule="auto"/>
        <w:rPr>
          <w:ins w:id="518" w:author="Tranbaut, Alicia" w:date="2023-08-29T18:15:00Z"/>
          <w:del w:id="519" w:author="Puellbeck, Julia" w:date="2023-08-30T17:18:00Z"/>
          <w:rFonts w:ascii="Arial" w:hAnsi="Arial" w:cs="Arial"/>
          <w:sz w:val="20"/>
          <w:szCs w:val="20"/>
          <w:u w:val="single"/>
        </w:rPr>
        <w:pPrChange w:id="520" w:author="Lanciani, Marcello" w:date="2023-10-04T10:37:00Z">
          <w:pPr/>
        </w:pPrChange>
      </w:pPr>
      <w:ins w:id="521" w:author="Tranbaut, Alicia" w:date="2023-08-29T18:15:00Z">
        <w:del w:id="522" w:author="Puellbeck, Julia" w:date="2023-08-30T17:18:00Z">
          <w:r w:rsidRPr="00EC0B03" w:rsidDel="00CF55E0">
            <w:rPr>
              <w:rFonts w:ascii="Arial" w:hAnsi="Arial" w:cs="Arial"/>
              <w:sz w:val="20"/>
              <w:szCs w:val="20"/>
              <w:u w:val="single"/>
            </w:rPr>
            <w:delText xml:space="preserve">No specific checks implemented. </w:delText>
          </w:r>
        </w:del>
      </w:ins>
    </w:p>
    <w:p w14:paraId="7337F984" w14:textId="77777777" w:rsidR="00162582" w:rsidRPr="00EC0B03" w:rsidRDefault="00162582" w:rsidP="00EC0B03">
      <w:pPr>
        <w:spacing w:line="276" w:lineRule="auto"/>
        <w:rPr>
          <w:ins w:id="523" w:author="Tranbaut, Alicia" w:date="2023-08-29T18:15:00Z"/>
          <w:rFonts w:ascii="Arial" w:hAnsi="Arial" w:cs="Arial"/>
          <w:sz w:val="20"/>
          <w:szCs w:val="20"/>
          <w:u w:val="single"/>
        </w:rPr>
        <w:pPrChange w:id="524" w:author="Lanciani, Marcello" w:date="2023-10-04T10:37:00Z">
          <w:pPr/>
        </w:pPrChange>
      </w:pPr>
    </w:p>
    <w:p w14:paraId="651F7630" w14:textId="34009A1A" w:rsidR="00162582" w:rsidRPr="00EC0B03" w:rsidRDefault="00162582" w:rsidP="00EC0B03">
      <w:pPr>
        <w:spacing w:line="276" w:lineRule="auto"/>
        <w:rPr>
          <w:rFonts w:ascii="Arial" w:hAnsi="Arial" w:cs="Arial"/>
          <w:sz w:val="20"/>
          <w:szCs w:val="20"/>
          <w:u w:val="single"/>
        </w:rPr>
        <w:pPrChange w:id="525" w:author="Lanciani, Marcello" w:date="2023-10-04T10:37:00Z">
          <w:pPr/>
        </w:pPrChange>
      </w:pPr>
      <w:ins w:id="526" w:author="Tranbaut, Alicia" w:date="2023-08-29T18:15:00Z">
        <w:r w:rsidRPr="00EC0B03">
          <w:rPr>
            <w:rFonts w:ascii="Arial" w:hAnsi="Arial" w:cs="Arial"/>
            <w:sz w:val="20"/>
            <w:szCs w:val="20"/>
            <w:highlight w:val="yellow"/>
            <w:u w:val="single"/>
            <w:rPrChange w:id="527" w:author="Lanciani, Marcello" w:date="2023-10-04T10:38:00Z">
              <w:rPr>
                <w:rFonts w:ascii="Arial" w:hAnsi="Arial" w:cs="Arial"/>
                <w:sz w:val="20"/>
                <w:szCs w:val="20"/>
                <w:u w:val="single"/>
              </w:rPr>
            </w:rPrChange>
          </w:rPr>
          <w:t>Sheet “0_Identification” (</w:t>
        </w:r>
      </w:ins>
      <w:ins w:id="528" w:author="Puellbeck, Julia" w:date="2023-08-30T17:19:00Z">
        <w:r w:rsidR="00CF55E0" w:rsidRPr="00EC0B03">
          <w:rPr>
            <w:rFonts w:ascii="Arial" w:hAnsi="Arial" w:cs="Arial"/>
            <w:sz w:val="20"/>
            <w:szCs w:val="20"/>
            <w:highlight w:val="yellow"/>
            <w:u w:val="single"/>
            <w:rPrChange w:id="529" w:author="Lanciani, Marcello" w:date="2023-10-04T10:38:00Z">
              <w:rPr>
                <w:rFonts w:ascii="Arial" w:hAnsi="Arial" w:cs="Arial"/>
                <w:sz w:val="20"/>
                <w:szCs w:val="20"/>
                <w:u w:val="single"/>
              </w:rPr>
            </w:rPrChange>
          </w:rPr>
          <w:t xml:space="preserve">for </w:t>
        </w:r>
      </w:ins>
      <w:ins w:id="530" w:author="Tranbaut, Alicia" w:date="2023-08-29T18:15:00Z">
        <w:r w:rsidRPr="00EC0B03">
          <w:rPr>
            <w:rFonts w:ascii="Arial" w:hAnsi="Arial" w:cs="Arial"/>
            <w:sz w:val="20"/>
            <w:szCs w:val="20"/>
            <w:highlight w:val="yellow"/>
            <w:u w:val="single"/>
            <w:rPrChange w:id="531" w:author="Lanciani, Marcello" w:date="2023-10-04T10:38:00Z">
              <w:rPr>
                <w:rFonts w:ascii="Arial" w:hAnsi="Arial" w:cs="Arial"/>
                <w:sz w:val="20"/>
                <w:szCs w:val="20"/>
                <w:u w:val="single"/>
              </w:rPr>
            </w:rPrChange>
          </w:rPr>
          <w:t>proportionate subsidiaries</w:t>
        </w:r>
      </w:ins>
      <w:ins w:id="532" w:author="Puellbeck, Julia" w:date="2023-08-30T17:19:00Z">
        <w:r w:rsidR="00CF55E0" w:rsidRPr="00EC0B03">
          <w:rPr>
            <w:rFonts w:ascii="Arial" w:hAnsi="Arial" w:cs="Arial"/>
            <w:sz w:val="20"/>
            <w:szCs w:val="20"/>
            <w:highlight w:val="yellow"/>
            <w:u w:val="single"/>
            <w:rPrChange w:id="533" w:author="Lanciani, Marcello" w:date="2023-10-04T10:38:00Z">
              <w:rPr>
                <w:rFonts w:ascii="Arial" w:hAnsi="Arial" w:cs="Arial"/>
                <w:sz w:val="20"/>
                <w:szCs w:val="20"/>
                <w:u w:val="single"/>
              </w:rPr>
            </w:rPrChange>
          </w:rPr>
          <w:t xml:space="preserve"> only</w:t>
        </w:r>
      </w:ins>
      <w:ins w:id="534" w:author="Tranbaut, Alicia" w:date="2023-08-29T18:15:00Z">
        <w:r w:rsidRPr="00EC0B03">
          <w:rPr>
            <w:rFonts w:ascii="Arial" w:hAnsi="Arial" w:cs="Arial"/>
            <w:sz w:val="20"/>
            <w:szCs w:val="20"/>
            <w:highlight w:val="yellow"/>
            <w:u w:val="single"/>
            <w:rPrChange w:id="535" w:author="Lanciani, Marcello" w:date="2023-10-04T10:38:00Z">
              <w:rPr>
                <w:rFonts w:ascii="Arial" w:hAnsi="Arial" w:cs="Arial"/>
                <w:sz w:val="20"/>
                <w:szCs w:val="20"/>
                <w:u w:val="single"/>
              </w:rPr>
            </w:rPrChange>
          </w:rPr>
          <w:t>):</w:t>
        </w:r>
      </w:ins>
    </w:p>
    <w:p w14:paraId="2909C120" w14:textId="77777777" w:rsidR="007431D9" w:rsidRPr="00EC0B03" w:rsidRDefault="007431D9" w:rsidP="00EC0B03">
      <w:pPr>
        <w:pStyle w:val="Bullet1"/>
        <w:spacing w:line="276" w:lineRule="auto"/>
        <w:ind w:left="709"/>
        <w:rPr>
          <w:rFonts w:ascii="Arial" w:hAnsi="Arial" w:cs="Arial"/>
          <w:sz w:val="20"/>
          <w:szCs w:val="20"/>
          <w:u w:val="single"/>
        </w:rPr>
        <w:pPrChange w:id="536" w:author="Lanciani, Marcello" w:date="2023-10-04T10:37:00Z">
          <w:pPr>
            <w:pStyle w:val="Bullet1"/>
            <w:ind w:left="709"/>
          </w:pPr>
        </w:pPrChange>
      </w:pPr>
      <w:r w:rsidRPr="00EC0B03">
        <w:rPr>
          <w:rFonts w:ascii="Arial" w:hAnsi="Arial" w:cs="Arial"/>
          <w:sz w:val="20"/>
          <w:szCs w:val="20"/>
        </w:rPr>
        <w:t xml:space="preserve">Values in cells D19, D20, D21 and D22 should be between 0 ≤ X ≤ 1 formatted as percentage. </w:t>
      </w:r>
    </w:p>
    <w:p w14:paraId="7642A324" w14:textId="77777777" w:rsidR="007431D9" w:rsidRPr="00EC0B03" w:rsidRDefault="007431D9" w:rsidP="00EC0B03">
      <w:pPr>
        <w:pStyle w:val="Bullet1"/>
        <w:spacing w:line="276" w:lineRule="auto"/>
        <w:ind w:left="709"/>
        <w:rPr>
          <w:rFonts w:ascii="Arial" w:hAnsi="Arial" w:cs="Arial"/>
          <w:sz w:val="20"/>
          <w:szCs w:val="20"/>
          <w:u w:val="single"/>
        </w:rPr>
        <w:pPrChange w:id="537" w:author="Lanciani, Marcello" w:date="2023-10-04T10:37:00Z">
          <w:pPr>
            <w:pStyle w:val="Bullet1"/>
            <w:ind w:left="709"/>
          </w:pPr>
        </w:pPrChange>
      </w:pPr>
      <w:r w:rsidRPr="00EC0B03">
        <w:rPr>
          <w:rFonts w:ascii="Arial" w:hAnsi="Arial" w:cs="Arial"/>
          <w:sz w:val="20"/>
          <w:szCs w:val="20"/>
        </w:rPr>
        <w:t xml:space="preserve">Values in cells D20, D21 and D22 should </w:t>
      </w:r>
      <w:r w:rsidR="003E688F" w:rsidRPr="00EC0B03">
        <w:rPr>
          <w:rFonts w:ascii="Arial" w:hAnsi="Arial" w:cs="Arial"/>
          <w:sz w:val="20"/>
          <w:szCs w:val="20"/>
        </w:rPr>
        <w:t xml:space="preserve">be check to fulfil </w:t>
      </w:r>
      <w:r w:rsidRPr="00EC0B03">
        <w:rPr>
          <w:rFonts w:ascii="Arial" w:hAnsi="Arial" w:cs="Arial"/>
          <w:sz w:val="20"/>
          <w:szCs w:val="20"/>
        </w:rPr>
        <w:t>D20 ≤ D19</w:t>
      </w:r>
      <w:r w:rsidR="003E688F" w:rsidRPr="00EC0B03">
        <w:rPr>
          <w:rFonts w:ascii="Arial" w:hAnsi="Arial" w:cs="Arial"/>
          <w:sz w:val="20"/>
          <w:szCs w:val="20"/>
        </w:rPr>
        <w:t>, D21 ≤ D20 and D22 ≤ D21.</w:t>
      </w:r>
    </w:p>
    <w:p w14:paraId="1AAF4371" w14:textId="77777777" w:rsidR="00162582" w:rsidRPr="00EC0B03" w:rsidRDefault="00162582" w:rsidP="00EC0B03">
      <w:pPr>
        <w:pStyle w:val="Bullet1"/>
        <w:numPr>
          <w:ilvl w:val="0"/>
          <w:numId w:val="0"/>
        </w:numPr>
        <w:spacing w:line="276" w:lineRule="auto"/>
        <w:rPr>
          <w:ins w:id="538" w:author="Tranbaut, Alicia" w:date="2023-08-29T18:16:00Z"/>
          <w:rFonts w:ascii="Arial" w:hAnsi="Arial" w:cs="Arial"/>
          <w:sz w:val="20"/>
          <w:szCs w:val="20"/>
        </w:rPr>
        <w:pPrChange w:id="539" w:author="Lanciani, Marcello" w:date="2023-10-04T10:37:00Z">
          <w:pPr>
            <w:pStyle w:val="Bullet1"/>
            <w:numPr>
              <w:numId w:val="0"/>
            </w:numPr>
            <w:ind w:left="0" w:firstLine="0"/>
          </w:pPr>
        </w:pPrChange>
      </w:pPr>
    </w:p>
    <w:p w14:paraId="50BAF8A0" w14:textId="77777777" w:rsidR="00162582" w:rsidRPr="00EC0B03" w:rsidRDefault="00162582" w:rsidP="00EC0B03">
      <w:pPr>
        <w:spacing w:line="276" w:lineRule="auto"/>
        <w:rPr>
          <w:ins w:id="540" w:author="Tranbaut, Alicia" w:date="2023-08-29T18:16:00Z"/>
          <w:rFonts w:ascii="Arial" w:hAnsi="Arial" w:cs="Arial"/>
          <w:sz w:val="20"/>
          <w:szCs w:val="20"/>
          <w:highlight w:val="yellow"/>
          <w:u w:val="single"/>
          <w:rPrChange w:id="541" w:author="Lanciani, Marcello" w:date="2023-10-04T10:38:00Z">
            <w:rPr>
              <w:ins w:id="542" w:author="Tranbaut, Alicia" w:date="2023-08-29T18:16:00Z"/>
              <w:rFonts w:ascii="Arial" w:hAnsi="Arial" w:cs="Arial"/>
              <w:sz w:val="20"/>
              <w:szCs w:val="20"/>
              <w:u w:val="single"/>
            </w:rPr>
          </w:rPrChange>
        </w:rPr>
        <w:pPrChange w:id="543" w:author="Lanciani, Marcello" w:date="2023-10-04T10:37:00Z">
          <w:pPr/>
        </w:pPrChange>
      </w:pPr>
      <w:ins w:id="544" w:author="Tranbaut, Alicia" w:date="2023-08-29T18:16:00Z">
        <w:r w:rsidRPr="00EC0B03">
          <w:rPr>
            <w:rFonts w:ascii="Arial" w:hAnsi="Arial" w:cs="Arial"/>
            <w:sz w:val="20"/>
            <w:szCs w:val="20"/>
            <w:highlight w:val="yellow"/>
            <w:u w:val="single"/>
            <w:rPrChange w:id="545" w:author="Lanciani, Marcello" w:date="2023-10-04T10:38:00Z">
              <w:rPr>
                <w:rFonts w:ascii="Arial" w:hAnsi="Arial" w:cs="Arial"/>
                <w:sz w:val="20"/>
                <w:szCs w:val="20"/>
                <w:u w:val="single"/>
              </w:rPr>
            </w:rPrChange>
          </w:rPr>
          <w:t>Sheet “1_IRRBB_CSRBB_mapping” (SIs and targeted subsidiaries):</w:t>
        </w:r>
      </w:ins>
    </w:p>
    <w:p w14:paraId="2FE10345" w14:textId="77777777" w:rsidR="00162582" w:rsidRPr="00EC0B03" w:rsidRDefault="00162582" w:rsidP="00EC0B03">
      <w:pPr>
        <w:pStyle w:val="Bullet1"/>
        <w:spacing w:line="276" w:lineRule="auto"/>
        <w:rPr>
          <w:ins w:id="546" w:author="Tranbaut, Alicia" w:date="2023-08-29T18:16:00Z"/>
          <w:rFonts w:ascii="Arial" w:hAnsi="Arial" w:cs="Arial"/>
          <w:sz w:val="20"/>
          <w:szCs w:val="20"/>
          <w:highlight w:val="yellow"/>
          <w:u w:val="single"/>
          <w:rPrChange w:id="547" w:author="Lanciani, Marcello" w:date="2023-10-04T10:38:00Z">
            <w:rPr>
              <w:ins w:id="548" w:author="Tranbaut, Alicia" w:date="2023-08-29T18:16:00Z"/>
              <w:u w:val="single"/>
            </w:rPr>
          </w:rPrChange>
        </w:rPr>
        <w:pPrChange w:id="549" w:author="Lanciani, Marcello" w:date="2023-10-04T10:37:00Z">
          <w:pPr>
            <w:pStyle w:val="Bullet1"/>
          </w:pPr>
        </w:pPrChange>
      </w:pPr>
      <w:ins w:id="550" w:author="Tranbaut, Alicia" w:date="2023-08-29T18:16:00Z">
        <w:r w:rsidRPr="00EC0B03">
          <w:rPr>
            <w:rFonts w:ascii="Arial" w:hAnsi="Arial" w:cs="Arial"/>
            <w:sz w:val="20"/>
            <w:szCs w:val="20"/>
            <w:highlight w:val="yellow"/>
            <w:rPrChange w:id="551" w:author="Lanciani, Marcello" w:date="2023-10-04T10:38:00Z">
              <w:rPr/>
            </w:rPrChange>
          </w:rPr>
          <w:t xml:space="preserve">All cells with drop-down menus should be prohibited from getting non-menu values. </w:t>
        </w:r>
      </w:ins>
    </w:p>
    <w:p w14:paraId="66472C2E" w14:textId="77777777" w:rsidR="00162582" w:rsidRPr="00EC0B03" w:rsidRDefault="00162582" w:rsidP="00EC0B03">
      <w:pPr>
        <w:pStyle w:val="Bullet1"/>
        <w:spacing w:line="276" w:lineRule="auto"/>
        <w:rPr>
          <w:ins w:id="552" w:author="Tranbaut, Alicia" w:date="2023-08-29T18:16:00Z"/>
          <w:rFonts w:ascii="Arial" w:hAnsi="Arial" w:cs="Arial"/>
          <w:sz w:val="20"/>
          <w:szCs w:val="20"/>
          <w:highlight w:val="yellow"/>
          <w:rPrChange w:id="553" w:author="Lanciani, Marcello" w:date="2023-10-04T10:38:00Z">
            <w:rPr>
              <w:ins w:id="554" w:author="Tranbaut, Alicia" w:date="2023-08-29T18:16:00Z"/>
            </w:rPr>
          </w:rPrChange>
        </w:rPr>
        <w:pPrChange w:id="555" w:author="Lanciani, Marcello" w:date="2023-10-04T10:37:00Z">
          <w:pPr>
            <w:pStyle w:val="Bullet1"/>
          </w:pPr>
        </w:pPrChange>
      </w:pPr>
      <w:ins w:id="556" w:author="Tranbaut, Alicia" w:date="2023-08-29T18:16:00Z">
        <w:r w:rsidRPr="00EC0B03">
          <w:rPr>
            <w:rFonts w:ascii="Arial" w:hAnsi="Arial" w:cs="Arial"/>
            <w:sz w:val="20"/>
            <w:szCs w:val="20"/>
            <w:highlight w:val="yellow"/>
            <w:rPrChange w:id="557" w:author="Lanciani, Marcello" w:date="2023-10-04T10:38:00Z">
              <w:rPr/>
            </w:rPrChange>
          </w:rPr>
          <w:t>Values in all cells, except for H9 to H22 and H24 to H34 should be positive or equal to 0.</w:t>
        </w:r>
      </w:ins>
    </w:p>
    <w:p w14:paraId="5376D0CE" w14:textId="77777777" w:rsidR="00162582" w:rsidRPr="00EC0B03" w:rsidRDefault="00162582" w:rsidP="00EC0B03">
      <w:pPr>
        <w:pStyle w:val="Bullet1"/>
        <w:spacing w:line="276" w:lineRule="auto"/>
        <w:rPr>
          <w:ins w:id="558" w:author="Tranbaut, Alicia" w:date="2023-08-29T18:16:00Z"/>
          <w:rFonts w:ascii="Arial" w:hAnsi="Arial" w:cs="Arial"/>
          <w:sz w:val="20"/>
          <w:szCs w:val="20"/>
          <w:highlight w:val="yellow"/>
          <w:rPrChange w:id="559" w:author="Lanciani, Marcello" w:date="2023-10-04T10:38:00Z">
            <w:rPr>
              <w:ins w:id="560" w:author="Tranbaut, Alicia" w:date="2023-08-29T18:16:00Z"/>
            </w:rPr>
          </w:rPrChange>
        </w:rPr>
        <w:pPrChange w:id="561" w:author="Lanciani, Marcello" w:date="2023-10-04T10:37:00Z">
          <w:pPr>
            <w:pStyle w:val="Bullet1"/>
          </w:pPr>
        </w:pPrChange>
      </w:pPr>
      <w:ins w:id="562" w:author="Tranbaut, Alicia" w:date="2023-08-29T18:16:00Z">
        <w:r w:rsidRPr="00EC0B03">
          <w:rPr>
            <w:rFonts w:ascii="Arial" w:hAnsi="Arial" w:cs="Arial"/>
            <w:sz w:val="20"/>
            <w:szCs w:val="20"/>
            <w:highlight w:val="yellow"/>
            <w:rPrChange w:id="563" w:author="Lanciani, Marcello" w:date="2023-10-04T10:38:00Z">
              <w:rPr/>
            </w:rPrChange>
          </w:rPr>
          <w:t>Values in cells I9 to I22 and I24 to I34 cannot be filles out with positive values in conjunction. With positive values filled out in cells J9 to J22 and J24 to J34.</w:t>
        </w:r>
      </w:ins>
    </w:p>
    <w:p w14:paraId="10353E7D" w14:textId="77777777" w:rsidR="00162582" w:rsidRPr="00EC0B03" w:rsidRDefault="00162582" w:rsidP="00EC0B03">
      <w:pPr>
        <w:pStyle w:val="Bullet1"/>
        <w:spacing w:line="276" w:lineRule="auto"/>
        <w:rPr>
          <w:ins w:id="564" w:author="Tranbaut, Alicia" w:date="2023-08-29T18:16:00Z"/>
          <w:rFonts w:ascii="Arial" w:hAnsi="Arial" w:cs="Arial"/>
          <w:sz w:val="20"/>
          <w:szCs w:val="20"/>
          <w:highlight w:val="yellow"/>
          <w:rPrChange w:id="565" w:author="Lanciani, Marcello" w:date="2023-10-04T10:38:00Z">
            <w:rPr>
              <w:ins w:id="566" w:author="Tranbaut, Alicia" w:date="2023-08-29T18:16:00Z"/>
            </w:rPr>
          </w:rPrChange>
        </w:rPr>
        <w:pPrChange w:id="567" w:author="Lanciani, Marcello" w:date="2023-10-04T10:37:00Z">
          <w:pPr>
            <w:pStyle w:val="Bullet1"/>
          </w:pPr>
        </w:pPrChange>
      </w:pPr>
      <w:ins w:id="568" w:author="Tranbaut, Alicia" w:date="2023-08-29T18:16:00Z">
        <w:r w:rsidRPr="00EC0B03">
          <w:rPr>
            <w:rFonts w:ascii="Arial" w:hAnsi="Arial" w:cs="Arial"/>
            <w:sz w:val="20"/>
            <w:szCs w:val="20"/>
            <w:highlight w:val="yellow"/>
            <w:rPrChange w:id="569" w:author="Lanciani, Marcello" w:date="2023-10-04T10:38:00Z">
              <w:rPr/>
            </w:rPrChange>
          </w:rPr>
          <w:t>Values in cells of column H cannot be left blank.</w:t>
        </w:r>
      </w:ins>
    </w:p>
    <w:p w14:paraId="65AAF81B" w14:textId="77777777" w:rsidR="00162582" w:rsidRPr="00EC0B03" w:rsidRDefault="00162582" w:rsidP="00EC0B03">
      <w:pPr>
        <w:pStyle w:val="Bullet1"/>
        <w:spacing w:line="276" w:lineRule="auto"/>
        <w:rPr>
          <w:ins w:id="570" w:author="Tranbaut, Alicia" w:date="2023-08-29T18:16:00Z"/>
          <w:rFonts w:ascii="Arial" w:hAnsi="Arial" w:cs="Arial"/>
          <w:sz w:val="20"/>
          <w:szCs w:val="20"/>
          <w:highlight w:val="yellow"/>
          <w:rPrChange w:id="571" w:author="Lanciani, Marcello" w:date="2023-10-04T10:38:00Z">
            <w:rPr>
              <w:ins w:id="572" w:author="Tranbaut, Alicia" w:date="2023-08-29T18:16:00Z"/>
            </w:rPr>
          </w:rPrChange>
        </w:rPr>
        <w:pPrChange w:id="573" w:author="Lanciani, Marcello" w:date="2023-10-04T10:37:00Z">
          <w:pPr>
            <w:pStyle w:val="Bullet1"/>
          </w:pPr>
        </w:pPrChange>
      </w:pPr>
      <w:ins w:id="574" w:author="Tranbaut, Alicia" w:date="2023-08-29T18:16:00Z">
        <w:r w:rsidRPr="00EC0B03">
          <w:rPr>
            <w:rFonts w:ascii="Arial" w:hAnsi="Arial" w:cs="Arial"/>
            <w:sz w:val="20"/>
            <w:szCs w:val="20"/>
            <w:highlight w:val="yellow"/>
            <w:rPrChange w:id="575" w:author="Lanciani, Marcello" w:date="2023-10-04T10:38:00Z">
              <w:rPr/>
            </w:rPrChange>
          </w:rPr>
          <w:t>Values in cells I and J should be check to fulfil I+J = O+S.</w:t>
        </w:r>
      </w:ins>
    </w:p>
    <w:p w14:paraId="6AFD1493" w14:textId="77777777" w:rsidR="00162582" w:rsidRPr="00EC0B03" w:rsidRDefault="00162582" w:rsidP="00EC0B03">
      <w:pPr>
        <w:pStyle w:val="Bullet1"/>
        <w:spacing w:line="276" w:lineRule="auto"/>
        <w:rPr>
          <w:ins w:id="576" w:author="Tranbaut, Alicia" w:date="2023-08-29T18:16:00Z"/>
          <w:rFonts w:ascii="Arial" w:hAnsi="Arial" w:cs="Arial"/>
          <w:sz w:val="20"/>
          <w:szCs w:val="20"/>
          <w:highlight w:val="yellow"/>
          <w:rPrChange w:id="577" w:author="Lanciani, Marcello" w:date="2023-10-04T10:38:00Z">
            <w:rPr>
              <w:ins w:id="578" w:author="Tranbaut, Alicia" w:date="2023-08-29T18:16:00Z"/>
            </w:rPr>
          </w:rPrChange>
        </w:rPr>
        <w:pPrChange w:id="579" w:author="Lanciani, Marcello" w:date="2023-10-04T10:37:00Z">
          <w:pPr>
            <w:pStyle w:val="Bullet1"/>
          </w:pPr>
        </w:pPrChange>
      </w:pPr>
      <w:ins w:id="580" w:author="Tranbaut, Alicia" w:date="2023-08-29T18:16:00Z">
        <w:r w:rsidRPr="00EC0B03">
          <w:rPr>
            <w:rFonts w:ascii="Arial" w:hAnsi="Arial" w:cs="Arial"/>
            <w:sz w:val="20"/>
            <w:szCs w:val="20"/>
            <w:highlight w:val="yellow"/>
            <w:rPrChange w:id="581" w:author="Lanciani, Marcello" w:date="2023-10-04T10:38:00Z">
              <w:rPr/>
            </w:rPrChange>
          </w:rPr>
          <w:t>Values in cells K and S should be check to fulfil K+S &lt;=G.</w:t>
        </w:r>
      </w:ins>
    </w:p>
    <w:p w14:paraId="0A0B3368" w14:textId="77777777" w:rsidR="00162582" w:rsidRPr="00EC0B03" w:rsidRDefault="00162582" w:rsidP="00EC0B03">
      <w:pPr>
        <w:pStyle w:val="Bullet1"/>
        <w:spacing w:line="276" w:lineRule="auto"/>
        <w:rPr>
          <w:ins w:id="582" w:author="Tranbaut, Alicia" w:date="2023-08-29T18:16:00Z"/>
          <w:rFonts w:ascii="Arial" w:hAnsi="Arial" w:cs="Arial"/>
          <w:sz w:val="20"/>
          <w:szCs w:val="20"/>
          <w:highlight w:val="yellow"/>
          <w:rPrChange w:id="583" w:author="Lanciani, Marcello" w:date="2023-10-04T10:38:00Z">
            <w:rPr>
              <w:ins w:id="584" w:author="Tranbaut, Alicia" w:date="2023-08-29T18:16:00Z"/>
            </w:rPr>
          </w:rPrChange>
        </w:rPr>
        <w:pPrChange w:id="585" w:author="Lanciani, Marcello" w:date="2023-10-04T10:37:00Z">
          <w:pPr>
            <w:pStyle w:val="Bullet1"/>
          </w:pPr>
        </w:pPrChange>
      </w:pPr>
      <w:ins w:id="586" w:author="Tranbaut, Alicia" w:date="2023-08-29T18:16:00Z">
        <w:r w:rsidRPr="00EC0B03">
          <w:rPr>
            <w:rFonts w:ascii="Arial" w:hAnsi="Arial" w:cs="Arial"/>
            <w:sz w:val="20"/>
            <w:szCs w:val="20"/>
            <w:highlight w:val="yellow"/>
            <w:rPrChange w:id="587" w:author="Lanciani, Marcello" w:date="2023-10-04T10:38:00Z">
              <w:rPr/>
            </w:rPrChange>
          </w:rPr>
          <w:t>Values in cells K and P should be check to fulfil K &lt;=G and P&lt;=G.</w:t>
        </w:r>
      </w:ins>
    </w:p>
    <w:p w14:paraId="6ABFD4C0" w14:textId="77777777" w:rsidR="00162582" w:rsidRPr="00EC0B03" w:rsidRDefault="00162582" w:rsidP="00EC0B03">
      <w:pPr>
        <w:pStyle w:val="Bullet1"/>
        <w:spacing w:line="276" w:lineRule="auto"/>
        <w:rPr>
          <w:ins w:id="588" w:author="Tranbaut, Alicia" w:date="2023-08-29T18:16:00Z"/>
          <w:rFonts w:ascii="Arial" w:hAnsi="Arial" w:cs="Arial"/>
          <w:sz w:val="20"/>
          <w:szCs w:val="20"/>
          <w:highlight w:val="yellow"/>
          <w:rPrChange w:id="589" w:author="Lanciani, Marcello" w:date="2023-10-04T10:38:00Z">
            <w:rPr>
              <w:ins w:id="590" w:author="Tranbaut, Alicia" w:date="2023-08-29T18:16:00Z"/>
            </w:rPr>
          </w:rPrChange>
        </w:rPr>
        <w:pPrChange w:id="591" w:author="Lanciani, Marcello" w:date="2023-10-04T10:37:00Z">
          <w:pPr>
            <w:pStyle w:val="Bullet1"/>
          </w:pPr>
        </w:pPrChange>
      </w:pPr>
      <w:ins w:id="592" w:author="Tranbaut, Alicia" w:date="2023-08-29T18:16:00Z">
        <w:r w:rsidRPr="00EC0B03">
          <w:rPr>
            <w:rFonts w:ascii="Arial" w:hAnsi="Arial" w:cs="Arial"/>
            <w:sz w:val="20"/>
            <w:szCs w:val="20"/>
            <w:highlight w:val="yellow"/>
            <w:rPrChange w:id="593" w:author="Lanciani, Marcello" w:date="2023-10-04T10:38:00Z">
              <w:rPr/>
            </w:rPrChange>
          </w:rPr>
          <w:t xml:space="preserve">Values in cells G11, G12 and G13 (also for columns I to S) </w:t>
        </w:r>
        <w:r w:rsidRPr="00EC0B03">
          <w:rPr>
            <w:rFonts w:ascii="Arial" w:hAnsi="Arial" w:cs="Arial"/>
            <w:sz w:val="20"/>
            <w:szCs w:val="20"/>
            <w:highlight w:val="yellow"/>
            <w:rPrChange w:id="594" w:author="Lanciani, Marcello" w:date="2023-10-04T10:38:00Z">
              <w:rPr>
                <w:rFonts w:ascii="Arial" w:hAnsi="Arial" w:cs="Arial"/>
                <w:sz w:val="20"/>
                <w:szCs w:val="20"/>
              </w:rPr>
            </w:rPrChange>
          </w:rPr>
          <w:t xml:space="preserve">should be checked to fulfil G11= G12 +G13 </w:t>
        </w:r>
        <w:r w:rsidRPr="00EC0B03">
          <w:rPr>
            <w:rFonts w:ascii="Arial" w:hAnsi="Arial" w:cs="Arial"/>
            <w:sz w:val="20"/>
            <w:szCs w:val="20"/>
            <w:highlight w:val="yellow"/>
            <w:rPrChange w:id="595" w:author="Lanciani, Marcello" w:date="2023-10-04T10:38:00Z">
              <w:rPr/>
            </w:rPrChange>
          </w:rPr>
          <w:t>(also for columns I to S).</w:t>
        </w:r>
      </w:ins>
    </w:p>
    <w:p w14:paraId="5C51BDE3" w14:textId="77777777" w:rsidR="00162582" w:rsidRPr="00EC0B03" w:rsidRDefault="00162582" w:rsidP="00EC0B03">
      <w:pPr>
        <w:pStyle w:val="Bullet1"/>
        <w:spacing w:line="276" w:lineRule="auto"/>
        <w:rPr>
          <w:ins w:id="596" w:author="Tranbaut, Alicia" w:date="2023-08-29T18:16:00Z"/>
          <w:rFonts w:ascii="Arial" w:hAnsi="Arial" w:cs="Arial"/>
          <w:sz w:val="20"/>
          <w:szCs w:val="20"/>
          <w:highlight w:val="yellow"/>
          <w:rPrChange w:id="597" w:author="Lanciani, Marcello" w:date="2023-10-04T10:38:00Z">
            <w:rPr>
              <w:ins w:id="598" w:author="Tranbaut, Alicia" w:date="2023-08-29T18:16:00Z"/>
            </w:rPr>
          </w:rPrChange>
        </w:rPr>
        <w:pPrChange w:id="599" w:author="Lanciani, Marcello" w:date="2023-10-04T10:37:00Z">
          <w:pPr>
            <w:pStyle w:val="Bullet1"/>
          </w:pPr>
        </w:pPrChange>
      </w:pPr>
      <w:ins w:id="600" w:author="Tranbaut, Alicia" w:date="2023-08-29T18:16:00Z">
        <w:r w:rsidRPr="00EC0B03">
          <w:rPr>
            <w:rFonts w:ascii="Arial" w:hAnsi="Arial" w:cs="Arial"/>
            <w:sz w:val="20"/>
            <w:szCs w:val="20"/>
            <w:highlight w:val="yellow"/>
            <w:rPrChange w:id="601" w:author="Lanciani, Marcello" w:date="2023-10-04T10:38:00Z">
              <w:rPr/>
            </w:rPrChange>
          </w:rPr>
          <w:t xml:space="preserve">Values in cells G14, G15, G16, G17 (also for columns I to S) </w:t>
        </w:r>
        <w:r w:rsidRPr="00EC0B03">
          <w:rPr>
            <w:rFonts w:ascii="Arial" w:hAnsi="Arial" w:cs="Arial"/>
            <w:sz w:val="20"/>
            <w:szCs w:val="20"/>
            <w:highlight w:val="yellow"/>
            <w:rPrChange w:id="602" w:author="Lanciani, Marcello" w:date="2023-10-04T10:38:00Z">
              <w:rPr>
                <w:rFonts w:ascii="Arial" w:hAnsi="Arial" w:cs="Arial"/>
                <w:sz w:val="20"/>
                <w:szCs w:val="20"/>
              </w:rPr>
            </w:rPrChange>
          </w:rPr>
          <w:t xml:space="preserve">should be checked to fulfil G14= G15 +G16+ G17 </w:t>
        </w:r>
        <w:r w:rsidRPr="00EC0B03">
          <w:rPr>
            <w:rFonts w:ascii="Arial" w:hAnsi="Arial" w:cs="Arial"/>
            <w:sz w:val="20"/>
            <w:szCs w:val="20"/>
            <w:highlight w:val="yellow"/>
            <w:rPrChange w:id="603" w:author="Lanciani, Marcello" w:date="2023-10-04T10:38:00Z">
              <w:rPr/>
            </w:rPrChange>
          </w:rPr>
          <w:t>(also for columns I to S).</w:t>
        </w:r>
      </w:ins>
    </w:p>
    <w:p w14:paraId="46EE9C22" w14:textId="77777777" w:rsidR="00162582" w:rsidRPr="00EC0B03" w:rsidRDefault="00162582" w:rsidP="00EC0B03">
      <w:pPr>
        <w:pStyle w:val="Bullet1"/>
        <w:spacing w:line="276" w:lineRule="auto"/>
        <w:rPr>
          <w:ins w:id="604" w:author="Tranbaut, Alicia" w:date="2023-08-29T18:16:00Z"/>
          <w:rFonts w:ascii="Arial" w:hAnsi="Arial" w:cs="Arial"/>
          <w:sz w:val="20"/>
          <w:szCs w:val="20"/>
          <w:highlight w:val="yellow"/>
          <w:rPrChange w:id="605" w:author="Lanciani, Marcello" w:date="2023-10-04T10:38:00Z">
            <w:rPr>
              <w:ins w:id="606" w:author="Tranbaut, Alicia" w:date="2023-08-29T18:16:00Z"/>
            </w:rPr>
          </w:rPrChange>
        </w:rPr>
        <w:pPrChange w:id="607" w:author="Lanciani, Marcello" w:date="2023-10-04T10:37:00Z">
          <w:pPr>
            <w:pStyle w:val="Bullet1"/>
          </w:pPr>
        </w:pPrChange>
      </w:pPr>
      <w:ins w:id="608" w:author="Tranbaut, Alicia" w:date="2023-08-29T18:16:00Z">
        <w:r w:rsidRPr="00EC0B03">
          <w:rPr>
            <w:rFonts w:ascii="Arial" w:hAnsi="Arial" w:cs="Arial"/>
            <w:sz w:val="20"/>
            <w:szCs w:val="20"/>
            <w:highlight w:val="yellow"/>
            <w:rPrChange w:id="609" w:author="Lanciani, Marcello" w:date="2023-10-04T10:38:00Z">
              <w:rPr/>
            </w:rPrChange>
          </w:rPr>
          <w:t>Values in cells G20 and G21 (also for columns I to S) should be checked to fulfil G21&lt;=G20 (also for columns I to S).</w:t>
        </w:r>
      </w:ins>
    </w:p>
    <w:p w14:paraId="4AE8A90E" w14:textId="77777777" w:rsidR="00162582" w:rsidRPr="00EC0B03" w:rsidRDefault="00162582" w:rsidP="00EC0B03">
      <w:pPr>
        <w:pStyle w:val="Bullet1"/>
        <w:spacing w:line="276" w:lineRule="auto"/>
        <w:rPr>
          <w:ins w:id="610" w:author="Tranbaut, Alicia" w:date="2023-08-29T18:16:00Z"/>
          <w:rFonts w:ascii="Arial" w:hAnsi="Arial" w:cs="Arial"/>
          <w:sz w:val="20"/>
          <w:szCs w:val="20"/>
          <w:highlight w:val="yellow"/>
          <w:rPrChange w:id="611" w:author="Lanciani, Marcello" w:date="2023-10-04T10:38:00Z">
            <w:rPr>
              <w:ins w:id="612" w:author="Tranbaut, Alicia" w:date="2023-08-29T18:16:00Z"/>
            </w:rPr>
          </w:rPrChange>
        </w:rPr>
        <w:pPrChange w:id="613" w:author="Lanciani, Marcello" w:date="2023-10-04T10:37:00Z">
          <w:pPr>
            <w:pStyle w:val="Bullet1"/>
          </w:pPr>
        </w:pPrChange>
      </w:pPr>
      <w:ins w:id="614" w:author="Tranbaut, Alicia" w:date="2023-08-29T18:16:00Z">
        <w:r w:rsidRPr="00EC0B03">
          <w:rPr>
            <w:rFonts w:ascii="Arial" w:hAnsi="Arial" w:cs="Arial"/>
            <w:sz w:val="20"/>
            <w:szCs w:val="20"/>
            <w:highlight w:val="yellow"/>
            <w:rPrChange w:id="615" w:author="Lanciani, Marcello" w:date="2023-10-04T10:38:00Z">
              <w:rPr/>
            </w:rPrChange>
          </w:rPr>
          <w:t xml:space="preserve">Values in cells G26, G27, G28 (also for columns I to S) </w:t>
        </w:r>
        <w:r w:rsidRPr="00EC0B03">
          <w:rPr>
            <w:rFonts w:ascii="Arial" w:hAnsi="Arial" w:cs="Arial"/>
            <w:sz w:val="20"/>
            <w:szCs w:val="20"/>
            <w:highlight w:val="yellow"/>
            <w:rPrChange w:id="616" w:author="Lanciani, Marcello" w:date="2023-10-04T10:38:00Z">
              <w:rPr>
                <w:rFonts w:ascii="Arial" w:hAnsi="Arial" w:cs="Arial"/>
                <w:sz w:val="20"/>
                <w:szCs w:val="20"/>
              </w:rPr>
            </w:rPrChange>
          </w:rPr>
          <w:t xml:space="preserve">should be checked to fulfil G26= G27 +G28 </w:t>
        </w:r>
        <w:r w:rsidRPr="00EC0B03">
          <w:rPr>
            <w:rFonts w:ascii="Arial" w:hAnsi="Arial" w:cs="Arial"/>
            <w:sz w:val="20"/>
            <w:szCs w:val="20"/>
            <w:highlight w:val="yellow"/>
            <w:rPrChange w:id="617" w:author="Lanciani, Marcello" w:date="2023-10-04T10:38:00Z">
              <w:rPr/>
            </w:rPrChange>
          </w:rPr>
          <w:t>(also for columns I to S).</w:t>
        </w:r>
      </w:ins>
    </w:p>
    <w:p w14:paraId="5AAA5CB8" w14:textId="77777777" w:rsidR="00162582" w:rsidRPr="00EC0B03" w:rsidRDefault="00162582" w:rsidP="00EC0B03">
      <w:pPr>
        <w:pStyle w:val="Bullet1"/>
        <w:spacing w:line="276" w:lineRule="auto"/>
        <w:rPr>
          <w:ins w:id="618" w:author="Tranbaut, Alicia" w:date="2023-08-29T18:16:00Z"/>
          <w:rFonts w:ascii="Arial" w:hAnsi="Arial" w:cs="Arial"/>
          <w:sz w:val="20"/>
          <w:szCs w:val="20"/>
          <w:highlight w:val="yellow"/>
          <w:rPrChange w:id="619" w:author="Lanciani, Marcello" w:date="2023-10-04T10:38:00Z">
            <w:rPr>
              <w:ins w:id="620" w:author="Tranbaut, Alicia" w:date="2023-08-29T18:16:00Z"/>
            </w:rPr>
          </w:rPrChange>
        </w:rPr>
        <w:pPrChange w:id="621" w:author="Lanciani, Marcello" w:date="2023-10-04T10:37:00Z">
          <w:pPr>
            <w:pStyle w:val="Bullet1"/>
          </w:pPr>
        </w:pPrChange>
      </w:pPr>
      <w:ins w:id="622" w:author="Tranbaut, Alicia" w:date="2023-08-29T18:16:00Z">
        <w:r w:rsidRPr="00EC0B03">
          <w:rPr>
            <w:rFonts w:ascii="Arial" w:hAnsi="Arial" w:cs="Arial"/>
            <w:sz w:val="20"/>
            <w:szCs w:val="20"/>
            <w:highlight w:val="yellow"/>
            <w:rPrChange w:id="623" w:author="Lanciani, Marcello" w:date="2023-10-04T10:38:00Z">
              <w:rPr/>
            </w:rPrChange>
          </w:rPr>
          <w:t>Values in cells G32 and G33 (also for columns I to S) should be checked to fulfil G33&lt;=G32 (also for columns I to S).</w:t>
        </w:r>
      </w:ins>
    </w:p>
    <w:p w14:paraId="54B3E87E" w14:textId="77777777" w:rsidR="00162582" w:rsidRPr="00EC0B03" w:rsidRDefault="00162582" w:rsidP="00EC0B03">
      <w:pPr>
        <w:pStyle w:val="Bullet1"/>
        <w:spacing w:line="276" w:lineRule="auto"/>
        <w:rPr>
          <w:ins w:id="624" w:author="Tranbaut, Alicia" w:date="2023-08-29T18:16:00Z"/>
          <w:rFonts w:ascii="Arial" w:hAnsi="Arial" w:cs="Arial"/>
          <w:sz w:val="20"/>
          <w:szCs w:val="20"/>
          <w:highlight w:val="yellow"/>
          <w:rPrChange w:id="625" w:author="Lanciani, Marcello" w:date="2023-10-04T10:38:00Z">
            <w:rPr>
              <w:ins w:id="626" w:author="Tranbaut, Alicia" w:date="2023-08-29T18:16:00Z"/>
            </w:rPr>
          </w:rPrChange>
        </w:rPr>
        <w:pPrChange w:id="627" w:author="Lanciani, Marcello" w:date="2023-10-04T10:37:00Z">
          <w:pPr>
            <w:pStyle w:val="Bullet1"/>
          </w:pPr>
        </w:pPrChange>
      </w:pPr>
      <w:ins w:id="628" w:author="Tranbaut, Alicia" w:date="2023-08-29T18:16:00Z">
        <w:r w:rsidRPr="00EC0B03">
          <w:rPr>
            <w:rFonts w:ascii="Arial" w:hAnsi="Arial" w:cs="Arial"/>
            <w:sz w:val="20"/>
            <w:szCs w:val="20"/>
            <w:highlight w:val="yellow"/>
            <w:rPrChange w:id="629" w:author="Lanciani, Marcello" w:date="2023-10-04T10:38:00Z">
              <w:rPr/>
            </w:rPrChange>
          </w:rPr>
          <w:t>Values in cells G8 and G23 (also for columns I to S) should be checked to fulfil G8=G23 (also for columns I to S).</w:t>
        </w:r>
      </w:ins>
    </w:p>
    <w:p w14:paraId="14EB07F6" w14:textId="77777777" w:rsidR="00162582" w:rsidRPr="00EC0B03" w:rsidRDefault="00162582" w:rsidP="00EC0B03">
      <w:pPr>
        <w:spacing w:line="276" w:lineRule="auto"/>
        <w:rPr>
          <w:ins w:id="630" w:author="Tranbaut, Alicia" w:date="2023-08-29T18:16:00Z"/>
          <w:rFonts w:ascii="Arial" w:hAnsi="Arial" w:cs="Arial"/>
          <w:sz w:val="20"/>
          <w:szCs w:val="20"/>
          <w:highlight w:val="yellow"/>
          <w:u w:val="single"/>
          <w:rPrChange w:id="631" w:author="Lanciani, Marcello" w:date="2023-10-04T10:38:00Z">
            <w:rPr>
              <w:ins w:id="632" w:author="Tranbaut, Alicia" w:date="2023-08-29T18:16:00Z"/>
              <w:rFonts w:ascii="Arial" w:hAnsi="Arial" w:cs="Arial"/>
              <w:sz w:val="20"/>
              <w:szCs w:val="20"/>
              <w:u w:val="single"/>
            </w:rPr>
          </w:rPrChange>
        </w:rPr>
        <w:pPrChange w:id="633" w:author="Lanciani, Marcello" w:date="2023-10-04T10:37:00Z">
          <w:pPr/>
        </w:pPrChange>
      </w:pPr>
      <w:ins w:id="634" w:author="Tranbaut, Alicia" w:date="2023-08-29T18:16:00Z">
        <w:r w:rsidRPr="00EC0B03">
          <w:rPr>
            <w:rFonts w:ascii="Arial" w:hAnsi="Arial" w:cs="Arial"/>
            <w:sz w:val="20"/>
            <w:szCs w:val="20"/>
            <w:highlight w:val="yellow"/>
            <w:u w:val="single"/>
            <w:rPrChange w:id="635" w:author="Lanciani, Marcello" w:date="2023-10-04T10:38:00Z">
              <w:rPr>
                <w:rFonts w:ascii="Arial" w:hAnsi="Arial" w:cs="Arial"/>
                <w:sz w:val="20"/>
                <w:szCs w:val="20"/>
                <w:u w:val="single"/>
              </w:rPr>
            </w:rPrChange>
          </w:rPr>
          <w:t>Sheet “2_CSRBB sensitivities” (SIs and targeted subsidiaries):</w:t>
        </w:r>
      </w:ins>
    </w:p>
    <w:p w14:paraId="179D2835" w14:textId="77777777" w:rsidR="00162582" w:rsidRPr="00EC0B03" w:rsidRDefault="00162582" w:rsidP="00EC0B03">
      <w:pPr>
        <w:pStyle w:val="Bullet1"/>
        <w:spacing w:line="276" w:lineRule="auto"/>
        <w:rPr>
          <w:ins w:id="636" w:author="Tranbaut, Alicia" w:date="2023-08-29T18:16:00Z"/>
          <w:rFonts w:ascii="Arial" w:hAnsi="Arial" w:cs="Arial"/>
          <w:sz w:val="20"/>
          <w:szCs w:val="20"/>
          <w:highlight w:val="yellow"/>
          <w:rPrChange w:id="637" w:author="Lanciani, Marcello" w:date="2023-10-04T10:38:00Z">
            <w:rPr>
              <w:ins w:id="638" w:author="Tranbaut, Alicia" w:date="2023-08-29T18:16:00Z"/>
            </w:rPr>
          </w:rPrChange>
        </w:rPr>
        <w:pPrChange w:id="639" w:author="Lanciani, Marcello" w:date="2023-10-04T10:37:00Z">
          <w:pPr>
            <w:pStyle w:val="Bullet1"/>
          </w:pPr>
        </w:pPrChange>
      </w:pPr>
      <w:ins w:id="640" w:author="Tranbaut, Alicia" w:date="2023-08-29T18:16:00Z">
        <w:r w:rsidRPr="00EC0B03">
          <w:rPr>
            <w:rFonts w:ascii="Arial" w:hAnsi="Arial" w:cs="Arial"/>
            <w:sz w:val="20"/>
            <w:szCs w:val="20"/>
            <w:highlight w:val="yellow"/>
            <w:rPrChange w:id="641" w:author="Lanciani, Marcello" w:date="2023-10-04T10:38:00Z">
              <w:rPr/>
            </w:rPrChange>
          </w:rPr>
          <w:t xml:space="preserve">All values should be absolute amounts. </w:t>
        </w:r>
      </w:ins>
    </w:p>
    <w:p w14:paraId="031C49CE" w14:textId="77777777" w:rsidR="00162582" w:rsidRPr="00EC0B03" w:rsidRDefault="00162582" w:rsidP="00EC0B03">
      <w:pPr>
        <w:pStyle w:val="Bullet1"/>
        <w:spacing w:line="276" w:lineRule="auto"/>
        <w:rPr>
          <w:ins w:id="642" w:author="Tranbaut, Alicia" w:date="2023-08-29T18:16:00Z"/>
          <w:rFonts w:ascii="Arial" w:hAnsi="Arial" w:cs="Arial"/>
          <w:sz w:val="20"/>
          <w:szCs w:val="20"/>
          <w:highlight w:val="yellow"/>
          <w:rPrChange w:id="643" w:author="Lanciani, Marcello" w:date="2023-10-04T10:38:00Z">
            <w:rPr>
              <w:ins w:id="644" w:author="Tranbaut, Alicia" w:date="2023-08-29T18:16:00Z"/>
            </w:rPr>
          </w:rPrChange>
        </w:rPr>
        <w:pPrChange w:id="645" w:author="Lanciani, Marcello" w:date="2023-10-04T10:37:00Z">
          <w:pPr>
            <w:pStyle w:val="Bullet1"/>
          </w:pPr>
        </w:pPrChange>
      </w:pPr>
      <w:ins w:id="646" w:author="Tranbaut, Alicia" w:date="2023-08-29T18:16:00Z">
        <w:r w:rsidRPr="00EC0B03">
          <w:rPr>
            <w:rFonts w:ascii="Arial" w:hAnsi="Arial" w:cs="Arial"/>
            <w:sz w:val="20"/>
            <w:szCs w:val="20"/>
            <w:highlight w:val="yellow"/>
            <w:rPrChange w:id="647" w:author="Lanciani, Marcello" w:date="2023-10-04T10:38:00Z">
              <w:rPr/>
            </w:rPrChange>
          </w:rPr>
          <w:t xml:space="preserve">All values in cells F36, F37, F38 (also for columns H, I, J, K and L) should be positive or equal to 0.  </w:t>
        </w:r>
      </w:ins>
    </w:p>
    <w:p w14:paraId="6F48216D" w14:textId="77777777" w:rsidR="00162582" w:rsidRPr="00EC0B03" w:rsidRDefault="00162582" w:rsidP="00EC0B03">
      <w:pPr>
        <w:pStyle w:val="Bullet1"/>
        <w:spacing w:line="276" w:lineRule="auto"/>
        <w:rPr>
          <w:ins w:id="648" w:author="Tranbaut, Alicia" w:date="2023-08-29T18:16:00Z"/>
          <w:rFonts w:ascii="Arial" w:hAnsi="Arial" w:cs="Arial"/>
          <w:sz w:val="20"/>
          <w:szCs w:val="20"/>
          <w:highlight w:val="yellow"/>
          <w:rPrChange w:id="649" w:author="Lanciani, Marcello" w:date="2023-10-04T10:38:00Z">
            <w:rPr>
              <w:ins w:id="650" w:author="Tranbaut, Alicia" w:date="2023-08-29T18:16:00Z"/>
            </w:rPr>
          </w:rPrChange>
        </w:rPr>
        <w:pPrChange w:id="651" w:author="Lanciani, Marcello" w:date="2023-10-04T10:37:00Z">
          <w:pPr>
            <w:pStyle w:val="Bullet1"/>
          </w:pPr>
        </w:pPrChange>
      </w:pPr>
      <w:ins w:id="652" w:author="Tranbaut, Alicia" w:date="2023-08-29T18:16:00Z">
        <w:r w:rsidRPr="00EC0B03">
          <w:rPr>
            <w:rFonts w:ascii="Arial" w:hAnsi="Arial" w:cs="Arial"/>
            <w:sz w:val="20"/>
            <w:szCs w:val="20"/>
            <w:highlight w:val="yellow"/>
            <w:rPrChange w:id="653" w:author="Lanciani, Marcello" w:date="2023-10-04T10:38:00Z">
              <w:rPr/>
            </w:rPrChange>
          </w:rPr>
          <w:t xml:space="preserve">All values in cells M39 to M46 (also for columns N and O)  should be positive or equal to 0.  </w:t>
        </w:r>
      </w:ins>
    </w:p>
    <w:p w14:paraId="3D373847" w14:textId="77777777" w:rsidR="00162582" w:rsidRPr="00EC0B03" w:rsidRDefault="00162582" w:rsidP="00EC0B03">
      <w:pPr>
        <w:pStyle w:val="Bullet1"/>
        <w:spacing w:line="276" w:lineRule="auto"/>
        <w:rPr>
          <w:ins w:id="654" w:author="Tranbaut, Alicia" w:date="2023-08-29T18:16:00Z"/>
          <w:rFonts w:ascii="Arial" w:hAnsi="Arial" w:cs="Arial"/>
          <w:sz w:val="20"/>
          <w:szCs w:val="20"/>
          <w:highlight w:val="yellow"/>
          <w:rPrChange w:id="655" w:author="Lanciani, Marcello" w:date="2023-10-04T10:38:00Z">
            <w:rPr>
              <w:ins w:id="656" w:author="Tranbaut, Alicia" w:date="2023-08-29T18:16:00Z"/>
            </w:rPr>
          </w:rPrChange>
        </w:rPr>
        <w:pPrChange w:id="657" w:author="Lanciani, Marcello" w:date="2023-10-04T10:37:00Z">
          <w:pPr>
            <w:pStyle w:val="Bullet1"/>
          </w:pPr>
        </w:pPrChange>
      </w:pPr>
      <w:ins w:id="658" w:author="Tranbaut, Alicia" w:date="2023-08-29T18:16:00Z">
        <w:r w:rsidRPr="00EC0B03">
          <w:rPr>
            <w:rFonts w:ascii="Arial" w:hAnsi="Arial" w:cs="Arial"/>
            <w:sz w:val="20"/>
            <w:szCs w:val="20"/>
            <w:highlight w:val="yellow"/>
            <w:rPrChange w:id="659" w:author="Lanciani, Marcello" w:date="2023-10-04T10:38:00Z">
              <w:rPr/>
            </w:rPrChange>
          </w:rPr>
          <w:t>Values in cells F12, F13, F14 (also for columns G, H, I,J, K,L, M, N and O) should be checked to fulfil F12=F13 +F14 (also for columns G, H, I, J, K, L, M, N and O)</w:t>
        </w:r>
      </w:ins>
    </w:p>
    <w:p w14:paraId="0A76D8EF" w14:textId="77777777" w:rsidR="00162582" w:rsidRPr="00EC0B03" w:rsidRDefault="00162582" w:rsidP="00EC0B03">
      <w:pPr>
        <w:pStyle w:val="Bullet1"/>
        <w:spacing w:line="276" w:lineRule="auto"/>
        <w:rPr>
          <w:ins w:id="660" w:author="Tranbaut, Alicia" w:date="2023-08-29T18:16:00Z"/>
          <w:rFonts w:ascii="Arial" w:hAnsi="Arial" w:cs="Arial"/>
          <w:sz w:val="20"/>
          <w:szCs w:val="20"/>
          <w:highlight w:val="yellow"/>
          <w:rPrChange w:id="661" w:author="Lanciani, Marcello" w:date="2023-10-04T10:38:00Z">
            <w:rPr>
              <w:ins w:id="662" w:author="Tranbaut, Alicia" w:date="2023-08-29T18:16:00Z"/>
            </w:rPr>
          </w:rPrChange>
        </w:rPr>
        <w:pPrChange w:id="663" w:author="Lanciani, Marcello" w:date="2023-10-04T10:37:00Z">
          <w:pPr>
            <w:pStyle w:val="Bullet1"/>
          </w:pPr>
        </w:pPrChange>
      </w:pPr>
      <w:ins w:id="664" w:author="Tranbaut, Alicia" w:date="2023-08-29T18:16:00Z">
        <w:r w:rsidRPr="00EC0B03">
          <w:rPr>
            <w:rFonts w:ascii="Arial" w:hAnsi="Arial" w:cs="Arial"/>
            <w:sz w:val="20"/>
            <w:szCs w:val="20"/>
            <w:highlight w:val="yellow"/>
            <w:rPrChange w:id="665" w:author="Lanciani, Marcello" w:date="2023-10-04T10:38:00Z">
              <w:rPr/>
            </w:rPrChange>
          </w:rPr>
          <w:t>Values in cells F15, F16, F17 and F18 (also for columns G, H, I, J, K,L, M, N and O) should be check to fulfil F15=F16 +F17+F18 (also for columns G, H, I, J, K, L, M, N and O)</w:t>
        </w:r>
      </w:ins>
    </w:p>
    <w:p w14:paraId="0C6CF3D6" w14:textId="77777777" w:rsidR="00162582" w:rsidRPr="00EC0B03" w:rsidRDefault="00162582" w:rsidP="00EC0B03">
      <w:pPr>
        <w:pStyle w:val="Bullet1"/>
        <w:spacing w:line="276" w:lineRule="auto"/>
        <w:rPr>
          <w:ins w:id="666" w:author="Tranbaut, Alicia" w:date="2023-08-29T18:16:00Z"/>
          <w:rFonts w:ascii="Arial" w:hAnsi="Arial" w:cs="Arial"/>
          <w:sz w:val="20"/>
          <w:szCs w:val="20"/>
          <w:highlight w:val="yellow"/>
          <w:rPrChange w:id="667" w:author="Lanciani, Marcello" w:date="2023-10-04T10:38:00Z">
            <w:rPr>
              <w:ins w:id="668" w:author="Tranbaut, Alicia" w:date="2023-08-29T18:16:00Z"/>
            </w:rPr>
          </w:rPrChange>
        </w:rPr>
        <w:pPrChange w:id="669" w:author="Lanciani, Marcello" w:date="2023-10-04T10:37:00Z">
          <w:pPr>
            <w:pStyle w:val="Bullet1"/>
          </w:pPr>
        </w:pPrChange>
      </w:pPr>
      <w:ins w:id="670" w:author="Tranbaut, Alicia" w:date="2023-08-29T18:16:00Z">
        <w:r w:rsidRPr="00EC0B03">
          <w:rPr>
            <w:rFonts w:ascii="Arial" w:hAnsi="Arial" w:cs="Arial"/>
            <w:sz w:val="20"/>
            <w:szCs w:val="20"/>
            <w:highlight w:val="yellow"/>
            <w:rPrChange w:id="671" w:author="Lanciani, Marcello" w:date="2023-10-04T10:38:00Z">
              <w:rPr/>
            </w:rPrChange>
          </w:rPr>
          <w:t>Values in cells F27 and F28 (also for columns G, H, I,J, K,L, M, N and O) should be checked to fulfil F27&lt;= F28 (also for columns G, H, I, J, K,L, M, N and O)</w:t>
        </w:r>
      </w:ins>
    </w:p>
    <w:p w14:paraId="4AD31642" w14:textId="77777777" w:rsidR="00162582" w:rsidRPr="00EC0B03" w:rsidRDefault="00162582" w:rsidP="00EC0B03">
      <w:pPr>
        <w:pStyle w:val="Bullet1"/>
        <w:numPr>
          <w:ilvl w:val="0"/>
          <w:numId w:val="0"/>
        </w:numPr>
        <w:spacing w:line="276" w:lineRule="auto"/>
        <w:ind w:left="1287"/>
        <w:rPr>
          <w:ins w:id="672" w:author="Tranbaut, Alicia" w:date="2023-08-29T18:16:00Z"/>
          <w:rFonts w:ascii="Arial" w:hAnsi="Arial" w:cs="Arial"/>
          <w:sz w:val="20"/>
          <w:szCs w:val="20"/>
          <w:highlight w:val="yellow"/>
          <w:rPrChange w:id="673" w:author="Lanciani, Marcello" w:date="2023-10-04T10:38:00Z">
            <w:rPr>
              <w:ins w:id="674" w:author="Tranbaut, Alicia" w:date="2023-08-29T18:16:00Z"/>
            </w:rPr>
          </w:rPrChange>
        </w:rPr>
        <w:pPrChange w:id="675" w:author="Lanciani, Marcello" w:date="2023-10-04T10:37:00Z">
          <w:pPr>
            <w:pStyle w:val="Bullet1"/>
            <w:numPr>
              <w:numId w:val="0"/>
            </w:numPr>
            <w:ind w:firstLine="0"/>
          </w:pPr>
        </w:pPrChange>
      </w:pPr>
    </w:p>
    <w:p w14:paraId="1F09C0B0" w14:textId="77777777" w:rsidR="00162582" w:rsidRPr="00EC0B03" w:rsidRDefault="00162582" w:rsidP="00EC0B03">
      <w:pPr>
        <w:spacing w:line="276" w:lineRule="auto"/>
        <w:rPr>
          <w:ins w:id="676" w:author="Tranbaut, Alicia" w:date="2023-08-29T18:16:00Z"/>
          <w:rFonts w:ascii="Arial" w:hAnsi="Arial" w:cs="Arial"/>
          <w:sz w:val="20"/>
          <w:szCs w:val="20"/>
          <w:highlight w:val="yellow"/>
          <w:u w:val="single"/>
          <w:rPrChange w:id="677" w:author="Lanciani, Marcello" w:date="2023-10-04T10:38:00Z">
            <w:rPr>
              <w:ins w:id="678" w:author="Tranbaut, Alicia" w:date="2023-08-29T18:16:00Z"/>
              <w:rFonts w:ascii="Arial" w:hAnsi="Arial" w:cs="Arial"/>
              <w:sz w:val="20"/>
              <w:szCs w:val="20"/>
              <w:u w:val="single"/>
            </w:rPr>
          </w:rPrChange>
        </w:rPr>
        <w:pPrChange w:id="679" w:author="Lanciani, Marcello" w:date="2023-10-04T10:37:00Z">
          <w:pPr/>
        </w:pPrChange>
      </w:pPr>
      <w:ins w:id="680" w:author="Tranbaut, Alicia" w:date="2023-08-29T18:16:00Z">
        <w:r w:rsidRPr="00EC0B03">
          <w:rPr>
            <w:rFonts w:ascii="Arial" w:hAnsi="Arial" w:cs="Arial"/>
            <w:sz w:val="20"/>
            <w:szCs w:val="20"/>
            <w:highlight w:val="yellow"/>
            <w:u w:val="single"/>
            <w:rPrChange w:id="681" w:author="Lanciani, Marcello" w:date="2023-10-04T10:38:00Z">
              <w:rPr>
                <w:rFonts w:ascii="Arial" w:hAnsi="Arial" w:cs="Arial"/>
                <w:sz w:val="20"/>
                <w:szCs w:val="20"/>
                <w:u w:val="single"/>
              </w:rPr>
            </w:rPrChange>
          </w:rPr>
          <w:t>Sheet “3_Unrealised losses” (SIs and targeted subsidiaries):</w:t>
        </w:r>
      </w:ins>
    </w:p>
    <w:p w14:paraId="5431EA31" w14:textId="04CD8F85" w:rsidR="00162582" w:rsidRPr="00EC0B03" w:rsidRDefault="00162582" w:rsidP="00EC0B03">
      <w:pPr>
        <w:pStyle w:val="Bullet1"/>
        <w:spacing w:line="276" w:lineRule="auto"/>
        <w:rPr>
          <w:ins w:id="682" w:author="Tranbaut, Alicia" w:date="2023-09-26T17:25:00Z"/>
          <w:rFonts w:ascii="Arial" w:hAnsi="Arial" w:cs="Arial"/>
          <w:sz w:val="20"/>
          <w:szCs w:val="20"/>
          <w:highlight w:val="yellow"/>
          <w:rPrChange w:id="683" w:author="Lanciani, Marcello" w:date="2023-10-04T10:38:00Z">
            <w:rPr>
              <w:ins w:id="684" w:author="Tranbaut, Alicia" w:date="2023-09-26T17:25:00Z"/>
              <w:highlight w:val="yellow"/>
            </w:rPr>
          </w:rPrChange>
        </w:rPr>
        <w:pPrChange w:id="685" w:author="Lanciani, Marcello" w:date="2023-10-04T10:37:00Z">
          <w:pPr>
            <w:pStyle w:val="Bullet1"/>
          </w:pPr>
        </w:pPrChange>
      </w:pPr>
      <w:ins w:id="686" w:author="Tranbaut, Alicia" w:date="2023-08-29T18:16:00Z">
        <w:r w:rsidRPr="00EC0B03">
          <w:rPr>
            <w:rFonts w:ascii="Arial" w:hAnsi="Arial" w:cs="Arial"/>
            <w:sz w:val="20"/>
            <w:szCs w:val="20"/>
            <w:highlight w:val="yellow"/>
            <w:rPrChange w:id="687" w:author="Lanciani, Marcello" w:date="2023-10-04T10:38:00Z">
              <w:rPr/>
            </w:rPrChange>
          </w:rPr>
          <w:t xml:space="preserve">All the values reported </w:t>
        </w:r>
      </w:ins>
      <w:ins w:id="688" w:author="Tranbaut, Alicia" w:date="2023-09-26T17:25:00Z">
        <w:r w:rsidR="00863328" w:rsidRPr="00EC0B03">
          <w:rPr>
            <w:rFonts w:ascii="Arial" w:hAnsi="Arial" w:cs="Arial"/>
            <w:sz w:val="20"/>
            <w:szCs w:val="20"/>
            <w:highlight w:val="yellow"/>
            <w:rPrChange w:id="689" w:author="Lanciani, Marcello" w:date="2023-10-04T10:38:00Z">
              <w:rPr>
                <w:highlight w:val="yellow"/>
              </w:rPr>
            </w:rPrChange>
          </w:rPr>
          <w:t xml:space="preserve">under columns E, F, </w:t>
        </w:r>
      </w:ins>
      <w:ins w:id="690" w:author="Tranbaut, Alicia" w:date="2023-09-28T11:28:00Z">
        <w:r w:rsidR="00B95BDD" w:rsidRPr="00EC0B03">
          <w:rPr>
            <w:rFonts w:ascii="Arial" w:hAnsi="Arial" w:cs="Arial"/>
            <w:sz w:val="20"/>
            <w:szCs w:val="20"/>
            <w:highlight w:val="yellow"/>
            <w:rPrChange w:id="691" w:author="Lanciani, Marcello" w:date="2023-10-04T10:38:00Z">
              <w:rPr>
                <w:rFonts w:ascii="Arial" w:hAnsi="Arial" w:cs="Arial"/>
                <w:highlight w:val="yellow"/>
              </w:rPr>
            </w:rPrChange>
          </w:rPr>
          <w:t xml:space="preserve">K </w:t>
        </w:r>
      </w:ins>
      <w:ins w:id="692" w:author="Tranbaut, Alicia" w:date="2023-09-26T17:25:00Z">
        <w:r w:rsidR="00863328" w:rsidRPr="00EC0B03">
          <w:rPr>
            <w:rFonts w:ascii="Arial" w:hAnsi="Arial" w:cs="Arial"/>
            <w:sz w:val="20"/>
            <w:szCs w:val="20"/>
            <w:highlight w:val="yellow"/>
            <w:rPrChange w:id="693" w:author="Lanciani, Marcello" w:date="2023-10-04T10:38:00Z">
              <w:rPr>
                <w:highlight w:val="yellow"/>
              </w:rPr>
            </w:rPrChange>
          </w:rPr>
          <w:t xml:space="preserve">and </w:t>
        </w:r>
      </w:ins>
      <w:ins w:id="694" w:author="Tranbaut, Alicia" w:date="2023-09-28T11:28:00Z">
        <w:r w:rsidR="00B95BDD" w:rsidRPr="00EC0B03">
          <w:rPr>
            <w:rFonts w:ascii="Arial" w:hAnsi="Arial" w:cs="Arial"/>
            <w:sz w:val="20"/>
            <w:szCs w:val="20"/>
            <w:highlight w:val="yellow"/>
            <w:rPrChange w:id="695" w:author="Lanciani, Marcello" w:date="2023-10-04T10:38:00Z">
              <w:rPr>
                <w:rFonts w:ascii="Arial" w:hAnsi="Arial" w:cs="Arial"/>
                <w:highlight w:val="yellow"/>
              </w:rPr>
            </w:rPrChange>
          </w:rPr>
          <w:t xml:space="preserve">L </w:t>
        </w:r>
      </w:ins>
      <w:ins w:id="696" w:author="Tranbaut, Alicia" w:date="2023-08-29T18:16:00Z">
        <w:r w:rsidRPr="00EC0B03">
          <w:rPr>
            <w:rFonts w:ascii="Arial" w:hAnsi="Arial" w:cs="Arial"/>
            <w:sz w:val="20"/>
            <w:szCs w:val="20"/>
            <w:highlight w:val="yellow"/>
            <w:rPrChange w:id="697" w:author="Lanciani, Marcello" w:date="2023-10-04T10:38:00Z">
              <w:rPr/>
            </w:rPrChange>
          </w:rPr>
          <w:t xml:space="preserve">should be positive or equal to 0. </w:t>
        </w:r>
      </w:ins>
    </w:p>
    <w:p w14:paraId="05EFAADF" w14:textId="11424730" w:rsidR="00863328" w:rsidRPr="00EC0B03" w:rsidRDefault="00863328" w:rsidP="00EC0B03">
      <w:pPr>
        <w:pStyle w:val="Bullet1"/>
        <w:spacing w:line="276" w:lineRule="auto"/>
        <w:rPr>
          <w:ins w:id="698" w:author="Tranbaut, Alicia" w:date="2023-09-26T17:26:00Z"/>
          <w:rFonts w:ascii="Arial" w:hAnsi="Arial" w:cs="Arial"/>
          <w:sz w:val="20"/>
          <w:szCs w:val="20"/>
          <w:highlight w:val="yellow"/>
          <w:rPrChange w:id="699" w:author="Lanciani, Marcello" w:date="2023-10-04T10:38:00Z">
            <w:rPr>
              <w:ins w:id="700" w:author="Tranbaut, Alicia" w:date="2023-09-26T17:26:00Z"/>
              <w:highlight w:val="yellow"/>
            </w:rPr>
          </w:rPrChange>
        </w:rPr>
        <w:pPrChange w:id="701" w:author="Lanciani, Marcello" w:date="2023-10-04T10:37:00Z">
          <w:pPr>
            <w:pStyle w:val="Bullet1"/>
          </w:pPr>
        </w:pPrChange>
      </w:pPr>
      <w:ins w:id="702" w:author="Tranbaut, Alicia" w:date="2023-09-26T17:26:00Z">
        <w:r w:rsidRPr="00EC0B03">
          <w:rPr>
            <w:rFonts w:ascii="Arial" w:hAnsi="Arial" w:cs="Arial"/>
            <w:sz w:val="20"/>
            <w:szCs w:val="20"/>
            <w:highlight w:val="yellow"/>
            <w:rPrChange w:id="703" w:author="Lanciani, Marcello" w:date="2023-10-04T10:38:00Z">
              <w:rPr>
                <w:highlight w:val="yellow"/>
              </w:rPr>
            </w:rPrChange>
          </w:rPr>
          <w:t>All the values reported under columns G, H</w:t>
        </w:r>
      </w:ins>
      <w:ins w:id="704" w:author="Tranbaut, Alicia" w:date="2023-09-28T11:28:00Z">
        <w:r w:rsidR="00B95BDD" w:rsidRPr="00EC0B03">
          <w:rPr>
            <w:rFonts w:ascii="Arial" w:hAnsi="Arial" w:cs="Arial"/>
            <w:sz w:val="20"/>
            <w:szCs w:val="20"/>
            <w:highlight w:val="yellow"/>
            <w:rPrChange w:id="705" w:author="Lanciani, Marcello" w:date="2023-10-04T10:38:00Z">
              <w:rPr>
                <w:rFonts w:ascii="Arial" w:hAnsi="Arial" w:cs="Arial"/>
                <w:highlight w:val="yellow"/>
              </w:rPr>
            </w:rPrChange>
          </w:rPr>
          <w:t xml:space="preserve">, </w:t>
        </w:r>
      </w:ins>
      <w:ins w:id="706" w:author="Tranbaut, Alicia" w:date="2023-09-26T17:26:00Z">
        <w:r w:rsidRPr="00EC0B03">
          <w:rPr>
            <w:rFonts w:ascii="Arial" w:hAnsi="Arial" w:cs="Arial"/>
            <w:sz w:val="20"/>
            <w:szCs w:val="20"/>
            <w:highlight w:val="yellow"/>
            <w:rPrChange w:id="707" w:author="Lanciani, Marcello" w:date="2023-10-04T10:38:00Z">
              <w:rPr>
                <w:highlight w:val="yellow"/>
              </w:rPr>
            </w:rPrChange>
          </w:rPr>
          <w:t xml:space="preserve">I </w:t>
        </w:r>
      </w:ins>
      <w:ins w:id="708" w:author="Tranbaut, Alicia" w:date="2023-09-28T11:28:00Z">
        <w:r w:rsidR="00B95BDD" w:rsidRPr="00EC0B03">
          <w:rPr>
            <w:rFonts w:ascii="Arial" w:hAnsi="Arial" w:cs="Arial"/>
            <w:sz w:val="20"/>
            <w:szCs w:val="20"/>
            <w:highlight w:val="yellow"/>
            <w:rPrChange w:id="709" w:author="Lanciani, Marcello" w:date="2023-10-04T10:38:00Z">
              <w:rPr>
                <w:rFonts w:ascii="Arial" w:hAnsi="Arial" w:cs="Arial"/>
                <w:highlight w:val="yellow"/>
              </w:rPr>
            </w:rPrChange>
          </w:rPr>
          <w:t xml:space="preserve">and J </w:t>
        </w:r>
      </w:ins>
      <w:ins w:id="710" w:author="Tranbaut, Alicia" w:date="2023-09-26T17:26:00Z">
        <w:r w:rsidRPr="00EC0B03">
          <w:rPr>
            <w:rFonts w:ascii="Arial" w:hAnsi="Arial" w:cs="Arial"/>
            <w:sz w:val="20"/>
            <w:szCs w:val="20"/>
            <w:highlight w:val="yellow"/>
            <w:rPrChange w:id="711" w:author="Lanciani, Marcello" w:date="2023-10-04T10:38:00Z">
              <w:rPr>
                <w:highlight w:val="yellow"/>
              </w:rPr>
            </w:rPrChange>
          </w:rPr>
          <w:t xml:space="preserve">can be positive, negative or equal to 0. </w:t>
        </w:r>
      </w:ins>
    </w:p>
    <w:p w14:paraId="3E7CD113" w14:textId="77777777" w:rsidR="00863328" w:rsidRPr="00EC0B03" w:rsidRDefault="00863328" w:rsidP="00EC0B03">
      <w:pPr>
        <w:spacing w:line="276" w:lineRule="auto"/>
        <w:rPr>
          <w:ins w:id="712" w:author="Tranbaut, Alicia" w:date="2023-09-26T17:26:00Z"/>
          <w:rFonts w:ascii="Arial" w:hAnsi="Arial" w:cs="Arial"/>
          <w:sz w:val="20"/>
          <w:szCs w:val="20"/>
          <w:highlight w:val="yellow"/>
          <w:u w:val="single"/>
        </w:rPr>
        <w:pPrChange w:id="713" w:author="Lanciani, Marcello" w:date="2023-10-04T10:37:00Z">
          <w:pPr/>
        </w:pPrChange>
      </w:pPr>
    </w:p>
    <w:p w14:paraId="7BBC8BDC" w14:textId="64AC3BBE" w:rsidR="00162582" w:rsidRPr="00EC0B03" w:rsidRDefault="00162582" w:rsidP="00EC0B03">
      <w:pPr>
        <w:spacing w:line="276" w:lineRule="auto"/>
        <w:rPr>
          <w:ins w:id="714" w:author="Tranbaut, Alicia" w:date="2023-08-29T18:16:00Z"/>
          <w:rFonts w:ascii="Arial" w:hAnsi="Arial" w:cs="Arial"/>
          <w:sz w:val="20"/>
          <w:szCs w:val="20"/>
          <w:highlight w:val="yellow"/>
          <w:u w:val="single"/>
          <w:rPrChange w:id="715" w:author="Lanciani, Marcello" w:date="2023-10-04T10:38:00Z">
            <w:rPr>
              <w:ins w:id="716" w:author="Tranbaut, Alicia" w:date="2023-08-29T18:16:00Z"/>
              <w:rFonts w:ascii="Arial" w:hAnsi="Arial" w:cs="Arial"/>
              <w:sz w:val="20"/>
              <w:szCs w:val="20"/>
              <w:u w:val="single"/>
            </w:rPr>
          </w:rPrChange>
        </w:rPr>
        <w:pPrChange w:id="717" w:author="Lanciani, Marcello" w:date="2023-10-04T10:37:00Z">
          <w:pPr/>
        </w:pPrChange>
      </w:pPr>
      <w:ins w:id="718" w:author="Tranbaut, Alicia" w:date="2023-08-29T18:16:00Z">
        <w:r w:rsidRPr="00EC0B03">
          <w:rPr>
            <w:rFonts w:ascii="Arial" w:hAnsi="Arial" w:cs="Arial"/>
            <w:sz w:val="20"/>
            <w:szCs w:val="20"/>
            <w:highlight w:val="yellow"/>
            <w:u w:val="single"/>
            <w:rPrChange w:id="719" w:author="Lanciani, Marcello" w:date="2023-10-04T10:38:00Z">
              <w:rPr>
                <w:rFonts w:ascii="Arial" w:hAnsi="Arial" w:cs="Arial"/>
                <w:sz w:val="20"/>
                <w:szCs w:val="20"/>
                <w:u w:val="single"/>
              </w:rPr>
            </w:rPrChange>
          </w:rPr>
          <w:t>Sheet “4_CSRBB_additional” (SIs and targeted subsidiaries):</w:t>
        </w:r>
      </w:ins>
    </w:p>
    <w:p w14:paraId="0B4E6A51" w14:textId="77777777" w:rsidR="00162582" w:rsidRPr="00EC0B03" w:rsidRDefault="00162582" w:rsidP="00EC0B03">
      <w:pPr>
        <w:pStyle w:val="Bullet1"/>
        <w:spacing w:line="276" w:lineRule="auto"/>
        <w:rPr>
          <w:ins w:id="720" w:author="Tranbaut, Alicia" w:date="2023-08-29T18:16:00Z"/>
          <w:rFonts w:ascii="Arial" w:hAnsi="Arial" w:cs="Arial"/>
          <w:sz w:val="20"/>
          <w:szCs w:val="20"/>
          <w:highlight w:val="yellow"/>
          <w:rPrChange w:id="721" w:author="Lanciani, Marcello" w:date="2023-10-04T10:38:00Z">
            <w:rPr>
              <w:ins w:id="722" w:author="Tranbaut, Alicia" w:date="2023-08-29T18:16:00Z"/>
            </w:rPr>
          </w:rPrChange>
        </w:rPr>
        <w:pPrChange w:id="723" w:author="Lanciani, Marcello" w:date="2023-10-04T10:37:00Z">
          <w:pPr>
            <w:pStyle w:val="Bullet1"/>
          </w:pPr>
        </w:pPrChange>
      </w:pPr>
      <w:ins w:id="724" w:author="Tranbaut, Alicia" w:date="2023-08-29T18:16:00Z">
        <w:r w:rsidRPr="00EC0B03">
          <w:rPr>
            <w:rFonts w:ascii="Arial" w:hAnsi="Arial" w:cs="Arial"/>
            <w:sz w:val="20"/>
            <w:szCs w:val="20"/>
            <w:highlight w:val="yellow"/>
            <w:rPrChange w:id="725" w:author="Lanciani, Marcello" w:date="2023-10-04T10:38:00Z">
              <w:rPr/>
            </w:rPrChange>
          </w:rPr>
          <w:t>None of the cells cannot be left blank except for E12, E22, E24, E26, E31 in the case where E11, E21, E23, E25, E30 were filled in.</w:t>
        </w:r>
      </w:ins>
    </w:p>
    <w:p w14:paraId="7C39F9B1" w14:textId="65EBBD85" w:rsidR="00162582" w:rsidRPr="00EC0B03" w:rsidRDefault="00162582" w:rsidP="00EC0B03">
      <w:pPr>
        <w:pStyle w:val="Bullet1"/>
        <w:spacing w:line="276" w:lineRule="auto"/>
        <w:rPr>
          <w:ins w:id="726" w:author="Tranbaut, Alicia" w:date="2023-09-26T17:27:00Z"/>
          <w:rFonts w:ascii="Arial" w:hAnsi="Arial" w:cs="Arial"/>
          <w:sz w:val="20"/>
          <w:szCs w:val="20"/>
          <w:highlight w:val="yellow"/>
          <w:rPrChange w:id="727" w:author="Lanciani, Marcello" w:date="2023-10-04T10:38:00Z">
            <w:rPr>
              <w:ins w:id="728" w:author="Tranbaut, Alicia" w:date="2023-09-26T17:27:00Z"/>
              <w:highlight w:val="yellow"/>
            </w:rPr>
          </w:rPrChange>
        </w:rPr>
        <w:pPrChange w:id="729" w:author="Lanciani, Marcello" w:date="2023-10-04T10:37:00Z">
          <w:pPr>
            <w:pStyle w:val="Bullet1"/>
          </w:pPr>
        </w:pPrChange>
      </w:pPr>
      <w:ins w:id="730" w:author="Tranbaut, Alicia" w:date="2023-08-29T18:16:00Z">
        <w:r w:rsidRPr="00EC0B03">
          <w:rPr>
            <w:rFonts w:ascii="Arial" w:hAnsi="Arial" w:cs="Arial"/>
            <w:sz w:val="20"/>
            <w:szCs w:val="20"/>
            <w:highlight w:val="yellow"/>
            <w:rPrChange w:id="731" w:author="Lanciani, Marcello" w:date="2023-10-04T10:38:00Z">
              <w:rPr/>
            </w:rPrChange>
          </w:rPr>
          <w:lastRenderedPageBreak/>
          <w:t xml:space="preserve">All cells with drop-down menus should be prohibited from getting non-menu values. </w:t>
        </w:r>
      </w:ins>
    </w:p>
    <w:p w14:paraId="1FD27BDF" w14:textId="77777777" w:rsidR="00863328" w:rsidRPr="00EC0B03" w:rsidRDefault="00863328" w:rsidP="00EC0B03">
      <w:pPr>
        <w:pStyle w:val="Bullet1"/>
        <w:numPr>
          <w:ilvl w:val="0"/>
          <w:numId w:val="0"/>
        </w:numPr>
        <w:spacing w:line="276" w:lineRule="auto"/>
        <w:ind w:left="1287"/>
        <w:rPr>
          <w:ins w:id="732" w:author="Tranbaut, Alicia" w:date="2023-08-29T18:16:00Z"/>
          <w:rFonts w:ascii="Arial" w:hAnsi="Arial" w:cs="Arial"/>
          <w:sz w:val="20"/>
          <w:szCs w:val="20"/>
          <w:highlight w:val="yellow"/>
          <w:rPrChange w:id="733" w:author="Lanciani, Marcello" w:date="2023-10-04T10:38:00Z">
            <w:rPr>
              <w:ins w:id="734" w:author="Tranbaut, Alicia" w:date="2023-08-29T18:16:00Z"/>
            </w:rPr>
          </w:rPrChange>
        </w:rPr>
        <w:pPrChange w:id="735" w:author="Lanciani, Marcello" w:date="2023-10-04T10:37:00Z">
          <w:pPr>
            <w:pStyle w:val="Bullet1"/>
            <w:numPr>
              <w:numId w:val="0"/>
            </w:numPr>
            <w:ind w:left="0" w:firstLine="0"/>
          </w:pPr>
        </w:pPrChange>
      </w:pPr>
    </w:p>
    <w:p w14:paraId="572CFC8D" w14:textId="77777777" w:rsidR="00162582" w:rsidRPr="00EC0B03" w:rsidRDefault="00162582" w:rsidP="00EC0B03">
      <w:pPr>
        <w:spacing w:line="276" w:lineRule="auto"/>
        <w:rPr>
          <w:ins w:id="736" w:author="Tranbaut, Alicia" w:date="2023-08-29T18:16:00Z"/>
          <w:rFonts w:ascii="Arial" w:hAnsi="Arial" w:cs="Arial"/>
          <w:sz w:val="20"/>
          <w:szCs w:val="20"/>
          <w:highlight w:val="yellow"/>
          <w:u w:val="single"/>
          <w:rPrChange w:id="737" w:author="Lanciani, Marcello" w:date="2023-10-04T10:38:00Z">
            <w:rPr>
              <w:ins w:id="738" w:author="Tranbaut, Alicia" w:date="2023-08-29T18:16:00Z"/>
              <w:rFonts w:ascii="Arial" w:hAnsi="Arial" w:cs="Arial"/>
              <w:sz w:val="20"/>
              <w:szCs w:val="20"/>
              <w:u w:val="single"/>
            </w:rPr>
          </w:rPrChange>
        </w:rPr>
        <w:pPrChange w:id="739" w:author="Lanciani, Marcello" w:date="2023-10-04T10:37:00Z">
          <w:pPr/>
        </w:pPrChange>
      </w:pPr>
      <w:ins w:id="740" w:author="Tranbaut, Alicia" w:date="2023-08-29T18:16:00Z">
        <w:r w:rsidRPr="00EC0B03">
          <w:rPr>
            <w:rFonts w:ascii="Arial" w:hAnsi="Arial" w:cs="Arial"/>
            <w:sz w:val="20"/>
            <w:szCs w:val="20"/>
            <w:highlight w:val="yellow"/>
            <w:u w:val="single"/>
            <w:rPrChange w:id="741" w:author="Lanciani, Marcello" w:date="2023-10-04T10:38:00Z">
              <w:rPr>
                <w:rFonts w:ascii="Arial" w:hAnsi="Arial" w:cs="Arial"/>
                <w:sz w:val="20"/>
                <w:szCs w:val="20"/>
                <w:u w:val="single"/>
              </w:rPr>
            </w:rPrChange>
          </w:rPr>
          <w:t>Sheet “5_NMD_Stratification” (SIs and targeted subsidiaries):</w:t>
        </w:r>
      </w:ins>
    </w:p>
    <w:p w14:paraId="757996F5" w14:textId="4C1FFE9C" w:rsidR="003E688F" w:rsidRPr="00EC0B03" w:rsidRDefault="00162582" w:rsidP="00EC0B03">
      <w:pPr>
        <w:pStyle w:val="Bullet1"/>
        <w:spacing w:line="276" w:lineRule="auto"/>
        <w:rPr>
          <w:ins w:id="742" w:author="Tranbaut, Alicia" w:date="2023-09-26T17:27:00Z"/>
          <w:rFonts w:ascii="Arial" w:hAnsi="Arial" w:cs="Arial"/>
          <w:sz w:val="20"/>
          <w:szCs w:val="20"/>
          <w:highlight w:val="yellow"/>
          <w:rPrChange w:id="743" w:author="Lanciani, Marcello" w:date="2023-10-04T10:38:00Z">
            <w:rPr>
              <w:ins w:id="744" w:author="Tranbaut, Alicia" w:date="2023-09-26T17:27:00Z"/>
              <w:highlight w:val="yellow"/>
            </w:rPr>
          </w:rPrChange>
        </w:rPr>
        <w:pPrChange w:id="745" w:author="Lanciani, Marcello" w:date="2023-10-04T10:37:00Z">
          <w:pPr>
            <w:pStyle w:val="Bullet1"/>
          </w:pPr>
        </w:pPrChange>
      </w:pPr>
      <w:ins w:id="746" w:author="Tranbaut, Alicia" w:date="2023-08-29T18:16:00Z">
        <w:r w:rsidRPr="00EC0B03">
          <w:rPr>
            <w:rFonts w:ascii="Arial" w:hAnsi="Arial" w:cs="Arial"/>
            <w:sz w:val="20"/>
            <w:szCs w:val="20"/>
            <w:highlight w:val="yellow"/>
            <w:rPrChange w:id="747" w:author="Lanciani, Marcello" w:date="2023-10-04T10:38:00Z">
              <w:rPr/>
            </w:rPrChange>
          </w:rPr>
          <w:t>All the values reported should be positive or equal to 0</w:t>
        </w:r>
      </w:ins>
      <w:ins w:id="748" w:author="Tranbaut, Alicia" w:date="2023-09-26T17:28:00Z">
        <w:r w:rsidR="00863328" w:rsidRPr="00EC0B03">
          <w:rPr>
            <w:rFonts w:ascii="Arial" w:hAnsi="Arial" w:cs="Arial"/>
            <w:sz w:val="20"/>
            <w:szCs w:val="20"/>
            <w:highlight w:val="yellow"/>
            <w:rPrChange w:id="749" w:author="Lanciani, Marcello" w:date="2023-10-04T10:38:00Z">
              <w:rPr>
                <w:highlight w:val="yellow"/>
              </w:rPr>
            </w:rPrChange>
          </w:rPr>
          <w:t xml:space="preserve"> </w:t>
        </w:r>
      </w:ins>
    </w:p>
    <w:p w14:paraId="1CF7CFFD" w14:textId="77777777" w:rsidR="00863328" w:rsidRPr="00EC0B03" w:rsidRDefault="00863328" w:rsidP="00EC0B03">
      <w:pPr>
        <w:pStyle w:val="Bullet1"/>
        <w:numPr>
          <w:ilvl w:val="0"/>
          <w:numId w:val="0"/>
        </w:numPr>
        <w:spacing w:line="276" w:lineRule="auto"/>
        <w:ind w:left="1287"/>
        <w:rPr>
          <w:ins w:id="750" w:author="Tranbaut, Alicia" w:date="2023-09-26T17:26:00Z"/>
          <w:rFonts w:ascii="Arial" w:hAnsi="Arial" w:cs="Arial"/>
          <w:sz w:val="20"/>
          <w:szCs w:val="20"/>
          <w:highlight w:val="yellow"/>
          <w:rPrChange w:id="751" w:author="Lanciani, Marcello" w:date="2023-10-04T10:38:00Z">
            <w:rPr>
              <w:ins w:id="752" w:author="Tranbaut, Alicia" w:date="2023-09-26T17:26:00Z"/>
              <w:rFonts w:ascii="Arial" w:hAnsi="Arial" w:cs="Arial"/>
              <w:sz w:val="20"/>
              <w:szCs w:val="20"/>
            </w:rPr>
          </w:rPrChange>
        </w:rPr>
        <w:pPrChange w:id="753" w:author="Lanciani, Marcello" w:date="2023-10-04T10:37:00Z">
          <w:pPr>
            <w:pStyle w:val="Bullet1"/>
            <w:numPr>
              <w:numId w:val="0"/>
            </w:numPr>
            <w:ind w:left="0" w:firstLine="0"/>
          </w:pPr>
        </w:pPrChange>
      </w:pPr>
    </w:p>
    <w:p w14:paraId="3F4E35F9" w14:textId="513B571B" w:rsidR="00863328" w:rsidRPr="00EC0B03" w:rsidDel="00B95BDD" w:rsidRDefault="00863328" w:rsidP="00EC0B03">
      <w:pPr>
        <w:pStyle w:val="Bullet1"/>
        <w:numPr>
          <w:ilvl w:val="0"/>
          <w:numId w:val="0"/>
        </w:numPr>
        <w:spacing w:line="276" w:lineRule="auto"/>
        <w:rPr>
          <w:del w:id="754" w:author="Tranbaut, Alicia" w:date="2023-09-28T11:29:00Z"/>
          <w:rFonts w:ascii="Arial" w:hAnsi="Arial" w:cs="Arial"/>
          <w:sz w:val="20"/>
          <w:szCs w:val="20"/>
        </w:rPr>
        <w:pPrChange w:id="755" w:author="Lanciani, Marcello" w:date="2023-10-04T10:37:00Z">
          <w:pPr>
            <w:pStyle w:val="Bullet1"/>
            <w:numPr>
              <w:numId w:val="0"/>
            </w:numPr>
            <w:ind w:left="0" w:firstLine="0"/>
          </w:pPr>
        </w:pPrChange>
      </w:pPr>
    </w:p>
    <w:p w14:paraId="54A13102" w14:textId="1D2E9BE6" w:rsidR="003E688F" w:rsidRPr="00EC0B03" w:rsidRDefault="003E688F" w:rsidP="00EC0B03">
      <w:pPr>
        <w:spacing w:line="276" w:lineRule="auto"/>
        <w:jc w:val="left"/>
        <w:rPr>
          <w:rFonts w:ascii="Arial" w:hAnsi="Arial" w:cs="Arial"/>
          <w:sz w:val="20"/>
          <w:szCs w:val="20"/>
          <w:u w:val="single"/>
        </w:rPr>
        <w:pPrChange w:id="756" w:author="Lanciani, Marcello" w:date="2023-10-04T10:37:00Z">
          <w:pPr>
            <w:jc w:val="left"/>
          </w:pPr>
        </w:pPrChange>
      </w:pPr>
      <w:r w:rsidRPr="00EC0B03">
        <w:rPr>
          <w:rFonts w:ascii="Arial" w:hAnsi="Arial" w:cs="Arial"/>
          <w:sz w:val="20"/>
          <w:szCs w:val="20"/>
          <w:u w:val="single"/>
        </w:rPr>
        <w:t>Sheet “6_IRRBB_Additional”</w:t>
      </w:r>
      <w:ins w:id="757" w:author="Tranbaut, Alicia" w:date="2023-08-29T18:16:00Z">
        <w:r w:rsidR="00162582" w:rsidRPr="00EC0B03">
          <w:rPr>
            <w:rFonts w:ascii="Arial" w:hAnsi="Arial" w:cs="Arial"/>
            <w:sz w:val="20"/>
            <w:szCs w:val="20"/>
            <w:u w:val="single"/>
          </w:rPr>
          <w:t xml:space="preserve"> (</w:t>
        </w:r>
      </w:ins>
      <w:ins w:id="758" w:author="Tranbaut, Alicia" w:date="2023-09-28T11:29:00Z">
        <w:r w:rsidR="00B95BDD" w:rsidRPr="00EC0B03">
          <w:rPr>
            <w:rFonts w:ascii="Arial" w:hAnsi="Arial" w:cs="Arial"/>
            <w:sz w:val="20"/>
            <w:szCs w:val="20"/>
            <w:highlight w:val="yellow"/>
            <w:u w:val="single"/>
          </w:rPr>
          <w:t xml:space="preserve">SIs and targeted and  </w:t>
        </w:r>
      </w:ins>
      <w:ins w:id="759" w:author="Tranbaut, Alicia" w:date="2023-08-29T18:16:00Z">
        <w:r w:rsidR="00162582" w:rsidRPr="00EC0B03">
          <w:rPr>
            <w:rFonts w:ascii="Arial" w:hAnsi="Arial" w:cs="Arial"/>
            <w:sz w:val="20"/>
            <w:szCs w:val="20"/>
            <w:u w:val="single"/>
          </w:rPr>
          <w:t>proportionate subsidiaries</w:t>
        </w:r>
      </w:ins>
      <w:ins w:id="760" w:author="Puellbeck, Julia" w:date="2023-08-30T14:11:00Z">
        <w:r w:rsidR="00211EBE" w:rsidRPr="00EC0B03">
          <w:rPr>
            <w:rFonts w:ascii="Arial" w:hAnsi="Arial" w:cs="Arial"/>
            <w:sz w:val="20"/>
            <w:szCs w:val="20"/>
            <w:u w:val="single"/>
          </w:rPr>
          <w:t>)</w:t>
        </w:r>
      </w:ins>
      <w:r w:rsidRPr="00EC0B03">
        <w:rPr>
          <w:rFonts w:ascii="Arial" w:hAnsi="Arial" w:cs="Arial"/>
          <w:sz w:val="20"/>
          <w:szCs w:val="20"/>
          <w:u w:val="single"/>
        </w:rPr>
        <w:t>:</w:t>
      </w:r>
    </w:p>
    <w:p w14:paraId="46E20B3E" w14:textId="2CC245C4" w:rsidR="003E688F" w:rsidRPr="00EC0B03" w:rsidDel="00EE6A2D" w:rsidRDefault="003E688F" w:rsidP="00EC0B03">
      <w:pPr>
        <w:spacing w:line="276" w:lineRule="auto"/>
        <w:rPr>
          <w:del w:id="761" w:author="Puellbeck, Julia" w:date="2023-08-30T16:40:00Z"/>
          <w:rFonts w:ascii="Arial" w:hAnsi="Arial" w:cs="Arial"/>
          <w:sz w:val="20"/>
          <w:szCs w:val="20"/>
        </w:rPr>
        <w:pPrChange w:id="762" w:author="Lanciani, Marcello" w:date="2023-10-04T10:37:00Z">
          <w:pPr/>
        </w:pPrChange>
      </w:pPr>
      <w:del w:id="763" w:author="Puellbeck, Julia" w:date="2023-08-30T16:40:00Z">
        <w:r w:rsidRPr="00EC0B03" w:rsidDel="00EE6A2D">
          <w:rPr>
            <w:rFonts w:ascii="Arial" w:hAnsi="Arial" w:cs="Arial"/>
            <w:sz w:val="20"/>
            <w:szCs w:val="20"/>
          </w:rPr>
          <w:delText>For the currencies which do not have a prescribed size of interest rate shock (otherwise the formula computes alre</w:delText>
        </w:r>
        <w:r w:rsidR="005E7D84" w:rsidRPr="00EC0B03" w:rsidDel="00EE6A2D">
          <w:rPr>
            <w:rFonts w:ascii="Arial" w:hAnsi="Arial" w:cs="Arial"/>
            <w:sz w:val="20"/>
            <w:szCs w:val="20"/>
          </w:rPr>
          <w:delText>ady the shock of interest rate):</w:delText>
        </w:r>
      </w:del>
    </w:p>
    <w:p w14:paraId="68D62A7A" w14:textId="47D076A3" w:rsidR="003E688F" w:rsidRPr="00EC0B03" w:rsidDel="00EE6A2D" w:rsidRDefault="00392BF3" w:rsidP="00EC0B03">
      <w:pPr>
        <w:pStyle w:val="Bullet1"/>
        <w:spacing w:line="276" w:lineRule="auto"/>
        <w:ind w:left="709"/>
        <w:rPr>
          <w:del w:id="764" w:author="Puellbeck, Julia" w:date="2023-08-30T16:40:00Z"/>
          <w:rFonts w:ascii="Arial" w:hAnsi="Arial" w:cs="Arial"/>
          <w:sz w:val="20"/>
          <w:szCs w:val="20"/>
        </w:rPr>
        <w:pPrChange w:id="765" w:author="Lanciani, Marcello" w:date="2023-10-04T10:37:00Z">
          <w:pPr>
            <w:pStyle w:val="Bullet1"/>
            <w:ind w:left="709"/>
          </w:pPr>
        </w:pPrChange>
      </w:pPr>
      <w:del w:id="766" w:author="Puellbeck, Julia" w:date="2023-08-30T16:40:00Z">
        <w:r w:rsidRPr="00EC0B03" w:rsidDel="00EE6A2D">
          <w:rPr>
            <w:rFonts w:ascii="Arial" w:hAnsi="Arial" w:cs="Arial"/>
            <w:sz w:val="20"/>
            <w:szCs w:val="20"/>
          </w:rPr>
          <w:delText>Values in cells E16, F16, G16 and H16 should be between 100 bps ≤ X ≤ 400 bps.</w:delText>
        </w:r>
      </w:del>
    </w:p>
    <w:p w14:paraId="7B288C2B" w14:textId="54391865" w:rsidR="00392BF3" w:rsidRPr="00EC0B03" w:rsidDel="00EE6A2D" w:rsidRDefault="00392BF3" w:rsidP="00EC0B03">
      <w:pPr>
        <w:pStyle w:val="Bullet1"/>
        <w:spacing w:line="276" w:lineRule="auto"/>
        <w:ind w:left="709"/>
        <w:rPr>
          <w:del w:id="767" w:author="Puellbeck, Julia" w:date="2023-08-30T16:40:00Z"/>
          <w:rFonts w:ascii="Arial" w:hAnsi="Arial" w:cs="Arial"/>
          <w:sz w:val="20"/>
          <w:szCs w:val="20"/>
        </w:rPr>
        <w:pPrChange w:id="768" w:author="Lanciani, Marcello" w:date="2023-10-04T10:37:00Z">
          <w:pPr>
            <w:pStyle w:val="Bullet1"/>
            <w:ind w:left="709"/>
          </w:pPr>
        </w:pPrChange>
      </w:pPr>
      <w:del w:id="769" w:author="Puellbeck, Julia" w:date="2023-08-30T16:40:00Z">
        <w:r w:rsidRPr="00EC0B03" w:rsidDel="00EE6A2D">
          <w:rPr>
            <w:rFonts w:ascii="Arial" w:hAnsi="Arial" w:cs="Arial"/>
            <w:sz w:val="20"/>
            <w:szCs w:val="20"/>
          </w:rPr>
          <w:delText>Values in cells E17, F17, G17 and H17 should be between 100 bps ≤ X ≤ 500 bps.</w:delText>
        </w:r>
      </w:del>
    </w:p>
    <w:p w14:paraId="5D964581" w14:textId="751510B8" w:rsidR="00392BF3" w:rsidRPr="00EC0B03" w:rsidDel="00EE6A2D" w:rsidRDefault="00392BF3" w:rsidP="00EC0B03">
      <w:pPr>
        <w:pStyle w:val="Bullet1"/>
        <w:spacing w:line="276" w:lineRule="auto"/>
        <w:ind w:left="709"/>
        <w:rPr>
          <w:del w:id="770" w:author="Puellbeck, Julia" w:date="2023-08-30T16:40:00Z"/>
          <w:rFonts w:ascii="Arial" w:hAnsi="Arial" w:cs="Arial"/>
          <w:sz w:val="20"/>
          <w:szCs w:val="20"/>
        </w:rPr>
        <w:pPrChange w:id="771" w:author="Lanciani, Marcello" w:date="2023-10-04T10:37:00Z">
          <w:pPr>
            <w:pStyle w:val="Bullet1"/>
            <w:ind w:left="709"/>
          </w:pPr>
        </w:pPrChange>
      </w:pPr>
      <w:del w:id="772" w:author="Puellbeck, Julia" w:date="2023-08-30T16:40:00Z">
        <w:r w:rsidRPr="00EC0B03" w:rsidDel="00EE6A2D">
          <w:rPr>
            <w:rFonts w:ascii="Arial" w:hAnsi="Arial" w:cs="Arial"/>
            <w:sz w:val="20"/>
            <w:szCs w:val="20"/>
          </w:rPr>
          <w:delText>Values in cells E18, F18, G18 and H18 should be between 100 bps ≤ X ≤ 300 bps.</w:delText>
        </w:r>
      </w:del>
    </w:p>
    <w:p w14:paraId="68F557AD" w14:textId="77777777" w:rsidR="003E688F" w:rsidRPr="00EC0B03" w:rsidRDefault="005E7D84" w:rsidP="00EC0B03">
      <w:pPr>
        <w:spacing w:line="276" w:lineRule="auto"/>
        <w:jc w:val="left"/>
        <w:rPr>
          <w:rFonts w:ascii="Arial" w:hAnsi="Arial" w:cs="Arial"/>
          <w:sz w:val="20"/>
          <w:szCs w:val="20"/>
        </w:rPr>
        <w:pPrChange w:id="773" w:author="Lanciani, Marcello" w:date="2023-10-04T10:37:00Z">
          <w:pPr>
            <w:jc w:val="left"/>
          </w:pPr>
        </w:pPrChange>
      </w:pPr>
      <w:r w:rsidRPr="00EC0B03">
        <w:rPr>
          <w:rFonts w:ascii="Arial" w:hAnsi="Arial" w:cs="Arial"/>
          <w:sz w:val="20"/>
          <w:szCs w:val="20"/>
        </w:rPr>
        <w:t>For the material currencies the banks also reports an EVE and NII / Earnings sensitivity:</w:t>
      </w:r>
    </w:p>
    <w:p w14:paraId="794F867E" w14:textId="3C489C82" w:rsidR="00110327" w:rsidRPr="00EC0B03" w:rsidRDefault="005E7D84" w:rsidP="00EC0B03">
      <w:pPr>
        <w:pStyle w:val="ListParagraph"/>
        <w:numPr>
          <w:ilvl w:val="0"/>
          <w:numId w:val="28"/>
        </w:numPr>
        <w:spacing w:line="276" w:lineRule="auto"/>
        <w:jc w:val="left"/>
        <w:rPr>
          <w:ins w:id="774" w:author="Tranbaut, Alicia" w:date="2023-08-30T19:43:00Z"/>
          <w:rFonts w:ascii="Arial" w:hAnsi="Arial" w:cs="Arial"/>
          <w:sz w:val="20"/>
          <w:szCs w:val="20"/>
          <w:highlight w:val="yellow"/>
          <w:rPrChange w:id="775" w:author="Lanciani, Marcello" w:date="2023-10-04T10:38:00Z">
            <w:rPr>
              <w:ins w:id="776" w:author="Tranbaut, Alicia" w:date="2023-08-30T19:43:00Z"/>
            </w:rPr>
          </w:rPrChange>
        </w:rPr>
        <w:pPrChange w:id="777" w:author="Lanciani, Marcello" w:date="2023-10-04T10:37:00Z">
          <w:pPr>
            <w:pStyle w:val="ListParagraph"/>
            <w:numPr>
              <w:numId w:val="28"/>
            </w:numPr>
            <w:ind w:hanging="360"/>
            <w:jc w:val="left"/>
          </w:pPr>
        </w:pPrChange>
      </w:pPr>
      <w:r w:rsidRPr="00EC0B03">
        <w:rPr>
          <w:rFonts w:ascii="Arial" w:hAnsi="Arial" w:cs="Arial"/>
          <w:sz w:val="20"/>
          <w:szCs w:val="20"/>
        </w:rPr>
        <w:t xml:space="preserve">If the bank reports material currency in sheet “0_Identification", value in cells D19, then the bank reports EVE and NII / Earnings sensitivities in sheet “6_IRRBB_Additional”, cells </w:t>
      </w:r>
      <w:ins w:id="778" w:author="Tranbaut, Alicia" w:date="2023-08-30T19:43:00Z">
        <w:r w:rsidR="00110327" w:rsidRPr="00EC0B03">
          <w:rPr>
            <w:rFonts w:ascii="Arial" w:hAnsi="Arial" w:cs="Arial"/>
            <w:sz w:val="20"/>
            <w:szCs w:val="20"/>
            <w:highlight w:val="yellow"/>
            <w:rPrChange w:id="779" w:author="Lanciani, Marcello" w:date="2023-10-04T10:38:00Z">
              <w:rPr/>
            </w:rPrChange>
          </w:rPr>
          <w:t>F10, F13-F15, F18-23, F25-26, F28, F31, F34, F36, F39, F42-43, F45-F52</w:t>
        </w:r>
      </w:ins>
    </w:p>
    <w:p w14:paraId="273184AE" w14:textId="7AE786AE" w:rsidR="005E7D84" w:rsidRPr="00EC0B03" w:rsidDel="00110327" w:rsidRDefault="00FE555D" w:rsidP="00EC0B03">
      <w:pPr>
        <w:spacing w:line="276" w:lineRule="auto"/>
        <w:jc w:val="left"/>
        <w:rPr>
          <w:del w:id="780" w:author="Tranbaut, Alicia" w:date="2023-08-30T19:43:00Z"/>
          <w:rFonts w:ascii="Arial" w:hAnsi="Arial" w:cs="Arial"/>
          <w:sz w:val="20"/>
          <w:szCs w:val="20"/>
          <w:rPrChange w:id="781" w:author="Lanciani, Marcello" w:date="2023-10-04T10:38:00Z">
            <w:rPr>
              <w:del w:id="782" w:author="Tranbaut, Alicia" w:date="2023-08-30T19:43:00Z"/>
            </w:rPr>
          </w:rPrChange>
        </w:rPr>
        <w:pPrChange w:id="783" w:author="Lanciani, Marcello" w:date="2023-10-04T10:37:00Z">
          <w:pPr>
            <w:jc w:val="left"/>
          </w:pPr>
        </w:pPrChange>
      </w:pPr>
      <w:ins w:id="784" w:author="Puellbeck, Julia" w:date="2023-08-30T17:09:00Z">
        <w:del w:id="785" w:author="Tranbaut, Alicia" w:date="2023-08-30T19:43:00Z">
          <w:r w:rsidRPr="00EC0B03" w:rsidDel="00110327">
            <w:rPr>
              <w:rFonts w:ascii="Arial" w:hAnsi="Arial" w:cs="Arial"/>
              <w:sz w:val="20"/>
              <w:szCs w:val="20"/>
              <w:rPrChange w:id="786" w:author="Lanciani, Marcello" w:date="2023-10-04T10:38:00Z">
                <w:rPr/>
              </w:rPrChange>
            </w:rPr>
            <w:delText xml:space="preserve">F10, </w:delText>
          </w:r>
        </w:del>
      </w:ins>
      <w:del w:id="787" w:author="Tranbaut, Alicia" w:date="2023-08-30T19:43:00Z">
        <w:r w:rsidR="005E7D84" w:rsidRPr="00EC0B03" w:rsidDel="00110327">
          <w:rPr>
            <w:rFonts w:ascii="Arial" w:hAnsi="Arial" w:cs="Arial"/>
            <w:sz w:val="20"/>
            <w:szCs w:val="20"/>
            <w:rPrChange w:id="788" w:author="Lanciani, Marcello" w:date="2023-10-04T10:38:00Z">
              <w:rPr/>
            </w:rPrChange>
          </w:rPr>
          <w:delText>E12, E13, E</w:delText>
        </w:r>
      </w:del>
      <w:ins w:id="789" w:author="Puellbeck, Julia" w:date="2023-08-30T17:11:00Z">
        <w:del w:id="790" w:author="Tranbaut, Alicia" w:date="2023-08-30T19:43:00Z">
          <w:r w:rsidRPr="00EC0B03" w:rsidDel="00110327">
            <w:rPr>
              <w:rFonts w:ascii="Arial" w:hAnsi="Arial" w:cs="Arial"/>
              <w:sz w:val="20"/>
              <w:szCs w:val="20"/>
              <w:rPrChange w:id="791" w:author="Lanciani, Marcello" w:date="2023-10-04T10:38:00Z">
                <w:rPr/>
              </w:rPrChange>
            </w:rPr>
            <w:delText>F</w:delText>
          </w:r>
        </w:del>
      </w:ins>
      <w:del w:id="792" w:author="Tranbaut, Alicia" w:date="2023-08-30T19:43:00Z">
        <w:r w:rsidR="005E7D84" w:rsidRPr="00EC0B03" w:rsidDel="00110327">
          <w:rPr>
            <w:rFonts w:ascii="Arial" w:hAnsi="Arial" w:cs="Arial"/>
            <w:sz w:val="20"/>
            <w:szCs w:val="20"/>
            <w:rPrChange w:id="793" w:author="Lanciani, Marcello" w:date="2023-10-04T10:38:00Z">
              <w:rPr/>
            </w:rPrChange>
          </w:rPr>
          <w:delText>21</w:delText>
        </w:r>
      </w:del>
      <w:ins w:id="794" w:author="Puellbeck, Julia" w:date="2023-08-30T17:13:00Z">
        <w:del w:id="795" w:author="Tranbaut, Alicia" w:date="2023-08-30T19:43:00Z">
          <w:r w:rsidRPr="00EC0B03" w:rsidDel="00110327">
            <w:rPr>
              <w:rFonts w:ascii="Arial" w:hAnsi="Arial" w:cs="Arial"/>
              <w:sz w:val="20"/>
              <w:szCs w:val="20"/>
              <w:rPrChange w:id="796" w:author="Lanciani, Marcello" w:date="2023-10-04T10:38:00Z">
                <w:rPr/>
              </w:rPrChange>
            </w:rPr>
            <w:delText>18-23</w:delText>
          </w:r>
        </w:del>
      </w:ins>
      <w:del w:id="797" w:author="Tranbaut, Alicia" w:date="2023-08-30T19:43:00Z">
        <w:r w:rsidR="005E7D84" w:rsidRPr="00EC0B03" w:rsidDel="00110327">
          <w:rPr>
            <w:rFonts w:ascii="Arial" w:hAnsi="Arial" w:cs="Arial"/>
            <w:sz w:val="20"/>
            <w:szCs w:val="20"/>
            <w:rPrChange w:id="798" w:author="Lanciani, Marcello" w:date="2023-10-04T10:38:00Z">
              <w:rPr/>
            </w:rPrChange>
          </w:rPr>
          <w:delText>, E</w:delText>
        </w:r>
      </w:del>
      <w:ins w:id="799" w:author="Puellbeck, Julia" w:date="2023-08-30T17:11:00Z">
        <w:del w:id="800" w:author="Tranbaut, Alicia" w:date="2023-08-30T19:43:00Z">
          <w:r w:rsidRPr="00EC0B03" w:rsidDel="00110327">
            <w:rPr>
              <w:rFonts w:ascii="Arial" w:hAnsi="Arial" w:cs="Arial"/>
              <w:sz w:val="20"/>
              <w:szCs w:val="20"/>
              <w:rPrChange w:id="801" w:author="Lanciani, Marcello" w:date="2023-10-04T10:38:00Z">
                <w:rPr/>
              </w:rPrChange>
            </w:rPr>
            <w:delText>F</w:delText>
          </w:r>
        </w:del>
      </w:ins>
      <w:del w:id="802" w:author="Tranbaut, Alicia" w:date="2023-08-30T19:43:00Z">
        <w:r w:rsidR="005E7D84" w:rsidRPr="00EC0B03" w:rsidDel="00110327">
          <w:rPr>
            <w:rFonts w:ascii="Arial" w:hAnsi="Arial" w:cs="Arial"/>
            <w:sz w:val="20"/>
            <w:szCs w:val="20"/>
            <w:rPrChange w:id="803" w:author="Lanciani, Marcello" w:date="2023-10-04T10:38:00Z">
              <w:rPr/>
            </w:rPrChange>
          </w:rPr>
          <w:delText>22</w:delText>
        </w:r>
      </w:del>
      <w:ins w:id="804" w:author="Puellbeck, Julia" w:date="2023-08-30T17:13:00Z">
        <w:del w:id="805" w:author="Tranbaut, Alicia" w:date="2023-08-30T19:43:00Z">
          <w:r w:rsidRPr="00EC0B03" w:rsidDel="00110327">
            <w:rPr>
              <w:rFonts w:ascii="Arial" w:hAnsi="Arial" w:cs="Arial"/>
              <w:sz w:val="20"/>
              <w:szCs w:val="20"/>
              <w:rPrChange w:id="806" w:author="Lanciani, Marcello" w:date="2023-10-04T10:38:00Z">
                <w:rPr/>
              </w:rPrChange>
            </w:rPr>
            <w:delText>5-26</w:delText>
          </w:r>
        </w:del>
      </w:ins>
      <w:del w:id="807" w:author="Tranbaut, Alicia" w:date="2023-08-30T19:43:00Z">
        <w:r w:rsidR="005E7D84" w:rsidRPr="00EC0B03" w:rsidDel="00110327">
          <w:rPr>
            <w:rFonts w:ascii="Arial" w:hAnsi="Arial" w:cs="Arial"/>
            <w:sz w:val="20"/>
            <w:szCs w:val="20"/>
            <w:rPrChange w:id="808" w:author="Lanciani, Marcello" w:date="2023-10-04T10:38:00Z">
              <w:rPr/>
            </w:rPrChange>
          </w:rPr>
          <w:delText>, E23, E24, E25, E26, E</w:delText>
        </w:r>
      </w:del>
      <w:ins w:id="809" w:author="Puellbeck, Julia" w:date="2023-08-30T17:11:00Z">
        <w:del w:id="810" w:author="Tranbaut, Alicia" w:date="2023-08-30T19:43:00Z">
          <w:r w:rsidRPr="00EC0B03" w:rsidDel="00110327">
            <w:rPr>
              <w:rFonts w:ascii="Arial" w:hAnsi="Arial" w:cs="Arial"/>
              <w:sz w:val="20"/>
              <w:szCs w:val="20"/>
              <w:rPrChange w:id="811" w:author="Lanciani, Marcello" w:date="2023-10-04T10:38:00Z">
                <w:rPr/>
              </w:rPrChange>
            </w:rPr>
            <w:delText>F</w:delText>
          </w:r>
        </w:del>
      </w:ins>
      <w:del w:id="812" w:author="Tranbaut, Alicia" w:date="2023-08-30T19:43:00Z">
        <w:r w:rsidR="005E7D84" w:rsidRPr="00EC0B03" w:rsidDel="00110327">
          <w:rPr>
            <w:rFonts w:ascii="Arial" w:hAnsi="Arial" w:cs="Arial"/>
            <w:sz w:val="20"/>
            <w:szCs w:val="20"/>
            <w:rPrChange w:id="813" w:author="Lanciani, Marcello" w:date="2023-10-04T10:38:00Z">
              <w:rPr/>
            </w:rPrChange>
          </w:rPr>
          <w:delText>28, E</w:delText>
        </w:r>
      </w:del>
      <w:ins w:id="814" w:author="Puellbeck, Julia" w:date="2023-08-30T17:11:00Z">
        <w:del w:id="815" w:author="Tranbaut, Alicia" w:date="2023-08-30T19:43:00Z">
          <w:r w:rsidRPr="00EC0B03" w:rsidDel="00110327">
            <w:rPr>
              <w:rFonts w:ascii="Arial" w:hAnsi="Arial" w:cs="Arial"/>
              <w:sz w:val="20"/>
              <w:szCs w:val="20"/>
              <w:rPrChange w:id="816" w:author="Lanciani, Marcello" w:date="2023-10-04T10:38:00Z">
                <w:rPr/>
              </w:rPrChange>
            </w:rPr>
            <w:delText>F</w:delText>
          </w:r>
        </w:del>
      </w:ins>
      <w:del w:id="817" w:author="Tranbaut, Alicia" w:date="2023-08-30T19:43:00Z">
        <w:r w:rsidR="005E7D84" w:rsidRPr="00EC0B03" w:rsidDel="00110327">
          <w:rPr>
            <w:rFonts w:ascii="Arial" w:hAnsi="Arial" w:cs="Arial"/>
            <w:sz w:val="20"/>
            <w:szCs w:val="20"/>
            <w:rPrChange w:id="818" w:author="Lanciani, Marcello" w:date="2023-10-04T10:38:00Z">
              <w:rPr/>
            </w:rPrChange>
          </w:rPr>
          <w:delText>30</w:delText>
        </w:r>
      </w:del>
      <w:ins w:id="819" w:author="Puellbeck, Julia" w:date="2023-08-30T17:14:00Z">
        <w:del w:id="820" w:author="Tranbaut, Alicia" w:date="2023-08-30T19:43:00Z">
          <w:r w:rsidRPr="00EC0B03" w:rsidDel="00110327">
            <w:rPr>
              <w:rFonts w:ascii="Arial" w:hAnsi="Arial" w:cs="Arial"/>
              <w:sz w:val="20"/>
              <w:szCs w:val="20"/>
              <w:rPrChange w:id="821" w:author="Lanciani, Marcello" w:date="2023-10-04T10:38:00Z">
                <w:rPr/>
              </w:rPrChange>
            </w:rPr>
            <w:delText>1</w:delText>
          </w:r>
        </w:del>
      </w:ins>
      <w:del w:id="822" w:author="Tranbaut, Alicia" w:date="2023-08-30T19:43:00Z">
        <w:r w:rsidR="005E7D84" w:rsidRPr="00EC0B03" w:rsidDel="00110327">
          <w:rPr>
            <w:rFonts w:ascii="Arial" w:hAnsi="Arial" w:cs="Arial"/>
            <w:sz w:val="20"/>
            <w:szCs w:val="20"/>
            <w:rPrChange w:id="823" w:author="Lanciani, Marcello" w:date="2023-10-04T10:38:00Z">
              <w:rPr/>
            </w:rPrChange>
          </w:rPr>
          <w:delText>, E</w:delText>
        </w:r>
      </w:del>
      <w:ins w:id="824" w:author="Puellbeck, Julia" w:date="2023-08-30T17:11:00Z">
        <w:del w:id="825" w:author="Tranbaut, Alicia" w:date="2023-08-30T19:43:00Z">
          <w:r w:rsidRPr="00EC0B03" w:rsidDel="00110327">
            <w:rPr>
              <w:rFonts w:ascii="Arial" w:hAnsi="Arial" w:cs="Arial"/>
              <w:sz w:val="20"/>
              <w:szCs w:val="20"/>
              <w:rPrChange w:id="826" w:author="Lanciani, Marcello" w:date="2023-10-04T10:38:00Z">
                <w:rPr/>
              </w:rPrChange>
            </w:rPr>
            <w:delText>F</w:delText>
          </w:r>
        </w:del>
      </w:ins>
      <w:del w:id="827" w:author="Tranbaut, Alicia" w:date="2023-08-30T19:43:00Z">
        <w:r w:rsidR="005E7D84" w:rsidRPr="00EC0B03" w:rsidDel="00110327">
          <w:rPr>
            <w:rFonts w:ascii="Arial" w:hAnsi="Arial" w:cs="Arial"/>
            <w:sz w:val="20"/>
            <w:szCs w:val="20"/>
            <w:rPrChange w:id="828" w:author="Lanciani, Marcello" w:date="2023-10-04T10:38:00Z">
              <w:rPr/>
            </w:rPrChange>
          </w:rPr>
          <w:delText>33</w:delText>
        </w:r>
      </w:del>
      <w:ins w:id="829" w:author="Puellbeck, Julia" w:date="2023-08-30T17:14:00Z">
        <w:del w:id="830" w:author="Tranbaut, Alicia" w:date="2023-08-30T19:43:00Z">
          <w:r w:rsidRPr="00EC0B03" w:rsidDel="00110327">
            <w:rPr>
              <w:rFonts w:ascii="Arial" w:hAnsi="Arial" w:cs="Arial"/>
              <w:sz w:val="20"/>
              <w:szCs w:val="20"/>
              <w:rPrChange w:id="831" w:author="Lanciani, Marcello" w:date="2023-10-04T10:38:00Z">
                <w:rPr/>
              </w:rPrChange>
            </w:rPr>
            <w:delText>4</w:delText>
          </w:r>
        </w:del>
      </w:ins>
      <w:del w:id="832" w:author="Tranbaut, Alicia" w:date="2023-08-30T19:43:00Z">
        <w:r w:rsidR="005E7D84" w:rsidRPr="00EC0B03" w:rsidDel="00110327">
          <w:rPr>
            <w:rFonts w:ascii="Arial" w:hAnsi="Arial" w:cs="Arial"/>
            <w:sz w:val="20"/>
            <w:szCs w:val="20"/>
            <w:rPrChange w:id="833" w:author="Lanciani, Marcello" w:date="2023-10-04T10:38:00Z">
              <w:rPr/>
            </w:rPrChange>
          </w:rPr>
          <w:delText>, E</w:delText>
        </w:r>
      </w:del>
      <w:ins w:id="834" w:author="Puellbeck, Julia" w:date="2023-08-30T17:11:00Z">
        <w:del w:id="835" w:author="Tranbaut, Alicia" w:date="2023-08-30T19:43:00Z">
          <w:r w:rsidRPr="00EC0B03" w:rsidDel="00110327">
            <w:rPr>
              <w:rFonts w:ascii="Arial" w:hAnsi="Arial" w:cs="Arial"/>
              <w:sz w:val="20"/>
              <w:szCs w:val="20"/>
              <w:rPrChange w:id="836" w:author="Lanciani, Marcello" w:date="2023-10-04T10:38:00Z">
                <w:rPr/>
              </w:rPrChange>
            </w:rPr>
            <w:delText>F</w:delText>
          </w:r>
        </w:del>
      </w:ins>
      <w:del w:id="837" w:author="Tranbaut, Alicia" w:date="2023-08-30T19:43:00Z">
        <w:r w:rsidR="005E7D84" w:rsidRPr="00EC0B03" w:rsidDel="00110327">
          <w:rPr>
            <w:rFonts w:ascii="Arial" w:hAnsi="Arial" w:cs="Arial"/>
            <w:sz w:val="20"/>
            <w:szCs w:val="20"/>
            <w:rPrChange w:id="838" w:author="Lanciani, Marcello" w:date="2023-10-04T10:38:00Z">
              <w:rPr/>
            </w:rPrChange>
          </w:rPr>
          <w:delText>36, E</w:delText>
        </w:r>
      </w:del>
      <w:ins w:id="839" w:author="Puellbeck, Julia" w:date="2023-08-30T17:11:00Z">
        <w:del w:id="840" w:author="Tranbaut, Alicia" w:date="2023-08-30T19:43:00Z">
          <w:r w:rsidRPr="00EC0B03" w:rsidDel="00110327">
            <w:rPr>
              <w:rFonts w:ascii="Arial" w:hAnsi="Arial" w:cs="Arial"/>
              <w:sz w:val="20"/>
              <w:szCs w:val="20"/>
              <w:rPrChange w:id="841" w:author="Lanciani, Marcello" w:date="2023-10-04T10:38:00Z">
                <w:rPr/>
              </w:rPrChange>
            </w:rPr>
            <w:delText>F</w:delText>
          </w:r>
        </w:del>
      </w:ins>
      <w:del w:id="842" w:author="Tranbaut, Alicia" w:date="2023-08-30T19:43:00Z">
        <w:r w:rsidR="005E7D84" w:rsidRPr="00EC0B03" w:rsidDel="00110327">
          <w:rPr>
            <w:rFonts w:ascii="Arial" w:hAnsi="Arial" w:cs="Arial"/>
            <w:sz w:val="20"/>
            <w:szCs w:val="20"/>
            <w:rPrChange w:id="843" w:author="Lanciani, Marcello" w:date="2023-10-04T10:38:00Z">
              <w:rPr/>
            </w:rPrChange>
          </w:rPr>
          <w:delText>38</w:delText>
        </w:r>
      </w:del>
      <w:ins w:id="844" w:author="Puellbeck, Julia" w:date="2023-08-30T17:14:00Z">
        <w:del w:id="845" w:author="Tranbaut, Alicia" w:date="2023-08-30T19:43:00Z">
          <w:r w:rsidRPr="00EC0B03" w:rsidDel="00110327">
            <w:rPr>
              <w:rFonts w:ascii="Arial" w:hAnsi="Arial" w:cs="Arial"/>
              <w:sz w:val="20"/>
              <w:szCs w:val="20"/>
              <w:rPrChange w:id="846" w:author="Lanciani, Marcello" w:date="2023-10-04T10:38:00Z">
                <w:rPr/>
              </w:rPrChange>
            </w:rPr>
            <w:delText>9</w:delText>
          </w:r>
        </w:del>
      </w:ins>
      <w:del w:id="847" w:author="Tranbaut, Alicia" w:date="2023-08-30T19:43:00Z">
        <w:r w:rsidR="005E7D84" w:rsidRPr="00EC0B03" w:rsidDel="00110327">
          <w:rPr>
            <w:rFonts w:ascii="Arial" w:hAnsi="Arial" w:cs="Arial"/>
            <w:sz w:val="20"/>
            <w:szCs w:val="20"/>
            <w:rPrChange w:id="848" w:author="Lanciani, Marcello" w:date="2023-10-04T10:38:00Z">
              <w:rPr/>
            </w:rPrChange>
          </w:rPr>
          <w:delText>, E</w:delText>
        </w:r>
      </w:del>
      <w:ins w:id="849" w:author="Puellbeck, Julia" w:date="2023-08-30T17:11:00Z">
        <w:del w:id="850" w:author="Tranbaut, Alicia" w:date="2023-08-30T19:43:00Z">
          <w:r w:rsidRPr="00EC0B03" w:rsidDel="00110327">
            <w:rPr>
              <w:rFonts w:ascii="Arial" w:hAnsi="Arial" w:cs="Arial"/>
              <w:sz w:val="20"/>
              <w:szCs w:val="20"/>
              <w:rPrChange w:id="851" w:author="Lanciani, Marcello" w:date="2023-10-04T10:38:00Z">
                <w:rPr/>
              </w:rPrChange>
            </w:rPr>
            <w:delText>F</w:delText>
          </w:r>
        </w:del>
      </w:ins>
      <w:del w:id="852" w:author="Tranbaut, Alicia" w:date="2023-08-30T19:43:00Z">
        <w:r w:rsidR="005E7D84" w:rsidRPr="00EC0B03" w:rsidDel="00110327">
          <w:rPr>
            <w:rFonts w:ascii="Arial" w:hAnsi="Arial" w:cs="Arial"/>
            <w:sz w:val="20"/>
            <w:szCs w:val="20"/>
            <w:rPrChange w:id="853" w:author="Lanciani, Marcello" w:date="2023-10-04T10:38:00Z">
              <w:rPr/>
            </w:rPrChange>
          </w:rPr>
          <w:delText>4</w:delText>
        </w:r>
      </w:del>
      <w:ins w:id="854" w:author="Puellbeck, Julia" w:date="2023-08-30T17:15:00Z">
        <w:del w:id="855" w:author="Tranbaut, Alicia" w:date="2023-08-30T19:43:00Z">
          <w:r w:rsidRPr="00EC0B03" w:rsidDel="00110327">
            <w:rPr>
              <w:rFonts w:ascii="Arial" w:hAnsi="Arial" w:cs="Arial"/>
              <w:sz w:val="20"/>
              <w:szCs w:val="20"/>
              <w:rPrChange w:id="856" w:author="Lanciani, Marcello" w:date="2023-10-04T10:38:00Z">
                <w:rPr/>
              </w:rPrChange>
            </w:rPr>
            <w:delText>2-43, F45, F47, F49, F51</w:delText>
          </w:r>
        </w:del>
      </w:ins>
      <w:del w:id="857" w:author="Tranbaut, Alicia" w:date="2023-08-30T19:43:00Z">
        <w:r w:rsidR="005E7D84" w:rsidRPr="00EC0B03" w:rsidDel="00110327">
          <w:rPr>
            <w:rFonts w:ascii="Arial" w:hAnsi="Arial" w:cs="Arial"/>
            <w:sz w:val="20"/>
            <w:szCs w:val="20"/>
            <w:rPrChange w:id="858" w:author="Lanciani, Marcello" w:date="2023-10-04T10:38:00Z">
              <w:rPr/>
            </w:rPrChange>
          </w:rPr>
          <w:delText>1</w:delText>
        </w:r>
      </w:del>
    </w:p>
    <w:p w14:paraId="31BBD237" w14:textId="77777777" w:rsidR="005E7D84" w:rsidRPr="00EC0B03" w:rsidRDefault="005E7D84" w:rsidP="00EC0B03">
      <w:pPr>
        <w:spacing w:line="276" w:lineRule="auto"/>
        <w:rPr>
          <w:rFonts w:ascii="Arial" w:hAnsi="Arial" w:cs="Arial"/>
          <w:sz w:val="20"/>
          <w:szCs w:val="20"/>
          <w:rPrChange w:id="859" w:author="Lanciani, Marcello" w:date="2023-10-04T10:38:00Z">
            <w:rPr/>
          </w:rPrChange>
        </w:rPr>
        <w:pPrChange w:id="860" w:author="Lanciani, Marcello" w:date="2023-10-04T10:37:00Z">
          <w:pPr/>
        </w:pPrChange>
      </w:pPr>
      <w:r w:rsidRPr="00EC0B03">
        <w:rPr>
          <w:rFonts w:ascii="Arial" w:hAnsi="Arial" w:cs="Arial"/>
          <w:sz w:val="20"/>
          <w:szCs w:val="20"/>
          <w:rPrChange w:id="861" w:author="Lanciani, Marcello" w:date="2023-10-04T10:38:00Z">
            <w:rPr/>
          </w:rPrChange>
        </w:rPr>
        <w:t>For the material currencies the banks also reports an EVE and NII / Earnings sensitivity:</w:t>
      </w:r>
    </w:p>
    <w:p w14:paraId="7F608B79" w14:textId="6175AF24" w:rsidR="00110327" w:rsidRPr="00EC0B03" w:rsidRDefault="005E7D84" w:rsidP="00EC0B03">
      <w:pPr>
        <w:pStyle w:val="ListParagraph"/>
        <w:numPr>
          <w:ilvl w:val="0"/>
          <w:numId w:val="28"/>
        </w:numPr>
        <w:spacing w:line="276" w:lineRule="auto"/>
        <w:jc w:val="left"/>
        <w:rPr>
          <w:ins w:id="862" w:author="Tranbaut, Alicia" w:date="2023-08-30T19:43:00Z"/>
          <w:rFonts w:ascii="Arial" w:hAnsi="Arial" w:cs="Arial"/>
          <w:sz w:val="20"/>
          <w:szCs w:val="20"/>
          <w:highlight w:val="yellow"/>
          <w:rPrChange w:id="863" w:author="Lanciani, Marcello" w:date="2023-10-04T10:38:00Z">
            <w:rPr>
              <w:ins w:id="864" w:author="Tranbaut, Alicia" w:date="2023-08-30T19:43:00Z"/>
              <w:rFonts w:ascii="Arial" w:hAnsi="Arial" w:cs="Arial"/>
              <w:sz w:val="20"/>
              <w:szCs w:val="20"/>
            </w:rPr>
          </w:rPrChange>
        </w:rPr>
        <w:pPrChange w:id="865" w:author="Lanciani, Marcello" w:date="2023-10-04T10:37:00Z">
          <w:pPr>
            <w:pStyle w:val="ListParagraph"/>
            <w:numPr>
              <w:numId w:val="28"/>
            </w:numPr>
            <w:ind w:hanging="360"/>
            <w:jc w:val="left"/>
          </w:pPr>
        </w:pPrChange>
      </w:pPr>
      <w:r w:rsidRPr="00EC0B03">
        <w:rPr>
          <w:rFonts w:ascii="Arial" w:hAnsi="Arial" w:cs="Arial"/>
          <w:sz w:val="20"/>
          <w:szCs w:val="20"/>
        </w:rPr>
        <w:t xml:space="preserve">If the bank reports material currency in sheet “0_Identification", value in cells D20, then the bank reports EVE and NII / Earnings sensitivities in sheet “6_IRRBB_Additional”, cells </w:t>
      </w:r>
      <w:ins w:id="866" w:author="Tranbaut, Alicia" w:date="2023-08-30T19:43:00Z">
        <w:r w:rsidR="00110327" w:rsidRPr="00EC0B03">
          <w:rPr>
            <w:rFonts w:ascii="Arial" w:hAnsi="Arial" w:cs="Arial"/>
            <w:sz w:val="20"/>
            <w:szCs w:val="20"/>
            <w:highlight w:val="yellow"/>
            <w:rPrChange w:id="867" w:author="Lanciani, Marcello" w:date="2023-10-04T10:38:00Z">
              <w:rPr>
                <w:rFonts w:ascii="Arial" w:hAnsi="Arial" w:cs="Arial"/>
                <w:sz w:val="20"/>
                <w:szCs w:val="20"/>
              </w:rPr>
            </w:rPrChange>
          </w:rPr>
          <w:t>G10, G13-G15,  G18-23, G25-26, G28, G31, G34, G36, G39, G42-43, G45-G52</w:t>
        </w:r>
      </w:ins>
    </w:p>
    <w:p w14:paraId="0D7C5B01" w14:textId="35D3AE59" w:rsidR="005E7D84" w:rsidRPr="00EC0B03" w:rsidDel="00110327" w:rsidRDefault="00FE555D" w:rsidP="00EC0B03">
      <w:pPr>
        <w:spacing w:line="276" w:lineRule="auto"/>
        <w:jc w:val="left"/>
        <w:rPr>
          <w:del w:id="868" w:author="Tranbaut, Alicia" w:date="2023-08-30T19:43:00Z"/>
          <w:rFonts w:ascii="Arial" w:hAnsi="Arial" w:cs="Arial"/>
          <w:sz w:val="20"/>
          <w:szCs w:val="20"/>
          <w:rPrChange w:id="869" w:author="Lanciani, Marcello" w:date="2023-10-04T10:38:00Z">
            <w:rPr>
              <w:del w:id="870" w:author="Tranbaut, Alicia" w:date="2023-08-30T19:43:00Z"/>
            </w:rPr>
          </w:rPrChange>
        </w:rPr>
        <w:pPrChange w:id="871" w:author="Lanciani, Marcello" w:date="2023-10-04T10:37:00Z">
          <w:pPr>
            <w:jc w:val="left"/>
          </w:pPr>
        </w:pPrChange>
      </w:pPr>
      <w:ins w:id="872" w:author="Puellbeck, Julia" w:date="2023-08-30T17:17:00Z">
        <w:del w:id="873" w:author="Tranbaut, Alicia" w:date="2023-08-30T19:43:00Z">
          <w:r w:rsidRPr="00EC0B03" w:rsidDel="00110327">
            <w:rPr>
              <w:rFonts w:ascii="Arial" w:hAnsi="Arial" w:cs="Arial"/>
              <w:sz w:val="20"/>
              <w:szCs w:val="20"/>
              <w:rPrChange w:id="874" w:author="Lanciani, Marcello" w:date="2023-10-04T10:38:00Z">
                <w:rPr/>
              </w:rPrChange>
            </w:rPr>
            <w:delText>G</w:delText>
          </w:r>
        </w:del>
      </w:ins>
      <w:ins w:id="875" w:author="Puellbeck, Julia" w:date="2023-08-30T17:16:00Z">
        <w:del w:id="876" w:author="Tranbaut, Alicia" w:date="2023-08-30T19:43:00Z">
          <w:r w:rsidRPr="00EC0B03" w:rsidDel="00110327">
            <w:rPr>
              <w:rFonts w:ascii="Arial" w:hAnsi="Arial" w:cs="Arial"/>
              <w:sz w:val="20"/>
              <w:szCs w:val="20"/>
              <w:rPrChange w:id="877" w:author="Lanciani, Marcello" w:date="2023-10-04T10:38:00Z">
                <w:rPr/>
              </w:rPrChange>
            </w:rPr>
            <w:delText xml:space="preserve">10, </w:delText>
          </w:r>
        </w:del>
      </w:ins>
      <w:ins w:id="878" w:author="Puellbeck, Julia" w:date="2023-08-30T17:17:00Z">
        <w:del w:id="879" w:author="Tranbaut, Alicia" w:date="2023-08-30T19:43:00Z">
          <w:r w:rsidRPr="00EC0B03" w:rsidDel="00110327">
            <w:rPr>
              <w:rFonts w:ascii="Arial" w:hAnsi="Arial" w:cs="Arial"/>
              <w:sz w:val="20"/>
              <w:szCs w:val="20"/>
              <w:rPrChange w:id="880" w:author="Lanciani, Marcello" w:date="2023-10-04T10:38:00Z">
                <w:rPr/>
              </w:rPrChange>
            </w:rPr>
            <w:delText>G</w:delText>
          </w:r>
        </w:del>
      </w:ins>
      <w:ins w:id="881" w:author="Puellbeck, Julia" w:date="2023-08-30T17:16:00Z">
        <w:del w:id="882" w:author="Tranbaut, Alicia" w:date="2023-08-30T19:43:00Z">
          <w:r w:rsidRPr="00EC0B03" w:rsidDel="00110327">
            <w:rPr>
              <w:rFonts w:ascii="Arial" w:hAnsi="Arial" w:cs="Arial"/>
              <w:sz w:val="20"/>
              <w:szCs w:val="20"/>
              <w:rPrChange w:id="883" w:author="Lanciani, Marcello" w:date="2023-10-04T10:38:00Z">
                <w:rPr/>
              </w:rPrChange>
            </w:rPr>
            <w:delText xml:space="preserve">18-23, </w:delText>
          </w:r>
        </w:del>
      </w:ins>
      <w:ins w:id="884" w:author="Puellbeck, Julia" w:date="2023-08-30T17:17:00Z">
        <w:del w:id="885" w:author="Tranbaut, Alicia" w:date="2023-08-30T19:43:00Z">
          <w:r w:rsidRPr="00EC0B03" w:rsidDel="00110327">
            <w:rPr>
              <w:rFonts w:ascii="Arial" w:hAnsi="Arial" w:cs="Arial"/>
              <w:sz w:val="20"/>
              <w:szCs w:val="20"/>
              <w:rPrChange w:id="886" w:author="Lanciani, Marcello" w:date="2023-10-04T10:38:00Z">
                <w:rPr/>
              </w:rPrChange>
            </w:rPr>
            <w:delText>G</w:delText>
          </w:r>
        </w:del>
      </w:ins>
      <w:ins w:id="887" w:author="Puellbeck, Julia" w:date="2023-08-30T17:16:00Z">
        <w:del w:id="888" w:author="Tranbaut, Alicia" w:date="2023-08-30T19:43:00Z">
          <w:r w:rsidRPr="00EC0B03" w:rsidDel="00110327">
            <w:rPr>
              <w:rFonts w:ascii="Arial" w:hAnsi="Arial" w:cs="Arial"/>
              <w:sz w:val="20"/>
              <w:szCs w:val="20"/>
              <w:rPrChange w:id="889" w:author="Lanciani, Marcello" w:date="2023-10-04T10:38:00Z">
                <w:rPr/>
              </w:rPrChange>
            </w:rPr>
            <w:delText xml:space="preserve">25-26, </w:delText>
          </w:r>
        </w:del>
      </w:ins>
      <w:ins w:id="890" w:author="Puellbeck, Julia" w:date="2023-08-30T17:17:00Z">
        <w:del w:id="891" w:author="Tranbaut, Alicia" w:date="2023-08-30T19:43:00Z">
          <w:r w:rsidRPr="00EC0B03" w:rsidDel="00110327">
            <w:rPr>
              <w:rFonts w:ascii="Arial" w:hAnsi="Arial" w:cs="Arial"/>
              <w:sz w:val="20"/>
              <w:szCs w:val="20"/>
              <w:rPrChange w:id="892" w:author="Lanciani, Marcello" w:date="2023-10-04T10:38:00Z">
                <w:rPr/>
              </w:rPrChange>
            </w:rPr>
            <w:delText>G</w:delText>
          </w:r>
        </w:del>
      </w:ins>
      <w:ins w:id="893" w:author="Puellbeck, Julia" w:date="2023-08-30T17:16:00Z">
        <w:del w:id="894" w:author="Tranbaut, Alicia" w:date="2023-08-30T19:43:00Z">
          <w:r w:rsidRPr="00EC0B03" w:rsidDel="00110327">
            <w:rPr>
              <w:rFonts w:ascii="Arial" w:hAnsi="Arial" w:cs="Arial"/>
              <w:sz w:val="20"/>
              <w:szCs w:val="20"/>
              <w:rPrChange w:id="895" w:author="Lanciani, Marcello" w:date="2023-10-04T10:38:00Z">
                <w:rPr/>
              </w:rPrChange>
            </w:rPr>
            <w:delText xml:space="preserve">28, </w:delText>
          </w:r>
        </w:del>
      </w:ins>
      <w:ins w:id="896" w:author="Puellbeck, Julia" w:date="2023-08-30T17:17:00Z">
        <w:del w:id="897" w:author="Tranbaut, Alicia" w:date="2023-08-30T19:43:00Z">
          <w:r w:rsidRPr="00EC0B03" w:rsidDel="00110327">
            <w:rPr>
              <w:rFonts w:ascii="Arial" w:hAnsi="Arial" w:cs="Arial"/>
              <w:sz w:val="20"/>
              <w:szCs w:val="20"/>
              <w:rPrChange w:id="898" w:author="Lanciani, Marcello" w:date="2023-10-04T10:38:00Z">
                <w:rPr/>
              </w:rPrChange>
            </w:rPr>
            <w:delText>G</w:delText>
          </w:r>
        </w:del>
      </w:ins>
      <w:ins w:id="899" w:author="Puellbeck, Julia" w:date="2023-08-30T17:16:00Z">
        <w:del w:id="900" w:author="Tranbaut, Alicia" w:date="2023-08-30T19:43:00Z">
          <w:r w:rsidRPr="00EC0B03" w:rsidDel="00110327">
            <w:rPr>
              <w:rFonts w:ascii="Arial" w:hAnsi="Arial" w:cs="Arial"/>
              <w:sz w:val="20"/>
              <w:szCs w:val="20"/>
              <w:rPrChange w:id="901" w:author="Lanciani, Marcello" w:date="2023-10-04T10:38:00Z">
                <w:rPr/>
              </w:rPrChange>
            </w:rPr>
            <w:delText xml:space="preserve">31, </w:delText>
          </w:r>
        </w:del>
      </w:ins>
      <w:ins w:id="902" w:author="Puellbeck, Julia" w:date="2023-08-30T17:17:00Z">
        <w:del w:id="903" w:author="Tranbaut, Alicia" w:date="2023-08-30T19:43:00Z">
          <w:r w:rsidRPr="00EC0B03" w:rsidDel="00110327">
            <w:rPr>
              <w:rFonts w:ascii="Arial" w:hAnsi="Arial" w:cs="Arial"/>
              <w:sz w:val="20"/>
              <w:szCs w:val="20"/>
              <w:rPrChange w:id="904" w:author="Lanciani, Marcello" w:date="2023-10-04T10:38:00Z">
                <w:rPr/>
              </w:rPrChange>
            </w:rPr>
            <w:delText>G</w:delText>
          </w:r>
        </w:del>
      </w:ins>
      <w:ins w:id="905" w:author="Puellbeck, Julia" w:date="2023-08-30T17:16:00Z">
        <w:del w:id="906" w:author="Tranbaut, Alicia" w:date="2023-08-30T19:43:00Z">
          <w:r w:rsidRPr="00EC0B03" w:rsidDel="00110327">
            <w:rPr>
              <w:rFonts w:ascii="Arial" w:hAnsi="Arial" w:cs="Arial"/>
              <w:sz w:val="20"/>
              <w:szCs w:val="20"/>
              <w:rPrChange w:id="907" w:author="Lanciani, Marcello" w:date="2023-10-04T10:38:00Z">
                <w:rPr/>
              </w:rPrChange>
            </w:rPr>
            <w:delText xml:space="preserve">34, </w:delText>
          </w:r>
        </w:del>
      </w:ins>
      <w:ins w:id="908" w:author="Puellbeck, Julia" w:date="2023-08-30T17:17:00Z">
        <w:del w:id="909" w:author="Tranbaut, Alicia" w:date="2023-08-30T19:43:00Z">
          <w:r w:rsidRPr="00EC0B03" w:rsidDel="00110327">
            <w:rPr>
              <w:rFonts w:ascii="Arial" w:hAnsi="Arial" w:cs="Arial"/>
              <w:sz w:val="20"/>
              <w:szCs w:val="20"/>
              <w:rPrChange w:id="910" w:author="Lanciani, Marcello" w:date="2023-10-04T10:38:00Z">
                <w:rPr/>
              </w:rPrChange>
            </w:rPr>
            <w:delText>G</w:delText>
          </w:r>
        </w:del>
      </w:ins>
      <w:ins w:id="911" w:author="Puellbeck, Julia" w:date="2023-08-30T17:16:00Z">
        <w:del w:id="912" w:author="Tranbaut, Alicia" w:date="2023-08-30T19:43:00Z">
          <w:r w:rsidRPr="00EC0B03" w:rsidDel="00110327">
            <w:rPr>
              <w:rFonts w:ascii="Arial" w:hAnsi="Arial" w:cs="Arial"/>
              <w:sz w:val="20"/>
              <w:szCs w:val="20"/>
              <w:rPrChange w:id="913" w:author="Lanciani, Marcello" w:date="2023-10-04T10:38:00Z">
                <w:rPr/>
              </w:rPrChange>
            </w:rPr>
            <w:delText xml:space="preserve">36, </w:delText>
          </w:r>
        </w:del>
      </w:ins>
      <w:ins w:id="914" w:author="Puellbeck, Julia" w:date="2023-08-30T17:17:00Z">
        <w:del w:id="915" w:author="Tranbaut, Alicia" w:date="2023-08-30T19:43:00Z">
          <w:r w:rsidRPr="00EC0B03" w:rsidDel="00110327">
            <w:rPr>
              <w:rFonts w:ascii="Arial" w:hAnsi="Arial" w:cs="Arial"/>
              <w:sz w:val="20"/>
              <w:szCs w:val="20"/>
              <w:rPrChange w:id="916" w:author="Lanciani, Marcello" w:date="2023-10-04T10:38:00Z">
                <w:rPr/>
              </w:rPrChange>
            </w:rPr>
            <w:delText>G</w:delText>
          </w:r>
        </w:del>
      </w:ins>
      <w:ins w:id="917" w:author="Puellbeck, Julia" w:date="2023-08-30T17:16:00Z">
        <w:del w:id="918" w:author="Tranbaut, Alicia" w:date="2023-08-30T19:43:00Z">
          <w:r w:rsidRPr="00EC0B03" w:rsidDel="00110327">
            <w:rPr>
              <w:rFonts w:ascii="Arial" w:hAnsi="Arial" w:cs="Arial"/>
              <w:sz w:val="20"/>
              <w:szCs w:val="20"/>
              <w:rPrChange w:id="919" w:author="Lanciani, Marcello" w:date="2023-10-04T10:38:00Z">
                <w:rPr/>
              </w:rPrChange>
            </w:rPr>
            <w:delText xml:space="preserve">39, </w:delText>
          </w:r>
        </w:del>
      </w:ins>
      <w:ins w:id="920" w:author="Puellbeck, Julia" w:date="2023-08-30T17:17:00Z">
        <w:del w:id="921" w:author="Tranbaut, Alicia" w:date="2023-08-30T19:43:00Z">
          <w:r w:rsidRPr="00EC0B03" w:rsidDel="00110327">
            <w:rPr>
              <w:rFonts w:ascii="Arial" w:hAnsi="Arial" w:cs="Arial"/>
              <w:sz w:val="20"/>
              <w:szCs w:val="20"/>
              <w:rPrChange w:id="922" w:author="Lanciani, Marcello" w:date="2023-10-04T10:38:00Z">
                <w:rPr/>
              </w:rPrChange>
            </w:rPr>
            <w:delText>G</w:delText>
          </w:r>
        </w:del>
      </w:ins>
      <w:ins w:id="923" w:author="Puellbeck, Julia" w:date="2023-08-30T17:16:00Z">
        <w:del w:id="924" w:author="Tranbaut, Alicia" w:date="2023-08-30T19:43:00Z">
          <w:r w:rsidRPr="00EC0B03" w:rsidDel="00110327">
            <w:rPr>
              <w:rFonts w:ascii="Arial" w:hAnsi="Arial" w:cs="Arial"/>
              <w:sz w:val="20"/>
              <w:szCs w:val="20"/>
              <w:rPrChange w:id="925" w:author="Lanciani, Marcello" w:date="2023-10-04T10:38:00Z">
                <w:rPr/>
              </w:rPrChange>
            </w:rPr>
            <w:delText xml:space="preserve">42-43, </w:delText>
          </w:r>
        </w:del>
      </w:ins>
      <w:ins w:id="926" w:author="Puellbeck, Julia" w:date="2023-08-30T17:17:00Z">
        <w:del w:id="927" w:author="Tranbaut, Alicia" w:date="2023-08-30T19:43:00Z">
          <w:r w:rsidRPr="00EC0B03" w:rsidDel="00110327">
            <w:rPr>
              <w:rFonts w:ascii="Arial" w:hAnsi="Arial" w:cs="Arial"/>
              <w:sz w:val="20"/>
              <w:szCs w:val="20"/>
              <w:rPrChange w:id="928" w:author="Lanciani, Marcello" w:date="2023-10-04T10:38:00Z">
                <w:rPr/>
              </w:rPrChange>
            </w:rPr>
            <w:delText>G</w:delText>
          </w:r>
        </w:del>
      </w:ins>
      <w:ins w:id="929" w:author="Puellbeck, Julia" w:date="2023-08-30T17:16:00Z">
        <w:del w:id="930" w:author="Tranbaut, Alicia" w:date="2023-08-30T19:43:00Z">
          <w:r w:rsidRPr="00EC0B03" w:rsidDel="00110327">
            <w:rPr>
              <w:rFonts w:ascii="Arial" w:hAnsi="Arial" w:cs="Arial"/>
              <w:sz w:val="20"/>
              <w:szCs w:val="20"/>
              <w:rPrChange w:id="931" w:author="Lanciani, Marcello" w:date="2023-10-04T10:38:00Z">
                <w:rPr/>
              </w:rPrChange>
            </w:rPr>
            <w:delText xml:space="preserve">45, </w:delText>
          </w:r>
        </w:del>
      </w:ins>
      <w:ins w:id="932" w:author="Puellbeck, Julia" w:date="2023-08-30T17:17:00Z">
        <w:del w:id="933" w:author="Tranbaut, Alicia" w:date="2023-08-30T19:43:00Z">
          <w:r w:rsidRPr="00EC0B03" w:rsidDel="00110327">
            <w:rPr>
              <w:rFonts w:ascii="Arial" w:hAnsi="Arial" w:cs="Arial"/>
              <w:sz w:val="20"/>
              <w:szCs w:val="20"/>
              <w:rPrChange w:id="934" w:author="Lanciani, Marcello" w:date="2023-10-04T10:38:00Z">
                <w:rPr/>
              </w:rPrChange>
            </w:rPr>
            <w:delText>G</w:delText>
          </w:r>
        </w:del>
      </w:ins>
      <w:ins w:id="935" w:author="Puellbeck, Julia" w:date="2023-08-30T17:16:00Z">
        <w:del w:id="936" w:author="Tranbaut, Alicia" w:date="2023-08-30T19:43:00Z">
          <w:r w:rsidRPr="00EC0B03" w:rsidDel="00110327">
            <w:rPr>
              <w:rFonts w:ascii="Arial" w:hAnsi="Arial" w:cs="Arial"/>
              <w:sz w:val="20"/>
              <w:szCs w:val="20"/>
              <w:rPrChange w:id="937" w:author="Lanciani, Marcello" w:date="2023-10-04T10:38:00Z">
                <w:rPr/>
              </w:rPrChange>
            </w:rPr>
            <w:delText xml:space="preserve">47, </w:delText>
          </w:r>
        </w:del>
      </w:ins>
      <w:ins w:id="938" w:author="Puellbeck, Julia" w:date="2023-08-30T17:17:00Z">
        <w:del w:id="939" w:author="Tranbaut, Alicia" w:date="2023-08-30T19:43:00Z">
          <w:r w:rsidRPr="00EC0B03" w:rsidDel="00110327">
            <w:rPr>
              <w:rFonts w:ascii="Arial" w:hAnsi="Arial" w:cs="Arial"/>
              <w:sz w:val="20"/>
              <w:szCs w:val="20"/>
              <w:rPrChange w:id="940" w:author="Lanciani, Marcello" w:date="2023-10-04T10:38:00Z">
                <w:rPr/>
              </w:rPrChange>
            </w:rPr>
            <w:delText>G</w:delText>
          </w:r>
        </w:del>
      </w:ins>
      <w:ins w:id="941" w:author="Puellbeck, Julia" w:date="2023-08-30T17:16:00Z">
        <w:del w:id="942" w:author="Tranbaut, Alicia" w:date="2023-08-30T19:43:00Z">
          <w:r w:rsidRPr="00EC0B03" w:rsidDel="00110327">
            <w:rPr>
              <w:rFonts w:ascii="Arial" w:hAnsi="Arial" w:cs="Arial"/>
              <w:sz w:val="20"/>
              <w:szCs w:val="20"/>
              <w:rPrChange w:id="943" w:author="Lanciani, Marcello" w:date="2023-10-04T10:38:00Z">
                <w:rPr/>
              </w:rPrChange>
            </w:rPr>
            <w:delText xml:space="preserve">49, </w:delText>
          </w:r>
        </w:del>
      </w:ins>
      <w:ins w:id="944" w:author="Puellbeck, Julia" w:date="2023-08-30T17:17:00Z">
        <w:del w:id="945" w:author="Tranbaut, Alicia" w:date="2023-08-30T19:43:00Z">
          <w:r w:rsidRPr="00EC0B03" w:rsidDel="00110327">
            <w:rPr>
              <w:rFonts w:ascii="Arial" w:hAnsi="Arial" w:cs="Arial"/>
              <w:sz w:val="20"/>
              <w:szCs w:val="20"/>
              <w:rPrChange w:id="946" w:author="Lanciani, Marcello" w:date="2023-10-04T10:38:00Z">
                <w:rPr/>
              </w:rPrChange>
            </w:rPr>
            <w:delText>G</w:delText>
          </w:r>
        </w:del>
      </w:ins>
      <w:ins w:id="947" w:author="Puellbeck, Julia" w:date="2023-08-30T17:16:00Z">
        <w:del w:id="948" w:author="Tranbaut, Alicia" w:date="2023-08-30T19:43:00Z">
          <w:r w:rsidRPr="00EC0B03" w:rsidDel="00110327">
            <w:rPr>
              <w:rFonts w:ascii="Arial" w:hAnsi="Arial" w:cs="Arial"/>
              <w:sz w:val="20"/>
              <w:szCs w:val="20"/>
              <w:rPrChange w:id="949" w:author="Lanciani, Marcello" w:date="2023-10-04T10:38:00Z">
                <w:rPr/>
              </w:rPrChange>
            </w:rPr>
            <w:delText>51</w:delText>
          </w:r>
        </w:del>
      </w:ins>
      <w:del w:id="950" w:author="Tranbaut, Alicia" w:date="2023-08-30T19:43:00Z">
        <w:r w:rsidR="005E7D84" w:rsidRPr="00EC0B03" w:rsidDel="00110327">
          <w:rPr>
            <w:rFonts w:ascii="Arial" w:hAnsi="Arial" w:cs="Arial"/>
            <w:sz w:val="20"/>
            <w:szCs w:val="20"/>
            <w:rPrChange w:id="951" w:author="Lanciani, Marcello" w:date="2023-10-04T10:38:00Z">
              <w:rPr/>
            </w:rPrChange>
          </w:rPr>
          <w:delText>F12, F13, F21, F22, F23, F24, F25, F26, F28, F30, F33, F36, F38, F41</w:delText>
        </w:r>
      </w:del>
    </w:p>
    <w:p w14:paraId="76BBF2BA" w14:textId="77777777" w:rsidR="005E7D84" w:rsidRPr="00EC0B03" w:rsidRDefault="005E7D84" w:rsidP="00EC0B03">
      <w:pPr>
        <w:spacing w:line="276" w:lineRule="auto"/>
        <w:rPr>
          <w:rFonts w:ascii="Arial" w:hAnsi="Arial" w:cs="Arial"/>
          <w:sz w:val="20"/>
          <w:szCs w:val="20"/>
          <w:rPrChange w:id="952" w:author="Lanciani, Marcello" w:date="2023-10-04T10:38:00Z">
            <w:rPr/>
          </w:rPrChange>
        </w:rPr>
        <w:pPrChange w:id="953" w:author="Lanciani, Marcello" w:date="2023-10-04T10:37:00Z">
          <w:pPr/>
        </w:pPrChange>
      </w:pPr>
      <w:r w:rsidRPr="00EC0B03">
        <w:rPr>
          <w:rFonts w:ascii="Arial" w:hAnsi="Arial" w:cs="Arial"/>
          <w:sz w:val="20"/>
          <w:szCs w:val="20"/>
          <w:rPrChange w:id="954" w:author="Lanciani, Marcello" w:date="2023-10-04T10:38:00Z">
            <w:rPr/>
          </w:rPrChange>
        </w:rPr>
        <w:t>For the material currencies the banks also reports an EVE and NII / Earnings sensitivity:</w:t>
      </w:r>
    </w:p>
    <w:p w14:paraId="17361A47" w14:textId="6A94A041" w:rsidR="00110327" w:rsidRPr="00EC0B03" w:rsidRDefault="005E7D84" w:rsidP="00EC0B03">
      <w:pPr>
        <w:pStyle w:val="ListParagraph"/>
        <w:numPr>
          <w:ilvl w:val="0"/>
          <w:numId w:val="28"/>
        </w:numPr>
        <w:spacing w:line="276" w:lineRule="auto"/>
        <w:jc w:val="left"/>
        <w:rPr>
          <w:ins w:id="955" w:author="Tranbaut, Alicia" w:date="2023-08-30T19:43:00Z"/>
          <w:rFonts w:ascii="Arial" w:hAnsi="Arial" w:cs="Arial"/>
          <w:sz w:val="20"/>
          <w:szCs w:val="20"/>
          <w:highlight w:val="yellow"/>
          <w:rPrChange w:id="956" w:author="Lanciani, Marcello" w:date="2023-10-04T10:38:00Z">
            <w:rPr>
              <w:ins w:id="957" w:author="Tranbaut, Alicia" w:date="2023-08-30T19:43:00Z"/>
              <w:rFonts w:ascii="Arial" w:hAnsi="Arial" w:cs="Arial"/>
              <w:sz w:val="20"/>
              <w:szCs w:val="20"/>
            </w:rPr>
          </w:rPrChange>
        </w:rPr>
        <w:pPrChange w:id="958" w:author="Lanciani, Marcello" w:date="2023-10-04T10:37:00Z">
          <w:pPr>
            <w:pStyle w:val="ListParagraph"/>
            <w:numPr>
              <w:numId w:val="28"/>
            </w:numPr>
            <w:ind w:hanging="360"/>
            <w:jc w:val="left"/>
          </w:pPr>
        </w:pPrChange>
      </w:pPr>
      <w:r w:rsidRPr="00EC0B03">
        <w:rPr>
          <w:rFonts w:ascii="Arial" w:hAnsi="Arial" w:cs="Arial"/>
          <w:sz w:val="20"/>
          <w:szCs w:val="20"/>
        </w:rPr>
        <w:t xml:space="preserve">If the bank reports material currency in sheet “0_Identification", value in cells </w:t>
      </w:r>
      <w:del w:id="959" w:author="Puellbeck, Julia" w:date="2023-08-30T16:45:00Z">
        <w:r w:rsidRPr="00EC0B03" w:rsidDel="00EE6A2D">
          <w:rPr>
            <w:rFonts w:ascii="Arial" w:hAnsi="Arial" w:cs="Arial"/>
            <w:sz w:val="20"/>
            <w:szCs w:val="20"/>
            <w:highlight w:val="yellow"/>
            <w:rPrChange w:id="960" w:author="Lanciani, Marcello" w:date="2023-10-04T10:38:00Z">
              <w:rPr>
                <w:rFonts w:ascii="Arial" w:hAnsi="Arial" w:cs="Arial"/>
                <w:sz w:val="20"/>
                <w:szCs w:val="20"/>
              </w:rPr>
            </w:rPrChange>
          </w:rPr>
          <w:delText>D20</w:delText>
        </w:r>
      </w:del>
      <w:ins w:id="961" w:author="Puellbeck, Julia" w:date="2023-08-30T16:45:00Z">
        <w:r w:rsidR="00EE6A2D" w:rsidRPr="00EC0B03">
          <w:rPr>
            <w:rFonts w:ascii="Arial" w:hAnsi="Arial" w:cs="Arial"/>
            <w:sz w:val="20"/>
            <w:szCs w:val="20"/>
            <w:highlight w:val="yellow"/>
            <w:rPrChange w:id="962" w:author="Lanciani, Marcello" w:date="2023-10-04T10:38:00Z">
              <w:rPr>
                <w:rFonts w:ascii="Arial" w:hAnsi="Arial" w:cs="Arial"/>
                <w:sz w:val="20"/>
                <w:szCs w:val="20"/>
              </w:rPr>
            </w:rPrChange>
          </w:rPr>
          <w:t>D21</w:t>
        </w:r>
      </w:ins>
      <w:r w:rsidRPr="00EC0B03">
        <w:rPr>
          <w:rFonts w:ascii="Arial" w:hAnsi="Arial" w:cs="Arial"/>
          <w:sz w:val="20"/>
          <w:szCs w:val="20"/>
        </w:rPr>
        <w:t xml:space="preserve">, then the bank reports EVE and NII / Earnings sensitivities in sheet “6_IRRBB_Additional”, cells </w:t>
      </w:r>
      <w:del w:id="963" w:author="Puellbeck, Julia" w:date="2023-08-30T17:10:00Z">
        <w:r w:rsidRPr="00EC0B03" w:rsidDel="00FE555D">
          <w:rPr>
            <w:rFonts w:ascii="Arial" w:hAnsi="Arial" w:cs="Arial"/>
            <w:sz w:val="20"/>
            <w:szCs w:val="20"/>
            <w:highlight w:val="yellow"/>
            <w:rPrChange w:id="964" w:author="Lanciani, Marcello" w:date="2023-10-04T10:38:00Z">
              <w:rPr>
                <w:rFonts w:ascii="Arial" w:hAnsi="Arial" w:cs="Arial"/>
                <w:sz w:val="20"/>
                <w:szCs w:val="20"/>
              </w:rPr>
            </w:rPrChange>
          </w:rPr>
          <w:delText>G</w:delText>
        </w:r>
      </w:del>
      <w:ins w:id="965" w:author="Puellbeck, Julia" w:date="2023-08-30T17:16:00Z">
        <w:del w:id="966" w:author="Tranbaut, Alicia" w:date="2023-08-30T19:43:00Z">
          <w:r w:rsidR="00FE555D" w:rsidRPr="00EC0B03" w:rsidDel="00110327">
            <w:rPr>
              <w:rFonts w:ascii="Arial" w:hAnsi="Arial" w:cs="Arial"/>
              <w:sz w:val="20"/>
              <w:szCs w:val="20"/>
              <w:highlight w:val="yellow"/>
              <w:rPrChange w:id="967" w:author="Lanciani, Marcello" w:date="2023-10-04T10:38:00Z">
                <w:rPr>
                  <w:rFonts w:ascii="Arial" w:hAnsi="Arial" w:cs="Arial"/>
                  <w:sz w:val="20"/>
                  <w:szCs w:val="20"/>
                </w:rPr>
              </w:rPrChange>
            </w:rPr>
            <w:delText xml:space="preserve"> </w:delText>
          </w:r>
        </w:del>
      </w:ins>
      <w:ins w:id="968" w:author="Tranbaut, Alicia" w:date="2023-08-30T19:43:00Z">
        <w:r w:rsidR="00110327" w:rsidRPr="00EC0B03">
          <w:rPr>
            <w:rFonts w:ascii="Arial" w:hAnsi="Arial" w:cs="Arial"/>
            <w:sz w:val="20"/>
            <w:szCs w:val="20"/>
            <w:highlight w:val="yellow"/>
            <w:rPrChange w:id="969" w:author="Lanciani, Marcello" w:date="2023-10-04T10:38:00Z">
              <w:rPr>
                <w:rFonts w:ascii="Arial" w:hAnsi="Arial" w:cs="Arial"/>
                <w:sz w:val="20"/>
                <w:szCs w:val="20"/>
              </w:rPr>
            </w:rPrChange>
          </w:rPr>
          <w:t>H10, H13-H15, H18-23, H25-26, H28, H31, H34, H36, H39, H42-43, H45-H52</w:t>
        </w:r>
      </w:ins>
    </w:p>
    <w:p w14:paraId="235BC0B5" w14:textId="119ACDC4" w:rsidR="005E7D84" w:rsidRPr="00EC0B03" w:rsidDel="00110327" w:rsidRDefault="00FE555D" w:rsidP="00EC0B03">
      <w:pPr>
        <w:spacing w:line="276" w:lineRule="auto"/>
        <w:jc w:val="left"/>
        <w:rPr>
          <w:del w:id="970" w:author="Tranbaut, Alicia" w:date="2023-08-30T19:43:00Z"/>
          <w:rFonts w:ascii="Arial" w:hAnsi="Arial" w:cs="Arial"/>
          <w:sz w:val="20"/>
          <w:szCs w:val="20"/>
          <w:rPrChange w:id="971" w:author="Lanciani, Marcello" w:date="2023-10-04T10:38:00Z">
            <w:rPr>
              <w:del w:id="972" w:author="Tranbaut, Alicia" w:date="2023-08-30T19:43:00Z"/>
            </w:rPr>
          </w:rPrChange>
        </w:rPr>
        <w:pPrChange w:id="973" w:author="Lanciani, Marcello" w:date="2023-10-04T10:37:00Z">
          <w:pPr>
            <w:jc w:val="left"/>
          </w:pPr>
        </w:pPrChange>
      </w:pPr>
      <w:ins w:id="974" w:author="Puellbeck, Julia" w:date="2023-08-30T17:16:00Z">
        <w:del w:id="975" w:author="Tranbaut, Alicia" w:date="2023-08-30T19:43:00Z">
          <w:r w:rsidRPr="00EC0B03" w:rsidDel="00110327">
            <w:rPr>
              <w:rFonts w:ascii="Arial" w:hAnsi="Arial" w:cs="Arial"/>
              <w:sz w:val="20"/>
              <w:szCs w:val="20"/>
              <w:rPrChange w:id="976" w:author="Lanciani, Marcello" w:date="2023-10-04T10:38:00Z">
                <w:rPr/>
              </w:rPrChange>
            </w:rPr>
            <w:delText>H10, H18-23, H25-26, H28, H31, H34, H36, H39, H42-43, H45, H47, H49, H51</w:delText>
          </w:r>
        </w:del>
      </w:ins>
      <w:del w:id="977" w:author="Tranbaut, Alicia" w:date="2023-08-30T19:43:00Z">
        <w:r w:rsidR="005E7D84" w:rsidRPr="00EC0B03" w:rsidDel="00110327">
          <w:rPr>
            <w:rFonts w:ascii="Arial" w:hAnsi="Arial" w:cs="Arial"/>
            <w:sz w:val="20"/>
            <w:szCs w:val="20"/>
            <w:rPrChange w:id="978" w:author="Lanciani, Marcello" w:date="2023-10-04T10:38:00Z">
              <w:rPr/>
            </w:rPrChange>
          </w:rPr>
          <w:delText>12, G13, G21, G22, G23, G24, G25, G26, G28, G30, G33, G36, G38, G41</w:delText>
        </w:r>
      </w:del>
    </w:p>
    <w:p w14:paraId="11FCB267" w14:textId="77777777" w:rsidR="005E7D84" w:rsidRPr="00EC0B03" w:rsidRDefault="005E7D84" w:rsidP="00EC0B03">
      <w:pPr>
        <w:spacing w:line="276" w:lineRule="auto"/>
        <w:rPr>
          <w:rFonts w:ascii="Arial" w:hAnsi="Arial" w:cs="Arial"/>
          <w:sz w:val="20"/>
          <w:szCs w:val="20"/>
          <w:rPrChange w:id="979" w:author="Lanciani, Marcello" w:date="2023-10-04T10:38:00Z">
            <w:rPr/>
          </w:rPrChange>
        </w:rPr>
        <w:pPrChange w:id="980" w:author="Lanciani, Marcello" w:date="2023-10-04T10:37:00Z">
          <w:pPr/>
        </w:pPrChange>
      </w:pPr>
      <w:r w:rsidRPr="00EC0B03">
        <w:rPr>
          <w:rFonts w:ascii="Arial" w:hAnsi="Arial" w:cs="Arial"/>
          <w:sz w:val="20"/>
          <w:szCs w:val="20"/>
          <w:rPrChange w:id="981" w:author="Lanciani, Marcello" w:date="2023-10-04T10:38:00Z">
            <w:rPr/>
          </w:rPrChange>
        </w:rPr>
        <w:t>For the material currencies the banks also reports an EVE and NII / Earnings sensitivity:</w:t>
      </w:r>
    </w:p>
    <w:p w14:paraId="3C660AE9" w14:textId="7369D1C2" w:rsidR="00110327" w:rsidRPr="00EC0B03" w:rsidRDefault="005E7D84" w:rsidP="00EC0B03">
      <w:pPr>
        <w:pStyle w:val="ListParagraph"/>
        <w:numPr>
          <w:ilvl w:val="0"/>
          <w:numId w:val="28"/>
        </w:numPr>
        <w:spacing w:line="276" w:lineRule="auto"/>
        <w:jc w:val="left"/>
        <w:rPr>
          <w:ins w:id="982" w:author="Tranbaut, Alicia" w:date="2023-08-30T19:43:00Z"/>
          <w:rFonts w:ascii="Arial" w:hAnsi="Arial" w:cs="Arial"/>
          <w:sz w:val="20"/>
          <w:szCs w:val="20"/>
          <w:highlight w:val="yellow"/>
          <w:rPrChange w:id="983" w:author="Lanciani, Marcello" w:date="2023-10-04T10:38:00Z">
            <w:rPr>
              <w:ins w:id="984" w:author="Tranbaut, Alicia" w:date="2023-08-30T19:43:00Z"/>
              <w:rFonts w:ascii="Arial" w:hAnsi="Arial" w:cs="Arial"/>
              <w:sz w:val="20"/>
              <w:szCs w:val="20"/>
            </w:rPr>
          </w:rPrChange>
        </w:rPr>
        <w:pPrChange w:id="985" w:author="Lanciani, Marcello" w:date="2023-10-04T10:37:00Z">
          <w:pPr>
            <w:pStyle w:val="ListParagraph"/>
            <w:numPr>
              <w:numId w:val="28"/>
            </w:numPr>
            <w:ind w:hanging="360"/>
            <w:jc w:val="left"/>
          </w:pPr>
        </w:pPrChange>
      </w:pPr>
      <w:r w:rsidRPr="00EC0B03">
        <w:rPr>
          <w:rFonts w:ascii="Arial" w:hAnsi="Arial" w:cs="Arial"/>
          <w:sz w:val="20"/>
          <w:szCs w:val="20"/>
        </w:rPr>
        <w:t xml:space="preserve">If the bank reports material currency in sheet “0_Identification", value in cells </w:t>
      </w:r>
      <w:del w:id="986" w:author="Puellbeck, Julia" w:date="2023-08-30T16:45:00Z">
        <w:r w:rsidRPr="00EC0B03" w:rsidDel="00EE6A2D">
          <w:rPr>
            <w:rFonts w:ascii="Arial" w:hAnsi="Arial" w:cs="Arial"/>
            <w:sz w:val="20"/>
            <w:szCs w:val="20"/>
            <w:highlight w:val="yellow"/>
            <w:rPrChange w:id="987" w:author="Lanciani, Marcello" w:date="2023-10-04T10:38:00Z">
              <w:rPr>
                <w:rFonts w:ascii="Arial" w:hAnsi="Arial" w:cs="Arial"/>
                <w:sz w:val="20"/>
                <w:szCs w:val="20"/>
              </w:rPr>
            </w:rPrChange>
          </w:rPr>
          <w:delText>D20</w:delText>
        </w:r>
      </w:del>
      <w:ins w:id="988" w:author="Puellbeck, Julia" w:date="2023-08-30T16:45:00Z">
        <w:r w:rsidR="00EE6A2D" w:rsidRPr="00EC0B03">
          <w:rPr>
            <w:rFonts w:ascii="Arial" w:hAnsi="Arial" w:cs="Arial"/>
            <w:sz w:val="20"/>
            <w:szCs w:val="20"/>
            <w:highlight w:val="yellow"/>
            <w:rPrChange w:id="989" w:author="Lanciani, Marcello" w:date="2023-10-04T10:38:00Z">
              <w:rPr>
                <w:rFonts w:ascii="Arial" w:hAnsi="Arial" w:cs="Arial"/>
                <w:sz w:val="20"/>
                <w:szCs w:val="20"/>
              </w:rPr>
            </w:rPrChange>
          </w:rPr>
          <w:t>D22</w:t>
        </w:r>
      </w:ins>
      <w:r w:rsidRPr="00EC0B03">
        <w:rPr>
          <w:rFonts w:ascii="Arial" w:hAnsi="Arial" w:cs="Arial"/>
          <w:sz w:val="20"/>
          <w:szCs w:val="20"/>
        </w:rPr>
        <w:t xml:space="preserve">, then the bank reports EVE and NII / Earnings sensitivities in sheet “6_IRRBB_Additional”, cells </w:t>
      </w:r>
      <w:del w:id="990" w:author="Puellbeck, Julia" w:date="2023-08-30T17:11:00Z">
        <w:r w:rsidRPr="00EC0B03" w:rsidDel="00FE555D">
          <w:rPr>
            <w:rFonts w:ascii="Arial" w:hAnsi="Arial" w:cs="Arial"/>
            <w:sz w:val="20"/>
            <w:szCs w:val="20"/>
            <w:highlight w:val="yellow"/>
            <w:rPrChange w:id="991" w:author="Lanciani, Marcello" w:date="2023-10-04T10:38:00Z">
              <w:rPr>
                <w:rFonts w:ascii="Arial" w:hAnsi="Arial" w:cs="Arial"/>
                <w:sz w:val="20"/>
                <w:szCs w:val="20"/>
              </w:rPr>
            </w:rPrChange>
          </w:rPr>
          <w:delText>H</w:delText>
        </w:r>
      </w:del>
      <w:ins w:id="992" w:author="Puellbeck, Julia" w:date="2023-08-30T17:16:00Z">
        <w:del w:id="993" w:author="Tranbaut, Alicia" w:date="2023-08-30T19:43:00Z">
          <w:r w:rsidR="00FE555D" w:rsidRPr="00EC0B03" w:rsidDel="00110327">
            <w:rPr>
              <w:rFonts w:ascii="Arial" w:hAnsi="Arial" w:cs="Arial"/>
              <w:sz w:val="20"/>
              <w:szCs w:val="20"/>
              <w:highlight w:val="yellow"/>
              <w:rPrChange w:id="994" w:author="Lanciani, Marcello" w:date="2023-10-04T10:38:00Z">
                <w:rPr>
                  <w:rFonts w:ascii="Arial" w:hAnsi="Arial" w:cs="Arial"/>
                  <w:sz w:val="20"/>
                  <w:szCs w:val="20"/>
                </w:rPr>
              </w:rPrChange>
            </w:rPr>
            <w:delText xml:space="preserve"> </w:delText>
          </w:r>
        </w:del>
      </w:ins>
      <w:ins w:id="995" w:author="Tranbaut, Alicia" w:date="2023-08-30T19:43:00Z">
        <w:r w:rsidR="00110327" w:rsidRPr="00EC0B03">
          <w:rPr>
            <w:rFonts w:ascii="Arial" w:hAnsi="Arial" w:cs="Arial"/>
            <w:sz w:val="20"/>
            <w:szCs w:val="20"/>
            <w:highlight w:val="yellow"/>
            <w:rPrChange w:id="996" w:author="Lanciani, Marcello" w:date="2023-10-04T10:38:00Z">
              <w:rPr>
                <w:rFonts w:ascii="Arial" w:hAnsi="Arial" w:cs="Arial"/>
                <w:sz w:val="20"/>
                <w:szCs w:val="20"/>
              </w:rPr>
            </w:rPrChange>
          </w:rPr>
          <w:t>I10, I13-I15, I18-23, I25-26, I28, I31, I34, I36, I39, I42-43, I45-I52</w:t>
        </w:r>
      </w:ins>
    </w:p>
    <w:p w14:paraId="2654DA4F" w14:textId="31BD5387" w:rsidR="005E7D84" w:rsidRPr="00EC0B03" w:rsidDel="00110327" w:rsidRDefault="00FE555D" w:rsidP="00EC0B03">
      <w:pPr>
        <w:spacing w:line="276" w:lineRule="auto"/>
        <w:jc w:val="left"/>
        <w:rPr>
          <w:del w:id="997" w:author="Tranbaut, Alicia" w:date="2023-08-30T19:43:00Z"/>
          <w:rFonts w:ascii="Arial" w:hAnsi="Arial" w:cs="Arial"/>
          <w:sz w:val="20"/>
          <w:szCs w:val="20"/>
          <w:rPrChange w:id="998" w:author="Lanciani, Marcello" w:date="2023-10-04T10:38:00Z">
            <w:rPr>
              <w:del w:id="999" w:author="Tranbaut, Alicia" w:date="2023-08-30T19:43:00Z"/>
            </w:rPr>
          </w:rPrChange>
        </w:rPr>
        <w:pPrChange w:id="1000" w:author="Lanciani, Marcello" w:date="2023-10-04T10:37:00Z">
          <w:pPr>
            <w:jc w:val="left"/>
          </w:pPr>
        </w:pPrChange>
      </w:pPr>
      <w:ins w:id="1001" w:author="Puellbeck, Julia" w:date="2023-08-30T17:16:00Z">
        <w:del w:id="1002" w:author="Tranbaut, Alicia" w:date="2023-08-30T19:43:00Z">
          <w:r w:rsidRPr="00EC0B03" w:rsidDel="00110327">
            <w:rPr>
              <w:rFonts w:ascii="Arial" w:hAnsi="Arial" w:cs="Arial"/>
              <w:sz w:val="20"/>
              <w:szCs w:val="20"/>
              <w:rPrChange w:id="1003" w:author="Lanciani, Marcello" w:date="2023-10-04T10:38:00Z">
                <w:rPr/>
              </w:rPrChange>
            </w:rPr>
            <w:delText>I10, I18-23, I25-26, I28, I31, I34, I36, I39, I42-43, I45, I47, I49, I51</w:delText>
          </w:r>
        </w:del>
      </w:ins>
      <w:del w:id="1004" w:author="Tranbaut, Alicia" w:date="2023-08-30T19:43:00Z">
        <w:r w:rsidR="005E7D84" w:rsidRPr="00EC0B03" w:rsidDel="00110327">
          <w:rPr>
            <w:rFonts w:ascii="Arial" w:hAnsi="Arial" w:cs="Arial"/>
            <w:sz w:val="20"/>
            <w:szCs w:val="20"/>
            <w:rPrChange w:id="1005" w:author="Lanciani, Marcello" w:date="2023-10-04T10:38:00Z">
              <w:rPr/>
            </w:rPrChange>
          </w:rPr>
          <w:delText>12, H13, H21, H22, H23, H24, H25, H26, H28, H30, H33, H36, H38, H41</w:delText>
        </w:r>
      </w:del>
    </w:p>
    <w:p w14:paraId="2047C7B7" w14:textId="77777777" w:rsidR="005E7D84" w:rsidRPr="00EC0B03" w:rsidRDefault="005E7D84" w:rsidP="00EC0B03">
      <w:pPr>
        <w:spacing w:line="276" w:lineRule="auto"/>
        <w:rPr>
          <w:rFonts w:ascii="Arial" w:hAnsi="Arial" w:cs="Arial"/>
          <w:sz w:val="20"/>
          <w:szCs w:val="20"/>
          <w:rPrChange w:id="1006" w:author="Lanciani, Marcello" w:date="2023-10-04T10:38:00Z">
            <w:rPr/>
          </w:rPrChange>
        </w:rPr>
        <w:pPrChange w:id="1007" w:author="Lanciani, Marcello" w:date="2023-10-04T10:37:00Z">
          <w:pPr/>
        </w:pPrChange>
      </w:pPr>
      <w:r w:rsidRPr="00EC0B03">
        <w:rPr>
          <w:rFonts w:ascii="Arial" w:hAnsi="Arial" w:cs="Arial"/>
          <w:sz w:val="20"/>
          <w:szCs w:val="20"/>
          <w:rPrChange w:id="1008" w:author="Lanciani, Marcello" w:date="2023-10-04T10:38:00Z">
            <w:rPr/>
          </w:rPrChange>
        </w:rPr>
        <w:t>For the material currencies the banks also reports an EVE and NII / Earnings sensitivity:</w:t>
      </w:r>
    </w:p>
    <w:p w14:paraId="764A7CDD" w14:textId="3F18BE05" w:rsidR="00110327" w:rsidRPr="00EC0B03" w:rsidRDefault="005E7D84" w:rsidP="00EC0B03">
      <w:pPr>
        <w:pStyle w:val="ListParagraph"/>
        <w:numPr>
          <w:ilvl w:val="0"/>
          <w:numId w:val="28"/>
        </w:numPr>
        <w:spacing w:line="276" w:lineRule="auto"/>
        <w:jc w:val="left"/>
        <w:rPr>
          <w:ins w:id="1009" w:author="Tranbaut, Alicia" w:date="2023-08-30T19:44:00Z"/>
          <w:rFonts w:ascii="Arial" w:hAnsi="Arial" w:cs="Arial"/>
          <w:sz w:val="20"/>
          <w:szCs w:val="20"/>
          <w:highlight w:val="yellow"/>
          <w:rPrChange w:id="1010" w:author="Lanciani, Marcello" w:date="2023-10-04T10:38:00Z">
            <w:rPr>
              <w:ins w:id="1011" w:author="Tranbaut, Alicia" w:date="2023-08-30T19:44:00Z"/>
              <w:rFonts w:ascii="Arial" w:hAnsi="Arial" w:cs="Arial"/>
              <w:sz w:val="20"/>
              <w:szCs w:val="20"/>
            </w:rPr>
          </w:rPrChange>
        </w:rPr>
        <w:pPrChange w:id="1012" w:author="Lanciani, Marcello" w:date="2023-10-04T10:37:00Z">
          <w:pPr>
            <w:pStyle w:val="ListParagraph"/>
            <w:numPr>
              <w:numId w:val="28"/>
            </w:numPr>
            <w:ind w:hanging="360"/>
            <w:jc w:val="left"/>
          </w:pPr>
        </w:pPrChange>
      </w:pPr>
      <w:r w:rsidRPr="00EC0B03">
        <w:rPr>
          <w:rFonts w:ascii="Arial" w:hAnsi="Arial" w:cs="Arial"/>
          <w:sz w:val="20"/>
          <w:szCs w:val="20"/>
        </w:rPr>
        <w:t xml:space="preserve">If the bank reports material currency in sheet “0_Identification", value in cells </w:t>
      </w:r>
      <w:del w:id="1013" w:author="Puellbeck, Julia" w:date="2023-08-30T16:45:00Z">
        <w:r w:rsidRPr="00EC0B03" w:rsidDel="00EE6A2D">
          <w:rPr>
            <w:rFonts w:ascii="Arial" w:hAnsi="Arial" w:cs="Arial"/>
            <w:sz w:val="20"/>
            <w:szCs w:val="20"/>
          </w:rPr>
          <w:delText>D20</w:delText>
        </w:r>
      </w:del>
      <w:ins w:id="1014" w:author="Puellbeck, Julia" w:date="2023-08-30T16:45:00Z">
        <w:r w:rsidR="00EE6A2D" w:rsidRPr="00EC0B03">
          <w:rPr>
            <w:rFonts w:ascii="Arial" w:hAnsi="Arial" w:cs="Arial"/>
            <w:sz w:val="20"/>
            <w:szCs w:val="20"/>
          </w:rPr>
          <w:t>D23</w:t>
        </w:r>
      </w:ins>
      <w:r w:rsidRPr="00EC0B03">
        <w:rPr>
          <w:rFonts w:ascii="Arial" w:hAnsi="Arial" w:cs="Arial"/>
          <w:sz w:val="20"/>
          <w:szCs w:val="20"/>
        </w:rPr>
        <w:t xml:space="preserve">, then the bank reports EVE and NII / Earnings sensitivities in sheet “6_IRRBB_Additional”, cells </w:t>
      </w:r>
      <w:del w:id="1015" w:author="Puellbeck, Julia" w:date="2023-08-30T17:11:00Z">
        <w:r w:rsidRPr="00EC0B03" w:rsidDel="00FE555D">
          <w:rPr>
            <w:rFonts w:ascii="Arial" w:hAnsi="Arial" w:cs="Arial"/>
            <w:sz w:val="20"/>
            <w:szCs w:val="20"/>
            <w:highlight w:val="yellow"/>
            <w:rPrChange w:id="1016" w:author="Lanciani, Marcello" w:date="2023-10-04T10:38:00Z">
              <w:rPr>
                <w:rFonts w:ascii="Arial" w:hAnsi="Arial" w:cs="Arial"/>
                <w:sz w:val="20"/>
                <w:szCs w:val="20"/>
              </w:rPr>
            </w:rPrChange>
          </w:rPr>
          <w:delText>I</w:delText>
        </w:r>
      </w:del>
      <w:ins w:id="1017" w:author="Puellbeck, Julia" w:date="2023-08-30T17:16:00Z">
        <w:del w:id="1018" w:author="Tranbaut, Alicia" w:date="2023-08-30T19:44:00Z">
          <w:r w:rsidR="00FE555D" w:rsidRPr="00EC0B03" w:rsidDel="00110327">
            <w:rPr>
              <w:rFonts w:ascii="Arial" w:hAnsi="Arial" w:cs="Arial"/>
              <w:sz w:val="20"/>
              <w:szCs w:val="20"/>
              <w:highlight w:val="yellow"/>
              <w:rPrChange w:id="1019" w:author="Lanciani, Marcello" w:date="2023-10-04T10:38:00Z">
                <w:rPr>
                  <w:rFonts w:ascii="Arial" w:hAnsi="Arial" w:cs="Arial"/>
                  <w:sz w:val="20"/>
                  <w:szCs w:val="20"/>
                </w:rPr>
              </w:rPrChange>
            </w:rPr>
            <w:delText xml:space="preserve"> </w:delText>
          </w:r>
        </w:del>
      </w:ins>
      <w:ins w:id="1020" w:author="Tranbaut, Alicia" w:date="2023-08-30T19:44:00Z">
        <w:r w:rsidR="00110327" w:rsidRPr="00EC0B03">
          <w:rPr>
            <w:rFonts w:ascii="Arial" w:hAnsi="Arial" w:cs="Arial"/>
            <w:sz w:val="20"/>
            <w:szCs w:val="20"/>
            <w:highlight w:val="yellow"/>
            <w:rPrChange w:id="1021" w:author="Lanciani, Marcello" w:date="2023-10-04T10:38:00Z">
              <w:rPr>
                <w:rFonts w:ascii="Arial" w:hAnsi="Arial" w:cs="Arial"/>
                <w:sz w:val="20"/>
                <w:szCs w:val="20"/>
              </w:rPr>
            </w:rPrChange>
          </w:rPr>
          <w:t>J10, J13-J15, J18-23, J25-26, J28, J31, J34, J36, J39, J42-43, J45-J52</w:t>
        </w:r>
      </w:ins>
    </w:p>
    <w:p w14:paraId="7CC5881A" w14:textId="09E14F18" w:rsidR="005E7D84" w:rsidRPr="00EC0B03" w:rsidDel="00110327" w:rsidRDefault="00FE555D" w:rsidP="00EC0B03">
      <w:pPr>
        <w:pStyle w:val="Bullet1"/>
        <w:numPr>
          <w:ilvl w:val="0"/>
          <w:numId w:val="0"/>
        </w:numPr>
        <w:spacing w:line="276" w:lineRule="auto"/>
        <w:ind w:left="1287" w:hanging="360"/>
        <w:rPr>
          <w:del w:id="1022" w:author="Tranbaut, Alicia" w:date="2023-08-30T19:44:00Z"/>
          <w:rFonts w:ascii="Arial" w:hAnsi="Arial" w:cs="Arial"/>
          <w:sz w:val="20"/>
          <w:szCs w:val="20"/>
          <w:rPrChange w:id="1023" w:author="Lanciani, Marcello" w:date="2023-10-04T10:38:00Z">
            <w:rPr>
              <w:del w:id="1024" w:author="Tranbaut, Alicia" w:date="2023-08-30T19:44:00Z"/>
            </w:rPr>
          </w:rPrChange>
        </w:rPr>
        <w:pPrChange w:id="1025" w:author="Lanciani, Marcello" w:date="2023-10-04T10:37:00Z">
          <w:pPr>
            <w:pStyle w:val="Bullet1"/>
            <w:numPr>
              <w:numId w:val="0"/>
            </w:numPr>
          </w:pPr>
        </w:pPrChange>
      </w:pPr>
      <w:ins w:id="1026" w:author="Puellbeck, Julia" w:date="2023-08-30T17:16:00Z">
        <w:del w:id="1027" w:author="Tranbaut, Alicia" w:date="2023-08-30T19:44:00Z">
          <w:r w:rsidRPr="00EC0B03" w:rsidDel="00110327">
            <w:rPr>
              <w:rFonts w:ascii="Arial" w:hAnsi="Arial" w:cs="Arial"/>
              <w:sz w:val="20"/>
              <w:szCs w:val="20"/>
              <w:rPrChange w:id="1028" w:author="Lanciani, Marcello" w:date="2023-10-04T10:38:00Z">
                <w:rPr/>
              </w:rPrChange>
            </w:rPr>
            <w:delText>J10, J18-23, J25-26, J28, J31, J34, J36, J39, J42-43, J45, J47, J49, J51</w:delText>
          </w:r>
        </w:del>
      </w:ins>
      <w:del w:id="1029" w:author="Tranbaut, Alicia" w:date="2023-08-30T19:44:00Z">
        <w:r w:rsidR="005E7D84" w:rsidRPr="00EC0B03" w:rsidDel="00110327">
          <w:rPr>
            <w:rFonts w:ascii="Arial" w:hAnsi="Arial" w:cs="Arial"/>
            <w:sz w:val="20"/>
            <w:szCs w:val="20"/>
            <w:rPrChange w:id="1030" w:author="Lanciani, Marcello" w:date="2023-10-04T10:38:00Z">
              <w:rPr/>
            </w:rPrChange>
          </w:rPr>
          <w:delText>12, I13, I21, I22, I23, I24, I25, I26, I28, I30, I33, I36, I38, I41</w:delText>
        </w:r>
      </w:del>
    </w:p>
    <w:p w14:paraId="23A3F12F" w14:textId="77777777" w:rsidR="00110327" w:rsidRPr="00EC0B03" w:rsidRDefault="00110327" w:rsidP="00EC0B03">
      <w:pPr>
        <w:pStyle w:val="Bullet1"/>
        <w:numPr>
          <w:ilvl w:val="0"/>
          <w:numId w:val="0"/>
        </w:numPr>
        <w:spacing w:line="276" w:lineRule="auto"/>
        <w:ind w:left="1287" w:hanging="360"/>
        <w:rPr>
          <w:ins w:id="1031" w:author="Tranbaut, Alicia" w:date="2023-08-30T19:44:00Z"/>
          <w:rFonts w:ascii="Arial" w:hAnsi="Arial" w:cs="Arial"/>
          <w:sz w:val="20"/>
          <w:szCs w:val="20"/>
          <w:rPrChange w:id="1032" w:author="Lanciani, Marcello" w:date="2023-10-04T10:38:00Z">
            <w:rPr>
              <w:ins w:id="1033" w:author="Tranbaut, Alicia" w:date="2023-08-30T19:44:00Z"/>
            </w:rPr>
          </w:rPrChange>
        </w:rPr>
        <w:pPrChange w:id="1034" w:author="Lanciani, Marcello" w:date="2023-10-04T10:37:00Z">
          <w:pPr>
            <w:pStyle w:val="Bullet1"/>
            <w:numPr>
              <w:numId w:val="28"/>
            </w:numPr>
            <w:ind w:left="720"/>
          </w:pPr>
        </w:pPrChange>
      </w:pPr>
    </w:p>
    <w:p w14:paraId="300120CA" w14:textId="77777777" w:rsidR="00DA6859" w:rsidRPr="00EC0B03" w:rsidRDefault="00DA6859" w:rsidP="00EC0B03">
      <w:pPr>
        <w:pStyle w:val="Bullet1"/>
        <w:numPr>
          <w:ilvl w:val="0"/>
          <w:numId w:val="0"/>
        </w:numPr>
        <w:spacing w:line="276" w:lineRule="auto"/>
        <w:ind w:left="360" w:hanging="360"/>
        <w:rPr>
          <w:ins w:id="1035" w:author="Puellbeck, Julia" w:date="2023-08-30T17:18:00Z"/>
          <w:rFonts w:ascii="Arial" w:hAnsi="Arial" w:cs="Arial"/>
          <w:sz w:val="20"/>
          <w:szCs w:val="20"/>
          <w:rPrChange w:id="1036" w:author="Lanciani, Marcello" w:date="2023-10-04T10:38:00Z">
            <w:rPr>
              <w:ins w:id="1037" w:author="Puellbeck, Julia" w:date="2023-08-30T17:18:00Z"/>
            </w:rPr>
          </w:rPrChange>
        </w:rPr>
        <w:pPrChange w:id="1038" w:author="Lanciani, Marcello" w:date="2023-10-04T10:37:00Z">
          <w:pPr>
            <w:pStyle w:val="Bullet1"/>
          </w:pPr>
        </w:pPrChange>
      </w:pPr>
      <w:ins w:id="1039" w:author="Puellbeck, Julia" w:date="2023-08-30T17:18:00Z">
        <w:r w:rsidRPr="00EC0B03">
          <w:rPr>
            <w:rFonts w:ascii="Arial" w:hAnsi="Arial" w:cs="Arial"/>
            <w:sz w:val="20"/>
            <w:szCs w:val="20"/>
            <w:highlight w:val="yellow"/>
            <w:rPrChange w:id="1040" w:author="Lanciani, Marcello" w:date="2023-10-04T10:38:00Z">
              <w:rPr/>
            </w:rPrChange>
          </w:rPr>
          <w:t>All cells with drop-down menus should be prohibited from getting non-menu values.</w:t>
        </w:r>
        <w:r w:rsidRPr="00EC0B03">
          <w:rPr>
            <w:rFonts w:ascii="Arial" w:hAnsi="Arial" w:cs="Arial"/>
            <w:sz w:val="20"/>
            <w:szCs w:val="20"/>
            <w:rPrChange w:id="1041" w:author="Lanciani, Marcello" w:date="2023-10-04T10:38:00Z">
              <w:rPr/>
            </w:rPrChange>
          </w:rPr>
          <w:t xml:space="preserve"> </w:t>
        </w:r>
      </w:ins>
    </w:p>
    <w:p w14:paraId="4103385E" w14:textId="5E98661C" w:rsidR="005E7D84" w:rsidRPr="00EC0B03" w:rsidRDefault="005E7D84" w:rsidP="00EC0B03">
      <w:pPr>
        <w:spacing w:line="276" w:lineRule="auto"/>
        <w:jc w:val="left"/>
        <w:rPr>
          <w:rFonts w:ascii="Arial" w:hAnsi="Arial" w:cs="Arial"/>
          <w:sz w:val="20"/>
          <w:szCs w:val="20"/>
        </w:rPr>
        <w:pPrChange w:id="1042" w:author="Lanciani, Marcello" w:date="2023-10-04T10:37:00Z">
          <w:pPr>
            <w:jc w:val="left"/>
          </w:pPr>
        </w:pPrChange>
      </w:pPr>
    </w:p>
    <w:p w14:paraId="25CE37B0" w14:textId="0A174521" w:rsidR="00333BC8" w:rsidRPr="00EC0B03" w:rsidRDefault="00333BC8" w:rsidP="00EC0B03">
      <w:pPr>
        <w:spacing w:line="276" w:lineRule="auto"/>
        <w:rPr>
          <w:rFonts w:ascii="Arial" w:hAnsi="Arial" w:cs="Arial"/>
          <w:b/>
          <w:bCs/>
          <w:sz w:val="20"/>
          <w:szCs w:val="20"/>
          <w:u w:val="single"/>
        </w:rPr>
        <w:pPrChange w:id="1043" w:author="Lanciani, Marcello" w:date="2023-10-04T10:37:00Z">
          <w:pPr/>
        </w:pPrChange>
      </w:pPr>
      <w:r w:rsidRPr="00EC0B03">
        <w:rPr>
          <w:rFonts w:ascii="Arial" w:hAnsi="Arial" w:cs="Arial"/>
          <w:b/>
          <w:bCs/>
          <w:sz w:val="20"/>
          <w:szCs w:val="20"/>
          <w:u w:val="single"/>
        </w:rPr>
        <w:t xml:space="preserve">TEMPLATE 06 </w:t>
      </w:r>
      <w:ins w:id="1044" w:author="Bousquet, Anthony" w:date="2023-09-27T18:09:00Z">
        <w:r w:rsidR="00620B03" w:rsidRPr="00EC0B03">
          <w:rPr>
            <w:rFonts w:ascii="Arial" w:hAnsi="Arial" w:cs="Arial"/>
            <w:b/>
            <w:bCs/>
            <w:sz w:val="20"/>
            <w:szCs w:val="20"/>
            <w:u w:val="single"/>
          </w:rPr>
          <w:t xml:space="preserve">Financial </w:t>
        </w:r>
      </w:ins>
      <w:del w:id="1045" w:author="Bousquet, Anthony" w:date="2023-09-27T18:09:00Z">
        <w:r w:rsidRPr="00EC0B03" w:rsidDel="00620B03">
          <w:rPr>
            <w:rFonts w:ascii="Arial" w:hAnsi="Arial" w:cs="Arial"/>
            <w:b/>
            <w:bCs/>
            <w:sz w:val="20"/>
            <w:szCs w:val="20"/>
            <w:u w:val="single"/>
          </w:rPr>
          <w:delText xml:space="preserve">Capital </w:delText>
        </w:r>
      </w:del>
      <w:r w:rsidRPr="00EC0B03">
        <w:rPr>
          <w:rFonts w:ascii="Arial" w:hAnsi="Arial" w:cs="Arial"/>
          <w:b/>
          <w:bCs/>
          <w:sz w:val="20"/>
          <w:szCs w:val="20"/>
          <w:u w:val="single"/>
        </w:rPr>
        <w:t>Projections and Underlying Assumptions</w:t>
      </w:r>
    </w:p>
    <w:p w14:paraId="733B29FC" w14:textId="77777777" w:rsidR="00333BC8" w:rsidRPr="00EC0B03" w:rsidRDefault="00333BC8" w:rsidP="00EC0B03">
      <w:pPr>
        <w:spacing w:before="120" w:after="200" w:line="276" w:lineRule="auto"/>
        <w:jc w:val="left"/>
        <w:rPr>
          <w:rFonts w:ascii="Arial" w:hAnsi="Arial" w:cs="Arial"/>
          <w:sz w:val="20"/>
          <w:szCs w:val="20"/>
          <w:u w:val="single"/>
        </w:rPr>
      </w:pPr>
      <w:r w:rsidRPr="00EC0B03">
        <w:rPr>
          <w:rFonts w:ascii="Arial" w:hAnsi="Arial" w:cs="Arial"/>
          <w:sz w:val="20"/>
          <w:szCs w:val="20"/>
          <w:u w:val="single"/>
        </w:rPr>
        <w:t>Sheet “0_Identification”:</w:t>
      </w:r>
    </w:p>
    <w:p w14:paraId="3FC69A97" w14:textId="18594625" w:rsidR="00333BC8" w:rsidRPr="00EC0B03" w:rsidRDefault="00333BC8" w:rsidP="00EC0B03">
      <w:pPr>
        <w:pStyle w:val="ListParagraph"/>
        <w:numPr>
          <w:ilvl w:val="0"/>
          <w:numId w:val="29"/>
        </w:numPr>
        <w:spacing w:before="120" w:after="200" w:line="276" w:lineRule="auto"/>
        <w:jc w:val="left"/>
        <w:rPr>
          <w:rFonts w:ascii="Arial" w:hAnsi="Arial" w:cs="Arial"/>
          <w:sz w:val="20"/>
          <w:szCs w:val="20"/>
        </w:rPr>
      </w:pPr>
      <w:r w:rsidRPr="00EC0B03">
        <w:rPr>
          <w:rFonts w:ascii="Arial" w:hAnsi="Arial" w:cs="Arial"/>
          <w:sz w:val="20"/>
          <w:szCs w:val="20"/>
        </w:rPr>
        <w:t>Identification data points should be checked against other STE templates</w:t>
      </w:r>
      <w:ins w:id="1046" w:author="Bousquet, Anthony" w:date="2023-09-27T18:10:00Z">
        <w:r w:rsidR="00620B03" w:rsidRPr="00EC0B03">
          <w:rPr>
            <w:rFonts w:ascii="Arial" w:hAnsi="Arial" w:cs="Arial"/>
            <w:sz w:val="20"/>
            <w:szCs w:val="20"/>
          </w:rPr>
          <w:t>, EBA Funding Plans</w:t>
        </w:r>
      </w:ins>
      <w:r w:rsidRPr="00EC0B03">
        <w:rPr>
          <w:rFonts w:ascii="Arial" w:hAnsi="Arial" w:cs="Arial"/>
          <w:sz w:val="20"/>
          <w:szCs w:val="20"/>
        </w:rPr>
        <w:t xml:space="preserve"> and FINREP/COREP, to ensure consistency/accuracy.</w:t>
      </w:r>
    </w:p>
    <w:p w14:paraId="41255804" w14:textId="28E8004B" w:rsidR="00333BC8" w:rsidRPr="00EC0B03" w:rsidRDefault="00333BC8" w:rsidP="00EC0B03">
      <w:pPr>
        <w:pStyle w:val="ListParagraph"/>
        <w:numPr>
          <w:ilvl w:val="0"/>
          <w:numId w:val="29"/>
        </w:numPr>
        <w:spacing w:before="120" w:after="200" w:line="276" w:lineRule="auto"/>
        <w:jc w:val="left"/>
        <w:rPr>
          <w:rFonts w:ascii="Arial" w:hAnsi="Arial" w:cs="Arial"/>
          <w:sz w:val="20"/>
          <w:szCs w:val="20"/>
        </w:rPr>
      </w:pPr>
      <w:r w:rsidRPr="00EC0B03">
        <w:rPr>
          <w:rFonts w:ascii="Arial" w:hAnsi="Arial" w:cs="Arial"/>
          <w:sz w:val="20"/>
          <w:szCs w:val="20"/>
        </w:rPr>
        <w:t>Reference date should be equal to 31/12/202</w:t>
      </w:r>
      <w:ins w:id="1047" w:author="Bousquet, Anthony" w:date="2023-09-27T18:10:00Z">
        <w:r w:rsidR="00620B03" w:rsidRPr="00EC0B03">
          <w:rPr>
            <w:rFonts w:ascii="Arial" w:hAnsi="Arial" w:cs="Arial"/>
            <w:sz w:val="20"/>
            <w:szCs w:val="20"/>
          </w:rPr>
          <w:t>3</w:t>
        </w:r>
      </w:ins>
      <w:del w:id="1048" w:author="Bousquet, Anthony" w:date="2023-09-27T18:10:00Z">
        <w:r w:rsidRPr="00EC0B03" w:rsidDel="00620B03">
          <w:rPr>
            <w:rFonts w:ascii="Arial" w:hAnsi="Arial" w:cs="Arial"/>
            <w:sz w:val="20"/>
            <w:szCs w:val="20"/>
          </w:rPr>
          <w:delText>2</w:delText>
        </w:r>
      </w:del>
      <w:r w:rsidRPr="00EC0B03">
        <w:rPr>
          <w:rFonts w:ascii="Arial" w:hAnsi="Arial" w:cs="Arial"/>
          <w:sz w:val="20"/>
          <w:szCs w:val="20"/>
        </w:rPr>
        <w:t xml:space="preserve"> </w:t>
      </w:r>
    </w:p>
    <w:p w14:paraId="50AE5E07" w14:textId="1270D27D" w:rsidR="00333BC8" w:rsidRPr="00EC0B03" w:rsidDel="00EC0B03" w:rsidRDefault="00333BC8" w:rsidP="00EC0B03">
      <w:pPr>
        <w:spacing w:before="120" w:after="200" w:line="276" w:lineRule="auto"/>
        <w:jc w:val="left"/>
        <w:rPr>
          <w:del w:id="1049" w:author="Lanciani, Marcello" w:date="2023-10-04T10:39:00Z"/>
          <w:rFonts w:ascii="Arial" w:hAnsi="Arial" w:cs="Arial"/>
          <w:sz w:val="20"/>
          <w:szCs w:val="20"/>
          <w:u w:val="single"/>
        </w:rPr>
      </w:pPr>
    </w:p>
    <w:p w14:paraId="4C5A24CF" w14:textId="77777777" w:rsidR="00333BC8" w:rsidRPr="00EC0B03" w:rsidRDefault="00333BC8" w:rsidP="00EC0B03">
      <w:pPr>
        <w:spacing w:before="120" w:after="200" w:line="276" w:lineRule="auto"/>
        <w:jc w:val="left"/>
        <w:rPr>
          <w:rFonts w:ascii="Arial" w:hAnsi="Arial" w:cs="Arial"/>
          <w:sz w:val="20"/>
          <w:szCs w:val="20"/>
          <w:u w:val="single"/>
        </w:rPr>
      </w:pPr>
      <w:r w:rsidRPr="00EC0B03">
        <w:rPr>
          <w:rFonts w:ascii="Arial" w:hAnsi="Arial" w:cs="Arial"/>
          <w:sz w:val="20"/>
          <w:szCs w:val="20"/>
          <w:u w:val="single"/>
        </w:rPr>
        <w:t>Sheet “1_Capital Projections”:</w:t>
      </w:r>
    </w:p>
    <w:p w14:paraId="3942F31D" w14:textId="77777777" w:rsidR="00333BC8" w:rsidRPr="00EC0B03" w:rsidRDefault="00333BC8" w:rsidP="00EC0B03">
      <w:pPr>
        <w:pStyle w:val="ListParagraph"/>
        <w:numPr>
          <w:ilvl w:val="0"/>
          <w:numId w:val="13"/>
        </w:numPr>
        <w:spacing w:before="120" w:after="200" w:line="276" w:lineRule="auto"/>
        <w:ind w:left="714" w:hanging="357"/>
        <w:jc w:val="left"/>
        <w:rPr>
          <w:rFonts w:ascii="Arial" w:hAnsi="Arial" w:cs="Arial"/>
          <w:sz w:val="20"/>
          <w:szCs w:val="20"/>
          <w:u w:val="single"/>
        </w:rPr>
      </w:pPr>
      <w:commentRangeStart w:id="1050"/>
      <w:r w:rsidRPr="00EC0B03">
        <w:rPr>
          <w:rFonts w:ascii="Arial" w:hAnsi="Arial" w:cs="Arial"/>
          <w:sz w:val="20"/>
          <w:szCs w:val="20"/>
        </w:rPr>
        <w:t xml:space="preserve">All cells with drop-down menus should be prohibited from getting non-menu values. </w:t>
      </w:r>
      <w:commentRangeEnd w:id="1050"/>
      <w:r w:rsidR="00497076" w:rsidRPr="00EC0B03">
        <w:rPr>
          <w:rStyle w:val="CommentReference"/>
          <w:rFonts w:ascii="Arial" w:hAnsi="Arial" w:cs="Arial"/>
          <w:sz w:val="20"/>
          <w:szCs w:val="20"/>
          <w:rPrChange w:id="1051" w:author="Lanciani, Marcello" w:date="2023-10-04T10:38:00Z">
            <w:rPr>
              <w:rStyle w:val="CommentReference"/>
            </w:rPr>
          </w:rPrChange>
        </w:rPr>
        <w:commentReference w:id="1050"/>
      </w:r>
    </w:p>
    <w:p w14:paraId="5875782D" w14:textId="7043A1B0" w:rsidR="00333BC8" w:rsidRPr="00EC0B03" w:rsidRDefault="00333BC8" w:rsidP="00EC0B03">
      <w:pPr>
        <w:pStyle w:val="ListParagraph"/>
        <w:numPr>
          <w:ilvl w:val="0"/>
          <w:numId w:val="13"/>
        </w:numPr>
        <w:spacing w:before="120" w:after="200" w:line="276" w:lineRule="auto"/>
        <w:ind w:left="714" w:hanging="357"/>
        <w:jc w:val="left"/>
        <w:rPr>
          <w:rFonts w:ascii="Arial" w:hAnsi="Arial" w:cs="Arial"/>
          <w:sz w:val="20"/>
          <w:szCs w:val="20"/>
        </w:rPr>
      </w:pPr>
      <w:r w:rsidRPr="00EC0B03">
        <w:rPr>
          <w:rFonts w:ascii="Arial" w:hAnsi="Arial" w:cs="Arial"/>
          <w:sz w:val="20"/>
          <w:szCs w:val="20"/>
        </w:rPr>
        <w:t xml:space="preserve">Apart from drop-down menus (rows 9, 12, 15, 18, 25 and 31) and comment cells (col N, row 32), all cells should </w:t>
      </w:r>
      <w:commentRangeStart w:id="1052"/>
      <w:r w:rsidRPr="00EC0B03">
        <w:rPr>
          <w:rFonts w:ascii="Arial" w:hAnsi="Arial" w:cs="Arial"/>
          <w:sz w:val="20"/>
          <w:szCs w:val="20"/>
        </w:rPr>
        <w:t xml:space="preserve">be positive, numeric values, reported in </w:t>
      </w:r>
      <w:r w:rsidR="00EC7FEE" w:rsidRPr="00EC0B03">
        <w:rPr>
          <w:rFonts w:ascii="Arial" w:hAnsi="Arial" w:cs="Arial"/>
          <w:sz w:val="20"/>
          <w:szCs w:val="20"/>
        </w:rPr>
        <w:t xml:space="preserve">thousands </w:t>
      </w:r>
      <w:r w:rsidRPr="00EC0B03">
        <w:rPr>
          <w:rFonts w:ascii="Arial" w:hAnsi="Arial" w:cs="Arial"/>
          <w:sz w:val="20"/>
          <w:szCs w:val="20"/>
        </w:rPr>
        <w:t xml:space="preserve">of euros (EUR) or empty </w:t>
      </w:r>
      <w:commentRangeEnd w:id="1052"/>
      <w:r w:rsidR="008F64B4" w:rsidRPr="00EC0B03">
        <w:rPr>
          <w:rStyle w:val="CommentReference"/>
          <w:rFonts w:ascii="Arial" w:hAnsi="Arial" w:cs="Arial"/>
          <w:sz w:val="20"/>
          <w:szCs w:val="20"/>
          <w:rPrChange w:id="1053" w:author="Lanciani, Marcello" w:date="2023-10-04T10:38:00Z">
            <w:rPr>
              <w:rStyle w:val="CommentReference"/>
            </w:rPr>
          </w:rPrChange>
        </w:rPr>
        <w:commentReference w:id="1052"/>
      </w:r>
      <w:r w:rsidRPr="00EC0B03">
        <w:rPr>
          <w:rFonts w:ascii="Arial" w:hAnsi="Arial" w:cs="Arial"/>
          <w:sz w:val="20"/>
          <w:szCs w:val="20"/>
        </w:rPr>
        <w:t>– where not prescribed according to data validation rules.</w:t>
      </w:r>
    </w:p>
    <w:p w14:paraId="2D902B9E" w14:textId="77777777" w:rsidR="00333BC8" w:rsidRPr="00EC0B03" w:rsidRDefault="00333BC8" w:rsidP="00EC0B03">
      <w:pPr>
        <w:spacing w:before="120" w:after="200" w:line="276" w:lineRule="auto"/>
        <w:jc w:val="left"/>
        <w:rPr>
          <w:rFonts w:ascii="Arial" w:hAnsi="Arial" w:cs="Arial"/>
          <w:sz w:val="20"/>
          <w:szCs w:val="20"/>
          <w:u w:val="single"/>
        </w:rPr>
      </w:pPr>
      <w:r w:rsidRPr="00EC0B03">
        <w:rPr>
          <w:rFonts w:ascii="Arial" w:hAnsi="Arial" w:cs="Arial"/>
          <w:sz w:val="20"/>
          <w:szCs w:val="20"/>
          <w:u w:val="single"/>
        </w:rPr>
        <w:t>Sheet “2_Macro_Financial”:</w:t>
      </w:r>
    </w:p>
    <w:p w14:paraId="0A5D665C" w14:textId="2C26B5F9" w:rsidR="00620B03" w:rsidRPr="00EC0B03" w:rsidRDefault="00620B03" w:rsidP="00EC0B03">
      <w:pPr>
        <w:pStyle w:val="ListParagraph"/>
        <w:numPr>
          <w:ilvl w:val="0"/>
          <w:numId w:val="13"/>
        </w:numPr>
        <w:spacing w:before="120" w:after="200" w:line="276" w:lineRule="auto"/>
        <w:ind w:left="714" w:hanging="357"/>
        <w:jc w:val="left"/>
        <w:rPr>
          <w:ins w:id="1054" w:author="Bousquet, Anthony" w:date="2023-09-27T18:13:00Z"/>
          <w:rFonts w:ascii="Arial" w:hAnsi="Arial" w:cs="Arial"/>
          <w:sz w:val="20"/>
          <w:szCs w:val="20"/>
        </w:rPr>
      </w:pPr>
      <w:commentRangeStart w:id="1055"/>
      <w:ins w:id="1056" w:author="Bousquet, Anthony" w:date="2023-09-27T18:13:00Z">
        <w:r w:rsidRPr="00EC0B03">
          <w:rPr>
            <w:rFonts w:ascii="Arial" w:hAnsi="Arial" w:cs="Arial"/>
            <w:sz w:val="20"/>
            <w:szCs w:val="20"/>
          </w:rPr>
          <w:t xml:space="preserve">All cells with drop-down menus should be prohibited from getting non-menu values.  </w:t>
        </w:r>
        <w:commentRangeEnd w:id="1055"/>
        <w:r w:rsidRPr="00EC0B03">
          <w:rPr>
            <w:rStyle w:val="CommentReference"/>
            <w:rFonts w:ascii="Arial" w:hAnsi="Arial" w:cs="Arial"/>
            <w:sz w:val="20"/>
            <w:szCs w:val="20"/>
            <w:rPrChange w:id="1057" w:author="Lanciani, Marcello" w:date="2023-10-04T10:38:00Z">
              <w:rPr>
                <w:rStyle w:val="CommentReference"/>
                <w:rFonts w:ascii="Arial" w:hAnsi="Arial" w:cs="Arial"/>
              </w:rPr>
            </w:rPrChange>
          </w:rPr>
          <w:commentReference w:id="1055"/>
        </w:r>
      </w:ins>
    </w:p>
    <w:p w14:paraId="0EE61B00" w14:textId="5091F47E" w:rsidR="00333BC8" w:rsidRPr="00EC0B03" w:rsidRDefault="00333BC8" w:rsidP="00EC0B03">
      <w:pPr>
        <w:pStyle w:val="ListParagraph"/>
        <w:numPr>
          <w:ilvl w:val="0"/>
          <w:numId w:val="13"/>
        </w:numPr>
        <w:spacing w:before="120" w:after="200" w:line="276" w:lineRule="auto"/>
        <w:ind w:left="714" w:hanging="357"/>
        <w:jc w:val="left"/>
        <w:rPr>
          <w:rFonts w:ascii="Arial" w:hAnsi="Arial" w:cs="Arial"/>
          <w:sz w:val="20"/>
          <w:szCs w:val="20"/>
        </w:rPr>
      </w:pPr>
      <w:r w:rsidRPr="00EC0B03">
        <w:rPr>
          <w:rFonts w:ascii="Arial" w:hAnsi="Arial" w:cs="Arial"/>
          <w:sz w:val="20"/>
          <w:szCs w:val="20"/>
        </w:rPr>
        <w:t>Cell D6 is a drop-down menu – its content should be non-empty</w:t>
      </w:r>
    </w:p>
    <w:p w14:paraId="2CA6973B" w14:textId="77777777" w:rsidR="00333BC8" w:rsidRPr="00EC0B03" w:rsidRDefault="00333BC8" w:rsidP="00EC0B03">
      <w:pPr>
        <w:pStyle w:val="ListParagraph"/>
        <w:numPr>
          <w:ilvl w:val="0"/>
          <w:numId w:val="13"/>
        </w:numPr>
        <w:spacing w:before="120" w:after="200" w:line="276" w:lineRule="auto"/>
        <w:ind w:left="714" w:hanging="357"/>
        <w:jc w:val="left"/>
        <w:rPr>
          <w:rFonts w:ascii="Arial" w:hAnsi="Arial" w:cs="Arial"/>
          <w:sz w:val="20"/>
          <w:szCs w:val="20"/>
        </w:rPr>
      </w:pPr>
      <w:r w:rsidRPr="00EC0B03">
        <w:rPr>
          <w:rFonts w:ascii="Arial" w:hAnsi="Arial" w:cs="Arial"/>
          <w:sz w:val="20"/>
          <w:szCs w:val="20"/>
        </w:rPr>
        <w:t>Cells D7, D8 and D9 are also drop-down menus, that should abide by the following rules:</w:t>
      </w:r>
    </w:p>
    <w:p w14:paraId="0E04902C" w14:textId="092D6692" w:rsidR="00333BC8" w:rsidRPr="00EC0B03" w:rsidRDefault="00333BC8" w:rsidP="00EC0B03">
      <w:pPr>
        <w:pStyle w:val="ListParagraph"/>
        <w:numPr>
          <w:ilvl w:val="1"/>
          <w:numId w:val="13"/>
        </w:numPr>
        <w:spacing w:before="120" w:after="200" w:line="276" w:lineRule="auto"/>
        <w:jc w:val="left"/>
        <w:rPr>
          <w:rFonts w:ascii="Arial" w:hAnsi="Arial" w:cs="Arial"/>
          <w:sz w:val="20"/>
          <w:szCs w:val="20"/>
        </w:rPr>
      </w:pPr>
      <w:r w:rsidRPr="00EC0B03">
        <w:rPr>
          <w:rFonts w:ascii="Arial" w:hAnsi="Arial" w:cs="Arial"/>
          <w:sz w:val="20"/>
          <w:szCs w:val="20"/>
        </w:rPr>
        <w:t xml:space="preserve">Cell D7 cannot be </w:t>
      </w:r>
      <w:r w:rsidR="00655236" w:rsidRPr="00EC0B03">
        <w:rPr>
          <w:rFonts w:ascii="Arial" w:hAnsi="Arial" w:cs="Arial"/>
          <w:sz w:val="20"/>
          <w:szCs w:val="20"/>
        </w:rPr>
        <w:t xml:space="preserve">empty </w:t>
      </w:r>
      <w:r w:rsidRPr="00EC0B03">
        <w:rPr>
          <w:rFonts w:ascii="Arial" w:hAnsi="Arial" w:cs="Arial"/>
          <w:sz w:val="20"/>
          <w:szCs w:val="20"/>
        </w:rPr>
        <w:t xml:space="preserve">if D8 or D9 are not </w:t>
      </w:r>
      <w:r w:rsidR="00655236" w:rsidRPr="00EC0B03">
        <w:rPr>
          <w:rFonts w:ascii="Arial" w:hAnsi="Arial" w:cs="Arial"/>
          <w:sz w:val="20"/>
          <w:szCs w:val="20"/>
        </w:rPr>
        <w:t>empty</w:t>
      </w:r>
    </w:p>
    <w:p w14:paraId="601BA460" w14:textId="6C51ED1B" w:rsidR="00333BC8" w:rsidRPr="00EC0B03" w:rsidRDefault="00333BC8" w:rsidP="00EC0B03">
      <w:pPr>
        <w:pStyle w:val="ListParagraph"/>
        <w:numPr>
          <w:ilvl w:val="1"/>
          <w:numId w:val="13"/>
        </w:numPr>
        <w:spacing w:before="120" w:after="200" w:line="276" w:lineRule="auto"/>
        <w:jc w:val="left"/>
        <w:rPr>
          <w:rFonts w:ascii="Arial" w:hAnsi="Arial" w:cs="Arial"/>
          <w:sz w:val="20"/>
          <w:szCs w:val="20"/>
        </w:rPr>
      </w:pPr>
      <w:r w:rsidRPr="00EC0B03">
        <w:rPr>
          <w:rFonts w:ascii="Arial" w:hAnsi="Arial" w:cs="Arial"/>
          <w:sz w:val="20"/>
          <w:szCs w:val="20"/>
        </w:rPr>
        <w:lastRenderedPageBreak/>
        <w:t xml:space="preserve">Cell D8 cannot be </w:t>
      </w:r>
      <w:r w:rsidR="00655236" w:rsidRPr="00EC0B03">
        <w:rPr>
          <w:rFonts w:ascii="Arial" w:hAnsi="Arial" w:cs="Arial"/>
          <w:sz w:val="20"/>
          <w:szCs w:val="20"/>
        </w:rPr>
        <w:t xml:space="preserve">empty </w:t>
      </w:r>
      <w:r w:rsidRPr="00EC0B03">
        <w:rPr>
          <w:rFonts w:ascii="Arial" w:hAnsi="Arial" w:cs="Arial"/>
          <w:sz w:val="20"/>
          <w:szCs w:val="20"/>
        </w:rPr>
        <w:t xml:space="preserve">if D9 is not </w:t>
      </w:r>
      <w:r w:rsidR="00655236" w:rsidRPr="00EC0B03">
        <w:rPr>
          <w:rFonts w:ascii="Arial" w:hAnsi="Arial" w:cs="Arial"/>
          <w:sz w:val="20"/>
          <w:szCs w:val="20"/>
        </w:rPr>
        <w:t>empty</w:t>
      </w:r>
    </w:p>
    <w:p w14:paraId="7A7A7E28" w14:textId="2F61D4CA" w:rsidR="00655236" w:rsidRPr="00EC0B03" w:rsidRDefault="00333BC8" w:rsidP="00EC0B03">
      <w:pPr>
        <w:pStyle w:val="ListParagraph"/>
        <w:numPr>
          <w:ilvl w:val="1"/>
          <w:numId w:val="13"/>
        </w:numPr>
        <w:spacing w:before="120" w:after="200" w:line="276" w:lineRule="auto"/>
        <w:jc w:val="left"/>
        <w:rPr>
          <w:rFonts w:ascii="Arial" w:hAnsi="Arial" w:cs="Arial"/>
          <w:sz w:val="20"/>
          <w:szCs w:val="20"/>
        </w:rPr>
      </w:pPr>
      <w:r w:rsidRPr="00EC0B03">
        <w:rPr>
          <w:rFonts w:ascii="Arial" w:hAnsi="Arial" w:cs="Arial"/>
          <w:sz w:val="20"/>
          <w:szCs w:val="20"/>
        </w:rPr>
        <w:t xml:space="preserve">Cell E7 cannot be </w:t>
      </w:r>
      <w:r w:rsidR="00655236" w:rsidRPr="00EC0B03">
        <w:rPr>
          <w:rFonts w:ascii="Arial" w:hAnsi="Arial" w:cs="Arial"/>
          <w:sz w:val="20"/>
          <w:szCs w:val="20"/>
        </w:rPr>
        <w:t>empty</w:t>
      </w:r>
      <w:r w:rsidRPr="00EC0B03">
        <w:rPr>
          <w:rFonts w:ascii="Arial" w:hAnsi="Arial" w:cs="Arial"/>
          <w:sz w:val="20"/>
          <w:szCs w:val="20"/>
        </w:rPr>
        <w:t xml:space="preserve"> if cell D7 is </w:t>
      </w:r>
      <w:r w:rsidR="00655236" w:rsidRPr="00EC0B03">
        <w:rPr>
          <w:rFonts w:ascii="Arial" w:hAnsi="Arial" w:cs="Arial"/>
          <w:sz w:val="20"/>
          <w:szCs w:val="20"/>
        </w:rPr>
        <w:t>not</w:t>
      </w:r>
      <w:r w:rsidRPr="00EC0B03">
        <w:rPr>
          <w:rFonts w:ascii="Arial" w:hAnsi="Arial" w:cs="Arial"/>
          <w:sz w:val="20"/>
          <w:szCs w:val="20"/>
        </w:rPr>
        <w:t xml:space="preserve"> </w:t>
      </w:r>
      <w:r w:rsidR="00655236" w:rsidRPr="00EC0B03">
        <w:rPr>
          <w:rFonts w:ascii="Arial" w:hAnsi="Arial" w:cs="Arial"/>
          <w:sz w:val="20"/>
          <w:szCs w:val="20"/>
        </w:rPr>
        <w:t xml:space="preserve">empty </w:t>
      </w:r>
    </w:p>
    <w:p w14:paraId="3B0CF383" w14:textId="4D116D15" w:rsidR="00333BC8" w:rsidRPr="00EC0B03" w:rsidRDefault="00333BC8" w:rsidP="00EC0B03">
      <w:pPr>
        <w:pStyle w:val="ListParagraph"/>
        <w:numPr>
          <w:ilvl w:val="1"/>
          <w:numId w:val="13"/>
        </w:numPr>
        <w:spacing w:before="120" w:after="200" w:line="276" w:lineRule="auto"/>
        <w:jc w:val="left"/>
        <w:rPr>
          <w:rFonts w:ascii="Arial" w:hAnsi="Arial" w:cs="Arial"/>
          <w:sz w:val="20"/>
          <w:szCs w:val="20"/>
        </w:rPr>
      </w:pPr>
      <w:r w:rsidRPr="00EC0B03">
        <w:rPr>
          <w:rFonts w:ascii="Arial" w:hAnsi="Arial" w:cs="Arial"/>
          <w:sz w:val="20"/>
          <w:szCs w:val="20"/>
        </w:rPr>
        <w:t xml:space="preserve">Cell E8 cannot be </w:t>
      </w:r>
      <w:r w:rsidR="00655236" w:rsidRPr="00EC0B03">
        <w:rPr>
          <w:rFonts w:ascii="Arial" w:hAnsi="Arial" w:cs="Arial"/>
          <w:sz w:val="20"/>
          <w:szCs w:val="20"/>
        </w:rPr>
        <w:t xml:space="preserve">empty </w:t>
      </w:r>
      <w:r w:rsidRPr="00EC0B03">
        <w:rPr>
          <w:rFonts w:ascii="Arial" w:hAnsi="Arial" w:cs="Arial"/>
          <w:sz w:val="20"/>
          <w:szCs w:val="20"/>
        </w:rPr>
        <w:t xml:space="preserve">if cell D8 is </w:t>
      </w:r>
      <w:r w:rsidR="00655236" w:rsidRPr="00EC0B03">
        <w:rPr>
          <w:rFonts w:ascii="Arial" w:hAnsi="Arial" w:cs="Arial"/>
          <w:sz w:val="20"/>
          <w:szCs w:val="20"/>
        </w:rPr>
        <w:t>not empty</w:t>
      </w:r>
    </w:p>
    <w:p w14:paraId="7AE6BD08" w14:textId="0500B40A" w:rsidR="00333BC8" w:rsidRPr="00EC0B03" w:rsidRDefault="00333BC8" w:rsidP="00EC0B03">
      <w:pPr>
        <w:pStyle w:val="ListParagraph"/>
        <w:numPr>
          <w:ilvl w:val="1"/>
          <w:numId w:val="13"/>
        </w:numPr>
        <w:spacing w:before="120" w:after="200" w:line="276" w:lineRule="auto"/>
        <w:jc w:val="left"/>
        <w:rPr>
          <w:rFonts w:ascii="Arial" w:hAnsi="Arial" w:cs="Arial"/>
          <w:sz w:val="20"/>
          <w:szCs w:val="20"/>
        </w:rPr>
      </w:pPr>
      <w:r w:rsidRPr="00EC0B03">
        <w:rPr>
          <w:rFonts w:ascii="Arial" w:hAnsi="Arial" w:cs="Arial"/>
          <w:sz w:val="20"/>
          <w:szCs w:val="20"/>
        </w:rPr>
        <w:t xml:space="preserve">Cell E9 cannot be </w:t>
      </w:r>
      <w:r w:rsidR="00655236" w:rsidRPr="00EC0B03">
        <w:rPr>
          <w:rFonts w:ascii="Arial" w:hAnsi="Arial" w:cs="Arial"/>
          <w:sz w:val="20"/>
          <w:szCs w:val="20"/>
        </w:rPr>
        <w:t xml:space="preserve">empty  </w:t>
      </w:r>
      <w:r w:rsidRPr="00EC0B03">
        <w:rPr>
          <w:rFonts w:ascii="Arial" w:hAnsi="Arial" w:cs="Arial"/>
          <w:sz w:val="20"/>
          <w:szCs w:val="20"/>
        </w:rPr>
        <w:t xml:space="preserve">if cell D9 is </w:t>
      </w:r>
      <w:r w:rsidR="00655236" w:rsidRPr="00EC0B03">
        <w:rPr>
          <w:rFonts w:ascii="Arial" w:hAnsi="Arial" w:cs="Arial"/>
          <w:sz w:val="20"/>
          <w:szCs w:val="20"/>
        </w:rPr>
        <w:t>not empty</w:t>
      </w:r>
    </w:p>
    <w:p w14:paraId="00EED0F3" w14:textId="4790921D" w:rsidR="00333BC8" w:rsidRPr="00EC0B03" w:rsidRDefault="00333BC8" w:rsidP="00EC0B03">
      <w:pPr>
        <w:pStyle w:val="ListParagraph"/>
        <w:numPr>
          <w:ilvl w:val="1"/>
          <w:numId w:val="13"/>
        </w:numPr>
        <w:spacing w:before="120" w:after="200" w:line="276" w:lineRule="auto"/>
        <w:jc w:val="left"/>
        <w:rPr>
          <w:rFonts w:ascii="Arial" w:hAnsi="Arial" w:cs="Arial"/>
          <w:sz w:val="20"/>
          <w:szCs w:val="20"/>
        </w:rPr>
      </w:pPr>
      <w:r w:rsidRPr="00EC0B03">
        <w:rPr>
          <w:rFonts w:ascii="Arial" w:hAnsi="Arial" w:cs="Arial"/>
          <w:sz w:val="20"/>
          <w:szCs w:val="20"/>
        </w:rPr>
        <w:t xml:space="preserve">There should not be identical values in cells D7, D8 and D9 (i.e. D7!=D8, D8!=D9 and D7!=D9) unless the value is </w:t>
      </w:r>
      <w:r w:rsidR="00655236" w:rsidRPr="00EC0B03">
        <w:rPr>
          <w:rFonts w:ascii="Arial" w:hAnsi="Arial" w:cs="Arial"/>
          <w:sz w:val="20"/>
          <w:szCs w:val="20"/>
        </w:rPr>
        <w:t>empty</w:t>
      </w:r>
      <w:r w:rsidRPr="00EC0B03">
        <w:rPr>
          <w:rFonts w:ascii="Arial" w:hAnsi="Arial" w:cs="Arial"/>
          <w:sz w:val="20"/>
          <w:szCs w:val="20"/>
        </w:rPr>
        <w:t>.</w:t>
      </w:r>
    </w:p>
    <w:p w14:paraId="64D2A343" w14:textId="77777777" w:rsidR="00333BC8" w:rsidRPr="00EC0B03" w:rsidRDefault="00333BC8" w:rsidP="00EC0B03">
      <w:pPr>
        <w:pStyle w:val="ListParagraph"/>
        <w:numPr>
          <w:ilvl w:val="0"/>
          <w:numId w:val="13"/>
        </w:numPr>
        <w:spacing w:before="120" w:after="200" w:line="276" w:lineRule="auto"/>
        <w:jc w:val="left"/>
        <w:rPr>
          <w:rFonts w:ascii="Arial" w:hAnsi="Arial" w:cs="Arial"/>
          <w:sz w:val="20"/>
          <w:szCs w:val="20"/>
        </w:rPr>
      </w:pPr>
      <w:r w:rsidRPr="00EC0B03">
        <w:rPr>
          <w:rFonts w:ascii="Arial" w:hAnsi="Arial" w:cs="Arial"/>
          <w:sz w:val="20"/>
          <w:szCs w:val="20"/>
        </w:rPr>
        <w:t xml:space="preserve">From row 18 downwards, apart from comment cells, all values should be numerical and comprised between -1 and 1, formatted as percentages (or empty, subject to data validation </w:t>
      </w:r>
      <w:commentRangeStart w:id="1058"/>
      <w:r w:rsidRPr="00EC0B03">
        <w:rPr>
          <w:rFonts w:ascii="Arial" w:hAnsi="Arial" w:cs="Arial"/>
          <w:sz w:val="20"/>
          <w:szCs w:val="20"/>
        </w:rPr>
        <w:t>rules</w:t>
      </w:r>
      <w:commentRangeEnd w:id="1058"/>
      <w:r w:rsidR="00497076" w:rsidRPr="00EC0B03">
        <w:rPr>
          <w:rStyle w:val="CommentReference"/>
          <w:rFonts w:ascii="Arial" w:hAnsi="Arial" w:cs="Arial"/>
          <w:sz w:val="20"/>
          <w:szCs w:val="20"/>
          <w:rPrChange w:id="1059" w:author="Lanciani, Marcello" w:date="2023-10-04T10:38:00Z">
            <w:rPr>
              <w:rStyle w:val="CommentReference"/>
            </w:rPr>
          </w:rPrChange>
        </w:rPr>
        <w:commentReference w:id="1058"/>
      </w:r>
      <w:r w:rsidRPr="00EC0B03">
        <w:rPr>
          <w:rFonts w:ascii="Arial" w:hAnsi="Arial" w:cs="Arial"/>
          <w:sz w:val="20"/>
          <w:szCs w:val="20"/>
        </w:rPr>
        <w:t>).</w:t>
      </w:r>
    </w:p>
    <w:p w14:paraId="14007266" w14:textId="26F2B604" w:rsidR="00620B03" w:rsidRPr="00EC0B03" w:rsidRDefault="00620B03" w:rsidP="00EC0B03">
      <w:pPr>
        <w:spacing w:before="120" w:after="200" w:line="276" w:lineRule="auto"/>
        <w:jc w:val="left"/>
        <w:rPr>
          <w:ins w:id="1060" w:author="Lanciani, Marcello" w:date="2023-09-27T18:43:00Z"/>
          <w:rFonts w:ascii="Arial" w:hAnsi="Arial" w:cs="Arial"/>
          <w:sz w:val="20"/>
          <w:szCs w:val="20"/>
          <w:u w:val="single"/>
        </w:rPr>
      </w:pPr>
      <w:ins w:id="1061" w:author="Bousquet, Anthony" w:date="2023-09-27T18:09:00Z">
        <w:r w:rsidRPr="00EC0B03">
          <w:rPr>
            <w:rFonts w:ascii="Arial" w:hAnsi="Arial" w:cs="Arial"/>
            <w:sz w:val="20"/>
            <w:szCs w:val="20"/>
            <w:u w:val="single"/>
          </w:rPr>
          <w:t>Sheet “3_P&amp;L_Adverse”:</w:t>
        </w:r>
      </w:ins>
    </w:p>
    <w:p w14:paraId="483D812F" w14:textId="3A13ACF5" w:rsidR="00893708" w:rsidRPr="00EC0B03" w:rsidDel="00893708" w:rsidRDefault="00893708" w:rsidP="00EC0B03">
      <w:pPr>
        <w:pStyle w:val="ListParagraph"/>
        <w:numPr>
          <w:ilvl w:val="0"/>
          <w:numId w:val="43"/>
        </w:numPr>
        <w:spacing w:before="120" w:after="200" w:line="276" w:lineRule="auto"/>
        <w:jc w:val="left"/>
        <w:rPr>
          <w:ins w:id="1062" w:author="Bousquet, Anthony" w:date="2023-09-27T18:10:00Z"/>
          <w:del w:id="1063" w:author="Lanciani, Marcello" w:date="2023-09-27T18:44:00Z"/>
          <w:rFonts w:ascii="Arial" w:hAnsi="Arial" w:cs="Arial"/>
          <w:sz w:val="20"/>
          <w:szCs w:val="20"/>
          <w:rPrChange w:id="1064" w:author="Lanciani, Marcello" w:date="2023-10-04T10:38:00Z">
            <w:rPr>
              <w:ins w:id="1065" w:author="Bousquet, Anthony" w:date="2023-09-27T18:10:00Z"/>
              <w:del w:id="1066" w:author="Lanciani, Marcello" w:date="2023-09-27T18:44:00Z"/>
            </w:rPr>
          </w:rPrChange>
        </w:rPr>
        <w:pPrChange w:id="1067" w:author="Lanciani, Marcello" w:date="2023-10-04T10:37:00Z">
          <w:pPr>
            <w:spacing w:before="120" w:after="200" w:line="276" w:lineRule="auto"/>
            <w:jc w:val="left"/>
          </w:pPr>
        </w:pPrChange>
      </w:pPr>
      <w:ins w:id="1068" w:author="Lanciani, Marcello" w:date="2023-09-27T18:44:00Z">
        <w:r w:rsidRPr="00EC0B03">
          <w:rPr>
            <w:rFonts w:ascii="Arial" w:hAnsi="Arial" w:cs="Arial"/>
            <w:sz w:val="20"/>
            <w:szCs w:val="20"/>
            <w:rPrChange w:id="1069" w:author="Lanciani, Marcello" w:date="2023-10-04T10:38:00Z">
              <w:rPr>
                <w:rFonts w:ascii="Arial" w:hAnsi="Arial" w:cs="Arial"/>
                <w:sz w:val="20"/>
                <w:szCs w:val="20"/>
                <w:u w:val="single"/>
              </w:rPr>
            </w:rPrChange>
          </w:rPr>
          <w:t>All datapoints should be reported following the instructions of the EBA funding plans. In particular, items in brackets are expected with a positive sign.</w:t>
        </w:r>
      </w:ins>
    </w:p>
    <w:p w14:paraId="3F305079" w14:textId="77777777" w:rsidR="00620B03" w:rsidRPr="00EC0B03" w:rsidDel="00566913" w:rsidRDefault="00620B03" w:rsidP="00EC0B03">
      <w:pPr>
        <w:pStyle w:val="ListParagraph"/>
        <w:numPr>
          <w:ilvl w:val="0"/>
          <w:numId w:val="42"/>
        </w:numPr>
        <w:spacing w:before="120" w:after="200" w:line="276" w:lineRule="auto"/>
        <w:jc w:val="left"/>
        <w:rPr>
          <w:ins w:id="1070" w:author="Bousquet, Anthony" w:date="2023-09-27T18:09:00Z"/>
          <w:del w:id="1071" w:author="Lanciani, Marcello" w:date="2023-10-04T12:58:00Z"/>
          <w:rFonts w:ascii="Arial" w:hAnsi="Arial" w:cs="Arial"/>
          <w:sz w:val="20"/>
          <w:szCs w:val="20"/>
          <w:u w:val="single"/>
          <w:rPrChange w:id="1072" w:author="Lanciani, Marcello" w:date="2023-10-04T10:38:00Z">
            <w:rPr>
              <w:ins w:id="1073" w:author="Bousquet, Anthony" w:date="2023-09-27T18:09:00Z"/>
              <w:del w:id="1074" w:author="Lanciani, Marcello" w:date="2023-10-04T12:58:00Z"/>
            </w:rPr>
          </w:rPrChange>
        </w:rPr>
        <w:pPrChange w:id="1075" w:author="Lanciani, Marcello" w:date="2023-10-04T10:37:00Z">
          <w:pPr>
            <w:spacing w:before="120" w:after="200" w:line="276" w:lineRule="auto"/>
            <w:jc w:val="left"/>
          </w:pPr>
        </w:pPrChange>
      </w:pPr>
    </w:p>
    <w:p w14:paraId="17921AC3" w14:textId="5B197578" w:rsidR="00333BC8" w:rsidRPr="00566913" w:rsidRDefault="00333BC8" w:rsidP="00EC0B03">
      <w:pPr>
        <w:pStyle w:val="ListParagraph"/>
        <w:numPr>
          <w:ilvl w:val="0"/>
          <w:numId w:val="42"/>
        </w:numPr>
        <w:spacing w:before="120" w:after="200" w:line="276" w:lineRule="auto"/>
        <w:jc w:val="left"/>
        <w:rPr>
          <w:rFonts w:ascii="Arial" w:hAnsi="Arial" w:cs="Arial"/>
          <w:sz w:val="20"/>
          <w:szCs w:val="20"/>
          <w:rPrChange w:id="1076" w:author="Lanciani, Marcello" w:date="2023-10-04T12:58:00Z">
            <w:rPr/>
          </w:rPrChange>
        </w:rPr>
        <w:pPrChange w:id="1077" w:author="Lanciani, Marcello" w:date="2023-10-04T10:37:00Z">
          <w:pPr>
            <w:jc w:val="left"/>
          </w:pPr>
        </w:pPrChange>
      </w:pPr>
    </w:p>
    <w:p w14:paraId="508BD420" w14:textId="4005C32F" w:rsidR="00620B03" w:rsidRPr="00EC0B03" w:rsidRDefault="00620B03" w:rsidP="00EC0B03">
      <w:pPr>
        <w:spacing w:before="120" w:after="200" w:line="276" w:lineRule="auto"/>
        <w:jc w:val="left"/>
        <w:rPr>
          <w:ins w:id="1078" w:author="Bousquet, Anthony" w:date="2023-09-27T18:10:00Z"/>
          <w:rFonts w:ascii="Arial" w:hAnsi="Arial" w:cs="Arial"/>
          <w:sz w:val="20"/>
          <w:szCs w:val="20"/>
          <w:u w:val="single"/>
        </w:rPr>
      </w:pPr>
      <w:ins w:id="1079" w:author="Bousquet, Anthony" w:date="2023-09-27T18:09:00Z">
        <w:r w:rsidRPr="00EC0B03">
          <w:rPr>
            <w:rFonts w:ascii="Arial" w:hAnsi="Arial" w:cs="Arial"/>
            <w:sz w:val="20"/>
            <w:szCs w:val="20"/>
            <w:u w:val="single"/>
          </w:rPr>
          <w:t>Sheet “4_Except_events_&amp;_Mn</w:t>
        </w:r>
      </w:ins>
      <w:ins w:id="1080" w:author="Bousquet, Anthony" w:date="2023-09-27T18:10:00Z">
        <w:r w:rsidRPr="00EC0B03">
          <w:rPr>
            <w:rFonts w:ascii="Arial" w:hAnsi="Arial" w:cs="Arial"/>
            <w:sz w:val="20"/>
            <w:szCs w:val="20"/>
            <w:u w:val="single"/>
          </w:rPr>
          <w:t>gmt_action</w:t>
        </w:r>
      </w:ins>
      <w:ins w:id="1081" w:author="Bousquet, Anthony" w:date="2023-09-27T18:09:00Z">
        <w:r w:rsidRPr="00EC0B03">
          <w:rPr>
            <w:rFonts w:ascii="Arial" w:hAnsi="Arial" w:cs="Arial"/>
            <w:sz w:val="20"/>
            <w:szCs w:val="20"/>
            <w:u w:val="single"/>
          </w:rPr>
          <w:t>”:</w:t>
        </w:r>
      </w:ins>
    </w:p>
    <w:p w14:paraId="381DAECD" w14:textId="7330D84F" w:rsidR="00620B03" w:rsidRPr="00EC0B03" w:rsidRDefault="00620B03" w:rsidP="00EC0B03">
      <w:pPr>
        <w:pStyle w:val="ListParagraph"/>
        <w:numPr>
          <w:ilvl w:val="0"/>
          <w:numId w:val="42"/>
        </w:numPr>
        <w:spacing w:before="120" w:after="200" w:line="276" w:lineRule="auto"/>
        <w:jc w:val="left"/>
        <w:rPr>
          <w:ins w:id="1082" w:author="Bousquet, Anthony" w:date="2023-09-27T18:16:00Z"/>
          <w:rFonts w:ascii="Arial" w:hAnsi="Arial" w:cs="Arial"/>
          <w:sz w:val="20"/>
          <w:szCs w:val="20"/>
          <w:rPrChange w:id="1083" w:author="Lanciani, Marcello" w:date="2023-10-04T10:38:00Z">
            <w:rPr>
              <w:ins w:id="1084" w:author="Bousquet, Anthony" w:date="2023-09-27T18:16:00Z"/>
              <w:rFonts w:ascii="Arial" w:hAnsi="Arial" w:cs="Arial"/>
              <w:sz w:val="20"/>
              <w:szCs w:val="20"/>
              <w:u w:val="single"/>
            </w:rPr>
          </w:rPrChange>
        </w:rPr>
      </w:pPr>
      <w:ins w:id="1085" w:author="Bousquet, Anthony" w:date="2023-09-27T18:15:00Z">
        <w:r w:rsidRPr="00EC0B03">
          <w:rPr>
            <w:rFonts w:ascii="Arial" w:hAnsi="Arial" w:cs="Arial"/>
            <w:sz w:val="20"/>
            <w:szCs w:val="20"/>
            <w:rPrChange w:id="1086" w:author="Lanciani, Marcello" w:date="2023-10-04T10:38:00Z">
              <w:rPr>
                <w:rFonts w:ascii="Arial" w:hAnsi="Arial" w:cs="Arial"/>
                <w:sz w:val="20"/>
                <w:szCs w:val="20"/>
                <w:u w:val="single"/>
              </w:rPr>
            </w:rPrChange>
          </w:rPr>
          <w:t xml:space="preserve">For each given row, if one of the columns 1 to 4 is filled in, </w:t>
        </w:r>
      </w:ins>
      <w:ins w:id="1087" w:author="Lanciani, Marcello" w:date="2023-10-04T12:59:00Z">
        <w:r w:rsidR="00566913" w:rsidRPr="009030D5">
          <w:rPr>
            <w:rFonts w:ascii="Arial" w:hAnsi="Arial" w:cs="Arial"/>
            <w:sz w:val="20"/>
            <w:szCs w:val="20"/>
          </w:rPr>
          <w:t xml:space="preserve">the </w:t>
        </w:r>
        <w:r w:rsidR="00566913">
          <w:rPr>
            <w:rFonts w:ascii="Arial" w:hAnsi="Arial" w:cs="Arial"/>
            <w:sz w:val="20"/>
            <w:szCs w:val="20"/>
          </w:rPr>
          <w:t>rest of the</w:t>
        </w:r>
        <w:r w:rsidR="00566913" w:rsidRPr="009030D5">
          <w:rPr>
            <w:rFonts w:ascii="Arial" w:hAnsi="Arial" w:cs="Arial"/>
            <w:sz w:val="20"/>
            <w:szCs w:val="20"/>
          </w:rPr>
          <w:t xml:space="preserve"> row</w:t>
        </w:r>
        <w:r w:rsidR="00566913" w:rsidRPr="00566913" w:rsidDel="00566913">
          <w:rPr>
            <w:rFonts w:ascii="Arial" w:hAnsi="Arial" w:cs="Arial"/>
            <w:sz w:val="20"/>
            <w:szCs w:val="20"/>
          </w:rPr>
          <w:t xml:space="preserve"> </w:t>
        </w:r>
      </w:ins>
      <w:ins w:id="1088" w:author="Bousquet, Anthony" w:date="2023-09-27T18:15:00Z">
        <w:del w:id="1089" w:author="Lanciani, Marcello" w:date="2023-10-04T12:59:00Z">
          <w:r w:rsidRPr="00EC0B03" w:rsidDel="00566913">
            <w:rPr>
              <w:rFonts w:ascii="Arial" w:hAnsi="Arial" w:cs="Arial"/>
              <w:sz w:val="20"/>
              <w:szCs w:val="20"/>
              <w:rPrChange w:id="1090" w:author="Lanciani, Marcello" w:date="2023-10-04T10:38:00Z">
                <w:rPr>
                  <w:rFonts w:ascii="Arial" w:hAnsi="Arial" w:cs="Arial"/>
                  <w:sz w:val="20"/>
                  <w:szCs w:val="20"/>
                  <w:u w:val="single"/>
                </w:rPr>
              </w:rPrChange>
            </w:rPr>
            <w:delText xml:space="preserve">all the other rows </w:delText>
          </w:r>
        </w:del>
      </w:ins>
      <w:ins w:id="1091" w:author="Bousquet, Anthony" w:date="2023-09-27T18:19:00Z">
        <w:r w:rsidR="00004D4B" w:rsidRPr="00EC0B03">
          <w:rPr>
            <w:rFonts w:ascii="Arial" w:hAnsi="Arial" w:cs="Arial"/>
            <w:sz w:val="20"/>
            <w:szCs w:val="20"/>
            <w:rPrChange w:id="1092" w:author="Lanciani, Marcello" w:date="2023-10-04T10:38:00Z">
              <w:rPr>
                <w:rFonts w:ascii="Arial" w:hAnsi="Arial" w:cs="Arial"/>
                <w:sz w:val="20"/>
                <w:szCs w:val="20"/>
                <w:u w:val="single"/>
              </w:rPr>
            </w:rPrChange>
          </w:rPr>
          <w:t>cannot be empty</w:t>
        </w:r>
      </w:ins>
      <w:ins w:id="1093" w:author="Bousquet, Anthony" w:date="2023-09-27T18:15:00Z">
        <w:r w:rsidRPr="00EC0B03">
          <w:rPr>
            <w:rFonts w:ascii="Arial" w:hAnsi="Arial" w:cs="Arial"/>
            <w:sz w:val="20"/>
            <w:szCs w:val="20"/>
            <w:rPrChange w:id="1094" w:author="Lanciani, Marcello" w:date="2023-10-04T10:38:00Z">
              <w:rPr>
                <w:rFonts w:ascii="Arial" w:hAnsi="Arial" w:cs="Arial"/>
                <w:sz w:val="20"/>
                <w:szCs w:val="20"/>
                <w:u w:val="single"/>
              </w:rPr>
            </w:rPrChange>
          </w:rPr>
          <w:t>, except</w:t>
        </w:r>
      </w:ins>
      <w:ins w:id="1095" w:author="Bousquet, Anthony" w:date="2023-09-27T18:16:00Z">
        <w:r w:rsidRPr="00EC0B03">
          <w:rPr>
            <w:rFonts w:ascii="Arial" w:hAnsi="Arial" w:cs="Arial"/>
            <w:sz w:val="20"/>
            <w:szCs w:val="20"/>
            <w:rPrChange w:id="1096" w:author="Lanciani, Marcello" w:date="2023-10-04T10:38:00Z">
              <w:rPr>
                <w:rFonts w:ascii="Arial" w:hAnsi="Arial" w:cs="Arial"/>
                <w:sz w:val="20"/>
                <w:szCs w:val="20"/>
                <w:u w:val="single"/>
              </w:rPr>
            </w:rPrChange>
          </w:rPr>
          <w:t xml:space="preserve"> 8 and 12 (the comments columns).</w:t>
        </w:r>
      </w:ins>
    </w:p>
    <w:p w14:paraId="2986A900" w14:textId="2CFDA051" w:rsidR="00620B03" w:rsidRPr="00EC0B03" w:rsidRDefault="00620B03" w:rsidP="00EC0B03">
      <w:pPr>
        <w:pStyle w:val="ListParagraph"/>
        <w:numPr>
          <w:ilvl w:val="0"/>
          <w:numId w:val="42"/>
        </w:numPr>
        <w:spacing w:before="120" w:after="200" w:line="276" w:lineRule="auto"/>
        <w:jc w:val="left"/>
        <w:rPr>
          <w:ins w:id="1097" w:author="Bousquet, Anthony" w:date="2023-09-27T18:17:00Z"/>
          <w:rFonts w:ascii="Arial" w:hAnsi="Arial" w:cs="Arial"/>
          <w:sz w:val="20"/>
          <w:szCs w:val="20"/>
          <w:rPrChange w:id="1098" w:author="Lanciani, Marcello" w:date="2023-10-04T10:38:00Z">
            <w:rPr>
              <w:ins w:id="1099" w:author="Bousquet, Anthony" w:date="2023-09-27T18:17:00Z"/>
              <w:rFonts w:ascii="Arial" w:hAnsi="Arial" w:cs="Arial"/>
              <w:sz w:val="20"/>
              <w:szCs w:val="20"/>
              <w:u w:val="single"/>
            </w:rPr>
          </w:rPrChange>
        </w:rPr>
      </w:pPr>
      <w:ins w:id="1100" w:author="Bousquet, Anthony" w:date="2023-09-27T18:16:00Z">
        <w:r w:rsidRPr="00EC0B03">
          <w:rPr>
            <w:rFonts w:ascii="Arial" w:hAnsi="Arial" w:cs="Arial"/>
            <w:sz w:val="20"/>
            <w:szCs w:val="20"/>
            <w:rPrChange w:id="1101" w:author="Lanciani, Marcello" w:date="2023-10-04T10:38:00Z">
              <w:rPr>
                <w:rFonts w:ascii="Arial" w:hAnsi="Arial" w:cs="Arial"/>
                <w:sz w:val="20"/>
                <w:szCs w:val="20"/>
                <w:u w:val="single"/>
              </w:rPr>
            </w:rPrChange>
          </w:rPr>
          <w:t xml:space="preserve">For each given row, if a value is reported in one of the columns 5 to 7, or 9 to 11, the </w:t>
        </w:r>
        <w:del w:id="1102" w:author="Lanciani, Marcello" w:date="2023-10-04T12:59:00Z">
          <w:r w:rsidRPr="00EC0B03" w:rsidDel="00566913">
            <w:rPr>
              <w:rFonts w:ascii="Arial" w:hAnsi="Arial" w:cs="Arial"/>
              <w:sz w:val="20"/>
              <w:szCs w:val="20"/>
              <w:rPrChange w:id="1103" w:author="Lanciani, Marcello" w:date="2023-10-04T10:38:00Z">
                <w:rPr>
                  <w:rFonts w:ascii="Arial" w:hAnsi="Arial" w:cs="Arial"/>
                  <w:sz w:val="20"/>
                  <w:szCs w:val="20"/>
                  <w:u w:val="single"/>
                </w:rPr>
              </w:rPrChange>
            </w:rPr>
            <w:delText>entire</w:delText>
          </w:r>
        </w:del>
      </w:ins>
      <w:ins w:id="1104" w:author="Lanciani, Marcello" w:date="2023-10-04T12:59:00Z">
        <w:r w:rsidR="00566913">
          <w:rPr>
            <w:rFonts w:ascii="Arial" w:hAnsi="Arial" w:cs="Arial"/>
            <w:sz w:val="20"/>
            <w:szCs w:val="20"/>
          </w:rPr>
          <w:t>rest of the</w:t>
        </w:r>
      </w:ins>
      <w:ins w:id="1105" w:author="Bousquet, Anthony" w:date="2023-09-27T18:16:00Z">
        <w:r w:rsidRPr="00EC0B03">
          <w:rPr>
            <w:rFonts w:ascii="Arial" w:hAnsi="Arial" w:cs="Arial"/>
            <w:sz w:val="20"/>
            <w:szCs w:val="20"/>
            <w:rPrChange w:id="1106" w:author="Lanciani, Marcello" w:date="2023-10-04T10:38:00Z">
              <w:rPr>
                <w:rFonts w:ascii="Arial" w:hAnsi="Arial" w:cs="Arial"/>
                <w:sz w:val="20"/>
                <w:szCs w:val="20"/>
                <w:u w:val="single"/>
              </w:rPr>
            </w:rPrChange>
          </w:rPr>
          <w:t xml:space="preserve"> r</w:t>
        </w:r>
      </w:ins>
      <w:ins w:id="1107" w:author="Bousquet, Anthony" w:date="2023-09-27T18:17:00Z">
        <w:r w:rsidRPr="00EC0B03">
          <w:rPr>
            <w:rFonts w:ascii="Arial" w:hAnsi="Arial" w:cs="Arial"/>
            <w:sz w:val="20"/>
            <w:szCs w:val="20"/>
            <w:rPrChange w:id="1108" w:author="Lanciani, Marcello" w:date="2023-10-04T10:38:00Z">
              <w:rPr>
                <w:rFonts w:ascii="Arial" w:hAnsi="Arial" w:cs="Arial"/>
                <w:sz w:val="20"/>
                <w:szCs w:val="20"/>
                <w:u w:val="single"/>
              </w:rPr>
            </w:rPrChange>
          </w:rPr>
          <w:t xml:space="preserve">ow </w:t>
        </w:r>
      </w:ins>
      <w:ins w:id="1109" w:author="Bousquet, Anthony" w:date="2023-09-27T18:19:00Z">
        <w:r w:rsidR="00004D4B" w:rsidRPr="00EC0B03">
          <w:rPr>
            <w:rFonts w:ascii="Arial" w:hAnsi="Arial" w:cs="Arial"/>
            <w:sz w:val="20"/>
            <w:szCs w:val="20"/>
            <w:rPrChange w:id="1110" w:author="Lanciani, Marcello" w:date="2023-10-04T10:38:00Z">
              <w:rPr>
                <w:rFonts w:ascii="Arial" w:hAnsi="Arial" w:cs="Arial"/>
                <w:sz w:val="20"/>
                <w:szCs w:val="20"/>
                <w:u w:val="single"/>
              </w:rPr>
            </w:rPrChange>
          </w:rPr>
          <w:t>cannot be empty</w:t>
        </w:r>
      </w:ins>
      <w:ins w:id="1111" w:author="Bousquet, Anthony" w:date="2023-09-27T18:17:00Z">
        <w:r w:rsidRPr="00EC0B03">
          <w:rPr>
            <w:rFonts w:ascii="Arial" w:hAnsi="Arial" w:cs="Arial"/>
            <w:sz w:val="20"/>
            <w:szCs w:val="20"/>
            <w:rPrChange w:id="1112" w:author="Lanciani, Marcello" w:date="2023-10-04T10:38:00Z">
              <w:rPr>
                <w:rFonts w:ascii="Arial" w:hAnsi="Arial" w:cs="Arial"/>
                <w:sz w:val="20"/>
                <w:szCs w:val="20"/>
                <w:u w:val="single"/>
              </w:rPr>
            </w:rPrChange>
          </w:rPr>
          <w:t>, except 8 and 12 (the comments columns).</w:t>
        </w:r>
      </w:ins>
    </w:p>
    <w:p w14:paraId="1D42742B" w14:textId="3BCCB821" w:rsidR="00620B03" w:rsidRPr="00EC0B03" w:rsidRDefault="00004D4B" w:rsidP="00EC0B03">
      <w:pPr>
        <w:pStyle w:val="ListParagraph"/>
        <w:numPr>
          <w:ilvl w:val="0"/>
          <w:numId w:val="42"/>
        </w:numPr>
        <w:spacing w:before="120" w:after="200" w:line="276" w:lineRule="auto"/>
        <w:jc w:val="left"/>
        <w:rPr>
          <w:ins w:id="1113" w:author="Bousquet, Anthony" w:date="2023-09-27T18:09:00Z"/>
          <w:rFonts w:ascii="Arial" w:hAnsi="Arial" w:cs="Arial"/>
          <w:sz w:val="20"/>
          <w:szCs w:val="20"/>
          <w:rPrChange w:id="1114" w:author="Lanciani, Marcello" w:date="2023-10-04T10:38:00Z">
            <w:rPr>
              <w:ins w:id="1115" w:author="Bousquet, Anthony" w:date="2023-09-27T18:09:00Z"/>
            </w:rPr>
          </w:rPrChange>
        </w:rPr>
        <w:pPrChange w:id="1116" w:author="Lanciani, Marcello" w:date="2023-10-04T10:37:00Z">
          <w:pPr>
            <w:spacing w:before="120" w:after="200" w:line="276" w:lineRule="auto"/>
            <w:jc w:val="left"/>
          </w:pPr>
        </w:pPrChange>
      </w:pPr>
      <w:ins w:id="1117" w:author="Bousquet, Anthony" w:date="2023-09-27T18:18:00Z">
        <w:r w:rsidRPr="00EC0B03">
          <w:rPr>
            <w:rFonts w:ascii="Arial" w:hAnsi="Arial" w:cs="Arial"/>
            <w:sz w:val="20"/>
            <w:szCs w:val="20"/>
            <w:rPrChange w:id="1118" w:author="Lanciani, Marcello" w:date="2023-10-04T10:38:00Z">
              <w:rPr>
                <w:rFonts w:ascii="Arial" w:hAnsi="Arial" w:cs="Arial"/>
                <w:sz w:val="20"/>
                <w:szCs w:val="20"/>
                <w:u w:val="single"/>
              </w:rPr>
            </w:rPrChange>
          </w:rPr>
          <w:t xml:space="preserve">If the type of event / action selected ends with a star (i.e. other asset sale, other exceptional event, other management action), then columns 8 or 12 </w:t>
        </w:r>
      </w:ins>
      <w:ins w:id="1119" w:author="Bousquet, Anthony" w:date="2023-09-27T18:19:00Z">
        <w:r w:rsidRPr="00EC0B03">
          <w:rPr>
            <w:rFonts w:ascii="Arial" w:hAnsi="Arial" w:cs="Arial"/>
            <w:sz w:val="20"/>
            <w:szCs w:val="20"/>
            <w:rPrChange w:id="1120" w:author="Lanciani, Marcello" w:date="2023-10-04T10:38:00Z">
              <w:rPr>
                <w:rFonts w:ascii="Arial" w:hAnsi="Arial" w:cs="Arial"/>
                <w:sz w:val="20"/>
                <w:szCs w:val="20"/>
                <w:u w:val="single"/>
              </w:rPr>
            </w:rPrChange>
          </w:rPr>
          <w:t>cannot be empty.</w:t>
        </w:r>
      </w:ins>
    </w:p>
    <w:p w14:paraId="7ABC5322" w14:textId="77777777" w:rsidR="00333BC8" w:rsidRPr="00EC0B03" w:rsidRDefault="00333BC8" w:rsidP="00EC0B03">
      <w:pPr>
        <w:spacing w:line="276" w:lineRule="auto"/>
        <w:jc w:val="left"/>
        <w:rPr>
          <w:rFonts w:ascii="Arial" w:hAnsi="Arial" w:cs="Arial"/>
          <w:sz w:val="20"/>
          <w:szCs w:val="20"/>
        </w:rPr>
        <w:pPrChange w:id="1121" w:author="Lanciani, Marcello" w:date="2023-10-04T10:37:00Z">
          <w:pPr>
            <w:jc w:val="left"/>
          </w:pPr>
        </w:pPrChange>
      </w:pPr>
    </w:p>
    <w:p w14:paraId="33964FC8" w14:textId="77777777" w:rsidR="00963C1C" w:rsidRPr="00EC0B03" w:rsidRDefault="00963C1C" w:rsidP="00EC0B03">
      <w:pPr>
        <w:spacing w:line="276" w:lineRule="auto"/>
        <w:rPr>
          <w:rFonts w:ascii="Arial" w:hAnsi="Arial" w:cs="Arial"/>
          <w:b/>
          <w:bCs/>
          <w:sz w:val="20"/>
          <w:szCs w:val="20"/>
          <w:u w:val="single"/>
        </w:rPr>
        <w:pPrChange w:id="1122" w:author="Lanciani, Marcello" w:date="2023-10-04T10:37:00Z">
          <w:pPr/>
        </w:pPrChange>
      </w:pPr>
      <w:r w:rsidRPr="00EC0B03">
        <w:rPr>
          <w:rFonts w:ascii="Arial" w:hAnsi="Arial" w:cs="Arial"/>
          <w:b/>
          <w:bCs/>
          <w:sz w:val="20"/>
          <w:szCs w:val="20"/>
          <w:u w:val="single"/>
        </w:rPr>
        <w:t xml:space="preserve">TEMPLATE </w:t>
      </w:r>
      <w:r w:rsidR="002A01E1" w:rsidRPr="00EC0B03">
        <w:rPr>
          <w:rFonts w:ascii="Arial" w:hAnsi="Arial" w:cs="Arial"/>
          <w:b/>
          <w:bCs/>
          <w:sz w:val="20"/>
          <w:szCs w:val="20"/>
          <w:u w:val="single"/>
        </w:rPr>
        <w:t>0</w:t>
      </w:r>
      <w:r w:rsidR="003C77BF" w:rsidRPr="00EC0B03">
        <w:rPr>
          <w:rFonts w:ascii="Arial" w:hAnsi="Arial" w:cs="Arial"/>
          <w:b/>
          <w:bCs/>
          <w:sz w:val="20"/>
          <w:szCs w:val="20"/>
          <w:u w:val="single"/>
        </w:rPr>
        <w:t>8</w:t>
      </w:r>
      <w:r w:rsidRPr="00EC0B03">
        <w:rPr>
          <w:rFonts w:ascii="Arial" w:hAnsi="Arial" w:cs="Arial"/>
          <w:b/>
          <w:bCs/>
          <w:sz w:val="20"/>
          <w:szCs w:val="20"/>
          <w:u w:val="single"/>
        </w:rPr>
        <w:t xml:space="preserve"> </w:t>
      </w:r>
      <w:r w:rsidR="00A13AAB" w:rsidRPr="00EC0B03">
        <w:rPr>
          <w:rFonts w:ascii="Arial" w:hAnsi="Arial" w:cs="Arial"/>
          <w:b/>
          <w:bCs/>
          <w:sz w:val="20"/>
          <w:szCs w:val="20"/>
          <w:u w:val="single"/>
        </w:rPr>
        <w:t>ICAAP quantitative</w:t>
      </w:r>
    </w:p>
    <w:p w14:paraId="287F7922" w14:textId="3F5921DB" w:rsidR="00963C1C" w:rsidRPr="00EC0B03" w:rsidRDefault="00963C1C" w:rsidP="00EC0B03">
      <w:pPr>
        <w:pStyle w:val="ListParagraph"/>
        <w:numPr>
          <w:ilvl w:val="0"/>
          <w:numId w:val="20"/>
        </w:numPr>
        <w:spacing w:before="0" w:after="200" w:line="276" w:lineRule="auto"/>
        <w:jc w:val="left"/>
        <w:rPr>
          <w:rFonts w:ascii="Arial" w:hAnsi="Arial" w:cs="Arial"/>
          <w:sz w:val="20"/>
          <w:szCs w:val="20"/>
        </w:rPr>
      </w:pPr>
      <w:r w:rsidRPr="00EC0B03">
        <w:rPr>
          <w:rFonts w:ascii="Arial" w:hAnsi="Arial" w:cs="Arial"/>
          <w:sz w:val="20"/>
          <w:szCs w:val="20"/>
        </w:rPr>
        <w:t xml:space="preserve">All values for ICAAP </w:t>
      </w:r>
      <w:r w:rsidR="003B04EB" w:rsidRPr="00EC0B03">
        <w:rPr>
          <w:rFonts w:ascii="Arial" w:hAnsi="Arial" w:cs="Arial"/>
          <w:sz w:val="20"/>
          <w:szCs w:val="20"/>
        </w:rPr>
        <w:t xml:space="preserve">figures </w:t>
      </w:r>
      <w:r w:rsidRPr="00EC0B03">
        <w:rPr>
          <w:rFonts w:ascii="Arial" w:hAnsi="Arial" w:cs="Arial"/>
          <w:sz w:val="20"/>
          <w:szCs w:val="20"/>
        </w:rPr>
        <w:t xml:space="preserve">(columns “1.5 ICAAP </w:t>
      </w:r>
      <w:r w:rsidR="003B04EB" w:rsidRPr="00EC0B03">
        <w:rPr>
          <w:rFonts w:ascii="Arial" w:hAnsi="Arial" w:cs="Arial"/>
          <w:sz w:val="20"/>
          <w:szCs w:val="20"/>
        </w:rPr>
        <w:t xml:space="preserve">figure </w:t>
      </w:r>
      <w:r w:rsidRPr="00EC0B03">
        <w:rPr>
          <w:rFonts w:ascii="Arial" w:hAnsi="Arial" w:cs="Arial"/>
          <w:sz w:val="20"/>
          <w:szCs w:val="20"/>
        </w:rPr>
        <w:t>- internal capital needed (one-year view) in EUR” and “2.2 Internal capital in EUR”</w:t>
      </w:r>
      <w:r w:rsidR="00D7213D" w:rsidRPr="00EC0B03">
        <w:rPr>
          <w:rFonts w:ascii="Arial" w:hAnsi="Arial" w:cs="Arial"/>
          <w:sz w:val="20"/>
          <w:szCs w:val="20"/>
        </w:rPr>
        <w:t>, cells F</w:t>
      </w:r>
      <w:r w:rsidR="002E5901" w:rsidRPr="00EC0B03">
        <w:rPr>
          <w:rFonts w:ascii="Arial" w:hAnsi="Arial" w:cs="Arial"/>
          <w:sz w:val="20"/>
          <w:szCs w:val="20"/>
        </w:rPr>
        <w:t>7</w:t>
      </w:r>
      <w:r w:rsidR="004E72EB" w:rsidRPr="00EC0B03">
        <w:rPr>
          <w:rFonts w:ascii="Arial" w:hAnsi="Arial" w:cs="Arial"/>
          <w:sz w:val="20"/>
          <w:szCs w:val="20"/>
        </w:rPr>
        <w:t>4</w:t>
      </w:r>
      <w:r w:rsidR="00D70528" w:rsidRPr="00EC0B03">
        <w:rPr>
          <w:rFonts w:ascii="Arial" w:hAnsi="Arial" w:cs="Arial"/>
          <w:sz w:val="20"/>
          <w:szCs w:val="20"/>
        </w:rPr>
        <w:t>:</w:t>
      </w:r>
      <w:r w:rsidR="00D7213D" w:rsidRPr="00EC0B03">
        <w:rPr>
          <w:rFonts w:ascii="Arial" w:hAnsi="Arial" w:cs="Arial"/>
          <w:sz w:val="20"/>
          <w:szCs w:val="20"/>
        </w:rPr>
        <w:t>F8</w:t>
      </w:r>
      <w:r w:rsidR="004E72EB" w:rsidRPr="00EC0B03">
        <w:rPr>
          <w:rFonts w:ascii="Arial" w:hAnsi="Arial" w:cs="Arial"/>
          <w:sz w:val="20"/>
          <w:szCs w:val="20"/>
        </w:rPr>
        <w:t>5</w:t>
      </w:r>
      <w:r w:rsidR="00D7213D" w:rsidRPr="00EC0B03">
        <w:rPr>
          <w:rFonts w:ascii="Arial" w:hAnsi="Arial" w:cs="Arial"/>
          <w:sz w:val="20"/>
          <w:szCs w:val="20"/>
        </w:rPr>
        <w:t xml:space="preserve"> and F9</w:t>
      </w:r>
      <w:r w:rsidR="004E72EB" w:rsidRPr="00EC0B03">
        <w:rPr>
          <w:rFonts w:ascii="Arial" w:hAnsi="Arial" w:cs="Arial"/>
          <w:sz w:val="20"/>
          <w:szCs w:val="20"/>
        </w:rPr>
        <w:t>4</w:t>
      </w:r>
      <w:r w:rsidR="00D70528" w:rsidRPr="00EC0B03">
        <w:rPr>
          <w:rFonts w:ascii="Arial" w:hAnsi="Arial" w:cs="Arial"/>
          <w:sz w:val="20"/>
          <w:szCs w:val="20"/>
        </w:rPr>
        <w:t>:</w:t>
      </w:r>
      <w:r w:rsidR="00D7213D" w:rsidRPr="00EC0B03">
        <w:rPr>
          <w:rFonts w:ascii="Arial" w:hAnsi="Arial" w:cs="Arial"/>
          <w:sz w:val="20"/>
          <w:szCs w:val="20"/>
        </w:rPr>
        <w:t>F10</w:t>
      </w:r>
      <w:r w:rsidR="004E72EB" w:rsidRPr="00EC0B03">
        <w:rPr>
          <w:rFonts w:ascii="Arial" w:hAnsi="Arial" w:cs="Arial"/>
          <w:sz w:val="20"/>
          <w:szCs w:val="20"/>
        </w:rPr>
        <w:t>5</w:t>
      </w:r>
      <w:r w:rsidRPr="00EC0B03">
        <w:rPr>
          <w:rFonts w:ascii="Arial" w:hAnsi="Arial" w:cs="Arial"/>
          <w:sz w:val="20"/>
          <w:szCs w:val="20"/>
        </w:rPr>
        <w:t>) should be numerical and non-zero.</w:t>
      </w:r>
    </w:p>
    <w:p w14:paraId="3D56E026" w14:textId="50CE109E" w:rsidR="00963C1C" w:rsidRPr="00EC0B03" w:rsidRDefault="00963C1C" w:rsidP="00EC0B03">
      <w:pPr>
        <w:pStyle w:val="ListParagraph"/>
        <w:numPr>
          <w:ilvl w:val="0"/>
          <w:numId w:val="20"/>
        </w:numPr>
        <w:spacing w:before="0" w:after="200" w:line="276" w:lineRule="auto"/>
        <w:jc w:val="left"/>
        <w:rPr>
          <w:rFonts w:ascii="Arial" w:hAnsi="Arial" w:cs="Arial"/>
          <w:sz w:val="20"/>
          <w:szCs w:val="20"/>
        </w:rPr>
      </w:pPr>
      <w:r w:rsidRPr="00EC0B03">
        <w:rPr>
          <w:rFonts w:ascii="Arial" w:hAnsi="Arial" w:cs="Arial"/>
          <w:sz w:val="20"/>
          <w:szCs w:val="20"/>
        </w:rPr>
        <w:t xml:space="preserve">In case the bank chooses “intra-risk diversification effects” in column “1.2 Risk sub-category”, the respective values for ICAAP </w:t>
      </w:r>
      <w:r w:rsidR="003B04EB" w:rsidRPr="00EC0B03">
        <w:rPr>
          <w:rFonts w:ascii="Arial" w:hAnsi="Arial" w:cs="Arial"/>
          <w:sz w:val="20"/>
          <w:szCs w:val="20"/>
        </w:rPr>
        <w:t xml:space="preserve">figures </w:t>
      </w:r>
      <w:r w:rsidRPr="00EC0B03">
        <w:rPr>
          <w:rFonts w:ascii="Arial" w:hAnsi="Arial" w:cs="Arial"/>
          <w:sz w:val="20"/>
          <w:szCs w:val="20"/>
        </w:rPr>
        <w:t xml:space="preserve">(column “1.5 ICAAP </w:t>
      </w:r>
      <w:r w:rsidR="003B04EB" w:rsidRPr="00EC0B03">
        <w:rPr>
          <w:rFonts w:ascii="Arial" w:hAnsi="Arial" w:cs="Arial"/>
          <w:sz w:val="20"/>
          <w:szCs w:val="20"/>
        </w:rPr>
        <w:t xml:space="preserve">figure </w:t>
      </w:r>
      <w:r w:rsidRPr="00EC0B03">
        <w:rPr>
          <w:rFonts w:ascii="Arial" w:hAnsi="Arial" w:cs="Arial"/>
          <w:sz w:val="20"/>
          <w:szCs w:val="20"/>
        </w:rPr>
        <w:t>- internal capital needed (one-year view) in EUR”</w:t>
      </w:r>
      <w:r w:rsidR="00D7213D" w:rsidRPr="00EC0B03">
        <w:rPr>
          <w:rFonts w:ascii="Arial" w:hAnsi="Arial" w:cs="Arial"/>
          <w:sz w:val="20"/>
          <w:szCs w:val="20"/>
        </w:rPr>
        <w:t>, cells F10</w:t>
      </w:r>
      <w:r w:rsidR="00D70528" w:rsidRPr="00EC0B03">
        <w:rPr>
          <w:rFonts w:ascii="Arial" w:hAnsi="Arial" w:cs="Arial"/>
          <w:sz w:val="20"/>
          <w:szCs w:val="20"/>
        </w:rPr>
        <w:t>:</w:t>
      </w:r>
      <w:r w:rsidR="00D7213D" w:rsidRPr="00EC0B03">
        <w:rPr>
          <w:rFonts w:ascii="Arial" w:hAnsi="Arial" w:cs="Arial"/>
          <w:sz w:val="20"/>
          <w:szCs w:val="20"/>
        </w:rPr>
        <w:t>F2</w:t>
      </w:r>
      <w:r w:rsidR="004E72EB" w:rsidRPr="00EC0B03">
        <w:rPr>
          <w:rFonts w:ascii="Arial" w:hAnsi="Arial" w:cs="Arial"/>
          <w:sz w:val="20"/>
          <w:szCs w:val="20"/>
        </w:rPr>
        <w:t>4</w:t>
      </w:r>
      <w:r w:rsidR="00D7213D" w:rsidRPr="00EC0B03">
        <w:rPr>
          <w:rFonts w:ascii="Arial" w:hAnsi="Arial" w:cs="Arial"/>
          <w:sz w:val="20"/>
          <w:szCs w:val="20"/>
        </w:rPr>
        <w:t>, F2</w:t>
      </w:r>
      <w:r w:rsidR="004E72EB" w:rsidRPr="00EC0B03">
        <w:rPr>
          <w:rFonts w:ascii="Arial" w:hAnsi="Arial" w:cs="Arial"/>
          <w:sz w:val="20"/>
          <w:szCs w:val="20"/>
        </w:rPr>
        <w:t>6</w:t>
      </w:r>
      <w:r w:rsidR="00D70528" w:rsidRPr="00EC0B03">
        <w:rPr>
          <w:rFonts w:ascii="Arial" w:hAnsi="Arial" w:cs="Arial"/>
          <w:sz w:val="20"/>
          <w:szCs w:val="20"/>
        </w:rPr>
        <w:t>:</w:t>
      </w:r>
      <w:r w:rsidR="00D7213D" w:rsidRPr="00EC0B03">
        <w:rPr>
          <w:rFonts w:ascii="Arial" w:hAnsi="Arial" w:cs="Arial"/>
          <w:sz w:val="20"/>
          <w:szCs w:val="20"/>
        </w:rPr>
        <w:t>F4</w:t>
      </w:r>
      <w:r w:rsidR="004E72EB" w:rsidRPr="00EC0B03">
        <w:rPr>
          <w:rFonts w:ascii="Arial" w:hAnsi="Arial" w:cs="Arial"/>
          <w:sz w:val="20"/>
          <w:szCs w:val="20"/>
        </w:rPr>
        <w:t>0</w:t>
      </w:r>
      <w:r w:rsidR="00D7213D" w:rsidRPr="00EC0B03">
        <w:rPr>
          <w:rFonts w:ascii="Arial" w:hAnsi="Arial" w:cs="Arial"/>
          <w:sz w:val="20"/>
          <w:szCs w:val="20"/>
        </w:rPr>
        <w:t>, F4</w:t>
      </w:r>
      <w:r w:rsidR="004E72EB" w:rsidRPr="00EC0B03">
        <w:rPr>
          <w:rFonts w:ascii="Arial" w:hAnsi="Arial" w:cs="Arial"/>
          <w:sz w:val="20"/>
          <w:szCs w:val="20"/>
        </w:rPr>
        <w:t>2</w:t>
      </w:r>
      <w:r w:rsidR="00D70528" w:rsidRPr="00EC0B03">
        <w:rPr>
          <w:rFonts w:ascii="Arial" w:hAnsi="Arial" w:cs="Arial"/>
          <w:sz w:val="20"/>
          <w:szCs w:val="20"/>
        </w:rPr>
        <w:t>:</w:t>
      </w:r>
      <w:r w:rsidR="00D7213D" w:rsidRPr="00EC0B03">
        <w:rPr>
          <w:rFonts w:ascii="Arial" w:hAnsi="Arial" w:cs="Arial"/>
          <w:sz w:val="20"/>
          <w:szCs w:val="20"/>
        </w:rPr>
        <w:t>F5</w:t>
      </w:r>
      <w:r w:rsidR="004E72EB" w:rsidRPr="00EC0B03">
        <w:rPr>
          <w:rFonts w:ascii="Arial" w:hAnsi="Arial" w:cs="Arial"/>
          <w:sz w:val="20"/>
          <w:szCs w:val="20"/>
        </w:rPr>
        <w:t>6</w:t>
      </w:r>
      <w:r w:rsidR="002E5901" w:rsidRPr="00EC0B03">
        <w:rPr>
          <w:rFonts w:ascii="Arial" w:hAnsi="Arial" w:cs="Arial"/>
          <w:sz w:val="20"/>
          <w:szCs w:val="20"/>
        </w:rPr>
        <w:t xml:space="preserve"> and F</w:t>
      </w:r>
      <w:r w:rsidR="004E72EB" w:rsidRPr="00EC0B03">
        <w:rPr>
          <w:rFonts w:ascii="Arial" w:hAnsi="Arial" w:cs="Arial"/>
          <w:sz w:val="20"/>
          <w:szCs w:val="20"/>
        </w:rPr>
        <w:t>58</w:t>
      </w:r>
      <w:r w:rsidR="00D70528" w:rsidRPr="00EC0B03">
        <w:rPr>
          <w:rFonts w:ascii="Arial" w:hAnsi="Arial" w:cs="Arial"/>
          <w:sz w:val="20"/>
          <w:szCs w:val="20"/>
        </w:rPr>
        <w:t>:</w:t>
      </w:r>
      <w:r w:rsidR="002E5901" w:rsidRPr="00EC0B03">
        <w:rPr>
          <w:rFonts w:ascii="Arial" w:hAnsi="Arial" w:cs="Arial"/>
          <w:sz w:val="20"/>
          <w:szCs w:val="20"/>
        </w:rPr>
        <w:t>F7</w:t>
      </w:r>
      <w:r w:rsidR="004E72EB" w:rsidRPr="00EC0B03">
        <w:rPr>
          <w:rFonts w:ascii="Arial" w:hAnsi="Arial" w:cs="Arial"/>
          <w:sz w:val="20"/>
          <w:szCs w:val="20"/>
        </w:rPr>
        <w:t>2</w:t>
      </w:r>
      <w:r w:rsidRPr="00EC0B03">
        <w:rPr>
          <w:rFonts w:ascii="Arial" w:hAnsi="Arial" w:cs="Arial"/>
          <w:sz w:val="20"/>
          <w:szCs w:val="20"/>
        </w:rPr>
        <w:t xml:space="preserve">) have to be negative. All other values for ICAAP </w:t>
      </w:r>
      <w:r w:rsidR="003B04EB" w:rsidRPr="00EC0B03">
        <w:rPr>
          <w:rFonts w:ascii="Arial" w:hAnsi="Arial" w:cs="Arial"/>
          <w:sz w:val="20"/>
          <w:szCs w:val="20"/>
        </w:rPr>
        <w:t>figures</w:t>
      </w:r>
      <w:r w:rsidRPr="00EC0B03">
        <w:rPr>
          <w:rFonts w:ascii="Arial" w:hAnsi="Arial" w:cs="Arial"/>
          <w:sz w:val="20"/>
          <w:szCs w:val="20"/>
        </w:rPr>
        <w:t xml:space="preserve"> (column “1.5 ICAAP estimate - internal capital needed (one-year view) in EUR”</w:t>
      </w:r>
      <w:r w:rsidR="00D7213D" w:rsidRPr="00EC0B03">
        <w:rPr>
          <w:rFonts w:ascii="Arial" w:hAnsi="Arial" w:cs="Arial"/>
          <w:sz w:val="20"/>
          <w:szCs w:val="20"/>
        </w:rPr>
        <w:t xml:space="preserve">, </w:t>
      </w:r>
      <w:r w:rsidR="002E5901" w:rsidRPr="00EC0B03">
        <w:rPr>
          <w:rFonts w:ascii="Arial" w:hAnsi="Arial" w:cs="Arial"/>
          <w:sz w:val="20"/>
          <w:szCs w:val="20"/>
        </w:rPr>
        <w:t xml:space="preserve">cells </w:t>
      </w:r>
      <w:r w:rsidR="004E72EB" w:rsidRPr="00EC0B03">
        <w:rPr>
          <w:rFonts w:ascii="Arial" w:hAnsi="Arial" w:cs="Arial"/>
          <w:sz w:val="20"/>
          <w:szCs w:val="20"/>
        </w:rPr>
        <w:t>F10:F24, F26:F40, F42:F56 and F58:F72</w:t>
      </w:r>
      <w:r w:rsidRPr="00EC0B03">
        <w:rPr>
          <w:rFonts w:ascii="Arial" w:hAnsi="Arial" w:cs="Arial"/>
          <w:sz w:val="20"/>
          <w:szCs w:val="20"/>
        </w:rPr>
        <w:t>) have to be positive.</w:t>
      </w:r>
    </w:p>
    <w:p w14:paraId="48E1E0A1" w14:textId="77777777" w:rsidR="00963C1C" w:rsidRPr="00EC0B03" w:rsidRDefault="00963C1C" w:rsidP="00EC0B03">
      <w:pPr>
        <w:pStyle w:val="ListParagraph"/>
        <w:numPr>
          <w:ilvl w:val="0"/>
          <w:numId w:val="20"/>
        </w:numPr>
        <w:spacing w:before="0" w:after="200" w:line="276" w:lineRule="auto"/>
        <w:jc w:val="left"/>
        <w:rPr>
          <w:rFonts w:ascii="Arial" w:hAnsi="Arial" w:cs="Arial"/>
          <w:sz w:val="20"/>
          <w:szCs w:val="20"/>
        </w:rPr>
      </w:pPr>
      <w:r w:rsidRPr="00EC0B03">
        <w:rPr>
          <w:rFonts w:ascii="Arial" w:hAnsi="Arial" w:cs="Arial"/>
          <w:sz w:val="20"/>
          <w:szCs w:val="20"/>
        </w:rPr>
        <w:t>In case the bank selects a risk (sub-)category (column “1.2 Risk sub-category”), the respective name of the internal risk category (column “1.3 Name of internal risk category as currently covered in ICAAP”) should not be blank.</w:t>
      </w:r>
    </w:p>
    <w:p w14:paraId="1C735DA0" w14:textId="44075362" w:rsidR="00AC1653" w:rsidRPr="00EC0B03" w:rsidRDefault="00D7213D" w:rsidP="00EC0B03">
      <w:pPr>
        <w:pStyle w:val="ListParagraph"/>
        <w:numPr>
          <w:ilvl w:val="0"/>
          <w:numId w:val="20"/>
        </w:numPr>
        <w:spacing w:before="0" w:after="200" w:line="276" w:lineRule="auto"/>
        <w:jc w:val="left"/>
        <w:rPr>
          <w:rFonts w:ascii="Arial" w:hAnsi="Arial" w:cs="Arial"/>
          <w:sz w:val="20"/>
          <w:szCs w:val="20"/>
        </w:rPr>
      </w:pPr>
      <w:r w:rsidRPr="00EC0B03">
        <w:rPr>
          <w:rFonts w:ascii="Arial" w:hAnsi="Arial" w:cs="Arial"/>
          <w:sz w:val="20"/>
          <w:szCs w:val="20"/>
        </w:rPr>
        <w:t>In cell F8</w:t>
      </w:r>
      <w:r w:rsidR="004E72EB" w:rsidRPr="00EC0B03">
        <w:rPr>
          <w:rFonts w:ascii="Arial" w:hAnsi="Arial" w:cs="Arial"/>
          <w:sz w:val="20"/>
          <w:szCs w:val="20"/>
        </w:rPr>
        <w:t>7</w:t>
      </w:r>
      <w:r w:rsidRPr="00EC0B03">
        <w:rPr>
          <w:rFonts w:ascii="Arial" w:hAnsi="Arial" w:cs="Arial"/>
          <w:sz w:val="20"/>
          <w:szCs w:val="20"/>
        </w:rPr>
        <w:t xml:space="preserve"> (inter-risk diversification) the value has to be numerical and non-positive.</w:t>
      </w:r>
    </w:p>
    <w:p w14:paraId="68169DC8" w14:textId="77777777" w:rsidR="00FA55D9" w:rsidRPr="00EC0B03" w:rsidRDefault="00FA55D9" w:rsidP="00EC0B03">
      <w:pPr>
        <w:spacing w:before="0" w:after="200" w:line="276" w:lineRule="auto"/>
        <w:jc w:val="left"/>
        <w:rPr>
          <w:rFonts w:ascii="Arial" w:hAnsi="Arial" w:cs="Arial"/>
          <w:sz w:val="20"/>
          <w:szCs w:val="20"/>
        </w:rPr>
      </w:pPr>
    </w:p>
    <w:p w14:paraId="10DB9480" w14:textId="61DBAB65" w:rsidR="00AC1653" w:rsidRPr="00EC0B03" w:rsidRDefault="00AC1653" w:rsidP="00EC0B03">
      <w:pPr>
        <w:spacing w:line="276" w:lineRule="auto"/>
        <w:rPr>
          <w:rFonts w:ascii="Arial" w:hAnsi="Arial" w:cs="Arial"/>
          <w:b/>
          <w:bCs/>
          <w:sz w:val="20"/>
          <w:szCs w:val="20"/>
          <w:u w:val="single"/>
        </w:rPr>
        <w:pPrChange w:id="1123" w:author="Lanciani, Marcello" w:date="2023-10-04T10:37:00Z">
          <w:pPr/>
        </w:pPrChange>
      </w:pPr>
      <w:r w:rsidRPr="00EC0B03">
        <w:rPr>
          <w:rFonts w:ascii="Arial" w:hAnsi="Arial" w:cs="Arial"/>
          <w:b/>
          <w:bCs/>
          <w:sz w:val="20"/>
          <w:szCs w:val="20"/>
          <w:u w:val="single"/>
        </w:rPr>
        <w:t xml:space="preserve">TEMPLATE 09 </w:t>
      </w:r>
      <w:r w:rsidR="00A13AAB" w:rsidRPr="00EC0B03">
        <w:rPr>
          <w:rFonts w:ascii="Arial" w:hAnsi="Arial" w:cs="Arial"/>
          <w:b/>
          <w:bCs/>
          <w:sz w:val="20"/>
          <w:szCs w:val="20"/>
          <w:u w:val="single"/>
        </w:rPr>
        <w:t>Loan</w:t>
      </w:r>
      <w:r w:rsidR="007D5C2F" w:rsidRPr="00EC0B03">
        <w:rPr>
          <w:rFonts w:ascii="Arial" w:hAnsi="Arial" w:cs="Arial"/>
          <w:b/>
          <w:bCs/>
          <w:sz w:val="20"/>
          <w:szCs w:val="20"/>
          <w:u w:val="single"/>
        </w:rPr>
        <w:t xml:space="preserve"> </w:t>
      </w:r>
      <w:r w:rsidR="00A13AAB" w:rsidRPr="00EC0B03">
        <w:rPr>
          <w:rFonts w:ascii="Arial" w:hAnsi="Arial" w:cs="Arial"/>
          <w:b/>
          <w:bCs/>
          <w:sz w:val="20"/>
          <w:szCs w:val="20"/>
          <w:u w:val="single"/>
        </w:rPr>
        <w:t>To</w:t>
      </w:r>
      <w:r w:rsidR="007D5C2F" w:rsidRPr="00EC0B03">
        <w:rPr>
          <w:rFonts w:ascii="Arial" w:hAnsi="Arial" w:cs="Arial"/>
          <w:b/>
          <w:bCs/>
          <w:sz w:val="20"/>
          <w:szCs w:val="20"/>
          <w:u w:val="single"/>
        </w:rPr>
        <w:t xml:space="preserve"> </w:t>
      </w:r>
      <w:r w:rsidR="00F76CBE" w:rsidRPr="00EC0B03">
        <w:rPr>
          <w:rFonts w:ascii="Arial" w:hAnsi="Arial" w:cs="Arial"/>
          <w:b/>
          <w:bCs/>
          <w:sz w:val="20"/>
          <w:szCs w:val="20"/>
          <w:u w:val="single"/>
        </w:rPr>
        <w:t>Income</w:t>
      </w:r>
    </w:p>
    <w:p w14:paraId="52DCB004" w14:textId="77777777" w:rsidR="00340FCB" w:rsidRPr="00EC0B03" w:rsidRDefault="00340FCB" w:rsidP="00EC0B03">
      <w:pPr>
        <w:pStyle w:val="ListParagraph"/>
        <w:numPr>
          <w:ilvl w:val="0"/>
          <w:numId w:val="27"/>
        </w:numPr>
        <w:spacing w:before="0" w:after="200" w:line="276" w:lineRule="auto"/>
        <w:jc w:val="left"/>
        <w:rPr>
          <w:rFonts w:ascii="Arial" w:hAnsi="Arial" w:cs="Arial"/>
          <w:color w:val="0D0D0D" w:themeColor="text1" w:themeTint="F2"/>
          <w:sz w:val="20"/>
          <w:szCs w:val="20"/>
        </w:rPr>
      </w:pPr>
      <w:r w:rsidRPr="00EC0B03">
        <w:rPr>
          <w:rFonts w:ascii="Arial" w:hAnsi="Arial" w:cs="Arial"/>
          <w:sz w:val="20"/>
          <w:szCs w:val="20"/>
        </w:rPr>
        <w:t xml:space="preserve">All </w:t>
      </w:r>
      <w:r w:rsidRPr="00EC0B03">
        <w:rPr>
          <w:rFonts w:ascii="Arial" w:hAnsi="Arial" w:cs="Arial"/>
          <w:color w:val="0D0D0D" w:themeColor="text1" w:themeTint="F2"/>
          <w:sz w:val="20"/>
          <w:szCs w:val="20"/>
        </w:rPr>
        <w:t>values in cells C15:C21 should be a number ≥ 0 (gross exposure)</w:t>
      </w:r>
    </w:p>
    <w:p w14:paraId="77596829" w14:textId="77777777" w:rsidR="00340FCB" w:rsidRPr="00EC0B03" w:rsidRDefault="00340FCB" w:rsidP="00EC0B03">
      <w:pPr>
        <w:pStyle w:val="ListParagraph"/>
        <w:numPr>
          <w:ilvl w:val="0"/>
          <w:numId w:val="27"/>
        </w:numPr>
        <w:spacing w:before="0" w:after="200" w:line="276" w:lineRule="auto"/>
        <w:jc w:val="left"/>
        <w:rPr>
          <w:rFonts w:ascii="Arial" w:hAnsi="Arial" w:cs="Arial"/>
          <w:color w:val="0D0D0D" w:themeColor="text1" w:themeTint="F2"/>
          <w:sz w:val="20"/>
          <w:szCs w:val="20"/>
        </w:rPr>
      </w:pPr>
      <w:r w:rsidRPr="00EC0B03">
        <w:rPr>
          <w:rFonts w:ascii="Arial" w:hAnsi="Arial" w:cs="Arial"/>
          <w:color w:val="0D0D0D" w:themeColor="text1" w:themeTint="F2"/>
          <w:sz w:val="20"/>
          <w:szCs w:val="20"/>
        </w:rPr>
        <w:t>All values in cells D15:D21 should be a number between -1 ≤ X ≤ 1 formatted as percentage with 2 decimal places (effective actual interest rate)</w:t>
      </w:r>
    </w:p>
    <w:p w14:paraId="3BFDDD83" w14:textId="77777777" w:rsidR="00340FCB" w:rsidRPr="00EC0B03" w:rsidRDefault="00340FCB" w:rsidP="00EC0B03">
      <w:pPr>
        <w:pStyle w:val="ListParagraph"/>
        <w:numPr>
          <w:ilvl w:val="0"/>
          <w:numId w:val="27"/>
        </w:numPr>
        <w:spacing w:before="0" w:after="200" w:line="276" w:lineRule="auto"/>
        <w:jc w:val="left"/>
        <w:rPr>
          <w:rFonts w:ascii="Arial" w:hAnsi="Arial" w:cs="Arial"/>
          <w:color w:val="0D0D0D" w:themeColor="text1" w:themeTint="F2"/>
          <w:sz w:val="20"/>
          <w:szCs w:val="20"/>
        </w:rPr>
      </w:pPr>
      <w:r w:rsidRPr="00EC0B03">
        <w:rPr>
          <w:rFonts w:ascii="Arial" w:hAnsi="Arial" w:cs="Arial"/>
          <w:color w:val="0D0D0D" w:themeColor="text1" w:themeTint="F2"/>
          <w:sz w:val="20"/>
          <w:szCs w:val="20"/>
        </w:rPr>
        <w:t xml:space="preserve">All values in cells E15:E21 should be a number between 0 ≤ X ≤ </w:t>
      </w:r>
      <w:r w:rsidR="00F200BB" w:rsidRPr="00EC0B03">
        <w:rPr>
          <w:rFonts w:ascii="Arial" w:hAnsi="Arial" w:cs="Arial"/>
          <w:color w:val="0D0D0D" w:themeColor="text1" w:themeTint="F2"/>
          <w:sz w:val="20"/>
          <w:szCs w:val="20"/>
        </w:rPr>
        <w:t>10</w:t>
      </w:r>
      <w:r w:rsidRPr="00EC0B03">
        <w:rPr>
          <w:rFonts w:ascii="Arial" w:hAnsi="Arial" w:cs="Arial"/>
          <w:color w:val="0D0D0D" w:themeColor="text1" w:themeTint="F2"/>
          <w:sz w:val="20"/>
          <w:szCs w:val="20"/>
        </w:rPr>
        <w:t xml:space="preserve"> (LTI)</w:t>
      </w:r>
    </w:p>
    <w:p w14:paraId="1527C4BB" w14:textId="77777777" w:rsidR="00340FCB" w:rsidRPr="00EC0B03" w:rsidRDefault="00340FCB" w:rsidP="00EC0B03">
      <w:pPr>
        <w:pStyle w:val="ListParagraph"/>
        <w:numPr>
          <w:ilvl w:val="0"/>
          <w:numId w:val="27"/>
        </w:numPr>
        <w:spacing w:before="0" w:after="200" w:line="276" w:lineRule="auto"/>
        <w:jc w:val="left"/>
        <w:rPr>
          <w:rFonts w:ascii="Arial" w:hAnsi="Arial" w:cs="Arial"/>
          <w:color w:val="0D0D0D" w:themeColor="text1" w:themeTint="F2"/>
          <w:sz w:val="20"/>
          <w:szCs w:val="20"/>
        </w:rPr>
      </w:pPr>
      <w:r w:rsidRPr="00EC0B03">
        <w:rPr>
          <w:rFonts w:ascii="Arial" w:hAnsi="Arial" w:cs="Arial"/>
          <w:color w:val="0D0D0D" w:themeColor="text1" w:themeTint="F2"/>
          <w:sz w:val="20"/>
          <w:szCs w:val="20"/>
        </w:rPr>
        <w:t>All values in cells F15:F21 should be a number ≥ 0 (average maturity)</w:t>
      </w:r>
    </w:p>
    <w:p w14:paraId="3B3EA4CE" w14:textId="0C60616E" w:rsidR="00340FCB" w:rsidRPr="00EC0B03" w:rsidRDefault="00340FCB" w:rsidP="00EC0B03">
      <w:pPr>
        <w:pStyle w:val="ListParagraph"/>
        <w:numPr>
          <w:ilvl w:val="0"/>
          <w:numId w:val="27"/>
        </w:numPr>
        <w:spacing w:before="0" w:after="200" w:line="276" w:lineRule="auto"/>
        <w:jc w:val="left"/>
        <w:rPr>
          <w:rFonts w:ascii="Arial" w:hAnsi="Arial" w:cs="Arial"/>
          <w:color w:val="0D0D0D" w:themeColor="text1" w:themeTint="F2"/>
          <w:sz w:val="20"/>
          <w:szCs w:val="20"/>
        </w:rPr>
      </w:pPr>
      <w:r w:rsidRPr="00EC0B03">
        <w:rPr>
          <w:rFonts w:ascii="Arial" w:hAnsi="Arial" w:cs="Arial"/>
          <w:color w:val="0D0D0D" w:themeColor="text1" w:themeTint="F2"/>
          <w:sz w:val="20"/>
          <w:szCs w:val="20"/>
        </w:rPr>
        <w:t>All values in cells G15:G21 shoul</w:t>
      </w:r>
      <w:r w:rsidR="00F200BB" w:rsidRPr="00EC0B03">
        <w:rPr>
          <w:rFonts w:ascii="Arial" w:hAnsi="Arial" w:cs="Arial"/>
          <w:color w:val="0D0D0D" w:themeColor="text1" w:themeTint="F2"/>
          <w:sz w:val="20"/>
          <w:szCs w:val="20"/>
        </w:rPr>
        <w:t>d be a number between 0 ≤ X ≤ 2</w:t>
      </w:r>
      <w:r w:rsidRPr="00EC0B03">
        <w:rPr>
          <w:rFonts w:ascii="Arial" w:hAnsi="Arial" w:cs="Arial"/>
          <w:color w:val="0D0D0D" w:themeColor="text1" w:themeTint="F2"/>
          <w:sz w:val="20"/>
          <w:szCs w:val="20"/>
        </w:rPr>
        <w:t xml:space="preserve"> formatted as percentage with 2 decimal places (LTV)</w:t>
      </w:r>
    </w:p>
    <w:p w14:paraId="6D45428F" w14:textId="77777777" w:rsidR="00340FCB" w:rsidRPr="00EC0B03" w:rsidRDefault="00340FCB" w:rsidP="00EC0B03">
      <w:pPr>
        <w:pStyle w:val="ListParagraph"/>
        <w:numPr>
          <w:ilvl w:val="0"/>
          <w:numId w:val="27"/>
        </w:numPr>
        <w:spacing w:before="0" w:after="200" w:line="276" w:lineRule="auto"/>
        <w:jc w:val="left"/>
        <w:rPr>
          <w:rFonts w:ascii="Arial" w:hAnsi="Arial" w:cs="Arial"/>
          <w:color w:val="0D0D0D" w:themeColor="text1" w:themeTint="F2"/>
          <w:sz w:val="20"/>
          <w:szCs w:val="20"/>
        </w:rPr>
      </w:pPr>
      <w:r w:rsidRPr="00EC0B03">
        <w:rPr>
          <w:rFonts w:ascii="Arial" w:hAnsi="Arial" w:cs="Arial"/>
          <w:color w:val="0D0D0D" w:themeColor="text1" w:themeTint="F2"/>
          <w:sz w:val="20"/>
          <w:szCs w:val="20"/>
        </w:rPr>
        <w:t>All values in cells C28:C33 should be a number ≥ 0 (gross exposure)</w:t>
      </w:r>
    </w:p>
    <w:p w14:paraId="15174BFB" w14:textId="77777777" w:rsidR="00340FCB" w:rsidRPr="00EC0B03" w:rsidRDefault="00340FCB" w:rsidP="00EC0B03">
      <w:pPr>
        <w:pStyle w:val="ListParagraph"/>
        <w:numPr>
          <w:ilvl w:val="0"/>
          <w:numId w:val="27"/>
        </w:numPr>
        <w:spacing w:before="0" w:after="200" w:line="276" w:lineRule="auto"/>
        <w:jc w:val="left"/>
        <w:rPr>
          <w:rFonts w:ascii="Arial" w:hAnsi="Arial" w:cs="Arial"/>
          <w:color w:val="0D0D0D" w:themeColor="text1" w:themeTint="F2"/>
          <w:sz w:val="20"/>
          <w:szCs w:val="20"/>
        </w:rPr>
      </w:pPr>
      <w:r w:rsidRPr="00EC0B03">
        <w:rPr>
          <w:rFonts w:ascii="Arial" w:hAnsi="Arial" w:cs="Arial"/>
          <w:color w:val="0D0D0D" w:themeColor="text1" w:themeTint="F2"/>
          <w:sz w:val="20"/>
          <w:szCs w:val="20"/>
        </w:rPr>
        <w:t>All values in cells D28:D33 should be a number between -1 ≤ X ≤ 1 formatted as percentage with 2 decimal places (effective actual interest rate)</w:t>
      </w:r>
    </w:p>
    <w:p w14:paraId="39CAA28B" w14:textId="77777777" w:rsidR="00340FCB" w:rsidRPr="00EC0B03" w:rsidRDefault="00340FCB" w:rsidP="00EC0B03">
      <w:pPr>
        <w:pStyle w:val="ListParagraph"/>
        <w:numPr>
          <w:ilvl w:val="0"/>
          <w:numId w:val="27"/>
        </w:numPr>
        <w:spacing w:before="0" w:after="200" w:line="276" w:lineRule="auto"/>
        <w:jc w:val="left"/>
        <w:rPr>
          <w:rFonts w:ascii="Arial" w:hAnsi="Arial" w:cs="Arial"/>
          <w:color w:val="0D0D0D" w:themeColor="text1" w:themeTint="F2"/>
          <w:sz w:val="20"/>
          <w:szCs w:val="20"/>
        </w:rPr>
      </w:pPr>
      <w:r w:rsidRPr="00EC0B03">
        <w:rPr>
          <w:rFonts w:ascii="Arial" w:hAnsi="Arial" w:cs="Arial"/>
          <w:color w:val="0D0D0D" w:themeColor="text1" w:themeTint="F2"/>
          <w:sz w:val="20"/>
          <w:szCs w:val="20"/>
        </w:rPr>
        <w:t>All values in cells E28:E33 should</w:t>
      </w:r>
      <w:r w:rsidR="00F200BB" w:rsidRPr="00EC0B03">
        <w:rPr>
          <w:rFonts w:ascii="Arial" w:hAnsi="Arial" w:cs="Arial"/>
          <w:color w:val="0D0D0D" w:themeColor="text1" w:themeTint="F2"/>
          <w:sz w:val="20"/>
          <w:szCs w:val="20"/>
        </w:rPr>
        <w:t xml:space="preserve"> be a number between 0 ≤ X ≤ 1</w:t>
      </w:r>
      <w:r w:rsidRPr="00EC0B03">
        <w:rPr>
          <w:rFonts w:ascii="Arial" w:hAnsi="Arial" w:cs="Arial"/>
          <w:color w:val="0D0D0D" w:themeColor="text1" w:themeTint="F2"/>
          <w:sz w:val="20"/>
          <w:szCs w:val="20"/>
        </w:rPr>
        <w:t xml:space="preserve"> (LSTI)</w:t>
      </w:r>
    </w:p>
    <w:p w14:paraId="2DCA777A" w14:textId="77777777" w:rsidR="00340FCB" w:rsidRPr="00EC0B03" w:rsidRDefault="00340FCB" w:rsidP="00EC0B03">
      <w:pPr>
        <w:pStyle w:val="ListParagraph"/>
        <w:numPr>
          <w:ilvl w:val="0"/>
          <w:numId w:val="27"/>
        </w:numPr>
        <w:spacing w:before="0" w:after="200" w:line="276" w:lineRule="auto"/>
        <w:jc w:val="left"/>
        <w:rPr>
          <w:rFonts w:ascii="Arial" w:hAnsi="Arial" w:cs="Arial"/>
          <w:color w:val="0D0D0D" w:themeColor="text1" w:themeTint="F2"/>
          <w:sz w:val="20"/>
          <w:szCs w:val="20"/>
        </w:rPr>
      </w:pPr>
      <w:r w:rsidRPr="00EC0B03">
        <w:rPr>
          <w:rFonts w:ascii="Arial" w:hAnsi="Arial" w:cs="Arial"/>
          <w:color w:val="0D0D0D" w:themeColor="text1" w:themeTint="F2"/>
          <w:sz w:val="20"/>
          <w:szCs w:val="20"/>
        </w:rPr>
        <w:t>All values in cells F28:F33 should be a number ≥ 0 (maturity)</w:t>
      </w:r>
    </w:p>
    <w:p w14:paraId="4B565A03" w14:textId="44EC2CD2" w:rsidR="00340FCB" w:rsidRPr="00EC0B03" w:rsidRDefault="00340FCB" w:rsidP="00EC0B03">
      <w:pPr>
        <w:pStyle w:val="ListParagraph"/>
        <w:numPr>
          <w:ilvl w:val="0"/>
          <w:numId w:val="27"/>
        </w:numPr>
        <w:spacing w:before="0" w:after="200" w:line="276" w:lineRule="auto"/>
        <w:jc w:val="left"/>
        <w:rPr>
          <w:rFonts w:ascii="Arial" w:hAnsi="Arial" w:cs="Arial"/>
          <w:color w:val="0D0D0D" w:themeColor="text1" w:themeTint="F2"/>
          <w:sz w:val="20"/>
          <w:szCs w:val="20"/>
        </w:rPr>
      </w:pPr>
      <w:r w:rsidRPr="00EC0B03">
        <w:rPr>
          <w:rFonts w:ascii="Arial" w:hAnsi="Arial" w:cs="Arial"/>
          <w:color w:val="0D0D0D" w:themeColor="text1" w:themeTint="F2"/>
          <w:sz w:val="20"/>
          <w:szCs w:val="20"/>
        </w:rPr>
        <w:lastRenderedPageBreak/>
        <w:t>All values in cells G28:G33 shoul</w:t>
      </w:r>
      <w:r w:rsidR="00F200BB" w:rsidRPr="00EC0B03">
        <w:rPr>
          <w:rFonts w:ascii="Arial" w:hAnsi="Arial" w:cs="Arial"/>
          <w:color w:val="0D0D0D" w:themeColor="text1" w:themeTint="F2"/>
          <w:sz w:val="20"/>
          <w:szCs w:val="20"/>
        </w:rPr>
        <w:t>d be a number between 0 ≤ X ≤ 2</w:t>
      </w:r>
      <w:r w:rsidRPr="00EC0B03">
        <w:rPr>
          <w:rFonts w:ascii="Arial" w:hAnsi="Arial" w:cs="Arial"/>
          <w:color w:val="0D0D0D" w:themeColor="text1" w:themeTint="F2"/>
          <w:sz w:val="20"/>
          <w:szCs w:val="20"/>
        </w:rPr>
        <w:t xml:space="preserve"> formatted as percentage with 2 decimal places (LTV)</w:t>
      </w:r>
    </w:p>
    <w:p w14:paraId="338053D3" w14:textId="77777777" w:rsidR="00FA55D9" w:rsidRPr="00EC0B03" w:rsidRDefault="00FA55D9" w:rsidP="00EC0B03">
      <w:pPr>
        <w:spacing w:before="0" w:after="200" w:line="276" w:lineRule="auto"/>
        <w:jc w:val="left"/>
        <w:rPr>
          <w:rFonts w:ascii="Arial" w:hAnsi="Arial" w:cs="Arial"/>
          <w:color w:val="0D0D0D" w:themeColor="text1" w:themeTint="F2"/>
          <w:sz w:val="20"/>
          <w:szCs w:val="20"/>
        </w:rPr>
      </w:pPr>
    </w:p>
    <w:p w14:paraId="4AC804FF" w14:textId="77777777" w:rsidR="00AC1653" w:rsidRPr="00EC0B03" w:rsidRDefault="00AC1653" w:rsidP="00EC0B03">
      <w:pPr>
        <w:spacing w:line="276" w:lineRule="auto"/>
        <w:rPr>
          <w:rFonts w:ascii="Arial" w:hAnsi="Arial" w:cs="Arial"/>
          <w:b/>
          <w:bCs/>
          <w:sz w:val="20"/>
          <w:szCs w:val="20"/>
          <w:u w:val="single"/>
        </w:rPr>
        <w:pPrChange w:id="1124" w:author="Lanciani, Marcello" w:date="2023-10-04T10:37:00Z">
          <w:pPr/>
        </w:pPrChange>
      </w:pPr>
      <w:r w:rsidRPr="00EC0B03">
        <w:rPr>
          <w:rFonts w:ascii="Arial" w:hAnsi="Arial" w:cs="Arial"/>
          <w:b/>
          <w:bCs/>
          <w:sz w:val="20"/>
          <w:szCs w:val="20"/>
          <w:u w:val="single"/>
        </w:rPr>
        <w:t xml:space="preserve">TEMPLATE </w:t>
      </w:r>
      <w:r w:rsidR="00F76CBE" w:rsidRPr="00EC0B03">
        <w:rPr>
          <w:rFonts w:ascii="Arial" w:hAnsi="Arial" w:cs="Arial"/>
          <w:b/>
          <w:bCs/>
          <w:sz w:val="20"/>
          <w:szCs w:val="20"/>
          <w:u w:val="single"/>
        </w:rPr>
        <w:t>10 Pension</w:t>
      </w:r>
      <w:r w:rsidR="00A13AAB" w:rsidRPr="00EC0B03">
        <w:rPr>
          <w:rFonts w:ascii="Arial" w:hAnsi="Arial" w:cs="Arial"/>
          <w:b/>
          <w:bCs/>
          <w:sz w:val="20"/>
          <w:szCs w:val="20"/>
          <w:u w:val="single"/>
        </w:rPr>
        <w:t xml:space="preserve"> risk</w:t>
      </w:r>
    </w:p>
    <w:p w14:paraId="767497A8" w14:textId="77777777" w:rsidR="00F52620" w:rsidRPr="00EC0B03" w:rsidRDefault="00F52620" w:rsidP="00EC0B03">
      <w:pPr>
        <w:pStyle w:val="ListParagraph"/>
        <w:numPr>
          <w:ilvl w:val="0"/>
          <w:numId w:val="13"/>
        </w:numPr>
        <w:spacing w:before="0" w:after="200" w:line="276" w:lineRule="auto"/>
        <w:jc w:val="left"/>
        <w:rPr>
          <w:rFonts w:ascii="Arial" w:hAnsi="Arial" w:cs="Arial"/>
          <w:sz w:val="20"/>
          <w:szCs w:val="20"/>
        </w:rPr>
      </w:pPr>
      <w:r w:rsidRPr="00EC0B03">
        <w:rPr>
          <w:rFonts w:ascii="Arial" w:hAnsi="Arial" w:cs="Arial"/>
          <w:sz w:val="20"/>
          <w:szCs w:val="20"/>
        </w:rPr>
        <w:t>All values which have to be inputted in cells G23:R39, G45:R46, G51:R51, F73:R78, F82:R88, F91:R93 and</w:t>
      </w:r>
      <w:r w:rsidR="00D70528" w:rsidRPr="00EC0B03">
        <w:rPr>
          <w:rFonts w:ascii="Arial" w:hAnsi="Arial" w:cs="Arial"/>
          <w:sz w:val="20"/>
          <w:szCs w:val="20"/>
        </w:rPr>
        <w:t xml:space="preserve"> F97:R99 should be numerical,.</w:t>
      </w:r>
    </w:p>
    <w:p w14:paraId="71EAECE2" w14:textId="77777777" w:rsidR="00AC1653" w:rsidRPr="00EC0B03" w:rsidRDefault="00AC1653" w:rsidP="00EC0B03">
      <w:pPr>
        <w:pStyle w:val="ListParagraph"/>
        <w:numPr>
          <w:ilvl w:val="0"/>
          <w:numId w:val="13"/>
        </w:numPr>
        <w:spacing w:before="0" w:after="200" w:line="276" w:lineRule="auto"/>
        <w:jc w:val="left"/>
        <w:rPr>
          <w:rFonts w:ascii="Arial" w:hAnsi="Arial" w:cs="Arial"/>
          <w:sz w:val="20"/>
          <w:szCs w:val="20"/>
        </w:rPr>
      </w:pPr>
      <w:r w:rsidRPr="00EC0B03">
        <w:rPr>
          <w:rFonts w:ascii="Arial" w:hAnsi="Arial" w:cs="Arial"/>
          <w:sz w:val="20"/>
          <w:szCs w:val="20"/>
        </w:rPr>
        <w:t>All values in cells F4</w:t>
      </w:r>
      <w:r w:rsidR="002E5901" w:rsidRPr="00EC0B03">
        <w:rPr>
          <w:rFonts w:ascii="Arial" w:hAnsi="Arial" w:cs="Arial"/>
          <w:sz w:val="20"/>
          <w:szCs w:val="20"/>
        </w:rPr>
        <w:t>1</w:t>
      </w:r>
      <w:r w:rsidRPr="00EC0B03">
        <w:rPr>
          <w:rFonts w:ascii="Arial" w:hAnsi="Arial" w:cs="Arial"/>
          <w:sz w:val="20"/>
          <w:szCs w:val="20"/>
        </w:rPr>
        <w:t>:R4</w:t>
      </w:r>
      <w:r w:rsidR="002E5901" w:rsidRPr="00EC0B03">
        <w:rPr>
          <w:rFonts w:ascii="Arial" w:hAnsi="Arial" w:cs="Arial"/>
          <w:sz w:val="20"/>
          <w:szCs w:val="20"/>
        </w:rPr>
        <w:t>2</w:t>
      </w:r>
      <w:r w:rsidRPr="00EC0B03">
        <w:rPr>
          <w:rFonts w:ascii="Arial" w:hAnsi="Arial" w:cs="Arial"/>
          <w:sz w:val="20"/>
          <w:szCs w:val="20"/>
        </w:rPr>
        <w:t xml:space="preserve"> should be a number between 0</w:t>
      </w:r>
      <w:r w:rsidR="00D70528" w:rsidRPr="00EC0B03">
        <w:rPr>
          <w:rFonts w:ascii="Arial" w:hAnsi="Arial" w:cs="Arial"/>
          <w:sz w:val="20"/>
          <w:szCs w:val="20"/>
        </w:rPr>
        <w:t xml:space="preserve"> </w:t>
      </w:r>
      <w:r w:rsidRPr="00EC0B03">
        <w:rPr>
          <w:rFonts w:ascii="Arial" w:hAnsi="Arial" w:cs="Arial"/>
          <w:sz w:val="20"/>
          <w:szCs w:val="20"/>
        </w:rPr>
        <w:t>≤</w:t>
      </w:r>
      <w:r w:rsidR="00D70528" w:rsidRPr="00EC0B03">
        <w:rPr>
          <w:rFonts w:ascii="Arial" w:hAnsi="Arial" w:cs="Arial"/>
          <w:sz w:val="20"/>
          <w:szCs w:val="20"/>
        </w:rPr>
        <w:t xml:space="preserve"> </w:t>
      </w:r>
      <w:r w:rsidRPr="00EC0B03">
        <w:rPr>
          <w:rFonts w:ascii="Arial" w:hAnsi="Arial" w:cs="Arial"/>
          <w:sz w:val="20"/>
          <w:szCs w:val="20"/>
        </w:rPr>
        <w:t>X</w:t>
      </w:r>
      <w:r w:rsidR="00D70528" w:rsidRPr="00EC0B03">
        <w:rPr>
          <w:rFonts w:ascii="Arial" w:hAnsi="Arial" w:cs="Arial"/>
          <w:sz w:val="20"/>
          <w:szCs w:val="20"/>
        </w:rPr>
        <w:t xml:space="preserve"> </w:t>
      </w:r>
      <w:r w:rsidRPr="00EC0B03">
        <w:rPr>
          <w:rFonts w:ascii="Arial" w:hAnsi="Arial" w:cs="Arial"/>
          <w:sz w:val="20"/>
          <w:szCs w:val="20"/>
        </w:rPr>
        <w:t>≤</w:t>
      </w:r>
      <w:r w:rsidR="00D70528" w:rsidRPr="00EC0B03">
        <w:rPr>
          <w:rFonts w:ascii="Arial" w:hAnsi="Arial" w:cs="Arial"/>
          <w:sz w:val="20"/>
          <w:szCs w:val="20"/>
        </w:rPr>
        <w:t xml:space="preserve"> </w:t>
      </w:r>
      <w:r w:rsidRPr="00EC0B03">
        <w:rPr>
          <w:rFonts w:ascii="Arial" w:hAnsi="Arial" w:cs="Arial"/>
          <w:sz w:val="20"/>
          <w:szCs w:val="20"/>
        </w:rPr>
        <w:t xml:space="preserve">1 formatted as percentage </w:t>
      </w:r>
      <w:r w:rsidR="002E5901" w:rsidRPr="00EC0B03">
        <w:rPr>
          <w:rFonts w:ascii="Arial" w:hAnsi="Arial" w:cs="Arial"/>
          <w:sz w:val="20"/>
          <w:szCs w:val="20"/>
        </w:rPr>
        <w:t>with 2 decimal places,</w:t>
      </w:r>
      <w:r w:rsidR="00D70528" w:rsidRPr="00EC0B03">
        <w:rPr>
          <w:rFonts w:ascii="Arial" w:hAnsi="Arial" w:cs="Arial"/>
          <w:sz w:val="20"/>
          <w:szCs w:val="20"/>
        </w:rPr>
        <w:t>.</w:t>
      </w:r>
    </w:p>
    <w:p w14:paraId="5C8E86D2" w14:textId="77777777" w:rsidR="00AC1653" w:rsidRPr="00EC0B03" w:rsidRDefault="00AC1653" w:rsidP="00EC0B03">
      <w:pPr>
        <w:pStyle w:val="ListParagraph"/>
        <w:numPr>
          <w:ilvl w:val="0"/>
          <w:numId w:val="13"/>
        </w:numPr>
        <w:spacing w:before="0" w:after="200" w:line="276" w:lineRule="auto"/>
        <w:jc w:val="left"/>
        <w:rPr>
          <w:rFonts w:ascii="Arial" w:hAnsi="Arial" w:cs="Arial"/>
          <w:sz w:val="20"/>
          <w:szCs w:val="20"/>
        </w:rPr>
      </w:pPr>
      <w:r w:rsidRPr="00EC0B03">
        <w:rPr>
          <w:rFonts w:ascii="Arial" w:hAnsi="Arial" w:cs="Arial"/>
          <w:sz w:val="20"/>
          <w:szCs w:val="20"/>
        </w:rPr>
        <w:t>All values in cells G</w:t>
      </w:r>
      <w:r w:rsidR="002E5901" w:rsidRPr="00EC0B03">
        <w:rPr>
          <w:rFonts w:ascii="Arial" w:hAnsi="Arial" w:cs="Arial"/>
          <w:sz w:val="20"/>
          <w:szCs w:val="20"/>
        </w:rPr>
        <w:t>47</w:t>
      </w:r>
      <w:r w:rsidRPr="00EC0B03">
        <w:rPr>
          <w:rFonts w:ascii="Arial" w:hAnsi="Arial" w:cs="Arial"/>
          <w:sz w:val="20"/>
          <w:szCs w:val="20"/>
        </w:rPr>
        <w:t>:R</w:t>
      </w:r>
      <w:r w:rsidR="002E5901" w:rsidRPr="00EC0B03">
        <w:rPr>
          <w:rFonts w:ascii="Arial" w:hAnsi="Arial" w:cs="Arial"/>
          <w:sz w:val="20"/>
          <w:szCs w:val="20"/>
        </w:rPr>
        <w:t>48</w:t>
      </w:r>
      <w:r w:rsidRPr="00EC0B03">
        <w:rPr>
          <w:rFonts w:ascii="Arial" w:hAnsi="Arial" w:cs="Arial"/>
          <w:sz w:val="20"/>
          <w:szCs w:val="20"/>
        </w:rPr>
        <w:t xml:space="preserve"> should be a number between -1</w:t>
      </w:r>
      <w:r w:rsidR="00D70528" w:rsidRPr="00EC0B03">
        <w:rPr>
          <w:rFonts w:ascii="Arial" w:hAnsi="Arial" w:cs="Arial"/>
          <w:sz w:val="20"/>
          <w:szCs w:val="20"/>
        </w:rPr>
        <w:t xml:space="preserve"> </w:t>
      </w:r>
      <w:r w:rsidRPr="00EC0B03">
        <w:rPr>
          <w:rFonts w:ascii="Arial" w:hAnsi="Arial" w:cs="Arial"/>
          <w:sz w:val="20"/>
          <w:szCs w:val="20"/>
        </w:rPr>
        <w:t>≤</w:t>
      </w:r>
      <w:r w:rsidR="00D70528" w:rsidRPr="00EC0B03">
        <w:rPr>
          <w:rFonts w:ascii="Arial" w:hAnsi="Arial" w:cs="Arial"/>
          <w:sz w:val="20"/>
          <w:szCs w:val="20"/>
        </w:rPr>
        <w:t xml:space="preserve"> </w:t>
      </w:r>
      <w:r w:rsidRPr="00EC0B03">
        <w:rPr>
          <w:rFonts w:ascii="Arial" w:hAnsi="Arial" w:cs="Arial"/>
          <w:sz w:val="20"/>
          <w:szCs w:val="20"/>
        </w:rPr>
        <w:t>X</w:t>
      </w:r>
      <w:r w:rsidR="00D70528" w:rsidRPr="00EC0B03">
        <w:rPr>
          <w:rFonts w:ascii="Arial" w:hAnsi="Arial" w:cs="Arial"/>
          <w:sz w:val="20"/>
          <w:szCs w:val="20"/>
        </w:rPr>
        <w:t xml:space="preserve"> </w:t>
      </w:r>
      <w:r w:rsidRPr="00EC0B03">
        <w:rPr>
          <w:rFonts w:ascii="Arial" w:hAnsi="Arial" w:cs="Arial"/>
          <w:sz w:val="20"/>
          <w:szCs w:val="20"/>
        </w:rPr>
        <w:t>≤</w:t>
      </w:r>
      <w:r w:rsidR="00D70528" w:rsidRPr="00EC0B03">
        <w:rPr>
          <w:rFonts w:ascii="Arial" w:hAnsi="Arial" w:cs="Arial"/>
          <w:sz w:val="20"/>
          <w:szCs w:val="20"/>
        </w:rPr>
        <w:t xml:space="preserve"> </w:t>
      </w:r>
      <w:r w:rsidRPr="00EC0B03">
        <w:rPr>
          <w:rFonts w:ascii="Arial" w:hAnsi="Arial" w:cs="Arial"/>
          <w:sz w:val="20"/>
          <w:szCs w:val="20"/>
        </w:rPr>
        <w:t>1 formatted as percentage with 2 decimal places</w:t>
      </w:r>
      <w:r w:rsidR="00D70528" w:rsidRPr="00EC0B03">
        <w:rPr>
          <w:rFonts w:ascii="Arial" w:hAnsi="Arial" w:cs="Arial"/>
          <w:sz w:val="20"/>
          <w:szCs w:val="20"/>
        </w:rPr>
        <w:t>.</w:t>
      </w:r>
    </w:p>
    <w:p w14:paraId="62D715B5" w14:textId="77777777" w:rsidR="00D70528" w:rsidRPr="00EC0B03" w:rsidRDefault="00AC1653" w:rsidP="00EC0B03">
      <w:pPr>
        <w:pStyle w:val="ListParagraph"/>
        <w:numPr>
          <w:ilvl w:val="0"/>
          <w:numId w:val="13"/>
        </w:numPr>
        <w:spacing w:before="0" w:after="200" w:line="276" w:lineRule="auto"/>
        <w:jc w:val="left"/>
        <w:rPr>
          <w:rFonts w:ascii="Arial" w:hAnsi="Arial" w:cs="Arial"/>
          <w:sz w:val="20"/>
          <w:szCs w:val="20"/>
        </w:rPr>
      </w:pPr>
      <w:r w:rsidRPr="00EC0B03">
        <w:rPr>
          <w:rFonts w:ascii="Arial" w:hAnsi="Arial" w:cs="Arial"/>
          <w:sz w:val="20"/>
          <w:szCs w:val="20"/>
        </w:rPr>
        <w:t>All values in cells G</w:t>
      </w:r>
      <w:r w:rsidR="002E5901" w:rsidRPr="00EC0B03">
        <w:rPr>
          <w:rFonts w:ascii="Arial" w:hAnsi="Arial" w:cs="Arial"/>
          <w:sz w:val="20"/>
          <w:szCs w:val="20"/>
        </w:rPr>
        <w:t>49</w:t>
      </w:r>
      <w:r w:rsidRPr="00EC0B03">
        <w:rPr>
          <w:rFonts w:ascii="Arial" w:hAnsi="Arial" w:cs="Arial"/>
          <w:sz w:val="20"/>
          <w:szCs w:val="20"/>
        </w:rPr>
        <w:t>:R</w:t>
      </w:r>
      <w:r w:rsidR="002E5901" w:rsidRPr="00EC0B03">
        <w:rPr>
          <w:rFonts w:ascii="Arial" w:hAnsi="Arial" w:cs="Arial"/>
          <w:sz w:val="20"/>
          <w:szCs w:val="20"/>
        </w:rPr>
        <w:t>49</w:t>
      </w:r>
      <w:r w:rsidRPr="00EC0B03">
        <w:rPr>
          <w:rFonts w:ascii="Arial" w:hAnsi="Arial" w:cs="Arial"/>
          <w:sz w:val="20"/>
          <w:szCs w:val="20"/>
        </w:rPr>
        <w:t xml:space="preserve"> sh</w:t>
      </w:r>
      <w:r w:rsidR="002E5901" w:rsidRPr="00EC0B03">
        <w:rPr>
          <w:rFonts w:ascii="Arial" w:hAnsi="Arial" w:cs="Arial"/>
          <w:sz w:val="20"/>
          <w:szCs w:val="20"/>
        </w:rPr>
        <w:t xml:space="preserve">ould be a number </w:t>
      </w:r>
      <w:r w:rsidR="00D70528" w:rsidRPr="00EC0B03">
        <w:rPr>
          <w:rFonts w:ascii="Arial" w:hAnsi="Arial" w:cs="Arial"/>
          <w:sz w:val="20"/>
          <w:szCs w:val="20"/>
        </w:rPr>
        <w:t>≥</w:t>
      </w:r>
      <w:r w:rsidR="002E5901" w:rsidRPr="00EC0B03">
        <w:rPr>
          <w:rFonts w:ascii="Arial" w:hAnsi="Arial" w:cs="Arial"/>
          <w:sz w:val="20"/>
          <w:szCs w:val="20"/>
        </w:rPr>
        <w:t xml:space="preserve"> 0,</w:t>
      </w:r>
      <w:r w:rsidR="00D70528" w:rsidRPr="00EC0B03">
        <w:rPr>
          <w:rFonts w:ascii="Arial" w:hAnsi="Arial" w:cs="Arial"/>
          <w:sz w:val="20"/>
          <w:szCs w:val="20"/>
        </w:rPr>
        <w:t>.</w:t>
      </w:r>
    </w:p>
    <w:p w14:paraId="70689E69" w14:textId="77777777" w:rsidR="00AC1653" w:rsidRPr="00EC0B03" w:rsidRDefault="00AC1653" w:rsidP="00EC0B03">
      <w:pPr>
        <w:pStyle w:val="ListParagraph"/>
        <w:numPr>
          <w:ilvl w:val="0"/>
          <w:numId w:val="13"/>
        </w:numPr>
        <w:spacing w:before="0" w:after="200" w:line="276" w:lineRule="auto"/>
        <w:jc w:val="left"/>
        <w:rPr>
          <w:rFonts w:ascii="Arial" w:hAnsi="Arial" w:cs="Arial"/>
          <w:sz w:val="20"/>
          <w:szCs w:val="20"/>
        </w:rPr>
      </w:pPr>
      <w:r w:rsidRPr="00EC0B03">
        <w:rPr>
          <w:rFonts w:ascii="Arial" w:hAnsi="Arial" w:cs="Arial"/>
          <w:sz w:val="20"/>
          <w:szCs w:val="20"/>
        </w:rPr>
        <w:t>All values in cells G5</w:t>
      </w:r>
      <w:r w:rsidR="002E5901" w:rsidRPr="00EC0B03">
        <w:rPr>
          <w:rFonts w:ascii="Arial" w:hAnsi="Arial" w:cs="Arial"/>
          <w:sz w:val="20"/>
          <w:szCs w:val="20"/>
        </w:rPr>
        <w:t>0</w:t>
      </w:r>
      <w:r w:rsidRPr="00EC0B03">
        <w:rPr>
          <w:rFonts w:ascii="Arial" w:hAnsi="Arial" w:cs="Arial"/>
          <w:sz w:val="20"/>
          <w:szCs w:val="20"/>
        </w:rPr>
        <w:t>:R5</w:t>
      </w:r>
      <w:r w:rsidR="002E5901" w:rsidRPr="00EC0B03">
        <w:rPr>
          <w:rFonts w:ascii="Arial" w:hAnsi="Arial" w:cs="Arial"/>
          <w:sz w:val="20"/>
          <w:szCs w:val="20"/>
        </w:rPr>
        <w:t>0</w:t>
      </w:r>
      <w:r w:rsidRPr="00EC0B03">
        <w:rPr>
          <w:rFonts w:ascii="Arial" w:hAnsi="Arial" w:cs="Arial"/>
          <w:sz w:val="20"/>
          <w:szCs w:val="20"/>
        </w:rPr>
        <w:t xml:space="preserve"> should be a number between 0</w:t>
      </w:r>
      <w:r w:rsidR="00D70528" w:rsidRPr="00EC0B03">
        <w:rPr>
          <w:rFonts w:ascii="Arial" w:hAnsi="Arial" w:cs="Arial"/>
          <w:sz w:val="20"/>
          <w:szCs w:val="20"/>
        </w:rPr>
        <w:t xml:space="preserve"> </w:t>
      </w:r>
      <w:r w:rsidRPr="00EC0B03">
        <w:rPr>
          <w:rFonts w:ascii="Arial" w:hAnsi="Arial" w:cs="Arial"/>
          <w:sz w:val="20"/>
          <w:szCs w:val="20"/>
        </w:rPr>
        <w:t>≤</w:t>
      </w:r>
      <w:r w:rsidR="00D70528" w:rsidRPr="00EC0B03">
        <w:rPr>
          <w:rFonts w:ascii="Arial" w:hAnsi="Arial" w:cs="Arial"/>
          <w:sz w:val="20"/>
          <w:szCs w:val="20"/>
        </w:rPr>
        <w:t xml:space="preserve"> </w:t>
      </w:r>
      <w:r w:rsidRPr="00EC0B03">
        <w:rPr>
          <w:rFonts w:ascii="Arial" w:hAnsi="Arial" w:cs="Arial"/>
          <w:sz w:val="20"/>
          <w:szCs w:val="20"/>
        </w:rPr>
        <w:t>X</w:t>
      </w:r>
      <w:r w:rsidR="00D70528" w:rsidRPr="00EC0B03">
        <w:rPr>
          <w:rFonts w:ascii="Arial" w:hAnsi="Arial" w:cs="Arial"/>
          <w:sz w:val="20"/>
          <w:szCs w:val="20"/>
        </w:rPr>
        <w:t xml:space="preserve"> </w:t>
      </w:r>
      <w:r w:rsidRPr="00EC0B03">
        <w:rPr>
          <w:rFonts w:ascii="Arial" w:hAnsi="Arial" w:cs="Arial"/>
          <w:sz w:val="20"/>
          <w:szCs w:val="20"/>
        </w:rPr>
        <w:t>≤</w:t>
      </w:r>
      <w:r w:rsidR="00D70528" w:rsidRPr="00EC0B03">
        <w:rPr>
          <w:rFonts w:ascii="Arial" w:hAnsi="Arial" w:cs="Arial"/>
          <w:sz w:val="20"/>
          <w:szCs w:val="20"/>
        </w:rPr>
        <w:t xml:space="preserve"> </w:t>
      </w:r>
      <w:r w:rsidRPr="00EC0B03">
        <w:rPr>
          <w:rFonts w:ascii="Arial" w:hAnsi="Arial" w:cs="Arial"/>
          <w:sz w:val="20"/>
          <w:szCs w:val="20"/>
        </w:rPr>
        <w:t xml:space="preserve">1 formatted as percentage </w:t>
      </w:r>
      <w:r w:rsidR="002E5901" w:rsidRPr="00EC0B03">
        <w:rPr>
          <w:rFonts w:ascii="Arial" w:hAnsi="Arial" w:cs="Arial"/>
          <w:sz w:val="20"/>
          <w:szCs w:val="20"/>
        </w:rPr>
        <w:t>with 2 decimal places</w:t>
      </w:r>
      <w:r w:rsidR="00D70528" w:rsidRPr="00EC0B03">
        <w:rPr>
          <w:rFonts w:ascii="Arial" w:hAnsi="Arial" w:cs="Arial"/>
          <w:sz w:val="20"/>
          <w:szCs w:val="20"/>
        </w:rPr>
        <w:t>.</w:t>
      </w:r>
    </w:p>
    <w:p w14:paraId="7892244B" w14:textId="77777777" w:rsidR="00AC1653" w:rsidRPr="00EC0B03" w:rsidRDefault="00AC1653" w:rsidP="00EC0B03">
      <w:pPr>
        <w:pStyle w:val="ListParagraph"/>
        <w:numPr>
          <w:ilvl w:val="0"/>
          <w:numId w:val="13"/>
        </w:numPr>
        <w:spacing w:before="0" w:after="200" w:line="276" w:lineRule="auto"/>
        <w:jc w:val="left"/>
        <w:rPr>
          <w:rFonts w:ascii="Arial" w:hAnsi="Arial" w:cs="Arial"/>
          <w:sz w:val="20"/>
          <w:szCs w:val="20"/>
        </w:rPr>
      </w:pPr>
      <w:r w:rsidRPr="00EC0B03">
        <w:rPr>
          <w:rFonts w:ascii="Arial" w:hAnsi="Arial" w:cs="Arial"/>
          <w:sz w:val="20"/>
          <w:szCs w:val="20"/>
        </w:rPr>
        <w:t>All values in cells F5</w:t>
      </w:r>
      <w:r w:rsidR="002E5901" w:rsidRPr="00EC0B03">
        <w:rPr>
          <w:rFonts w:ascii="Arial" w:hAnsi="Arial" w:cs="Arial"/>
          <w:sz w:val="20"/>
          <w:szCs w:val="20"/>
        </w:rPr>
        <w:t>4</w:t>
      </w:r>
      <w:r w:rsidRPr="00EC0B03">
        <w:rPr>
          <w:rFonts w:ascii="Arial" w:hAnsi="Arial" w:cs="Arial"/>
          <w:sz w:val="20"/>
          <w:szCs w:val="20"/>
        </w:rPr>
        <w:t>:R6</w:t>
      </w:r>
      <w:r w:rsidR="002E5901" w:rsidRPr="00EC0B03">
        <w:rPr>
          <w:rFonts w:ascii="Arial" w:hAnsi="Arial" w:cs="Arial"/>
          <w:sz w:val="20"/>
          <w:szCs w:val="20"/>
        </w:rPr>
        <w:t>5</w:t>
      </w:r>
      <w:r w:rsidR="00D70528" w:rsidRPr="00EC0B03">
        <w:rPr>
          <w:rFonts w:ascii="Arial" w:hAnsi="Arial" w:cs="Arial"/>
          <w:sz w:val="20"/>
          <w:szCs w:val="20"/>
        </w:rPr>
        <w:t xml:space="preserve"> should be a number ≥</w:t>
      </w:r>
      <w:r w:rsidRPr="00EC0B03">
        <w:rPr>
          <w:rFonts w:ascii="Arial" w:hAnsi="Arial" w:cs="Arial"/>
          <w:sz w:val="20"/>
          <w:szCs w:val="20"/>
        </w:rPr>
        <w:t xml:space="preserve"> 0,</w:t>
      </w:r>
      <w:r w:rsidR="00D70528" w:rsidRPr="00EC0B03">
        <w:rPr>
          <w:rFonts w:ascii="Arial" w:hAnsi="Arial" w:cs="Arial"/>
          <w:sz w:val="20"/>
          <w:szCs w:val="20"/>
        </w:rPr>
        <w:t>.</w:t>
      </w:r>
    </w:p>
    <w:p w14:paraId="19873EB8" w14:textId="546F15A6" w:rsidR="002C200B" w:rsidRPr="00EC0B03" w:rsidRDefault="002C200B" w:rsidP="00EC0B03">
      <w:pPr>
        <w:pStyle w:val="ListParagraph"/>
        <w:numPr>
          <w:ilvl w:val="0"/>
          <w:numId w:val="13"/>
        </w:numPr>
        <w:spacing w:before="0" w:after="200" w:line="276" w:lineRule="auto"/>
        <w:jc w:val="left"/>
        <w:rPr>
          <w:rFonts w:ascii="Arial" w:hAnsi="Arial" w:cs="Arial"/>
          <w:sz w:val="20"/>
          <w:szCs w:val="20"/>
        </w:rPr>
      </w:pPr>
      <w:r w:rsidRPr="00EC0B03">
        <w:rPr>
          <w:rFonts w:ascii="Arial" w:hAnsi="Arial" w:cs="Arial"/>
          <w:sz w:val="20"/>
          <w:szCs w:val="20"/>
        </w:rPr>
        <w:t>All values in cells G23:R37 should be ≥ 0</w:t>
      </w:r>
    </w:p>
    <w:p w14:paraId="449E5D9E" w14:textId="77777777" w:rsidR="00FA55D9" w:rsidRPr="00EC0B03" w:rsidRDefault="00FA55D9" w:rsidP="00EC0B03">
      <w:pPr>
        <w:spacing w:before="0" w:after="200" w:line="276" w:lineRule="auto"/>
        <w:jc w:val="left"/>
        <w:rPr>
          <w:rFonts w:ascii="Arial" w:hAnsi="Arial" w:cs="Arial"/>
          <w:sz w:val="20"/>
          <w:szCs w:val="20"/>
        </w:rPr>
      </w:pPr>
    </w:p>
    <w:p w14:paraId="747DDADA" w14:textId="77777777" w:rsidR="006E5306" w:rsidRPr="00EC0B03" w:rsidRDefault="006E5306" w:rsidP="00EC0B03">
      <w:pPr>
        <w:spacing w:line="276" w:lineRule="auto"/>
        <w:rPr>
          <w:rFonts w:ascii="Arial" w:hAnsi="Arial" w:cs="Arial"/>
          <w:b/>
          <w:bCs/>
          <w:sz w:val="20"/>
          <w:szCs w:val="20"/>
          <w:u w:val="single"/>
        </w:rPr>
        <w:pPrChange w:id="1125" w:author="Lanciani, Marcello" w:date="2023-10-04T10:37:00Z">
          <w:pPr/>
        </w:pPrChange>
      </w:pPr>
      <w:r w:rsidRPr="00EC0B03">
        <w:rPr>
          <w:rFonts w:ascii="Arial" w:hAnsi="Arial" w:cs="Arial"/>
          <w:b/>
          <w:bCs/>
          <w:sz w:val="20"/>
          <w:szCs w:val="20"/>
          <w:u w:val="single"/>
        </w:rPr>
        <w:t xml:space="preserve">TEMPLATE 11 </w:t>
      </w:r>
      <w:r w:rsidR="00470CE9" w:rsidRPr="00EC0B03">
        <w:rPr>
          <w:rFonts w:ascii="Arial" w:hAnsi="Arial" w:cs="Arial"/>
          <w:b/>
          <w:bCs/>
          <w:sz w:val="20"/>
          <w:szCs w:val="20"/>
          <w:u w:val="single"/>
        </w:rPr>
        <w:t>Coverage of non-performing exposures</w:t>
      </w:r>
    </w:p>
    <w:p w14:paraId="1B41DE60" w14:textId="77777777" w:rsidR="006E5306" w:rsidRPr="00EC0B03" w:rsidRDefault="006E5306" w:rsidP="00EC0B03">
      <w:pPr>
        <w:pStyle w:val="ListParagraph"/>
        <w:numPr>
          <w:ilvl w:val="0"/>
          <w:numId w:val="25"/>
        </w:numPr>
        <w:spacing w:before="0" w:after="200" w:line="276" w:lineRule="auto"/>
        <w:jc w:val="left"/>
        <w:rPr>
          <w:rFonts w:ascii="Arial" w:hAnsi="Arial" w:cs="Arial"/>
          <w:sz w:val="20"/>
          <w:szCs w:val="20"/>
        </w:rPr>
      </w:pPr>
      <w:r w:rsidRPr="00EC0B03">
        <w:rPr>
          <w:rFonts w:ascii="Arial" w:hAnsi="Arial" w:cs="Arial"/>
          <w:sz w:val="20"/>
          <w:szCs w:val="20"/>
        </w:rPr>
        <w:t xml:space="preserve">All numerical values entered anywhere </w:t>
      </w:r>
      <w:r w:rsidR="00D245B9" w:rsidRPr="00EC0B03">
        <w:rPr>
          <w:rFonts w:ascii="Arial" w:hAnsi="Arial" w:cs="Arial"/>
          <w:sz w:val="20"/>
          <w:szCs w:val="20"/>
        </w:rPr>
        <w:t xml:space="preserve">in the template </w:t>
      </w:r>
      <w:r w:rsidRPr="00EC0B03">
        <w:rPr>
          <w:rFonts w:ascii="Arial" w:hAnsi="Arial" w:cs="Arial"/>
          <w:sz w:val="20"/>
          <w:szCs w:val="20"/>
        </w:rPr>
        <w:t>have to be non-negative (≥ 0).</w:t>
      </w:r>
    </w:p>
    <w:p w14:paraId="48FCC20C" w14:textId="77777777" w:rsidR="006E5306" w:rsidRPr="00EC0B03" w:rsidRDefault="006E5306" w:rsidP="00EC0B03">
      <w:pPr>
        <w:spacing w:before="100" w:beforeAutospacing="1" w:line="276" w:lineRule="auto"/>
        <w:rPr>
          <w:rFonts w:ascii="Arial" w:hAnsi="Arial" w:cs="Arial"/>
          <w:sz w:val="20"/>
          <w:szCs w:val="20"/>
          <w:u w:val="single"/>
        </w:rPr>
        <w:pPrChange w:id="1126" w:author="Lanciani, Marcello" w:date="2023-10-04T10:37:00Z">
          <w:pPr>
            <w:spacing w:before="100" w:beforeAutospacing="1" w:line="360" w:lineRule="auto"/>
          </w:pPr>
        </w:pPrChange>
      </w:pPr>
      <w:r w:rsidRPr="00EC0B03">
        <w:rPr>
          <w:rFonts w:ascii="Arial" w:hAnsi="Arial" w:cs="Arial"/>
          <w:sz w:val="20"/>
          <w:szCs w:val="20"/>
          <w:u w:val="single"/>
        </w:rPr>
        <w:t>Sheet “1. NPE Stock – total”:</w:t>
      </w:r>
    </w:p>
    <w:p w14:paraId="23AD108A" w14:textId="2F5DA896" w:rsidR="006E5306" w:rsidRPr="00EC0B03" w:rsidRDefault="00924EE3" w:rsidP="00EC0B03">
      <w:pPr>
        <w:pStyle w:val="ListParagraph"/>
        <w:numPr>
          <w:ilvl w:val="0"/>
          <w:numId w:val="13"/>
        </w:numPr>
        <w:spacing w:before="0" w:after="200" w:line="276" w:lineRule="auto"/>
        <w:jc w:val="left"/>
        <w:rPr>
          <w:rFonts w:ascii="Arial" w:hAnsi="Arial" w:cs="Arial"/>
          <w:sz w:val="20"/>
          <w:szCs w:val="20"/>
        </w:rPr>
      </w:pPr>
      <w:r w:rsidRPr="00EC0B03">
        <w:rPr>
          <w:rFonts w:ascii="Arial" w:hAnsi="Arial" w:cs="Arial"/>
          <w:sz w:val="20"/>
          <w:szCs w:val="20"/>
        </w:rPr>
        <w:t>Values in rows 020, 050, 080, 210, 220</w:t>
      </w:r>
      <w:r w:rsidR="00CA653F" w:rsidRPr="00EC0B03">
        <w:rPr>
          <w:rFonts w:ascii="Arial" w:hAnsi="Arial" w:cs="Arial"/>
          <w:sz w:val="20"/>
          <w:szCs w:val="20"/>
        </w:rPr>
        <w:t xml:space="preserve">-290 </w:t>
      </w:r>
      <w:r w:rsidRPr="00EC0B03">
        <w:rPr>
          <w:rFonts w:ascii="Arial" w:hAnsi="Arial" w:cs="Arial"/>
          <w:sz w:val="20"/>
          <w:szCs w:val="20"/>
        </w:rPr>
        <w:t xml:space="preserve">shall be reported in units of “euros” (in EUR). </w:t>
      </w:r>
    </w:p>
    <w:p w14:paraId="4160513B" w14:textId="1C6C70C1" w:rsidR="00555F24" w:rsidRPr="00EC0B03" w:rsidRDefault="00D245B9" w:rsidP="00EC0B03">
      <w:pPr>
        <w:pStyle w:val="ListParagraph"/>
        <w:numPr>
          <w:ilvl w:val="0"/>
          <w:numId w:val="13"/>
        </w:numPr>
        <w:spacing w:before="0" w:after="200" w:line="276" w:lineRule="auto"/>
        <w:jc w:val="left"/>
        <w:rPr>
          <w:rFonts w:ascii="Arial" w:hAnsi="Arial" w:cs="Arial"/>
          <w:sz w:val="20"/>
          <w:szCs w:val="20"/>
        </w:rPr>
      </w:pPr>
      <w:r w:rsidRPr="00EC0B03">
        <w:rPr>
          <w:rFonts w:ascii="Arial" w:hAnsi="Arial" w:cs="Arial"/>
          <w:sz w:val="20"/>
          <w:szCs w:val="20"/>
        </w:rPr>
        <w:t xml:space="preserve">Values entered </w:t>
      </w:r>
      <w:r w:rsidR="00555F24" w:rsidRPr="00EC0B03">
        <w:rPr>
          <w:rFonts w:ascii="Arial" w:hAnsi="Arial" w:cs="Arial"/>
          <w:sz w:val="20"/>
          <w:szCs w:val="20"/>
        </w:rPr>
        <w:t xml:space="preserve">in Row 060/Column 040 </w:t>
      </w:r>
      <w:r w:rsidR="00DC46AC" w:rsidRPr="00EC0B03">
        <w:rPr>
          <w:rFonts w:ascii="Arial" w:hAnsi="Arial" w:cs="Arial"/>
          <w:sz w:val="20"/>
          <w:szCs w:val="20"/>
        </w:rPr>
        <w:t>should</w:t>
      </w:r>
      <w:r w:rsidR="00555F24" w:rsidRPr="00EC0B03">
        <w:rPr>
          <w:rFonts w:ascii="Arial" w:hAnsi="Arial" w:cs="Arial"/>
          <w:sz w:val="20"/>
          <w:szCs w:val="20"/>
        </w:rPr>
        <w:t xml:space="preserve"> be 0.</w:t>
      </w:r>
      <w:r w:rsidR="00F13042" w:rsidRPr="00EC0B03">
        <w:rPr>
          <w:rFonts w:ascii="Arial" w:hAnsi="Arial" w:cs="Arial"/>
          <w:sz w:val="20"/>
          <w:szCs w:val="20"/>
        </w:rPr>
        <w:t>5</w:t>
      </w:r>
      <w:r w:rsidR="00DC46AC" w:rsidRPr="00EC0B03">
        <w:rPr>
          <w:rFonts w:ascii="Arial" w:hAnsi="Arial" w:cs="Arial"/>
          <w:sz w:val="20"/>
          <w:szCs w:val="20"/>
        </w:rPr>
        <w:t xml:space="preserve"> ≤</w:t>
      </w:r>
      <w:r w:rsidR="00555F24" w:rsidRPr="00EC0B03">
        <w:rPr>
          <w:rFonts w:ascii="Arial" w:hAnsi="Arial" w:cs="Arial"/>
          <w:sz w:val="20"/>
          <w:szCs w:val="20"/>
        </w:rPr>
        <w:t xml:space="preserve"> </w:t>
      </w:r>
      <w:r w:rsidR="00DC46AC" w:rsidRPr="00EC0B03">
        <w:rPr>
          <w:rFonts w:ascii="Arial" w:hAnsi="Arial" w:cs="Arial"/>
          <w:sz w:val="20"/>
          <w:szCs w:val="20"/>
        </w:rPr>
        <w:t>X</w:t>
      </w:r>
      <w:r w:rsidR="00555F24" w:rsidRPr="00EC0B03">
        <w:rPr>
          <w:rFonts w:ascii="Arial" w:hAnsi="Arial" w:cs="Arial"/>
          <w:sz w:val="20"/>
          <w:szCs w:val="20"/>
        </w:rPr>
        <w:t xml:space="preserve"> </w:t>
      </w:r>
      <w:del w:id="1127" w:author="Lanciani, Marcello" w:date="2023-10-04T10:38:00Z">
        <w:r w:rsidR="00555F24" w:rsidRPr="00EC0B03" w:rsidDel="00EC0B03">
          <w:rPr>
            <w:rFonts w:ascii="Arial" w:hAnsi="Arial" w:cs="Arial"/>
            <w:sz w:val="20"/>
            <w:szCs w:val="20"/>
          </w:rPr>
          <w:delText xml:space="preserve"> </w:delText>
        </w:r>
      </w:del>
      <w:r w:rsidR="00555F24" w:rsidRPr="00EC0B03">
        <w:rPr>
          <w:rFonts w:ascii="Arial" w:hAnsi="Arial" w:cs="Arial"/>
          <w:sz w:val="20"/>
          <w:szCs w:val="20"/>
        </w:rPr>
        <w:t>≤ 1.0</w:t>
      </w:r>
    </w:p>
    <w:p w14:paraId="271908C5" w14:textId="498207A7" w:rsidR="00924EE3" w:rsidRPr="00EC0B03" w:rsidRDefault="00555F24" w:rsidP="00EC0B03">
      <w:pPr>
        <w:pStyle w:val="ListParagraph"/>
        <w:numPr>
          <w:ilvl w:val="0"/>
          <w:numId w:val="13"/>
        </w:numPr>
        <w:spacing w:before="0" w:after="200" w:line="276" w:lineRule="auto"/>
        <w:jc w:val="left"/>
        <w:rPr>
          <w:rFonts w:ascii="Arial" w:hAnsi="Arial" w:cs="Arial"/>
          <w:sz w:val="20"/>
          <w:szCs w:val="20"/>
        </w:rPr>
      </w:pPr>
      <w:r w:rsidRPr="00EC0B03">
        <w:rPr>
          <w:rFonts w:ascii="Arial" w:hAnsi="Arial" w:cs="Arial"/>
          <w:sz w:val="20"/>
          <w:szCs w:val="20"/>
        </w:rPr>
        <w:t>Values entere</w:t>
      </w:r>
      <w:r w:rsidR="00DC46AC" w:rsidRPr="00EC0B03">
        <w:rPr>
          <w:rFonts w:ascii="Arial" w:hAnsi="Arial" w:cs="Arial"/>
          <w:sz w:val="20"/>
          <w:szCs w:val="20"/>
        </w:rPr>
        <w:t xml:space="preserve">d in Row 090/Column 090 should </w:t>
      </w:r>
      <w:r w:rsidRPr="00EC0B03">
        <w:rPr>
          <w:rFonts w:ascii="Arial" w:hAnsi="Arial" w:cs="Arial"/>
          <w:sz w:val="20"/>
          <w:szCs w:val="20"/>
        </w:rPr>
        <w:t>be 0.</w:t>
      </w:r>
      <w:r w:rsidR="00F13042" w:rsidRPr="00EC0B03">
        <w:rPr>
          <w:rFonts w:ascii="Arial" w:hAnsi="Arial" w:cs="Arial"/>
          <w:sz w:val="20"/>
          <w:szCs w:val="20"/>
        </w:rPr>
        <w:t>4</w:t>
      </w:r>
      <w:r w:rsidR="00DC46AC" w:rsidRPr="00EC0B03">
        <w:rPr>
          <w:rFonts w:ascii="Arial" w:hAnsi="Arial" w:cs="Arial"/>
          <w:sz w:val="20"/>
          <w:szCs w:val="20"/>
        </w:rPr>
        <w:t xml:space="preserve"> ≤</w:t>
      </w:r>
      <w:r w:rsidRPr="00EC0B03">
        <w:rPr>
          <w:rFonts w:ascii="Arial" w:hAnsi="Arial" w:cs="Arial"/>
          <w:sz w:val="20"/>
          <w:szCs w:val="20"/>
        </w:rPr>
        <w:t xml:space="preserve"> </w:t>
      </w:r>
      <w:r w:rsidR="00DC46AC" w:rsidRPr="00EC0B03">
        <w:rPr>
          <w:rFonts w:ascii="Arial" w:hAnsi="Arial" w:cs="Arial"/>
          <w:sz w:val="20"/>
          <w:szCs w:val="20"/>
        </w:rPr>
        <w:t>X</w:t>
      </w:r>
      <w:r w:rsidRPr="00EC0B03">
        <w:rPr>
          <w:rFonts w:ascii="Arial" w:hAnsi="Arial" w:cs="Arial"/>
          <w:sz w:val="20"/>
          <w:szCs w:val="20"/>
        </w:rPr>
        <w:t xml:space="preserve"> </w:t>
      </w:r>
      <w:del w:id="1128" w:author="Lanciani, Marcello" w:date="2023-10-04T10:38:00Z">
        <w:r w:rsidRPr="00EC0B03" w:rsidDel="00EC0B03">
          <w:rPr>
            <w:rFonts w:ascii="Arial" w:hAnsi="Arial" w:cs="Arial"/>
            <w:sz w:val="20"/>
            <w:szCs w:val="20"/>
          </w:rPr>
          <w:delText xml:space="preserve"> </w:delText>
        </w:r>
      </w:del>
      <w:r w:rsidRPr="00EC0B03">
        <w:rPr>
          <w:rFonts w:ascii="Arial" w:hAnsi="Arial" w:cs="Arial"/>
          <w:sz w:val="20"/>
          <w:szCs w:val="20"/>
        </w:rPr>
        <w:t>≤ 1.0</w:t>
      </w:r>
    </w:p>
    <w:p w14:paraId="06723A39" w14:textId="77777777" w:rsidR="006E5306" w:rsidRPr="00EC0B03" w:rsidRDefault="006E5306" w:rsidP="00EC0B03">
      <w:pPr>
        <w:spacing w:before="100" w:beforeAutospacing="1" w:line="276" w:lineRule="auto"/>
        <w:rPr>
          <w:rFonts w:ascii="Arial" w:hAnsi="Arial" w:cs="Arial"/>
          <w:sz w:val="20"/>
          <w:szCs w:val="20"/>
          <w:u w:val="single"/>
        </w:rPr>
        <w:pPrChange w:id="1129" w:author="Lanciani, Marcello" w:date="2023-10-04T10:37:00Z">
          <w:pPr>
            <w:spacing w:before="100" w:beforeAutospacing="1" w:line="360" w:lineRule="auto"/>
          </w:pPr>
        </w:pPrChange>
      </w:pPr>
      <w:r w:rsidRPr="00EC0B03">
        <w:rPr>
          <w:rFonts w:ascii="Arial" w:hAnsi="Arial" w:cs="Arial"/>
          <w:sz w:val="20"/>
          <w:szCs w:val="20"/>
          <w:u w:val="single"/>
        </w:rPr>
        <w:t>Sheet “2. NPE Addendum – total”</w:t>
      </w:r>
    </w:p>
    <w:p w14:paraId="67304936" w14:textId="22E6BBC1" w:rsidR="00924EE3" w:rsidRPr="00EC0B03" w:rsidRDefault="00924EE3" w:rsidP="00EC0B03">
      <w:pPr>
        <w:pStyle w:val="ListParagraph"/>
        <w:numPr>
          <w:ilvl w:val="0"/>
          <w:numId w:val="13"/>
        </w:numPr>
        <w:spacing w:before="0" w:after="200" w:line="276" w:lineRule="auto"/>
        <w:jc w:val="left"/>
        <w:rPr>
          <w:rFonts w:ascii="Arial" w:hAnsi="Arial" w:cs="Arial"/>
          <w:sz w:val="20"/>
          <w:szCs w:val="20"/>
        </w:rPr>
      </w:pPr>
      <w:r w:rsidRPr="00EC0B03">
        <w:rPr>
          <w:rFonts w:ascii="Arial" w:hAnsi="Arial" w:cs="Arial"/>
          <w:sz w:val="20"/>
          <w:szCs w:val="20"/>
        </w:rPr>
        <w:t>Values in rows 020, 050, 110, 140, 170, and 2</w:t>
      </w:r>
      <w:r w:rsidR="00042DDB" w:rsidRPr="00EC0B03">
        <w:rPr>
          <w:rFonts w:ascii="Arial" w:hAnsi="Arial" w:cs="Arial"/>
          <w:sz w:val="20"/>
          <w:szCs w:val="20"/>
        </w:rPr>
        <w:t>0</w:t>
      </w:r>
      <w:r w:rsidRPr="00EC0B03">
        <w:rPr>
          <w:rFonts w:ascii="Arial" w:hAnsi="Arial" w:cs="Arial"/>
          <w:sz w:val="20"/>
          <w:szCs w:val="20"/>
        </w:rPr>
        <w:t>0-3</w:t>
      </w:r>
      <w:r w:rsidR="00042DDB" w:rsidRPr="00EC0B03">
        <w:rPr>
          <w:rFonts w:ascii="Arial" w:hAnsi="Arial" w:cs="Arial"/>
          <w:sz w:val="20"/>
          <w:szCs w:val="20"/>
        </w:rPr>
        <w:t>1</w:t>
      </w:r>
      <w:r w:rsidRPr="00EC0B03">
        <w:rPr>
          <w:rFonts w:ascii="Arial" w:hAnsi="Arial" w:cs="Arial"/>
          <w:sz w:val="20"/>
          <w:szCs w:val="20"/>
        </w:rPr>
        <w:t xml:space="preserve">0 shall be reported in units of “euros” (in EUR). </w:t>
      </w:r>
    </w:p>
    <w:p w14:paraId="427598C6" w14:textId="77777777" w:rsidR="006E5306" w:rsidRPr="00EC0B03" w:rsidRDefault="006E5306" w:rsidP="00EC0B03">
      <w:pPr>
        <w:spacing w:before="100" w:beforeAutospacing="1" w:line="276" w:lineRule="auto"/>
        <w:rPr>
          <w:rFonts w:ascii="Arial" w:hAnsi="Arial" w:cs="Arial"/>
          <w:sz w:val="20"/>
          <w:szCs w:val="20"/>
          <w:u w:val="single"/>
        </w:rPr>
        <w:pPrChange w:id="1130" w:author="Lanciani, Marcello" w:date="2023-10-04T10:37:00Z">
          <w:pPr>
            <w:spacing w:before="100" w:beforeAutospacing="1" w:line="360" w:lineRule="auto"/>
          </w:pPr>
        </w:pPrChange>
      </w:pPr>
      <w:r w:rsidRPr="00EC0B03">
        <w:rPr>
          <w:rFonts w:ascii="Arial" w:hAnsi="Arial" w:cs="Arial"/>
          <w:sz w:val="20"/>
          <w:szCs w:val="20"/>
          <w:u w:val="single"/>
        </w:rPr>
        <w:t>Sheet “3. Exemptions Annex – Stock”</w:t>
      </w:r>
    </w:p>
    <w:p w14:paraId="3472BCF2" w14:textId="77777777" w:rsidR="00924EE3" w:rsidRPr="00EC0B03" w:rsidRDefault="00924EE3" w:rsidP="00EC0B03">
      <w:pPr>
        <w:pStyle w:val="ListParagraph"/>
        <w:numPr>
          <w:ilvl w:val="0"/>
          <w:numId w:val="13"/>
        </w:numPr>
        <w:spacing w:before="0" w:after="200" w:line="276" w:lineRule="auto"/>
        <w:jc w:val="left"/>
        <w:rPr>
          <w:rFonts w:ascii="Arial" w:hAnsi="Arial" w:cs="Arial"/>
          <w:sz w:val="20"/>
          <w:szCs w:val="20"/>
        </w:rPr>
      </w:pPr>
      <w:r w:rsidRPr="00EC0B03">
        <w:rPr>
          <w:rFonts w:ascii="Arial" w:hAnsi="Arial" w:cs="Arial"/>
          <w:sz w:val="20"/>
          <w:szCs w:val="20"/>
        </w:rPr>
        <w:t>Values in columns 070, 080, 090, 100 and 200 shall be reported in units of “euros” (EUR)</w:t>
      </w:r>
      <w:r w:rsidR="0017568A" w:rsidRPr="00EC0B03">
        <w:rPr>
          <w:rFonts w:ascii="Arial" w:hAnsi="Arial" w:cs="Arial"/>
          <w:sz w:val="20"/>
          <w:szCs w:val="20"/>
        </w:rPr>
        <w:t xml:space="preserve"> or empty</w:t>
      </w:r>
    </w:p>
    <w:p w14:paraId="30C761A9" w14:textId="77777777" w:rsidR="00DC46AC" w:rsidRPr="00EC0B03" w:rsidRDefault="009F512F" w:rsidP="00EC0B03">
      <w:pPr>
        <w:pStyle w:val="ListParagraph"/>
        <w:numPr>
          <w:ilvl w:val="0"/>
          <w:numId w:val="13"/>
        </w:numPr>
        <w:spacing w:before="0" w:after="200" w:line="276" w:lineRule="auto"/>
        <w:jc w:val="left"/>
        <w:rPr>
          <w:rFonts w:ascii="Arial" w:hAnsi="Arial" w:cs="Arial"/>
          <w:sz w:val="20"/>
          <w:szCs w:val="20"/>
        </w:rPr>
      </w:pPr>
      <w:r w:rsidRPr="00EC0B03">
        <w:rPr>
          <w:rFonts w:ascii="Arial" w:hAnsi="Arial" w:cs="Arial"/>
          <w:sz w:val="20"/>
          <w:szCs w:val="20"/>
        </w:rPr>
        <w:t>Entries in columns 020, 030, 040, 050, 060 shall be</w:t>
      </w:r>
      <w:r w:rsidR="00DC46AC" w:rsidRPr="00EC0B03">
        <w:rPr>
          <w:rFonts w:ascii="Arial" w:hAnsi="Arial" w:cs="Arial"/>
          <w:sz w:val="20"/>
          <w:szCs w:val="20"/>
        </w:rPr>
        <w:t xml:space="preserve"> selected from the list of possible entries.</w:t>
      </w:r>
    </w:p>
    <w:p w14:paraId="6BFA70C0" w14:textId="06182ABD" w:rsidR="0017568A" w:rsidRPr="00EC0B03" w:rsidRDefault="0017568A" w:rsidP="00EC0B03">
      <w:pPr>
        <w:pStyle w:val="ListParagraph"/>
        <w:numPr>
          <w:ilvl w:val="0"/>
          <w:numId w:val="13"/>
        </w:numPr>
        <w:spacing w:before="0" w:after="200" w:line="276" w:lineRule="auto"/>
        <w:jc w:val="left"/>
        <w:rPr>
          <w:rFonts w:ascii="Arial" w:hAnsi="Arial" w:cs="Arial"/>
          <w:sz w:val="20"/>
          <w:szCs w:val="20"/>
        </w:rPr>
      </w:pPr>
      <w:r w:rsidRPr="00EC0B03">
        <w:rPr>
          <w:rFonts w:ascii="Arial" w:hAnsi="Arial" w:cs="Arial"/>
          <w:sz w:val="20"/>
          <w:szCs w:val="20"/>
        </w:rPr>
        <w:t>Entries in columns 110, 120, 130, 160, 170, 180, 190 should be numeric (or empty).</w:t>
      </w:r>
    </w:p>
    <w:p w14:paraId="01C46639" w14:textId="77777777" w:rsidR="009F512F" w:rsidRPr="00EC0B03" w:rsidRDefault="00DC46AC" w:rsidP="00EC0B03">
      <w:pPr>
        <w:pStyle w:val="ListParagraph"/>
        <w:numPr>
          <w:ilvl w:val="0"/>
          <w:numId w:val="13"/>
        </w:numPr>
        <w:spacing w:before="0" w:after="200" w:line="276" w:lineRule="auto"/>
        <w:jc w:val="left"/>
        <w:rPr>
          <w:rFonts w:ascii="Arial" w:hAnsi="Arial" w:cs="Arial"/>
          <w:sz w:val="20"/>
          <w:szCs w:val="20"/>
        </w:rPr>
      </w:pPr>
      <w:r w:rsidRPr="00EC0B03">
        <w:rPr>
          <w:rFonts w:ascii="Arial" w:hAnsi="Arial" w:cs="Arial"/>
          <w:sz w:val="20"/>
          <w:szCs w:val="20"/>
        </w:rPr>
        <w:t>Entries in columns 140 and 150 should be between 0 ≤ X ≤ 1 formatted as percentage</w:t>
      </w:r>
      <w:r w:rsidR="0017568A" w:rsidRPr="00EC0B03">
        <w:rPr>
          <w:rFonts w:ascii="Arial" w:hAnsi="Arial" w:cs="Arial"/>
          <w:sz w:val="20"/>
          <w:szCs w:val="20"/>
        </w:rPr>
        <w:t xml:space="preserve"> (or empty)</w:t>
      </w:r>
      <w:r w:rsidRPr="00EC0B03">
        <w:rPr>
          <w:rFonts w:ascii="Arial" w:hAnsi="Arial" w:cs="Arial"/>
          <w:sz w:val="20"/>
          <w:szCs w:val="20"/>
        </w:rPr>
        <w:t xml:space="preserve">.  </w:t>
      </w:r>
      <w:r w:rsidR="009F512F" w:rsidRPr="00EC0B03">
        <w:rPr>
          <w:rFonts w:ascii="Arial" w:hAnsi="Arial" w:cs="Arial"/>
          <w:sz w:val="20"/>
          <w:szCs w:val="20"/>
        </w:rPr>
        <w:t xml:space="preserve"> </w:t>
      </w:r>
    </w:p>
    <w:p w14:paraId="66923E8B" w14:textId="77777777" w:rsidR="006E5306" w:rsidRPr="00EC0B03" w:rsidRDefault="006E5306" w:rsidP="00EC0B03">
      <w:pPr>
        <w:spacing w:before="100" w:beforeAutospacing="1" w:line="276" w:lineRule="auto"/>
        <w:rPr>
          <w:rFonts w:ascii="Arial" w:hAnsi="Arial" w:cs="Arial"/>
          <w:sz w:val="20"/>
          <w:szCs w:val="20"/>
          <w:u w:val="single"/>
        </w:rPr>
        <w:pPrChange w:id="1131" w:author="Lanciani, Marcello" w:date="2023-10-04T10:37:00Z">
          <w:pPr>
            <w:spacing w:before="100" w:beforeAutospacing="1" w:line="360" w:lineRule="auto"/>
          </w:pPr>
        </w:pPrChange>
      </w:pPr>
      <w:r w:rsidRPr="00EC0B03">
        <w:rPr>
          <w:rFonts w:ascii="Arial" w:hAnsi="Arial" w:cs="Arial"/>
          <w:sz w:val="20"/>
          <w:szCs w:val="20"/>
          <w:u w:val="single"/>
        </w:rPr>
        <w:t>Sheet “4. Exemptions Annex – Addendum”</w:t>
      </w:r>
    </w:p>
    <w:p w14:paraId="1376504A" w14:textId="77777777" w:rsidR="00924EE3" w:rsidRPr="00EC0B03" w:rsidRDefault="00924EE3" w:rsidP="00EC0B03">
      <w:pPr>
        <w:pStyle w:val="ListParagraph"/>
        <w:numPr>
          <w:ilvl w:val="0"/>
          <w:numId w:val="13"/>
        </w:numPr>
        <w:spacing w:before="0" w:after="200" w:line="276" w:lineRule="auto"/>
        <w:jc w:val="left"/>
        <w:rPr>
          <w:rFonts w:ascii="Arial" w:hAnsi="Arial" w:cs="Arial"/>
          <w:sz w:val="20"/>
          <w:szCs w:val="20"/>
        </w:rPr>
      </w:pPr>
      <w:r w:rsidRPr="00EC0B03">
        <w:rPr>
          <w:rFonts w:ascii="Arial" w:hAnsi="Arial" w:cs="Arial"/>
          <w:sz w:val="20"/>
          <w:szCs w:val="20"/>
        </w:rPr>
        <w:t>Values in columns 070, 080, 090, 100 and 200 shall be reported in units of “</w:t>
      </w:r>
      <w:r w:rsidR="00BC2D26" w:rsidRPr="00EC0B03">
        <w:rPr>
          <w:rFonts w:ascii="Arial" w:hAnsi="Arial" w:cs="Arial"/>
          <w:sz w:val="20"/>
          <w:szCs w:val="20"/>
        </w:rPr>
        <w:t xml:space="preserve">euros” (in </w:t>
      </w:r>
      <w:r w:rsidRPr="00EC0B03">
        <w:rPr>
          <w:rFonts w:ascii="Arial" w:hAnsi="Arial" w:cs="Arial"/>
          <w:sz w:val="20"/>
          <w:szCs w:val="20"/>
        </w:rPr>
        <w:t>EUR)</w:t>
      </w:r>
      <w:r w:rsidR="0017568A" w:rsidRPr="00EC0B03">
        <w:rPr>
          <w:rFonts w:ascii="Arial" w:hAnsi="Arial" w:cs="Arial"/>
          <w:sz w:val="20"/>
          <w:szCs w:val="20"/>
        </w:rPr>
        <w:t xml:space="preserve"> or empty</w:t>
      </w:r>
    </w:p>
    <w:p w14:paraId="3CF2DFAE" w14:textId="77777777" w:rsidR="00DC46AC" w:rsidRPr="00EC0B03" w:rsidRDefault="00DC46AC" w:rsidP="00EC0B03">
      <w:pPr>
        <w:pStyle w:val="ListParagraph"/>
        <w:numPr>
          <w:ilvl w:val="0"/>
          <w:numId w:val="13"/>
        </w:numPr>
        <w:spacing w:before="0" w:after="200" w:line="276" w:lineRule="auto"/>
        <w:jc w:val="left"/>
        <w:rPr>
          <w:rFonts w:ascii="Arial" w:hAnsi="Arial" w:cs="Arial"/>
          <w:sz w:val="20"/>
          <w:szCs w:val="20"/>
        </w:rPr>
      </w:pPr>
      <w:r w:rsidRPr="00EC0B03">
        <w:rPr>
          <w:rFonts w:ascii="Arial" w:hAnsi="Arial" w:cs="Arial"/>
          <w:sz w:val="20"/>
          <w:szCs w:val="20"/>
        </w:rPr>
        <w:t>Entries in columns 020, 030, 040, 050, 060 shall be selected from the list of possible entries.</w:t>
      </w:r>
    </w:p>
    <w:p w14:paraId="4C7BE3E9" w14:textId="75BC11EE" w:rsidR="0017568A" w:rsidRPr="00EC0B03" w:rsidRDefault="0017568A" w:rsidP="00EC0B03">
      <w:pPr>
        <w:pStyle w:val="ListParagraph"/>
        <w:numPr>
          <w:ilvl w:val="0"/>
          <w:numId w:val="13"/>
        </w:numPr>
        <w:spacing w:before="0" w:after="200" w:line="276" w:lineRule="auto"/>
        <w:jc w:val="left"/>
        <w:rPr>
          <w:rFonts w:ascii="Arial" w:hAnsi="Arial" w:cs="Arial"/>
          <w:sz w:val="20"/>
          <w:szCs w:val="20"/>
        </w:rPr>
      </w:pPr>
      <w:r w:rsidRPr="00EC0B03">
        <w:rPr>
          <w:rFonts w:ascii="Arial" w:hAnsi="Arial" w:cs="Arial"/>
          <w:sz w:val="20"/>
          <w:szCs w:val="20"/>
        </w:rPr>
        <w:t>Entries in columns 110, 120, 130, 160, 170, 180, 190 should be numeric (or empty).</w:t>
      </w:r>
    </w:p>
    <w:p w14:paraId="47E34958" w14:textId="77777777" w:rsidR="00DC46AC" w:rsidRPr="00EC0B03" w:rsidRDefault="00DC46AC" w:rsidP="00EC0B03">
      <w:pPr>
        <w:pStyle w:val="ListParagraph"/>
        <w:numPr>
          <w:ilvl w:val="0"/>
          <w:numId w:val="13"/>
        </w:numPr>
        <w:spacing w:before="0" w:after="200" w:line="276" w:lineRule="auto"/>
        <w:jc w:val="left"/>
        <w:rPr>
          <w:rFonts w:ascii="Arial" w:hAnsi="Arial" w:cs="Arial"/>
          <w:sz w:val="20"/>
          <w:szCs w:val="20"/>
        </w:rPr>
      </w:pPr>
      <w:r w:rsidRPr="00EC0B03">
        <w:rPr>
          <w:rFonts w:ascii="Arial" w:hAnsi="Arial" w:cs="Arial"/>
          <w:sz w:val="20"/>
          <w:szCs w:val="20"/>
        </w:rPr>
        <w:t>Entries in columns 140 and 150 should be between 0 ≤ X ≤ 1 formatted as percentage</w:t>
      </w:r>
      <w:r w:rsidR="0017568A" w:rsidRPr="00EC0B03">
        <w:rPr>
          <w:rFonts w:ascii="Arial" w:hAnsi="Arial" w:cs="Arial"/>
          <w:sz w:val="20"/>
          <w:szCs w:val="20"/>
        </w:rPr>
        <w:t xml:space="preserve"> (or empty)</w:t>
      </w:r>
      <w:r w:rsidRPr="00EC0B03">
        <w:rPr>
          <w:rFonts w:ascii="Arial" w:hAnsi="Arial" w:cs="Arial"/>
          <w:sz w:val="20"/>
          <w:szCs w:val="20"/>
        </w:rPr>
        <w:t xml:space="preserve">.   </w:t>
      </w:r>
    </w:p>
    <w:p w14:paraId="6AACEC35" w14:textId="06EEAC43" w:rsidR="00BD1984" w:rsidRPr="00EC0B03" w:rsidRDefault="00BD1984" w:rsidP="00EC0B03">
      <w:pPr>
        <w:spacing w:before="0" w:after="200" w:line="276" w:lineRule="auto"/>
        <w:jc w:val="left"/>
        <w:rPr>
          <w:rFonts w:ascii="Arial" w:hAnsi="Arial" w:cs="Arial"/>
          <w:sz w:val="20"/>
          <w:szCs w:val="20"/>
        </w:rPr>
      </w:pPr>
    </w:p>
    <w:p w14:paraId="4C2E807C" w14:textId="456B1472" w:rsidR="00BD1984" w:rsidRPr="00EC0B03" w:rsidRDefault="00BD1984" w:rsidP="00EC0B03">
      <w:pPr>
        <w:spacing w:line="276" w:lineRule="auto"/>
        <w:rPr>
          <w:rFonts w:ascii="Arial" w:hAnsi="Arial" w:cs="Arial"/>
          <w:b/>
          <w:bCs/>
          <w:sz w:val="20"/>
          <w:szCs w:val="20"/>
          <w:u w:val="single"/>
        </w:rPr>
        <w:pPrChange w:id="1132" w:author="Lanciani, Marcello" w:date="2023-10-04T10:37:00Z">
          <w:pPr/>
        </w:pPrChange>
      </w:pPr>
      <w:r w:rsidRPr="00EC0B03">
        <w:rPr>
          <w:rFonts w:ascii="Arial" w:hAnsi="Arial" w:cs="Arial"/>
          <w:b/>
          <w:bCs/>
          <w:sz w:val="20"/>
          <w:szCs w:val="20"/>
          <w:u w:val="single"/>
        </w:rPr>
        <w:t>TEMPLATE 12 – LCR Art. 23 DR</w:t>
      </w:r>
    </w:p>
    <w:p w14:paraId="1BFA9190" w14:textId="5D8A0B5A" w:rsidR="00FA55D9" w:rsidRPr="00EC0B03" w:rsidRDefault="00FA55D9" w:rsidP="00EC0B03">
      <w:pPr>
        <w:spacing w:line="276" w:lineRule="auto"/>
        <w:rPr>
          <w:rFonts w:ascii="Arial" w:hAnsi="Arial" w:cs="Arial"/>
          <w:sz w:val="20"/>
          <w:szCs w:val="20"/>
          <w:u w:val="single"/>
        </w:rPr>
        <w:pPrChange w:id="1133" w:author="Lanciani, Marcello" w:date="2023-10-04T10:37:00Z">
          <w:pPr/>
        </w:pPrChange>
      </w:pPr>
      <w:r w:rsidRPr="00EC0B03">
        <w:rPr>
          <w:rFonts w:ascii="Arial" w:hAnsi="Arial" w:cs="Arial"/>
          <w:sz w:val="20"/>
          <w:szCs w:val="20"/>
          <w:u w:val="single"/>
        </w:rPr>
        <w:t>Sheet “1_Reporting template”:</w:t>
      </w:r>
    </w:p>
    <w:p w14:paraId="76AEFBAE" w14:textId="77777777" w:rsidR="00FA55D9" w:rsidRPr="00EC0B03" w:rsidRDefault="00FA55D9" w:rsidP="00EC0B03">
      <w:pPr>
        <w:pStyle w:val="ListParagraph"/>
        <w:numPr>
          <w:ilvl w:val="0"/>
          <w:numId w:val="30"/>
        </w:numPr>
        <w:spacing w:before="0" w:after="200" w:line="276" w:lineRule="auto"/>
        <w:jc w:val="left"/>
        <w:rPr>
          <w:rFonts w:ascii="Arial" w:hAnsi="Arial" w:cs="Arial"/>
          <w:sz w:val="20"/>
          <w:szCs w:val="20"/>
        </w:rPr>
      </w:pPr>
      <w:r w:rsidRPr="00EC0B03">
        <w:rPr>
          <w:rFonts w:ascii="Arial" w:hAnsi="Arial" w:cs="Arial"/>
          <w:sz w:val="20"/>
          <w:szCs w:val="20"/>
        </w:rPr>
        <w:t>Values in columns E and F shall be numerical values reported in Thousand EUR (TEUR).</w:t>
      </w:r>
    </w:p>
    <w:p w14:paraId="31FA2F28" w14:textId="77777777" w:rsidR="00FA55D9" w:rsidRPr="00EC0B03" w:rsidRDefault="00FA55D9" w:rsidP="00EC0B03">
      <w:pPr>
        <w:pStyle w:val="ListParagraph"/>
        <w:numPr>
          <w:ilvl w:val="0"/>
          <w:numId w:val="30"/>
        </w:numPr>
        <w:spacing w:before="0" w:after="200" w:line="276" w:lineRule="auto"/>
        <w:jc w:val="left"/>
        <w:rPr>
          <w:rFonts w:ascii="Arial" w:hAnsi="Arial" w:cs="Arial"/>
          <w:sz w:val="20"/>
          <w:szCs w:val="20"/>
        </w:rPr>
      </w:pPr>
      <w:r w:rsidRPr="00EC0B03">
        <w:rPr>
          <w:rFonts w:ascii="Arial" w:hAnsi="Arial" w:cs="Arial"/>
          <w:sz w:val="20"/>
          <w:szCs w:val="20"/>
        </w:rPr>
        <w:t>Cells in columns G and H shall be max 300 words per row.</w:t>
      </w:r>
    </w:p>
    <w:p w14:paraId="65EFEF90" w14:textId="77777777" w:rsidR="00FA55D9" w:rsidRPr="00EC0B03" w:rsidRDefault="00FA55D9" w:rsidP="00EC0B03">
      <w:pPr>
        <w:pStyle w:val="ListParagraph"/>
        <w:numPr>
          <w:ilvl w:val="0"/>
          <w:numId w:val="30"/>
        </w:numPr>
        <w:spacing w:before="0" w:after="200" w:line="276" w:lineRule="auto"/>
        <w:jc w:val="left"/>
        <w:rPr>
          <w:rFonts w:ascii="Arial" w:hAnsi="Arial" w:cs="Arial"/>
          <w:sz w:val="20"/>
          <w:szCs w:val="20"/>
        </w:rPr>
      </w:pPr>
      <w:r w:rsidRPr="00EC0B03">
        <w:rPr>
          <w:rFonts w:ascii="Arial" w:hAnsi="Arial" w:cs="Arial"/>
          <w:sz w:val="20"/>
          <w:szCs w:val="20"/>
        </w:rPr>
        <w:t>Values in columns I, J, L, M, N and O shall be selected from the drop-down menu.</w:t>
      </w:r>
    </w:p>
    <w:p w14:paraId="40C665F1" w14:textId="28A1F3F7" w:rsidR="00FA55D9" w:rsidRPr="00EC0B03" w:rsidRDefault="00FA55D9" w:rsidP="00EC0B03">
      <w:pPr>
        <w:pStyle w:val="ListParagraph"/>
        <w:numPr>
          <w:ilvl w:val="0"/>
          <w:numId w:val="30"/>
        </w:numPr>
        <w:spacing w:before="0" w:after="200" w:line="276" w:lineRule="auto"/>
        <w:jc w:val="left"/>
        <w:rPr>
          <w:rFonts w:ascii="Arial" w:hAnsi="Arial" w:cs="Arial"/>
          <w:sz w:val="20"/>
          <w:szCs w:val="20"/>
        </w:rPr>
      </w:pPr>
      <w:r w:rsidRPr="00EC0B03">
        <w:rPr>
          <w:rFonts w:ascii="Arial" w:hAnsi="Arial" w:cs="Arial"/>
          <w:sz w:val="20"/>
          <w:szCs w:val="20"/>
        </w:rPr>
        <w:t>Values in column K shall be numerical values reported in decimals</w:t>
      </w:r>
      <w:r w:rsidR="0047616F" w:rsidRPr="00EC0B03">
        <w:rPr>
          <w:rFonts w:ascii="Arial" w:hAnsi="Arial" w:cs="Arial"/>
          <w:sz w:val="20"/>
          <w:szCs w:val="20"/>
        </w:rPr>
        <w:t>, included between 0 and 1</w:t>
      </w:r>
      <w:r w:rsidRPr="00EC0B03">
        <w:rPr>
          <w:rFonts w:ascii="Arial" w:hAnsi="Arial" w:cs="Arial"/>
          <w:sz w:val="20"/>
          <w:szCs w:val="20"/>
        </w:rPr>
        <w:t>:</w:t>
      </w:r>
    </w:p>
    <w:p w14:paraId="1641A758" w14:textId="77777777" w:rsidR="00FA55D9" w:rsidRPr="00EC0B03" w:rsidRDefault="00FA55D9" w:rsidP="00EC0B03">
      <w:pPr>
        <w:pStyle w:val="ListParagraph"/>
        <w:numPr>
          <w:ilvl w:val="1"/>
          <w:numId w:val="30"/>
        </w:numPr>
        <w:spacing w:before="0" w:after="200" w:line="276" w:lineRule="auto"/>
        <w:jc w:val="left"/>
        <w:rPr>
          <w:rFonts w:ascii="Arial" w:hAnsi="Arial" w:cs="Arial"/>
          <w:sz w:val="20"/>
          <w:szCs w:val="20"/>
        </w:rPr>
      </w:pPr>
      <w:r w:rsidRPr="00EC0B03">
        <w:rPr>
          <w:rFonts w:ascii="Arial" w:hAnsi="Arial" w:cs="Arial"/>
          <w:sz w:val="20"/>
          <w:szCs w:val="20"/>
        </w:rPr>
        <w:lastRenderedPageBreak/>
        <w:t>For instance: Where significant institutions refer to the 95th percentile of historical outflow rates observed, they shall enter 0.95. Where significant institutions refer to the maximum historical outflow rate observed, they shall enter 1.00).</w:t>
      </w:r>
    </w:p>
    <w:p w14:paraId="6FBD97CF" w14:textId="09CE6464" w:rsidR="00FA55D9" w:rsidRPr="00EC0B03" w:rsidRDefault="00FA55D9" w:rsidP="00EC0B03">
      <w:pPr>
        <w:pStyle w:val="ListParagraph"/>
        <w:numPr>
          <w:ilvl w:val="0"/>
          <w:numId w:val="30"/>
        </w:numPr>
        <w:spacing w:before="0" w:after="200" w:line="276" w:lineRule="auto"/>
        <w:jc w:val="left"/>
        <w:rPr>
          <w:rFonts w:ascii="Arial" w:hAnsi="Arial" w:cs="Arial"/>
          <w:color w:val="FF0000"/>
          <w:sz w:val="20"/>
          <w:szCs w:val="20"/>
        </w:rPr>
      </w:pPr>
      <w:r w:rsidRPr="00EC0B03">
        <w:rPr>
          <w:rFonts w:ascii="Arial" w:hAnsi="Arial" w:cs="Arial"/>
          <w:sz w:val="20"/>
          <w:szCs w:val="20"/>
        </w:rPr>
        <w:t>Values in columns P, Q, R, S, T and U shall be numerical values reported in decimals</w:t>
      </w:r>
      <w:r w:rsidR="0047616F" w:rsidRPr="00EC0B03">
        <w:rPr>
          <w:rFonts w:ascii="Arial" w:hAnsi="Arial" w:cs="Arial"/>
          <w:sz w:val="20"/>
          <w:szCs w:val="20"/>
        </w:rPr>
        <w:t>, included between 0 and 1</w:t>
      </w:r>
      <w:r w:rsidRPr="00EC0B03">
        <w:rPr>
          <w:rFonts w:ascii="Arial" w:hAnsi="Arial" w:cs="Arial"/>
          <w:sz w:val="20"/>
          <w:szCs w:val="20"/>
        </w:rPr>
        <w:t>:</w:t>
      </w:r>
    </w:p>
    <w:p w14:paraId="5775CCEB" w14:textId="77777777" w:rsidR="00FA55D9" w:rsidRPr="00EC0B03" w:rsidRDefault="00FA55D9" w:rsidP="00EC0B03">
      <w:pPr>
        <w:pStyle w:val="ListParagraph"/>
        <w:numPr>
          <w:ilvl w:val="1"/>
          <w:numId w:val="30"/>
        </w:numPr>
        <w:spacing w:before="0" w:after="200" w:line="276" w:lineRule="auto"/>
        <w:jc w:val="left"/>
        <w:rPr>
          <w:rFonts w:ascii="Arial" w:hAnsi="Arial" w:cs="Arial"/>
          <w:color w:val="000000" w:themeColor="text1"/>
          <w:sz w:val="20"/>
          <w:szCs w:val="20"/>
        </w:rPr>
      </w:pPr>
      <w:r w:rsidRPr="00EC0B03">
        <w:rPr>
          <w:rFonts w:ascii="Arial" w:hAnsi="Arial" w:cs="Arial"/>
          <w:color w:val="000000" w:themeColor="text1"/>
          <w:sz w:val="20"/>
          <w:szCs w:val="20"/>
        </w:rPr>
        <w:t>For instance: Where the maximum historical 30 calendar day outflow rate calculated over the last 100 observations is 38.5%, significant institutions shall report 0.385 under column P.</w:t>
      </w:r>
    </w:p>
    <w:p w14:paraId="5D4342CA" w14:textId="77777777" w:rsidR="00FA55D9" w:rsidRPr="00EC0B03" w:rsidRDefault="00FA55D9" w:rsidP="00EC0B03">
      <w:pPr>
        <w:pStyle w:val="ListParagraph"/>
        <w:numPr>
          <w:ilvl w:val="0"/>
          <w:numId w:val="30"/>
        </w:numPr>
        <w:spacing w:before="0" w:after="200" w:line="276" w:lineRule="auto"/>
        <w:jc w:val="left"/>
        <w:rPr>
          <w:rFonts w:ascii="Arial" w:hAnsi="Arial" w:cs="Arial"/>
          <w:sz w:val="20"/>
          <w:szCs w:val="20"/>
        </w:rPr>
      </w:pPr>
      <w:r w:rsidRPr="00EC0B03">
        <w:rPr>
          <w:rFonts w:ascii="Arial" w:hAnsi="Arial" w:cs="Arial"/>
          <w:sz w:val="20"/>
          <w:szCs w:val="20"/>
        </w:rPr>
        <w:t>Columns J, K, L and N shall only be completed where significant institutions refer to historical outflow rates to estimate liquidity outflows.</w:t>
      </w:r>
    </w:p>
    <w:p w14:paraId="78661D0A" w14:textId="77777777" w:rsidR="00FA55D9" w:rsidRPr="00EC0B03" w:rsidRDefault="00FA55D9" w:rsidP="00EC0B03">
      <w:pPr>
        <w:pStyle w:val="ListParagraph"/>
        <w:numPr>
          <w:ilvl w:val="0"/>
          <w:numId w:val="30"/>
        </w:numPr>
        <w:spacing w:before="0" w:after="200" w:line="276" w:lineRule="auto"/>
        <w:jc w:val="left"/>
        <w:rPr>
          <w:rFonts w:ascii="Arial" w:hAnsi="Arial" w:cs="Arial"/>
          <w:sz w:val="20"/>
          <w:szCs w:val="20"/>
        </w:rPr>
      </w:pPr>
      <w:r w:rsidRPr="00EC0B03">
        <w:rPr>
          <w:rFonts w:ascii="Arial" w:hAnsi="Arial" w:cs="Arial"/>
          <w:sz w:val="20"/>
          <w:szCs w:val="20"/>
        </w:rPr>
        <w:t>Column M shall only be completed where significant institutions refer to historical outflow rates</w:t>
      </w:r>
    </w:p>
    <w:p w14:paraId="00750ACA" w14:textId="77777777" w:rsidR="00FA55D9" w:rsidRPr="00EC0B03" w:rsidRDefault="00FA55D9" w:rsidP="00EC0B03">
      <w:pPr>
        <w:pStyle w:val="ListParagraph"/>
        <w:spacing w:before="0" w:after="200" w:line="276" w:lineRule="auto"/>
        <w:jc w:val="left"/>
        <w:rPr>
          <w:rFonts w:ascii="Arial" w:hAnsi="Arial" w:cs="Arial"/>
          <w:sz w:val="20"/>
          <w:szCs w:val="20"/>
        </w:rPr>
      </w:pPr>
      <w:r w:rsidRPr="00EC0B03">
        <w:rPr>
          <w:rFonts w:ascii="Arial" w:hAnsi="Arial" w:cs="Arial"/>
          <w:sz w:val="20"/>
          <w:szCs w:val="20"/>
        </w:rPr>
        <w:t>AND where they refer to historical month-end values to derive the relevant outflow rate.</w:t>
      </w:r>
    </w:p>
    <w:p w14:paraId="252B8821" w14:textId="77777777" w:rsidR="00FA55D9" w:rsidRPr="00EC0B03" w:rsidRDefault="00FA55D9" w:rsidP="00EC0B03">
      <w:pPr>
        <w:pStyle w:val="ListParagraph"/>
        <w:numPr>
          <w:ilvl w:val="0"/>
          <w:numId w:val="30"/>
        </w:numPr>
        <w:spacing w:before="0" w:after="200" w:line="276" w:lineRule="auto"/>
        <w:jc w:val="left"/>
        <w:rPr>
          <w:rFonts w:ascii="Arial" w:hAnsi="Arial" w:cs="Arial"/>
          <w:sz w:val="20"/>
          <w:szCs w:val="20"/>
        </w:rPr>
      </w:pPr>
      <w:r w:rsidRPr="00EC0B03">
        <w:rPr>
          <w:rFonts w:ascii="Arial" w:hAnsi="Arial" w:cs="Arial"/>
          <w:sz w:val="20"/>
          <w:szCs w:val="20"/>
        </w:rPr>
        <w:t>Column O shall only be completed where significant institutions refer to historical outflow rates AND where they do not refer to a time period that includes idiosyncratic or market-wide stress.</w:t>
      </w:r>
    </w:p>
    <w:p w14:paraId="12121BEE" w14:textId="77777777" w:rsidR="00FA55D9" w:rsidRPr="00EC0B03" w:rsidRDefault="00FA55D9" w:rsidP="00EC0B03">
      <w:pPr>
        <w:pStyle w:val="ListParagraph"/>
        <w:numPr>
          <w:ilvl w:val="0"/>
          <w:numId w:val="30"/>
        </w:numPr>
        <w:spacing w:before="0" w:after="200" w:line="276" w:lineRule="auto"/>
        <w:jc w:val="left"/>
        <w:rPr>
          <w:rFonts w:ascii="Arial" w:hAnsi="Arial" w:cs="Arial"/>
          <w:color w:val="FF0000"/>
          <w:sz w:val="20"/>
          <w:szCs w:val="20"/>
        </w:rPr>
      </w:pPr>
      <w:r w:rsidRPr="00EC0B03">
        <w:rPr>
          <w:rFonts w:ascii="Arial" w:hAnsi="Arial" w:cs="Arial"/>
          <w:sz w:val="20"/>
          <w:szCs w:val="20"/>
        </w:rPr>
        <w:t>Column P, Q, R, S, T and U shall be completed even where significant institutions DO NOT refer to historical outflow rates.</w:t>
      </w:r>
    </w:p>
    <w:p w14:paraId="5BC63271" w14:textId="77777777" w:rsidR="00FA55D9" w:rsidRPr="00EC0B03" w:rsidRDefault="00FA55D9" w:rsidP="00EC0B03">
      <w:pPr>
        <w:pStyle w:val="ListParagraph"/>
        <w:numPr>
          <w:ilvl w:val="0"/>
          <w:numId w:val="30"/>
        </w:numPr>
        <w:spacing w:before="0" w:after="200" w:line="276" w:lineRule="auto"/>
        <w:jc w:val="left"/>
        <w:rPr>
          <w:rFonts w:ascii="Arial" w:hAnsi="Arial" w:cs="Arial"/>
          <w:color w:val="FF0000"/>
          <w:sz w:val="20"/>
          <w:szCs w:val="20"/>
        </w:rPr>
      </w:pPr>
      <w:r w:rsidRPr="00EC0B03">
        <w:rPr>
          <w:rFonts w:ascii="Arial" w:hAnsi="Arial" w:cs="Arial"/>
          <w:sz w:val="20"/>
          <w:szCs w:val="20"/>
        </w:rPr>
        <w:t>Column V shall be completed with additional information, in particular where significant institutions have selected answers from the drop-down menus under columns I, M, N and O that require providing further information under this column.</w:t>
      </w:r>
    </w:p>
    <w:p w14:paraId="563E2887" w14:textId="17F34D3B" w:rsidR="00333BC8" w:rsidRPr="00EC0B03" w:rsidRDefault="00333BC8" w:rsidP="00EC0B03">
      <w:pPr>
        <w:spacing w:before="120" w:after="200" w:line="276" w:lineRule="auto"/>
        <w:jc w:val="left"/>
        <w:rPr>
          <w:rFonts w:ascii="Arial" w:hAnsi="Arial" w:cs="Arial"/>
          <w:sz w:val="20"/>
          <w:szCs w:val="20"/>
          <w:u w:val="single"/>
        </w:rPr>
      </w:pPr>
    </w:p>
    <w:p w14:paraId="0BB483F0" w14:textId="77777777" w:rsidR="00333BC8" w:rsidRPr="00EC0B03" w:rsidRDefault="00333BC8" w:rsidP="00EC0B03">
      <w:pPr>
        <w:spacing w:line="276" w:lineRule="auto"/>
        <w:rPr>
          <w:rFonts w:ascii="Arial" w:hAnsi="Arial" w:cs="Arial"/>
          <w:b/>
          <w:bCs/>
          <w:sz w:val="20"/>
          <w:szCs w:val="20"/>
          <w:u w:val="single"/>
        </w:rPr>
        <w:pPrChange w:id="1134" w:author="Lanciani, Marcello" w:date="2023-10-04T10:37:00Z">
          <w:pPr/>
        </w:pPrChange>
      </w:pPr>
      <w:r w:rsidRPr="00EC0B03">
        <w:rPr>
          <w:rFonts w:ascii="Arial" w:hAnsi="Arial" w:cs="Arial"/>
          <w:b/>
          <w:bCs/>
          <w:sz w:val="20"/>
          <w:szCs w:val="20"/>
          <w:u w:val="single"/>
        </w:rPr>
        <w:t>TEMPLATE 13 - Risk of Excessive Leverage</w:t>
      </w:r>
    </w:p>
    <w:p w14:paraId="273648EF" w14:textId="77777777" w:rsidR="00333BC8" w:rsidRPr="00EC0B03" w:rsidRDefault="00333BC8" w:rsidP="00EC0B03">
      <w:pPr>
        <w:spacing w:before="120" w:after="200" w:line="276" w:lineRule="auto"/>
        <w:jc w:val="left"/>
        <w:rPr>
          <w:rFonts w:ascii="Arial" w:hAnsi="Arial" w:cs="Arial"/>
          <w:sz w:val="20"/>
          <w:szCs w:val="20"/>
          <w:u w:val="single"/>
        </w:rPr>
      </w:pPr>
      <w:r w:rsidRPr="00EC0B03">
        <w:rPr>
          <w:rFonts w:ascii="Arial" w:hAnsi="Arial" w:cs="Arial"/>
          <w:sz w:val="20"/>
          <w:szCs w:val="20"/>
          <w:u w:val="single"/>
        </w:rPr>
        <w:t>Sheet “0_Identification”:</w:t>
      </w:r>
    </w:p>
    <w:p w14:paraId="6898BBE2" w14:textId="77777777" w:rsidR="00333BC8" w:rsidRPr="00EC0B03" w:rsidRDefault="00333BC8" w:rsidP="00EC0B03">
      <w:pPr>
        <w:pStyle w:val="ListParagraph"/>
        <w:numPr>
          <w:ilvl w:val="0"/>
          <w:numId w:val="13"/>
        </w:numPr>
        <w:spacing w:before="0" w:after="200" w:line="276" w:lineRule="auto"/>
        <w:jc w:val="left"/>
        <w:rPr>
          <w:rFonts w:ascii="Arial" w:hAnsi="Arial" w:cs="Arial"/>
          <w:sz w:val="20"/>
          <w:szCs w:val="20"/>
        </w:rPr>
      </w:pPr>
      <w:r w:rsidRPr="00EC0B03">
        <w:rPr>
          <w:rFonts w:ascii="Arial" w:hAnsi="Arial" w:cs="Arial"/>
          <w:sz w:val="20"/>
          <w:szCs w:val="20"/>
        </w:rPr>
        <w:t>Values in cell D3 shall be selected from the drop-down menu.</w:t>
      </w:r>
    </w:p>
    <w:p w14:paraId="466CBCBF" w14:textId="77777777" w:rsidR="00333BC8" w:rsidRPr="00EC0B03" w:rsidRDefault="00333BC8" w:rsidP="00EC0B03">
      <w:pPr>
        <w:pStyle w:val="ListParagraph"/>
        <w:numPr>
          <w:ilvl w:val="0"/>
          <w:numId w:val="13"/>
        </w:numPr>
        <w:spacing w:before="0" w:after="200" w:line="276" w:lineRule="auto"/>
        <w:jc w:val="left"/>
        <w:rPr>
          <w:rFonts w:ascii="Arial" w:hAnsi="Arial" w:cs="Arial"/>
          <w:sz w:val="20"/>
          <w:szCs w:val="20"/>
        </w:rPr>
      </w:pPr>
      <w:r w:rsidRPr="00EC0B03">
        <w:rPr>
          <w:rFonts w:ascii="Arial" w:hAnsi="Arial" w:cs="Arial"/>
          <w:sz w:val="20"/>
          <w:szCs w:val="20"/>
        </w:rPr>
        <w:t>Values in cell D7 shall be 20 characters text (letters and numbers).</w:t>
      </w:r>
    </w:p>
    <w:p w14:paraId="5491B796" w14:textId="77777777" w:rsidR="00333BC8" w:rsidRPr="00EC0B03" w:rsidRDefault="00333BC8" w:rsidP="00EC0B03">
      <w:pPr>
        <w:pStyle w:val="ListParagraph"/>
        <w:numPr>
          <w:ilvl w:val="0"/>
          <w:numId w:val="13"/>
        </w:numPr>
        <w:spacing w:before="0" w:after="200" w:line="276" w:lineRule="auto"/>
        <w:jc w:val="left"/>
        <w:rPr>
          <w:rFonts w:ascii="Arial" w:hAnsi="Arial" w:cs="Arial"/>
          <w:sz w:val="20"/>
          <w:szCs w:val="20"/>
        </w:rPr>
      </w:pPr>
      <w:r w:rsidRPr="00EC0B03">
        <w:rPr>
          <w:rFonts w:ascii="Arial" w:hAnsi="Arial" w:cs="Arial"/>
          <w:sz w:val="20"/>
          <w:szCs w:val="20"/>
        </w:rPr>
        <w:t>Values in cell D9 shall be non-numeric.</w:t>
      </w:r>
    </w:p>
    <w:p w14:paraId="753CEB47" w14:textId="77777777" w:rsidR="00333BC8" w:rsidRPr="00EC0B03" w:rsidRDefault="00333BC8" w:rsidP="00EC0B03">
      <w:pPr>
        <w:pStyle w:val="ListParagraph"/>
        <w:numPr>
          <w:ilvl w:val="0"/>
          <w:numId w:val="13"/>
        </w:numPr>
        <w:spacing w:before="0" w:after="200" w:line="276" w:lineRule="auto"/>
        <w:jc w:val="left"/>
        <w:rPr>
          <w:rFonts w:ascii="Arial" w:hAnsi="Arial" w:cs="Arial"/>
          <w:sz w:val="20"/>
          <w:szCs w:val="20"/>
        </w:rPr>
      </w:pPr>
      <w:r w:rsidRPr="00EC0B03">
        <w:rPr>
          <w:rFonts w:ascii="Arial" w:hAnsi="Arial" w:cs="Arial"/>
          <w:sz w:val="20"/>
          <w:szCs w:val="20"/>
        </w:rPr>
        <w:t>Values in cell D11 shall be selected from the drop-down menu.</w:t>
      </w:r>
    </w:p>
    <w:p w14:paraId="3D1AF150" w14:textId="77777777" w:rsidR="00333BC8" w:rsidRPr="00EC0B03" w:rsidRDefault="00333BC8" w:rsidP="00EC0B03">
      <w:pPr>
        <w:pStyle w:val="ListParagraph"/>
        <w:numPr>
          <w:ilvl w:val="0"/>
          <w:numId w:val="13"/>
        </w:numPr>
        <w:spacing w:before="0" w:after="200" w:line="276" w:lineRule="auto"/>
        <w:jc w:val="left"/>
        <w:rPr>
          <w:rFonts w:ascii="Arial" w:hAnsi="Arial" w:cs="Arial"/>
          <w:sz w:val="20"/>
          <w:szCs w:val="20"/>
        </w:rPr>
      </w:pPr>
      <w:r w:rsidRPr="00EC0B03">
        <w:rPr>
          <w:rFonts w:ascii="Arial" w:hAnsi="Arial" w:cs="Arial"/>
          <w:sz w:val="20"/>
          <w:szCs w:val="20"/>
        </w:rPr>
        <w:t>Values in cell D13 shall be selected from the drop-down menu.</w:t>
      </w:r>
    </w:p>
    <w:p w14:paraId="4DA860E7" w14:textId="77777777" w:rsidR="00333BC8" w:rsidRPr="00EC0B03" w:rsidRDefault="00333BC8" w:rsidP="00EC0B03">
      <w:pPr>
        <w:spacing w:before="120" w:after="200" w:line="276" w:lineRule="auto"/>
        <w:jc w:val="left"/>
        <w:rPr>
          <w:rFonts w:ascii="Arial" w:hAnsi="Arial" w:cs="Arial"/>
          <w:sz w:val="20"/>
          <w:szCs w:val="20"/>
          <w:u w:val="single"/>
        </w:rPr>
      </w:pPr>
      <w:r w:rsidRPr="00EC0B03">
        <w:rPr>
          <w:rFonts w:ascii="Arial" w:hAnsi="Arial" w:cs="Arial"/>
          <w:sz w:val="20"/>
          <w:szCs w:val="20"/>
          <w:u w:val="single"/>
        </w:rPr>
        <w:t>Sheet “1_Contingent_leverage”:</w:t>
      </w:r>
    </w:p>
    <w:p w14:paraId="4F9A6BC3" w14:textId="77777777" w:rsidR="00333BC8" w:rsidRPr="00EC0B03" w:rsidRDefault="00333BC8" w:rsidP="00EC0B03">
      <w:pPr>
        <w:pStyle w:val="ListParagraph"/>
        <w:numPr>
          <w:ilvl w:val="0"/>
          <w:numId w:val="13"/>
        </w:numPr>
        <w:spacing w:before="0" w:after="200" w:line="276" w:lineRule="auto"/>
        <w:jc w:val="left"/>
        <w:rPr>
          <w:rFonts w:ascii="Arial" w:hAnsi="Arial" w:cs="Arial"/>
          <w:sz w:val="20"/>
          <w:szCs w:val="20"/>
        </w:rPr>
      </w:pPr>
      <w:r w:rsidRPr="00EC0B03">
        <w:rPr>
          <w:rFonts w:ascii="Arial" w:hAnsi="Arial" w:cs="Arial"/>
          <w:sz w:val="20"/>
          <w:szCs w:val="20"/>
        </w:rPr>
        <w:t>Values in cells G8, G9, G10, G15, G16, G17, G18, G23, G24, G25, G30, G31, G32 shall be non-numeric.</w:t>
      </w:r>
    </w:p>
    <w:p w14:paraId="7224FC9E" w14:textId="6D531D82" w:rsidR="00333BC8" w:rsidRPr="00EC0B03" w:rsidDel="00C41A1F" w:rsidRDefault="00333BC8" w:rsidP="004C074F">
      <w:pPr>
        <w:pStyle w:val="ListParagraph"/>
        <w:numPr>
          <w:ilvl w:val="0"/>
          <w:numId w:val="13"/>
        </w:numPr>
        <w:spacing w:before="120" w:after="200" w:line="276" w:lineRule="auto"/>
        <w:jc w:val="left"/>
        <w:rPr>
          <w:del w:id="1135" w:author="Lanciani, Marcello" w:date="2023-10-04T10:51:00Z"/>
          <w:rFonts w:ascii="Arial" w:hAnsi="Arial" w:cs="Arial"/>
          <w:sz w:val="20"/>
          <w:szCs w:val="20"/>
          <w:lang w:val="de-DE"/>
        </w:rPr>
        <w:pPrChange w:id="1136" w:author="Lanciani, Marcello" w:date="2023-10-04T10:51:00Z">
          <w:pPr>
            <w:pStyle w:val="ListParagraph"/>
            <w:numPr>
              <w:numId w:val="13"/>
            </w:numPr>
            <w:spacing w:before="0" w:after="200" w:line="276" w:lineRule="auto"/>
            <w:ind w:hanging="360"/>
            <w:jc w:val="left"/>
          </w:pPr>
        </w:pPrChange>
      </w:pPr>
      <w:r w:rsidRPr="00C41A1F">
        <w:rPr>
          <w:rFonts w:ascii="Arial" w:hAnsi="Arial" w:cs="Arial"/>
          <w:sz w:val="20"/>
          <w:szCs w:val="20"/>
          <w:lang w:val="de-DE"/>
        </w:rPr>
        <w:t>Values in cells E8, E9, E10, F8, F9, F10, E15, E16, E17, E18, F15, F16, F17, F18, E23, E24, F23, F24, E30, E31, E32, F30 shall be numeric and non-negative</w:t>
      </w:r>
    </w:p>
    <w:p w14:paraId="34C499EB" w14:textId="19F8A186" w:rsidR="00232AEC" w:rsidRPr="00C41A1F" w:rsidRDefault="00232AEC" w:rsidP="004C074F">
      <w:pPr>
        <w:pStyle w:val="ListParagraph"/>
        <w:numPr>
          <w:ilvl w:val="0"/>
          <w:numId w:val="13"/>
        </w:numPr>
        <w:spacing w:before="120" w:after="200" w:line="276" w:lineRule="auto"/>
        <w:jc w:val="left"/>
        <w:rPr>
          <w:rFonts w:ascii="Arial" w:hAnsi="Arial" w:cs="Arial"/>
          <w:sz w:val="20"/>
          <w:szCs w:val="20"/>
          <w:u w:val="single"/>
          <w:lang w:val="de-DE"/>
        </w:rPr>
        <w:pPrChange w:id="1137" w:author="Lanciani, Marcello" w:date="2023-10-04T10:51:00Z">
          <w:pPr>
            <w:spacing w:before="120" w:after="200" w:line="276" w:lineRule="auto"/>
            <w:jc w:val="left"/>
          </w:pPr>
        </w:pPrChange>
      </w:pPr>
    </w:p>
    <w:p w14:paraId="7259587C" w14:textId="77777777" w:rsidR="00583D22" w:rsidRPr="00EC0B03" w:rsidRDefault="00583D22" w:rsidP="00EC0B03">
      <w:pPr>
        <w:spacing w:before="120" w:after="200" w:line="276" w:lineRule="auto"/>
        <w:jc w:val="left"/>
        <w:rPr>
          <w:rFonts w:ascii="Arial" w:hAnsi="Arial" w:cs="Arial"/>
          <w:sz w:val="20"/>
          <w:szCs w:val="20"/>
          <w:u w:val="single"/>
          <w:lang w:val="de-DE"/>
        </w:rPr>
      </w:pPr>
    </w:p>
    <w:p w14:paraId="01A6E559" w14:textId="588FEF67" w:rsidR="00341EEB" w:rsidRPr="00EC0B03" w:rsidRDefault="00341EEB" w:rsidP="00EC0B03">
      <w:pPr>
        <w:spacing w:line="276" w:lineRule="auto"/>
        <w:rPr>
          <w:rFonts w:ascii="Arial" w:hAnsi="Arial" w:cs="Arial"/>
          <w:b/>
          <w:bCs/>
          <w:sz w:val="20"/>
          <w:szCs w:val="20"/>
          <w:u w:val="single"/>
        </w:rPr>
        <w:pPrChange w:id="1138" w:author="Lanciani, Marcello" w:date="2023-10-04T10:37:00Z">
          <w:pPr/>
        </w:pPrChange>
      </w:pPr>
      <w:r w:rsidRPr="00EC0B03">
        <w:rPr>
          <w:rFonts w:ascii="Arial" w:hAnsi="Arial" w:cs="Arial"/>
          <w:b/>
          <w:bCs/>
          <w:sz w:val="20"/>
          <w:szCs w:val="20"/>
          <w:u w:val="single"/>
        </w:rPr>
        <w:t>TEMPLATE 14 Irrevocable Payment Commitments (IPCs)</w:t>
      </w:r>
    </w:p>
    <w:p w14:paraId="24E02B05" w14:textId="637BE349" w:rsidR="00341EEB" w:rsidRPr="00EC0B03" w:rsidRDefault="00341EEB" w:rsidP="00EC0B03">
      <w:pPr>
        <w:spacing w:line="276" w:lineRule="auto"/>
        <w:rPr>
          <w:rFonts w:ascii="Arial" w:hAnsi="Arial" w:cs="Arial"/>
          <w:sz w:val="20"/>
          <w:szCs w:val="20"/>
          <w:u w:val="single"/>
        </w:rPr>
        <w:pPrChange w:id="1139" w:author="Lanciani, Marcello" w:date="2023-10-04T10:37:00Z">
          <w:pPr/>
        </w:pPrChange>
      </w:pPr>
      <w:r w:rsidRPr="00EC0B03">
        <w:rPr>
          <w:rFonts w:ascii="Arial" w:hAnsi="Arial" w:cs="Arial"/>
          <w:sz w:val="20"/>
          <w:szCs w:val="20"/>
          <w:u w:val="single"/>
        </w:rPr>
        <w:t>Sheet “1_General_info”:</w:t>
      </w:r>
    </w:p>
    <w:p w14:paraId="0114D839" w14:textId="6BE684A8" w:rsidR="00A90B8A" w:rsidRPr="00EC0B03" w:rsidRDefault="00A90B8A" w:rsidP="00EC0B03">
      <w:pPr>
        <w:pStyle w:val="ListParagraph"/>
        <w:numPr>
          <w:ilvl w:val="0"/>
          <w:numId w:val="13"/>
        </w:numPr>
        <w:spacing w:line="276" w:lineRule="auto"/>
        <w:rPr>
          <w:rFonts w:ascii="Arial" w:hAnsi="Arial" w:cs="Arial"/>
          <w:sz w:val="20"/>
          <w:szCs w:val="20"/>
          <w:u w:val="single"/>
        </w:rPr>
        <w:pPrChange w:id="1140" w:author="Lanciani, Marcello" w:date="2023-10-04T10:37:00Z">
          <w:pPr>
            <w:pStyle w:val="ListParagraph"/>
            <w:numPr>
              <w:numId w:val="13"/>
            </w:numPr>
            <w:ind w:hanging="360"/>
          </w:pPr>
        </w:pPrChange>
      </w:pPr>
      <w:r w:rsidRPr="00EC0B03">
        <w:rPr>
          <w:rFonts w:ascii="Arial" w:hAnsi="Arial" w:cs="Arial"/>
          <w:sz w:val="20"/>
          <w:szCs w:val="20"/>
        </w:rPr>
        <w:t>Values in columns C10</w:t>
      </w:r>
      <w:r w:rsidR="00D16EDE" w:rsidRPr="00EC0B03">
        <w:rPr>
          <w:rFonts w:ascii="Arial" w:hAnsi="Arial" w:cs="Arial"/>
          <w:sz w:val="20"/>
          <w:szCs w:val="20"/>
        </w:rPr>
        <w:t>2</w:t>
      </w:r>
      <w:r w:rsidRPr="00EC0B03">
        <w:rPr>
          <w:rFonts w:ascii="Arial" w:hAnsi="Arial" w:cs="Arial"/>
          <w:sz w:val="20"/>
          <w:szCs w:val="20"/>
        </w:rPr>
        <w:t xml:space="preserve">, C202, C302, C402, C502, C602, C702 and C802 should be 20 characters length. </w:t>
      </w:r>
    </w:p>
    <w:p w14:paraId="22CB58BD" w14:textId="654E1F54" w:rsidR="00341EEB" w:rsidRPr="00EC0B03" w:rsidRDefault="00341EEB" w:rsidP="00EC0B03">
      <w:pPr>
        <w:pStyle w:val="ListParagraph"/>
        <w:numPr>
          <w:ilvl w:val="0"/>
          <w:numId w:val="13"/>
        </w:numPr>
        <w:spacing w:line="276" w:lineRule="auto"/>
        <w:rPr>
          <w:rFonts w:ascii="Arial" w:hAnsi="Arial" w:cs="Arial"/>
          <w:sz w:val="20"/>
          <w:szCs w:val="20"/>
          <w:u w:val="single"/>
        </w:rPr>
        <w:pPrChange w:id="1141" w:author="Lanciani, Marcello" w:date="2023-10-04T10:37:00Z">
          <w:pPr>
            <w:pStyle w:val="ListParagraph"/>
            <w:numPr>
              <w:numId w:val="13"/>
            </w:numPr>
            <w:ind w:hanging="360"/>
          </w:pPr>
        </w:pPrChange>
      </w:pPr>
      <w:r w:rsidRPr="00EC0B03">
        <w:rPr>
          <w:rFonts w:ascii="Arial" w:hAnsi="Arial" w:cs="Arial"/>
          <w:sz w:val="20"/>
          <w:szCs w:val="20"/>
        </w:rPr>
        <w:t xml:space="preserve">Values in columns C104, C105, C107, C108, C111, C112, C114, C115, C117, C118, C120 and C121 </w:t>
      </w:r>
      <w:r w:rsidR="00163F44" w:rsidRPr="00EC0B03">
        <w:rPr>
          <w:rFonts w:ascii="Arial" w:hAnsi="Arial" w:cs="Arial"/>
          <w:sz w:val="20"/>
          <w:szCs w:val="20"/>
        </w:rPr>
        <w:t>should</w:t>
      </w:r>
      <w:r w:rsidRPr="00EC0B03">
        <w:rPr>
          <w:rFonts w:ascii="Arial" w:hAnsi="Arial" w:cs="Arial"/>
          <w:sz w:val="20"/>
          <w:szCs w:val="20"/>
        </w:rPr>
        <w:t xml:space="preserve"> be positive, numeric and reported in units of euros (EUR)</w:t>
      </w:r>
      <w:r w:rsidR="00163F44" w:rsidRPr="00EC0B03">
        <w:rPr>
          <w:rFonts w:ascii="Arial" w:hAnsi="Arial" w:cs="Arial"/>
          <w:sz w:val="20"/>
          <w:szCs w:val="20"/>
        </w:rPr>
        <w:t xml:space="preserve"> or empty. </w:t>
      </w:r>
    </w:p>
    <w:p w14:paraId="08D2CCBA" w14:textId="080BD147" w:rsidR="00341EEB" w:rsidRPr="00EC0B03" w:rsidRDefault="00341EEB" w:rsidP="00EC0B03">
      <w:pPr>
        <w:pStyle w:val="ListParagraph"/>
        <w:numPr>
          <w:ilvl w:val="0"/>
          <w:numId w:val="13"/>
        </w:numPr>
        <w:spacing w:line="276" w:lineRule="auto"/>
        <w:rPr>
          <w:rFonts w:ascii="Arial" w:hAnsi="Arial" w:cs="Arial"/>
          <w:sz w:val="20"/>
          <w:szCs w:val="20"/>
          <w:u w:val="single"/>
        </w:rPr>
        <w:pPrChange w:id="1142" w:author="Lanciani, Marcello" w:date="2023-10-04T10:37:00Z">
          <w:pPr>
            <w:pStyle w:val="ListParagraph"/>
            <w:numPr>
              <w:numId w:val="13"/>
            </w:numPr>
            <w:ind w:hanging="360"/>
          </w:pPr>
        </w:pPrChange>
      </w:pPr>
      <w:r w:rsidRPr="00EC0B03">
        <w:rPr>
          <w:rFonts w:ascii="Arial" w:hAnsi="Arial" w:cs="Arial"/>
          <w:sz w:val="20"/>
          <w:szCs w:val="20"/>
        </w:rPr>
        <w:t xml:space="preserve">Values in columns C123, C124, C125 and C126 </w:t>
      </w:r>
      <w:r w:rsidR="00163F44" w:rsidRPr="00EC0B03">
        <w:rPr>
          <w:rFonts w:ascii="Arial" w:hAnsi="Arial" w:cs="Arial"/>
          <w:sz w:val="20"/>
          <w:szCs w:val="20"/>
        </w:rPr>
        <w:t xml:space="preserve">should be automatically calculated and positive if the values of columns C104, C105, C107, C108, C111, C112, C114, C115, C117, C118, C120 and C121 are also positive; empty otherwise. </w:t>
      </w:r>
    </w:p>
    <w:p w14:paraId="088F5302" w14:textId="05DD8998" w:rsidR="00924EE3" w:rsidRPr="00EC0B03" w:rsidRDefault="00924EE3" w:rsidP="00EC0B03">
      <w:pPr>
        <w:spacing w:before="100" w:beforeAutospacing="1" w:line="276" w:lineRule="auto"/>
        <w:rPr>
          <w:rFonts w:ascii="Arial" w:hAnsi="Arial" w:cs="Arial"/>
          <w:sz w:val="20"/>
          <w:szCs w:val="20"/>
          <w:u w:val="single"/>
        </w:rPr>
        <w:pPrChange w:id="1143" w:author="Lanciani, Marcello" w:date="2023-10-04T10:37:00Z">
          <w:pPr>
            <w:spacing w:before="100" w:beforeAutospacing="1" w:line="360" w:lineRule="auto"/>
          </w:pPr>
        </w:pPrChange>
      </w:pPr>
    </w:p>
    <w:p w14:paraId="5C665AC9" w14:textId="71668B7C" w:rsidR="00DB3366" w:rsidRPr="00EC0B03" w:rsidRDefault="00DB3366" w:rsidP="00EC0B03">
      <w:pPr>
        <w:spacing w:line="276" w:lineRule="auto"/>
        <w:rPr>
          <w:rFonts w:ascii="Arial" w:hAnsi="Arial" w:cs="Arial"/>
          <w:b/>
          <w:bCs/>
          <w:sz w:val="20"/>
          <w:szCs w:val="20"/>
          <w:u w:val="single"/>
        </w:rPr>
        <w:pPrChange w:id="1144" w:author="Lanciani, Marcello" w:date="2023-10-04T10:37:00Z">
          <w:pPr/>
        </w:pPrChange>
      </w:pPr>
      <w:r w:rsidRPr="00EC0B03">
        <w:rPr>
          <w:rFonts w:ascii="Arial" w:hAnsi="Arial" w:cs="Arial"/>
          <w:b/>
          <w:bCs/>
          <w:sz w:val="20"/>
          <w:szCs w:val="20"/>
          <w:u w:val="single"/>
        </w:rPr>
        <w:t>TEMPLATE 15 Climate Risk</w:t>
      </w:r>
    </w:p>
    <w:p w14:paraId="678810FE" w14:textId="2E882D1C" w:rsidR="00DB3366" w:rsidRPr="00EC0B03" w:rsidRDefault="00DB3366" w:rsidP="00EC0B03">
      <w:pPr>
        <w:spacing w:line="276" w:lineRule="auto"/>
        <w:rPr>
          <w:rFonts w:ascii="Arial" w:hAnsi="Arial" w:cs="Arial"/>
          <w:sz w:val="20"/>
          <w:szCs w:val="20"/>
        </w:rPr>
        <w:pPrChange w:id="1145" w:author="Lanciani, Marcello" w:date="2023-10-04T10:37:00Z">
          <w:pPr/>
        </w:pPrChange>
      </w:pPr>
      <w:r w:rsidRPr="00EC0B03">
        <w:rPr>
          <w:rFonts w:ascii="Arial" w:hAnsi="Arial" w:cs="Arial"/>
          <w:sz w:val="20"/>
          <w:szCs w:val="20"/>
          <w:highlight w:val="yellow"/>
          <w:rPrChange w:id="1146" w:author="Lanciani, Marcello" w:date="2023-10-04T10:38:00Z">
            <w:rPr>
              <w:rFonts w:ascii="Arial" w:hAnsi="Arial" w:cs="Arial"/>
              <w:sz w:val="20"/>
              <w:szCs w:val="20"/>
            </w:rPr>
          </w:rPrChange>
        </w:rPr>
        <w:t>Sheet “1.CC Trans-BB. And II”</w:t>
      </w:r>
    </w:p>
    <w:p w14:paraId="5E0E32A5" w14:textId="0CC6BA49" w:rsidR="00DB3366" w:rsidRPr="00EC0B03" w:rsidRDefault="00DB3366" w:rsidP="00EC0B03">
      <w:pPr>
        <w:pStyle w:val="ListParagraph"/>
        <w:numPr>
          <w:ilvl w:val="0"/>
          <w:numId w:val="31"/>
        </w:numPr>
        <w:spacing w:line="276" w:lineRule="auto"/>
        <w:rPr>
          <w:rFonts w:ascii="Arial" w:hAnsi="Arial" w:cs="Arial"/>
          <w:sz w:val="20"/>
          <w:szCs w:val="20"/>
        </w:rPr>
        <w:pPrChange w:id="1147" w:author="Lanciani, Marcello" w:date="2023-10-04T10:37:00Z">
          <w:pPr>
            <w:pStyle w:val="ListParagraph"/>
            <w:numPr>
              <w:numId w:val="31"/>
            </w:numPr>
            <w:ind w:hanging="360"/>
          </w:pPr>
        </w:pPrChange>
      </w:pPr>
      <w:r w:rsidRPr="00EC0B03">
        <w:rPr>
          <w:rFonts w:ascii="Arial" w:hAnsi="Arial" w:cs="Arial"/>
          <w:sz w:val="20"/>
          <w:szCs w:val="20"/>
        </w:rPr>
        <w:lastRenderedPageBreak/>
        <w:t>All cells in column D, E, F,</w:t>
      </w:r>
      <w:del w:id="1148" w:author="Sailis, Debora" w:date="2023-09-25T11:27:00Z">
        <w:r w:rsidRPr="00EC0B03" w:rsidDel="00F2274A">
          <w:rPr>
            <w:rFonts w:ascii="Arial" w:hAnsi="Arial" w:cs="Arial"/>
            <w:sz w:val="20"/>
            <w:szCs w:val="20"/>
          </w:rPr>
          <w:delText xml:space="preserve"> J,</w:delText>
        </w:r>
      </w:del>
      <w:r w:rsidRPr="00EC0B03">
        <w:rPr>
          <w:rFonts w:ascii="Arial" w:hAnsi="Arial" w:cs="Arial"/>
          <w:sz w:val="20"/>
          <w:szCs w:val="20"/>
        </w:rPr>
        <w:t xml:space="preserve"> K, L, except for the ones which are greyed out, have to be numeric and reported in </w:t>
      </w:r>
      <w:r w:rsidRPr="00EC0B03">
        <w:rPr>
          <w:rFonts w:ascii="Arial" w:hAnsi="Arial" w:cs="Arial"/>
          <w:sz w:val="20"/>
          <w:szCs w:val="20"/>
          <w:highlight w:val="yellow"/>
          <w:rPrChange w:id="1149" w:author="Lanciani, Marcello" w:date="2023-10-04T10:38:00Z">
            <w:rPr>
              <w:rFonts w:ascii="Arial" w:hAnsi="Arial" w:cs="Arial"/>
              <w:sz w:val="20"/>
              <w:szCs w:val="20"/>
            </w:rPr>
          </w:rPrChange>
        </w:rPr>
        <w:t xml:space="preserve">units of </w:t>
      </w:r>
      <w:del w:id="1150" w:author="Sailis, Debora" w:date="2023-09-25T11:26:00Z">
        <w:r w:rsidRPr="00EC0B03" w:rsidDel="00F2274A">
          <w:rPr>
            <w:rFonts w:ascii="Arial" w:hAnsi="Arial" w:cs="Arial"/>
            <w:sz w:val="20"/>
            <w:szCs w:val="20"/>
            <w:highlight w:val="yellow"/>
            <w:rPrChange w:id="1151" w:author="Lanciani, Marcello" w:date="2023-10-04T10:38:00Z">
              <w:rPr>
                <w:rFonts w:ascii="Arial" w:hAnsi="Arial" w:cs="Arial"/>
                <w:sz w:val="20"/>
                <w:szCs w:val="20"/>
              </w:rPr>
            </w:rPrChange>
          </w:rPr>
          <w:delText xml:space="preserve">thousand </w:delText>
        </w:r>
      </w:del>
      <w:r w:rsidRPr="00EC0B03">
        <w:rPr>
          <w:rFonts w:ascii="Arial" w:hAnsi="Arial" w:cs="Arial"/>
          <w:sz w:val="20"/>
          <w:szCs w:val="20"/>
          <w:highlight w:val="yellow"/>
          <w:rPrChange w:id="1152" w:author="Lanciani, Marcello" w:date="2023-10-04T10:38:00Z">
            <w:rPr>
              <w:rFonts w:ascii="Arial" w:hAnsi="Arial" w:cs="Arial"/>
              <w:sz w:val="20"/>
              <w:szCs w:val="20"/>
            </w:rPr>
          </w:rPrChange>
        </w:rPr>
        <w:t>euro</w:t>
      </w:r>
      <w:r w:rsidRPr="00EC0B03">
        <w:rPr>
          <w:rFonts w:ascii="Arial" w:hAnsi="Arial" w:cs="Arial"/>
          <w:sz w:val="20"/>
          <w:szCs w:val="20"/>
        </w:rPr>
        <w:t>.</w:t>
      </w:r>
    </w:p>
    <w:p w14:paraId="3337AA99" w14:textId="1B362423" w:rsidR="00DB3366" w:rsidRPr="00EC0B03" w:rsidRDefault="00DB3366" w:rsidP="00EC0B03">
      <w:pPr>
        <w:pStyle w:val="ListParagraph"/>
        <w:numPr>
          <w:ilvl w:val="0"/>
          <w:numId w:val="31"/>
        </w:numPr>
        <w:spacing w:line="276" w:lineRule="auto"/>
        <w:rPr>
          <w:rFonts w:ascii="Arial" w:hAnsi="Arial" w:cs="Arial"/>
          <w:sz w:val="20"/>
          <w:szCs w:val="20"/>
        </w:rPr>
        <w:pPrChange w:id="1153" w:author="Lanciani, Marcello" w:date="2023-10-04T10:37:00Z">
          <w:pPr>
            <w:pStyle w:val="ListParagraph"/>
            <w:numPr>
              <w:numId w:val="31"/>
            </w:numPr>
            <w:ind w:hanging="360"/>
          </w:pPr>
        </w:pPrChange>
      </w:pPr>
      <w:r w:rsidRPr="00EC0B03">
        <w:rPr>
          <w:rFonts w:ascii="Arial" w:hAnsi="Arial" w:cs="Arial"/>
          <w:sz w:val="20"/>
          <w:szCs w:val="20"/>
        </w:rPr>
        <w:t>All cells in column G, H, I, M, N, O, except for the ones which are greyed out, have to be numeric</w:t>
      </w:r>
      <w:r w:rsidR="007D78B1" w:rsidRPr="00EC0B03">
        <w:rPr>
          <w:rFonts w:ascii="Arial" w:hAnsi="Arial" w:cs="Arial"/>
          <w:sz w:val="20"/>
          <w:szCs w:val="20"/>
        </w:rPr>
        <w:t>,</w:t>
      </w:r>
      <w:r w:rsidRPr="00EC0B03">
        <w:rPr>
          <w:rFonts w:ascii="Arial" w:hAnsi="Arial" w:cs="Arial"/>
          <w:sz w:val="20"/>
          <w:szCs w:val="20"/>
        </w:rPr>
        <w:t xml:space="preserve"> reported in units of tons of CO2</w:t>
      </w:r>
      <w:r w:rsidR="007D78B1" w:rsidRPr="00EC0B03">
        <w:rPr>
          <w:rFonts w:ascii="Arial" w:hAnsi="Arial" w:cs="Arial"/>
          <w:sz w:val="20"/>
          <w:szCs w:val="20"/>
        </w:rPr>
        <w:t xml:space="preserve"> and positive values</w:t>
      </w:r>
      <w:r w:rsidRPr="00EC0B03">
        <w:rPr>
          <w:rFonts w:ascii="Arial" w:hAnsi="Arial" w:cs="Arial"/>
          <w:sz w:val="20"/>
          <w:szCs w:val="20"/>
        </w:rPr>
        <w:t>.</w:t>
      </w:r>
    </w:p>
    <w:p w14:paraId="23CCA1FF" w14:textId="0DD4A9A0" w:rsidR="00DB3366" w:rsidRPr="00EC0B03" w:rsidRDefault="00DB3366" w:rsidP="00EC0B03">
      <w:pPr>
        <w:pStyle w:val="ListParagraph"/>
        <w:numPr>
          <w:ilvl w:val="0"/>
          <w:numId w:val="31"/>
        </w:numPr>
        <w:spacing w:line="276" w:lineRule="auto"/>
        <w:rPr>
          <w:rFonts w:ascii="Arial" w:hAnsi="Arial" w:cs="Arial"/>
          <w:sz w:val="20"/>
          <w:szCs w:val="20"/>
        </w:rPr>
        <w:pPrChange w:id="1154" w:author="Lanciani, Marcello" w:date="2023-10-04T10:37:00Z">
          <w:pPr>
            <w:pStyle w:val="ListParagraph"/>
            <w:numPr>
              <w:numId w:val="31"/>
            </w:numPr>
            <w:ind w:hanging="360"/>
          </w:pPr>
        </w:pPrChange>
      </w:pPr>
      <w:r w:rsidRPr="00EC0B03">
        <w:rPr>
          <w:rFonts w:ascii="Arial" w:hAnsi="Arial" w:cs="Arial"/>
          <w:sz w:val="20"/>
          <w:szCs w:val="20"/>
        </w:rPr>
        <w:t xml:space="preserve">Values in cells </w:t>
      </w:r>
      <w:del w:id="1155" w:author="Sailis, Debora" w:date="2023-09-25T11:28:00Z">
        <w:r w:rsidRPr="00EC0B03" w:rsidDel="00F2274A">
          <w:rPr>
            <w:rFonts w:ascii="Arial" w:hAnsi="Arial" w:cs="Arial"/>
            <w:sz w:val="20"/>
            <w:szCs w:val="20"/>
          </w:rPr>
          <w:delText xml:space="preserve">G57 </w:delText>
        </w:r>
      </w:del>
      <w:ins w:id="1156" w:author="Sailis, Debora" w:date="2023-09-25T11:28:00Z">
        <w:r w:rsidR="00F2274A" w:rsidRPr="00EC0B03">
          <w:rPr>
            <w:rFonts w:ascii="Arial" w:hAnsi="Arial" w:cs="Arial"/>
            <w:sz w:val="20"/>
            <w:szCs w:val="20"/>
          </w:rPr>
          <w:t xml:space="preserve">G63 </w:t>
        </w:r>
      </w:ins>
      <w:r w:rsidRPr="00EC0B03">
        <w:rPr>
          <w:rFonts w:ascii="Arial" w:hAnsi="Arial" w:cs="Arial"/>
          <w:sz w:val="20"/>
          <w:szCs w:val="20"/>
        </w:rPr>
        <w:t xml:space="preserve">and </w:t>
      </w:r>
      <w:del w:id="1157" w:author="Sailis, Debora" w:date="2023-09-25T11:28:00Z">
        <w:r w:rsidRPr="00EC0B03" w:rsidDel="00F2274A">
          <w:rPr>
            <w:rFonts w:ascii="Arial" w:hAnsi="Arial" w:cs="Arial"/>
            <w:sz w:val="20"/>
            <w:szCs w:val="20"/>
          </w:rPr>
          <w:delText xml:space="preserve">M57 </w:delText>
        </w:r>
      </w:del>
      <w:ins w:id="1158" w:author="Sailis, Debora" w:date="2023-09-25T11:28:00Z">
        <w:r w:rsidR="00F2274A" w:rsidRPr="00EC0B03">
          <w:rPr>
            <w:rFonts w:ascii="Arial" w:hAnsi="Arial" w:cs="Arial"/>
            <w:sz w:val="20"/>
            <w:szCs w:val="20"/>
          </w:rPr>
          <w:t xml:space="preserve">M63 </w:t>
        </w:r>
      </w:ins>
      <w:r w:rsidRPr="00EC0B03">
        <w:rPr>
          <w:rFonts w:ascii="Arial" w:hAnsi="Arial" w:cs="Arial"/>
          <w:sz w:val="20"/>
          <w:szCs w:val="20"/>
        </w:rPr>
        <w:t xml:space="preserve">should be between 0&lt;=X&lt;=1 formatted as percentage. </w:t>
      </w:r>
    </w:p>
    <w:p w14:paraId="5CCBA0E9" w14:textId="77777777" w:rsidR="00DB3366" w:rsidRPr="00EC0B03" w:rsidRDefault="00DB3366" w:rsidP="00EC0B03">
      <w:pPr>
        <w:spacing w:line="276" w:lineRule="auto"/>
        <w:rPr>
          <w:rFonts w:ascii="Arial" w:hAnsi="Arial" w:cs="Arial"/>
          <w:sz w:val="20"/>
          <w:szCs w:val="20"/>
        </w:rPr>
        <w:pPrChange w:id="1159" w:author="Lanciani, Marcello" w:date="2023-10-04T10:37:00Z">
          <w:pPr/>
        </w:pPrChange>
      </w:pPr>
    </w:p>
    <w:p w14:paraId="1F085BE6" w14:textId="036ACC67" w:rsidR="00DB3366" w:rsidRPr="00EC0B03" w:rsidRDefault="00DB3366" w:rsidP="00EC0B03">
      <w:pPr>
        <w:spacing w:line="276" w:lineRule="auto"/>
        <w:rPr>
          <w:rFonts w:ascii="Arial" w:hAnsi="Arial" w:cs="Arial"/>
          <w:sz w:val="20"/>
          <w:szCs w:val="20"/>
        </w:rPr>
        <w:pPrChange w:id="1160" w:author="Lanciani, Marcello" w:date="2023-10-04T10:37:00Z">
          <w:pPr/>
        </w:pPrChange>
      </w:pPr>
      <w:r w:rsidRPr="00EC0B03">
        <w:rPr>
          <w:rFonts w:ascii="Arial" w:hAnsi="Arial" w:cs="Arial"/>
          <w:sz w:val="20"/>
          <w:szCs w:val="20"/>
          <w:highlight w:val="yellow"/>
          <w:rPrChange w:id="1161" w:author="Lanciani, Marcello" w:date="2023-10-04T10:38:00Z">
            <w:rPr>
              <w:rFonts w:ascii="Arial" w:hAnsi="Arial" w:cs="Arial"/>
              <w:sz w:val="20"/>
              <w:szCs w:val="20"/>
            </w:rPr>
          </w:rPrChange>
        </w:rPr>
        <w:t>Sheet “2.CC Trans-BB.RE collateral”</w:t>
      </w:r>
    </w:p>
    <w:p w14:paraId="1EF43894" w14:textId="00430E6C" w:rsidR="00DB3366" w:rsidRPr="00EC0B03" w:rsidRDefault="00DB3366" w:rsidP="00EC0B03">
      <w:pPr>
        <w:pStyle w:val="ListParagraph"/>
        <w:numPr>
          <w:ilvl w:val="0"/>
          <w:numId w:val="31"/>
        </w:numPr>
        <w:spacing w:line="276" w:lineRule="auto"/>
        <w:rPr>
          <w:ins w:id="1162" w:author="Sailis, Debora" w:date="2023-09-25T11:29:00Z"/>
          <w:rFonts w:ascii="Arial" w:hAnsi="Arial" w:cs="Arial"/>
          <w:sz w:val="20"/>
          <w:szCs w:val="20"/>
          <w:u w:val="single"/>
          <w:rPrChange w:id="1163" w:author="Lanciani, Marcello" w:date="2023-10-04T10:38:00Z">
            <w:rPr>
              <w:ins w:id="1164" w:author="Sailis, Debora" w:date="2023-09-25T11:29:00Z"/>
              <w:rFonts w:ascii="Arial" w:hAnsi="Arial" w:cs="Arial"/>
              <w:sz w:val="20"/>
              <w:szCs w:val="20"/>
            </w:rPr>
          </w:rPrChange>
        </w:rPr>
        <w:pPrChange w:id="1165" w:author="Lanciani, Marcello" w:date="2023-10-04T10:37:00Z">
          <w:pPr>
            <w:pStyle w:val="ListParagraph"/>
            <w:numPr>
              <w:numId w:val="31"/>
            </w:numPr>
            <w:ind w:hanging="360"/>
          </w:pPr>
        </w:pPrChange>
      </w:pPr>
      <w:r w:rsidRPr="00EC0B03">
        <w:rPr>
          <w:rFonts w:ascii="Arial" w:hAnsi="Arial" w:cs="Arial"/>
          <w:sz w:val="20"/>
          <w:szCs w:val="20"/>
        </w:rPr>
        <w:t>All cells</w:t>
      </w:r>
      <w:del w:id="1166" w:author="Sailis, Debora" w:date="2023-09-25T11:28:00Z">
        <w:r w:rsidRPr="00EC0B03" w:rsidDel="00F2274A">
          <w:rPr>
            <w:rFonts w:ascii="Arial" w:hAnsi="Arial" w:cs="Arial"/>
            <w:sz w:val="20"/>
            <w:szCs w:val="20"/>
          </w:rPr>
          <w:delText>, except for the ones which are greyed out, have to be numeric</w:delText>
        </w:r>
        <w:r w:rsidR="007D78B1" w:rsidRPr="00EC0B03" w:rsidDel="00F2274A">
          <w:rPr>
            <w:rFonts w:ascii="Arial" w:hAnsi="Arial" w:cs="Arial"/>
            <w:sz w:val="20"/>
            <w:szCs w:val="20"/>
          </w:rPr>
          <w:delText xml:space="preserve">, </w:delText>
        </w:r>
        <w:r w:rsidRPr="00EC0B03" w:rsidDel="00F2274A">
          <w:rPr>
            <w:rFonts w:ascii="Arial" w:hAnsi="Arial" w:cs="Arial"/>
            <w:sz w:val="20"/>
            <w:szCs w:val="20"/>
          </w:rPr>
          <w:delText>reported in units of thousand euro</w:delText>
        </w:r>
        <w:r w:rsidR="007D78B1" w:rsidRPr="00EC0B03" w:rsidDel="00F2274A">
          <w:rPr>
            <w:rFonts w:ascii="Arial" w:hAnsi="Arial" w:cs="Arial"/>
            <w:sz w:val="20"/>
            <w:szCs w:val="20"/>
          </w:rPr>
          <w:delText xml:space="preserve"> and should not contain decimals</w:delText>
        </w:r>
      </w:del>
      <w:ins w:id="1167" w:author="Sailis, Debora" w:date="2023-09-25T11:28:00Z">
        <w:r w:rsidR="00F2274A" w:rsidRPr="00EC0B03">
          <w:rPr>
            <w:rFonts w:ascii="Arial" w:hAnsi="Arial" w:cs="Arial"/>
            <w:sz w:val="20"/>
            <w:szCs w:val="20"/>
          </w:rPr>
          <w:t xml:space="preserve"> in column K </w:t>
        </w:r>
      </w:ins>
      <w:ins w:id="1168" w:author="Sailis, Debora" w:date="2023-09-25T11:29:00Z">
        <w:r w:rsidR="00F2274A" w:rsidRPr="00EC0B03">
          <w:rPr>
            <w:rFonts w:ascii="Arial" w:hAnsi="Arial" w:cs="Arial"/>
            <w:sz w:val="20"/>
            <w:szCs w:val="20"/>
          </w:rPr>
          <w:t xml:space="preserve">have to be numeric and reported in </w:t>
        </w:r>
        <w:r w:rsidR="00F2274A" w:rsidRPr="00EC0B03">
          <w:rPr>
            <w:rFonts w:ascii="Arial" w:hAnsi="Arial" w:cs="Arial"/>
            <w:sz w:val="20"/>
            <w:szCs w:val="20"/>
            <w:highlight w:val="yellow"/>
          </w:rPr>
          <w:t>units of euro</w:t>
        </w:r>
      </w:ins>
      <w:r w:rsidRPr="00EC0B03">
        <w:rPr>
          <w:rFonts w:ascii="Arial" w:hAnsi="Arial" w:cs="Arial"/>
          <w:sz w:val="20"/>
          <w:szCs w:val="20"/>
        </w:rPr>
        <w:t>.</w:t>
      </w:r>
    </w:p>
    <w:p w14:paraId="653ADBFF" w14:textId="1BE4DC49" w:rsidR="00F2274A" w:rsidRPr="00EC0B03" w:rsidRDefault="00F2274A" w:rsidP="00EC0B03">
      <w:pPr>
        <w:pStyle w:val="ListParagraph"/>
        <w:numPr>
          <w:ilvl w:val="0"/>
          <w:numId w:val="31"/>
        </w:numPr>
        <w:spacing w:line="276" w:lineRule="auto"/>
        <w:rPr>
          <w:ins w:id="1169" w:author="Sailis, Debora" w:date="2023-09-25T11:30:00Z"/>
          <w:rFonts w:ascii="Arial" w:hAnsi="Arial" w:cs="Arial"/>
          <w:sz w:val="20"/>
          <w:szCs w:val="20"/>
          <w:highlight w:val="yellow"/>
          <w:u w:val="single"/>
          <w:rPrChange w:id="1170" w:author="Lanciani, Marcello" w:date="2023-10-04T10:38:00Z">
            <w:rPr>
              <w:ins w:id="1171" w:author="Sailis, Debora" w:date="2023-09-25T11:30:00Z"/>
              <w:rFonts w:ascii="Arial" w:hAnsi="Arial" w:cs="Arial"/>
              <w:sz w:val="20"/>
              <w:szCs w:val="20"/>
              <w:u w:val="single"/>
            </w:rPr>
          </w:rPrChange>
        </w:rPr>
        <w:pPrChange w:id="1172" w:author="Lanciani, Marcello" w:date="2023-10-04T10:37:00Z">
          <w:pPr>
            <w:pStyle w:val="ListParagraph"/>
            <w:numPr>
              <w:numId w:val="31"/>
            </w:numPr>
            <w:ind w:hanging="360"/>
          </w:pPr>
        </w:pPrChange>
      </w:pPr>
      <w:ins w:id="1173" w:author="Sailis, Debora" w:date="2023-09-25T11:30:00Z">
        <w:r w:rsidRPr="00EC0B03">
          <w:rPr>
            <w:rFonts w:ascii="Arial" w:hAnsi="Arial" w:cs="Arial"/>
            <w:sz w:val="20"/>
            <w:szCs w:val="20"/>
            <w:highlight w:val="yellow"/>
            <w:rPrChange w:id="1174" w:author="Lanciani, Marcello" w:date="2023-10-04T10:38:00Z">
              <w:rPr>
                <w:rFonts w:ascii="Arial" w:hAnsi="Arial" w:cs="Arial"/>
                <w:sz w:val="20"/>
                <w:szCs w:val="20"/>
              </w:rPr>
            </w:rPrChange>
          </w:rPr>
          <w:t xml:space="preserve">All cells in column </w:t>
        </w:r>
      </w:ins>
      <w:ins w:id="1175" w:author="Sailis, Debora" w:date="2023-09-25T11:31:00Z">
        <w:r w:rsidRPr="00EC0B03">
          <w:rPr>
            <w:rFonts w:ascii="Arial" w:hAnsi="Arial" w:cs="Arial"/>
            <w:sz w:val="20"/>
            <w:szCs w:val="20"/>
            <w:highlight w:val="yellow"/>
            <w:rPrChange w:id="1176" w:author="Lanciani, Marcello" w:date="2023-10-04T10:38:00Z">
              <w:rPr>
                <w:rFonts w:ascii="Arial" w:hAnsi="Arial" w:cs="Arial"/>
                <w:sz w:val="20"/>
                <w:szCs w:val="20"/>
              </w:rPr>
            </w:rPrChange>
          </w:rPr>
          <w:t>L</w:t>
        </w:r>
      </w:ins>
      <w:ins w:id="1177" w:author="Sailis, Debora" w:date="2023-09-25T11:30:00Z">
        <w:r w:rsidRPr="00EC0B03">
          <w:rPr>
            <w:rFonts w:ascii="Arial" w:hAnsi="Arial" w:cs="Arial"/>
            <w:sz w:val="20"/>
            <w:szCs w:val="20"/>
            <w:highlight w:val="yellow"/>
            <w:rPrChange w:id="1178" w:author="Lanciani, Marcello" w:date="2023-10-04T10:38:00Z">
              <w:rPr>
                <w:rFonts w:ascii="Arial" w:hAnsi="Arial" w:cs="Arial"/>
                <w:sz w:val="20"/>
                <w:szCs w:val="20"/>
              </w:rPr>
            </w:rPrChange>
          </w:rPr>
          <w:t xml:space="preserve"> and </w:t>
        </w:r>
      </w:ins>
      <w:ins w:id="1179" w:author="Sailis, Debora" w:date="2023-09-25T11:31:00Z">
        <w:r w:rsidRPr="00EC0B03">
          <w:rPr>
            <w:rFonts w:ascii="Arial" w:hAnsi="Arial" w:cs="Arial"/>
            <w:sz w:val="20"/>
            <w:szCs w:val="20"/>
            <w:highlight w:val="yellow"/>
            <w:rPrChange w:id="1180" w:author="Lanciani, Marcello" w:date="2023-10-04T10:38:00Z">
              <w:rPr>
                <w:rFonts w:ascii="Arial" w:hAnsi="Arial" w:cs="Arial"/>
                <w:sz w:val="20"/>
                <w:szCs w:val="20"/>
              </w:rPr>
            </w:rPrChange>
          </w:rPr>
          <w:t>U</w:t>
        </w:r>
      </w:ins>
      <w:ins w:id="1181" w:author="Sailis, Debora" w:date="2023-09-25T11:30:00Z">
        <w:r w:rsidRPr="00EC0B03">
          <w:rPr>
            <w:rFonts w:ascii="Arial" w:hAnsi="Arial" w:cs="Arial"/>
            <w:sz w:val="20"/>
            <w:szCs w:val="20"/>
            <w:highlight w:val="yellow"/>
            <w:rPrChange w:id="1182" w:author="Lanciani, Marcello" w:date="2023-10-04T10:38:00Z">
              <w:rPr>
                <w:rFonts w:ascii="Arial" w:hAnsi="Arial" w:cs="Arial"/>
                <w:sz w:val="20"/>
                <w:szCs w:val="20"/>
              </w:rPr>
            </w:rPrChange>
          </w:rPr>
          <w:t xml:space="preserve"> </w:t>
        </w:r>
      </w:ins>
      <w:ins w:id="1183" w:author="Sailis, Debora" w:date="2023-09-25T11:31:00Z">
        <w:r w:rsidRPr="00EC0B03">
          <w:rPr>
            <w:rFonts w:ascii="Arial" w:hAnsi="Arial" w:cs="Arial"/>
            <w:sz w:val="20"/>
            <w:szCs w:val="20"/>
            <w:highlight w:val="yellow"/>
            <w:rPrChange w:id="1184" w:author="Lanciani, Marcello" w:date="2023-10-04T10:38:00Z">
              <w:rPr>
                <w:rFonts w:ascii="Arial" w:hAnsi="Arial" w:cs="Arial"/>
                <w:sz w:val="20"/>
                <w:szCs w:val="20"/>
              </w:rPr>
            </w:rPrChange>
          </w:rPr>
          <w:t>should be between 0&lt;=X&lt;=1 formatted as percentage.</w:t>
        </w:r>
      </w:ins>
    </w:p>
    <w:p w14:paraId="09F0BF8C" w14:textId="77777777" w:rsidR="00F2274A" w:rsidRPr="00EC0B03" w:rsidRDefault="00F2274A" w:rsidP="00EC0B03">
      <w:pPr>
        <w:pStyle w:val="ListParagraph"/>
        <w:spacing w:line="276" w:lineRule="auto"/>
        <w:rPr>
          <w:ins w:id="1185" w:author="Sailis, Debora" w:date="2023-09-25T11:25:00Z"/>
          <w:rFonts w:ascii="Arial" w:hAnsi="Arial" w:cs="Arial"/>
          <w:sz w:val="20"/>
          <w:szCs w:val="20"/>
          <w:u w:val="single"/>
          <w:rPrChange w:id="1186" w:author="Lanciani, Marcello" w:date="2023-10-04T10:38:00Z">
            <w:rPr>
              <w:ins w:id="1187" w:author="Sailis, Debora" w:date="2023-09-25T11:25:00Z"/>
              <w:rFonts w:ascii="Arial" w:hAnsi="Arial" w:cs="Arial"/>
              <w:sz w:val="20"/>
              <w:szCs w:val="20"/>
            </w:rPr>
          </w:rPrChange>
        </w:rPr>
        <w:pPrChange w:id="1188" w:author="Lanciani, Marcello" w:date="2023-10-04T10:37:00Z">
          <w:pPr>
            <w:pStyle w:val="ListParagraph"/>
            <w:numPr>
              <w:numId w:val="31"/>
            </w:numPr>
            <w:ind w:hanging="360"/>
          </w:pPr>
        </w:pPrChange>
      </w:pPr>
    </w:p>
    <w:p w14:paraId="4C4091FB" w14:textId="77777777" w:rsidR="00F2274A" w:rsidRPr="00EC0B03" w:rsidRDefault="00F2274A" w:rsidP="00EC0B03">
      <w:pPr>
        <w:pStyle w:val="ListParagraph"/>
        <w:spacing w:line="276" w:lineRule="auto"/>
        <w:rPr>
          <w:rFonts w:ascii="Arial" w:hAnsi="Arial" w:cs="Arial"/>
          <w:sz w:val="20"/>
          <w:szCs w:val="20"/>
          <w:u w:val="single"/>
        </w:rPr>
        <w:pPrChange w:id="1189" w:author="Lanciani, Marcello" w:date="2023-10-04T10:37:00Z">
          <w:pPr>
            <w:pStyle w:val="ListParagraph"/>
            <w:numPr>
              <w:numId w:val="31"/>
            </w:numPr>
            <w:ind w:hanging="360"/>
          </w:pPr>
        </w:pPrChange>
      </w:pPr>
    </w:p>
    <w:p w14:paraId="7D703AAE" w14:textId="3C6FEEC9" w:rsidR="00AC1653" w:rsidRPr="00EC0B03" w:rsidDel="00FC33A1" w:rsidRDefault="00CE402F" w:rsidP="00EC0B03">
      <w:pPr>
        <w:spacing w:line="276" w:lineRule="auto"/>
        <w:rPr>
          <w:moveFrom w:id="1190" w:author="Sailis, Debora" w:date="2023-09-25T11:51:00Z"/>
          <w:rFonts w:ascii="Arial" w:hAnsi="Arial" w:cs="Arial"/>
          <w:b/>
          <w:bCs/>
          <w:sz w:val="20"/>
          <w:szCs w:val="20"/>
          <w:u w:val="single"/>
        </w:rPr>
        <w:pPrChange w:id="1191" w:author="Lanciani, Marcello" w:date="2023-10-04T10:37:00Z">
          <w:pPr/>
        </w:pPrChange>
      </w:pPr>
      <w:moveFromRangeStart w:id="1192" w:author="Sailis, Debora" w:date="2023-09-25T11:51:00Z" w:name="move146535114"/>
      <w:moveFrom w:id="1193" w:author="Sailis, Debora" w:date="2023-09-25T11:51:00Z">
        <w:r w:rsidRPr="00EC0B03" w:rsidDel="00FC33A1">
          <w:rPr>
            <w:rFonts w:ascii="Arial" w:hAnsi="Arial" w:cs="Arial"/>
            <w:b/>
            <w:bCs/>
            <w:sz w:val="20"/>
            <w:szCs w:val="20"/>
            <w:u w:val="single"/>
          </w:rPr>
          <w:t>T</w:t>
        </w:r>
        <w:r w:rsidR="0044022D" w:rsidRPr="00EC0B03" w:rsidDel="00FC33A1">
          <w:rPr>
            <w:rFonts w:ascii="Arial" w:hAnsi="Arial" w:cs="Arial"/>
            <w:b/>
            <w:bCs/>
            <w:sz w:val="20"/>
            <w:szCs w:val="20"/>
            <w:u w:val="single"/>
          </w:rPr>
          <w:t>EMPLATE</w:t>
        </w:r>
        <w:r w:rsidRPr="00EC0B03" w:rsidDel="00FC33A1">
          <w:rPr>
            <w:rFonts w:ascii="Arial" w:hAnsi="Arial" w:cs="Arial"/>
            <w:b/>
            <w:bCs/>
            <w:sz w:val="20"/>
            <w:szCs w:val="20"/>
            <w:u w:val="single"/>
          </w:rPr>
          <w:t xml:space="preserve"> A1 IRRBB for minor subsidiaries</w:t>
        </w:r>
      </w:moveFrom>
    </w:p>
    <w:p w14:paraId="558825F0" w14:textId="01C1D027" w:rsidR="001323E9" w:rsidRPr="00EC0B03" w:rsidDel="00FC33A1" w:rsidRDefault="001323E9" w:rsidP="00EC0B03">
      <w:pPr>
        <w:spacing w:line="276" w:lineRule="auto"/>
        <w:rPr>
          <w:moveFrom w:id="1194" w:author="Sailis, Debora" w:date="2023-09-25T11:51:00Z"/>
          <w:rFonts w:ascii="Arial" w:hAnsi="Arial" w:cs="Arial"/>
          <w:sz w:val="20"/>
          <w:szCs w:val="20"/>
          <w:u w:val="single"/>
        </w:rPr>
        <w:pPrChange w:id="1195" w:author="Lanciani, Marcello" w:date="2023-10-04T10:37:00Z">
          <w:pPr/>
        </w:pPrChange>
      </w:pPr>
      <w:moveFrom w:id="1196" w:author="Sailis, Debora" w:date="2023-09-25T11:51:00Z">
        <w:r w:rsidRPr="00EC0B03" w:rsidDel="00FC33A1">
          <w:rPr>
            <w:rFonts w:ascii="Arial" w:hAnsi="Arial" w:cs="Arial"/>
            <w:sz w:val="20"/>
            <w:szCs w:val="20"/>
            <w:u w:val="single"/>
          </w:rPr>
          <w:t>Sheet “0_Identification”:</w:t>
        </w:r>
      </w:moveFrom>
    </w:p>
    <w:p w14:paraId="6324446C" w14:textId="57BF2BF2" w:rsidR="001323E9" w:rsidRPr="00EC0B03" w:rsidDel="00FC33A1" w:rsidRDefault="001323E9" w:rsidP="00EC0B03">
      <w:pPr>
        <w:pStyle w:val="Bullet1"/>
        <w:spacing w:line="276" w:lineRule="auto"/>
        <w:ind w:left="709"/>
        <w:rPr>
          <w:moveFrom w:id="1197" w:author="Sailis, Debora" w:date="2023-09-25T11:51:00Z"/>
          <w:rFonts w:ascii="Arial" w:hAnsi="Arial" w:cs="Arial"/>
          <w:sz w:val="20"/>
          <w:szCs w:val="20"/>
          <w:u w:val="single"/>
        </w:rPr>
        <w:pPrChange w:id="1198" w:author="Lanciani, Marcello" w:date="2023-10-04T10:37:00Z">
          <w:pPr>
            <w:pStyle w:val="Bullet1"/>
            <w:ind w:left="709"/>
          </w:pPr>
        </w:pPrChange>
      </w:pPr>
      <w:moveFrom w:id="1199" w:author="Sailis, Debora" w:date="2023-09-25T11:51:00Z">
        <w:r w:rsidRPr="00EC0B03" w:rsidDel="00FC33A1">
          <w:rPr>
            <w:rFonts w:ascii="Arial" w:hAnsi="Arial" w:cs="Arial"/>
            <w:sz w:val="20"/>
            <w:szCs w:val="20"/>
          </w:rPr>
          <w:t xml:space="preserve">Values in cells D19, D20, D21 and D22 should be between 0 ≤ X ≤ 1 formatted as percentage. </w:t>
        </w:r>
      </w:moveFrom>
    </w:p>
    <w:p w14:paraId="0161D415" w14:textId="630CCEEF" w:rsidR="001323E9" w:rsidRPr="00EC0B03" w:rsidDel="00FC33A1" w:rsidRDefault="001323E9" w:rsidP="00EC0B03">
      <w:pPr>
        <w:pStyle w:val="Bullet1"/>
        <w:spacing w:line="276" w:lineRule="auto"/>
        <w:ind w:left="709"/>
        <w:rPr>
          <w:moveFrom w:id="1200" w:author="Sailis, Debora" w:date="2023-09-25T11:51:00Z"/>
          <w:rFonts w:ascii="Arial" w:hAnsi="Arial" w:cs="Arial"/>
          <w:sz w:val="20"/>
          <w:szCs w:val="20"/>
          <w:u w:val="single"/>
        </w:rPr>
        <w:pPrChange w:id="1201" w:author="Lanciani, Marcello" w:date="2023-10-04T10:37:00Z">
          <w:pPr>
            <w:pStyle w:val="Bullet1"/>
            <w:ind w:left="709"/>
          </w:pPr>
        </w:pPrChange>
      </w:pPr>
      <w:moveFrom w:id="1202" w:author="Sailis, Debora" w:date="2023-09-25T11:51:00Z">
        <w:r w:rsidRPr="00EC0B03" w:rsidDel="00FC33A1">
          <w:rPr>
            <w:rFonts w:ascii="Arial" w:hAnsi="Arial" w:cs="Arial"/>
            <w:sz w:val="20"/>
            <w:szCs w:val="20"/>
          </w:rPr>
          <w:t>Values in cells D20, D21 and D22 should be check to fulfil D20 ≤ D19, D21 ≤ D20 and D22 ≤ D21.</w:t>
        </w:r>
      </w:moveFrom>
    </w:p>
    <w:p w14:paraId="2111CBE0" w14:textId="7D6BA334" w:rsidR="001323E9" w:rsidRPr="00EC0B03" w:rsidDel="00FC33A1" w:rsidRDefault="001323E9" w:rsidP="00EC0B03">
      <w:pPr>
        <w:pStyle w:val="Bullet1"/>
        <w:numPr>
          <w:ilvl w:val="0"/>
          <w:numId w:val="0"/>
        </w:numPr>
        <w:spacing w:line="276" w:lineRule="auto"/>
        <w:rPr>
          <w:moveFrom w:id="1203" w:author="Sailis, Debora" w:date="2023-09-25T11:51:00Z"/>
          <w:rFonts w:ascii="Arial" w:hAnsi="Arial" w:cs="Arial"/>
          <w:sz w:val="20"/>
          <w:szCs w:val="20"/>
        </w:rPr>
        <w:pPrChange w:id="1204" w:author="Lanciani, Marcello" w:date="2023-10-04T10:37:00Z">
          <w:pPr>
            <w:pStyle w:val="Bullet1"/>
            <w:numPr>
              <w:numId w:val="0"/>
            </w:numPr>
            <w:ind w:left="0" w:firstLine="0"/>
          </w:pPr>
        </w:pPrChange>
      </w:pPr>
    </w:p>
    <w:p w14:paraId="42C7043A" w14:textId="12DCC406" w:rsidR="001323E9" w:rsidRPr="00EC0B03" w:rsidDel="00FC33A1" w:rsidRDefault="001323E9" w:rsidP="00EC0B03">
      <w:pPr>
        <w:spacing w:line="276" w:lineRule="auto"/>
        <w:jc w:val="left"/>
        <w:rPr>
          <w:moveFrom w:id="1205" w:author="Sailis, Debora" w:date="2023-09-25T11:51:00Z"/>
          <w:rFonts w:ascii="Arial" w:hAnsi="Arial" w:cs="Arial"/>
          <w:sz w:val="20"/>
          <w:szCs w:val="20"/>
          <w:u w:val="single"/>
        </w:rPr>
        <w:pPrChange w:id="1206" w:author="Lanciani, Marcello" w:date="2023-10-04T10:37:00Z">
          <w:pPr>
            <w:jc w:val="left"/>
          </w:pPr>
        </w:pPrChange>
      </w:pPr>
      <w:moveFrom w:id="1207" w:author="Sailis, Debora" w:date="2023-09-25T11:51:00Z">
        <w:r w:rsidRPr="00EC0B03" w:rsidDel="00FC33A1">
          <w:rPr>
            <w:rFonts w:ascii="Arial" w:hAnsi="Arial" w:cs="Arial"/>
            <w:sz w:val="20"/>
            <w:szCs w:val="20"/>
            <w:u w:val="single"/>
          </w:rPr>
          <w:t>Sheet “6_IRRBB_Additional”:</w:t>
        </w:r>
      </w:moveFrom>
    </w:p>
    <w:p w14:paraId="67F9FEB8" w14:textId="6D5DB675" w:rsidR="001323E9" w:rsidRPr="00EC0B03" w:rsidDel="00FC33A1" w:rsidRDefault="001323E9" w:rsidP="00EC0B03">
      <w:pPr>
        <w:spacing w:line="276" w:lineRule="auto"/>
        <w:rPr>
          <w:moveFrom w:id="1208" w:author="Sailis, Debora" w:date="2023-09-25T11:51:00Z"/>
          <w:rFonts w:ascii="Arial" w:hAnsi="Arial" w:cs="Arial"/>
          <w:sz w:val="20"/>
          <w:szCs w:val="20"/>
        </w:rPr>
        <w:pPrChange w:id="1209" w:author="Lanciani, Marcello" w:date="2023-10-04T10:37:00Z">
          <w:pPr/>
        </w:pPrChange>
      </w:pPr>
      <w:moveFrom w:id="1210" w:author="Sailis, Debora" w:date="2023-09-25T11:51:00Z">
        <w:r w:rsidRPr="00EC0B03" w:rsidDel="00FC33A1">
          <w:rPr>
            <w:rFonts w:ascii="Arial" w:hAnsi="Arial" w:cs="Arial"/>
            <w:sz w:val="20"/>
            <w:szCs w:val="20"/>
          </w:rPr>
          <w:t>For the currencies which do not have a prescribed size of interest rate shock (otherwise the formula computes already the shock of interest rate).</w:t>
        </w:r>
      </w:moveFrom>
    </w:p>
    <w:p w14:paraId="7CADD2AC" w14:textId="5316D9E2" w:rsidR="001323E9" w:rsidRPr="00EC0B03" w:rsidDel="00FC33A1" w:rsidRDefault="001323E9" w:rsidP="00EC0B03">
      <w:pPr>
        <w:pStyle w:val="Bullet1"/>
        <w:spacing w:line="276" w:lineRule="auto"/>
        <w:ind w:left="709"/>
        <w:rPr>
          <w:moveFrom w:id="1211" w:author="Sailis, Debora" w:date="2023-09-25T11:51:00Z"/>
          <w:rFonts w:ascii="Arial" w:hAnsi="Arial" w:cs="Arial"/>
          <w:sz w:val="20"/>
          <w:szCs w:val="20"/>
        </w:rPr>
        <w:pPrChange w:id="1212" w:author="Lanciani, Marcello" w:date="2023-10-04T10:37:00Z">
          <w:pPr>
            <w:pStyle w:val="Bullet1"/>
            <w:ind w:left="709"/>
          </w:pPr>
        </w:pPrChange>
      </w:pPr>
      <w:moveFrom w:id="1213" w:author="Sailis, Debora" w:date="2023-09-25T11:51:00Z">
        <w:r w:rsidRPr="00EC0B03" w:rsidDel="00FC33A1">
          <w:rPr>
            <w:rFonts w:ascii="Arial" w:hAnsi="Arial" w:cs="Arial"/>
            <w:sz w:val="20"/>
            <w:szCs w:val="20"/>
          </w:rPr>
          <w:t>Values in cells E16, F16, G16 and H16 should be between 100 bps ≤ X ≤ 400 bps.</w:t>
        </w:r>
      </w:moveFrom>
    </w:p>
    <w:p w14:paraId="33781E06" w14:textId="76ECEC64" w:rsidR="001323E9" w:rsidRPr="00EC0B03" w:rsidDel="00FC33A1" w:rsidRDefault="001323E9" w:rsidP="00EC0B03">
      <w:pPr>
        <w:pStyle w:val="Bullet1"/>
        <w:spacing w:line="276" w:lineRule="auto"/>
        <w:ind w:left="709"/>
        <w:rPr>
          <w:moveFrom w:id="1214" w:author="Sailis, Debora" w:date="2023-09-25T11:51:00Z"/>
          <w:rFonts w:ascii="Arial" w:hAnsi="Arial" w:cs="Arial"/>
          <w:sz w:val="20"/>
          <w:szCs w:val="20"/>
        </w:rPr>
        <w:pPrChange w:id="1215" w:author="Lanciani, Marcello" w:date="2023-10-04T10:37:00Z">
          <w:pPr>
            <w:pStyle w:val="Bullet1"/>
            <w:ind w:left="709"/>
          </w:pPr>
        </w:pPrChange>
      </w:pPr>
      <w:moveFrom w:id="1216" w:author="Sailis, Debora" w:date="2023-09-25T11:51:00Z">
        <w:r w:rsidRPr="00EC0B03" w:rsidDel="00FC33A1">
          <w:rPr>
            <w:rFonts w:ascii="Arial" w:hAnsi="Arial" w:cs="Arial"/>
            <w:sz w:val="20"/>
            <w:szCs w:val="20"/>
          </w:rPr>
          <w:t>Values in cells E17, F17, G17 and H17 should be between 100 bps ≤ X ≤ 500 bps.</w:t>
        </w:r>
      </w:moveFrom>
    </w:p>
    <w:p w14:paraId="2224AAAB" w14:textId="7AA18364" w:rsidR="001323E9" w:rsidRPr="00EC0B03" w:rsidDel="00FC33A1" w:rsidRDefault="001323E9" w:rsidP="00EC0B03">
      <w:pPr>
        <w:pStyle w:val="Bullet1"/>
        <w:spacing w:line="276" w:lineRule="auto"/>
        <w:ind w:left="709"/>
        <w:rPr>
          <w:moveFrom w:id="1217" w:author="Sailis, Debora" w:date="2023-09-25T11:51:00Z"/>
          <w:rFonts w:ascii="Arial" w:hAnsi="Arial" w:cs="Arial"/>
          <w:sz w:val="20"/>
          <w:szCs w:val="20"/>
        </w:rPr>
        <w:pPrChange w:id="1218" w:author="Lanciani, Marcello" w:date="2023-10-04T10:37:00Z">
          <w:pPr>
            <w:pStyle w:val="Bullet1"/>
            <w:ind w:left="709"/>
          </w:pPr>
        </w:pPrChange>
      </w:pPr>
      <w:moveFrom w:id="1219" w:author="Sailis, Debora" w:date="2023-09-25T11:51:00Z">
        <w:r w:rsidRPr="00EC0B03" w:rsidDel="00FC33A1">
          <w:rPr>
            <w:rFonts w:ascii="Arial" w:hAnsi="Arial" w:cs="Arial"/>
            <w:sz w:val="20"/>
            <w:szCs w:val="20"/>
          </w:rPr>
          <w:t>Values in cells E18, F18, G18 and H18 should be between 100 bps ≤ X ≤ 300 bps.</w:t>
        </w:r>
      </w:moveFrom>
    </w:p>
    <w:p w14:paraId="73B41778" w14:textId="213A890B" w:rsidR="009F44CE" w:rsidRPr="00EC0B03" w:rsidDel="00FC33A1" w:rsidRDefault="009F44CE" w:rsidP="00EC0B03">
      <w:pPr>
        <w:spacing w:before="0" w:after="200" w:line="276" w:lineRule="auto"/>
        <w:jc w:val="left"/>
        <w:rPr>
          <w:moveFrom w:id="1220" w:author="Sailis, Debora" w:date="2023-09-25T11:51:00Z"/>
          <w:rFonts w:ascii="Arial" w:hAnsi="Arial" w:cs="Arial"/>
          <w:b/>
          <w:bCs/>
          <w:sz w:val="20"/>
          <w:szCs w:val="20"/>
          <w:u w:val="single"/>
        </w:rPr>
        <w:pPrChange w:id="1221" w:author="Lanciani, Marcello" w:date="2023-10-04T10:37:00Z">
          <w:pPr>
            <w:spacing w:before="0" w:after="200" w:line="276" w:lineRule="auto"/>
            <w:jc w:val="left"/>
          </w:pPr>
        </w:pPrChange>
      </w:pPr>
    </w:p>
    <w:p w14:paraId="5EF53D05" w14:textId="17B6C1D6" w:rsidR="0044022D" w:rsidRPr="00EC0B03" w:rsidDel="00FC33A1" w:rsidRDefault="0044022D" w:rsidP="00EC0B03">
      <w:pPr>
        <w:spacing w:before="0" w:after="200" w:line="276" w:lineRule="auto"/>
        <w:jc w:val="left"/>
        <w:rPr>
          <w:moveFrom w:id="1222" w:author="Sailis, Debora" w:date="2023-09-25T11:51:00Z"/>
          <w:rFonts w:ascii="Arial" w:hAnsi="Arial" w:cs="Arial"/>
          <w:b/>
          <w:bCs/>
          <w:sz w:val="20"/>
          <w:szCs w:val="20"/>
          <w:u w:val="single"/>
        </w:rPr>
        <w:pPrChange w:id="1223" w:author="Lanciani, Marcello" w:date="2023-10-04T10:37:00Z">
          <w:pPr>
            <w:spacing w:before="0" w:after="200" w:line="276" w:lineRule="auto"/>
            <w:jc w:val="left"/>
          </w:pPr>
        </w:pPrChange>
      </w:pPr>
      <w:moveFrom w:id="1224" w:author="Sailis, Debora" w:date="2023-09-25T11:51:00Z">
        <w:r w:rsidRPr="00EC0B03" w:rsidDel="00FC33A1">
          <w:rPr>
            <w:rFonts w:ascii="Arial" w:hAnsi="Arial" w:cs="Arial"/>
            <w:b/>
            <w:bCs/>
            <w:sz w:val="20"/>
            <w:szCs w:val="20"/>
            <w:u w:val="single"/>
          </w:rPr>
          <w:t>TEMPLATE A2 Operational Risk losses for minor subsidiaries</w:t>
        </w:r>
      </w:moveFrom>
    </w:p>
    <w:p w14:paraId="6C786A49" w14:textId="2AD90146" w:rsidR="007C7F46" w:rsidRPr="00EC0B03" w:rsidDel="00FC33A1" w:rsidRDefault="0044022D" w:rsidP="00EC0B03">
      <w:pPr>
        <w:pStyle w:val="ListParagraph"/>
        <w:numPr>
          <w:ilvl w:val="0"/>
          <w:numId w:val="22"/>
        </w:numPr>
        <w:spacing w:before="0" w:after="200" w:line="276" w:lineRule="auto"/>
        <w:jc w:val="left"/>
        <w:rPr>
          <w:ins w:id="1225" w:author="Belinazzi, Mauro" w:date="2023-09-05T16:48:00Z"/>
          <w:moveFrom w:id="1226" w:author="Sailis, Debora" w:date="2023-09-25T11:51:00Z"/>
          <w:rFonts w:ascii="Arial" w:hAnsi="Arial" w:cs="Arial"/>
          <w:sz w:val="20"/>
          <w:szCs w:val="20"/>
        </w:rPr>
        <w:pPrChange w:id="1227" w:author="Lanciani, Marcello" w:date="2023-10-04T10:37:00Z">
          <w:pPr>
            <w:pStyle w:val="ListParagraph"/>
            <w:numPr>
              <w:numId w:val="22"/>
            </w:numPr>
            <w:spacing w:before="0" w:after="200" w:line="276" w:lineRule="auto"/>
            <w:ind w:hanging="360"/>
            <w:jc w:val="left"/>
          </w:pPr>
        </w:pPrChange>
      </w:pPr>
      <w:moveFrom w:id="1228" w:author="Sailis, Debora" w:date="2023-09-25T11:51:00Z">
        <w:r w:rsidRPr="00EC0B03" w:rsidDel="00FC33A1">
          <w:rPr>
            <w:rFonts w:ascii="Arial" w:hAnsi="Arial" w:cs="Arial"/>
            <w:sz w:val="20"/>
            <w:szCs w:val="20"/>
          </w:rPr>
          <w:t>All data points have to be non-negative.</w:t>
        </w:r>
      </w:moveFrom>
    </w:p>
    <w:moveFromRangeEnd w:id="1192"/>
    <w:p w14:paraId="4AFC05FF" w14:textId="5E067C1A" w:rsidR="00B772A9" w:rsidRPr="00EC0B03" w:rsidDel="00FC33A1" w:rsidRDefault="00B772A9" w:rsidP="00EC0B03">
      <w:pPr>
        <w:spacing w:before="0" w:after="200" w:line="276" w:lineRule="auto"/>
        <w:jc w:val="left"/>
        <w:rPr>
          <w:ins w:id="1229" w:author="Belinazzi, Mauro" w:date="2023-09-05T16:48:00Z"/>
          <w:del w:id="1230" w:author="Sailis, Debora" w:date="2023-09-25T11:51:00Z"/>
          <w:rFonts w:ascii="Arial" w:hAnsi="Arial" w:cs="Arial"/>
          <w:sz w:val="20"/>
          <w:szCs w:val="20"/>
        </w:rPr>
        <w:pPrChange w:id="1231" w:author="Lanciani, Marcello" w:date="2023-10-04T10:37:00Z">
          <w:pPr>
            <w:spacing w:before="0" w:after="200" w:line="276" w:lineRule="auto"/>
            <w:jc w:val="left"/>
          </w:pPr>
        </w:pPrChange>
      </w:pPr>
    </w:p>
    <w:p w14:paraId="39D3D480" w14:textId="743810B1" w:rsidR="00B772A9" w:rsidRPr="00EC0B03" w:rsidRDefault="00B772A9" w:rsidP="00EC0B03">
      <w:pPr>
        <w:spacing w:before="0" w:after="200" w:line="276" w:lineRule="auto"/>
        <w:jc w:val="left"/>
        <w:rPr>
          <w:ins w:id="1232" w:author="Belinazzi, Mauro" w:date="2023-09-05T16:48:00Z"/>
          <w:rFonts w:ascii="Arial" w:hAnsi="Arial" w:cs="Arial"/>
          <w:sz w:val="20"/>
          <w:szCs w:val="20"/>
        </w:rPr>
      </w:pPr>
    </w:p>
    <w:p w14:paraId="2E3FF75D" w14:textId="77777777" w:rsidR="00B772A9" w:rsidRPr="00EC0B03" w:rsidRDefault="00B772A9" w:rsidP="00EC0B03">
      <w:pPr>
        <w:spacing w:line="276" w:lineRule="auto"/>
        <w:rPr>
          <w:ins w:id="1233" w:author="Belinazzi, Mauro" w:date="2023-09-05T16:48:00Z"/>
          <w:rFonts w:ascii="Arial" w:hAnsi="Arial" w:cs="Arial"/>
          <w:b/>
          <w:bCs/>
          <w:sz w:val="20"/>
          <w:szCs w:val="20"/>
          <w:highlight w:val="yellow"/>
          <w:u w:val="single"/>
          <w:rPrChange w:id="1234" w:author="Lanciani, Marcello" w:date="2023-10-04T10:38:00Z">
            <w:rPr>
              <w:ins w:id="1235" w:author="Belinazzi, Mauro" w:date="2023-09-05T16:48:00Z"/>
              <w:rFonts w:ascii="Arial" w:hAnsi="Arial" w:cs="Arial"/>
              <w:b/>
              <w:bCs/>
              <w:sz w:val="20"/>
              <w:szCs w:val="20"/>
              <w:u w:val="single"/>
            </w:rPr>
          </w:rPrChange>
        </w:rPr>
        <w:pPrChange w:id="1236" w:author="Lanciani, Marcello" w:date="2023-10-04T10:37:00Z">
          <w:pPr/>
        </w:pPrChange>
      </w:pPr>
      <w:ins w:id="1237" w:author="Belinazzi, Mauro" w:date="2023-09-05T16:48:00Z">
        <w:r w:rsidRPr="00EC0B03">
          <w:rPr>
            <w:rFonts w:ascii="Arial" w:hAnsi="Arial" w:cs="Arial"/>
            <w:b/>
            <w:bCs/>
            <w:sz w:val="20"/>
            <w:szCs w:val="20"/>
            <w:highlight w:val="yellow"/>
            <w:u w:val="single"/>
            <w:rPrChange w:id="1238" w:author="Lanciani, Marcello" w:date="2023-10-04T10:38:00Z">
              <w:rPr>
                <w:rFonts w:ascii="Arial" w:hAnsi="Arial" w:cs="Arial"/>
                <w:b/>
                <w:bCs/>
                <w:sz w:val="20"/>
                <w:szCs w:val="20"/>
                <w:u w:val="single"/>
              </w:rPr>
            </w:rPrChange>
          </w:rPr>
          <w:t>TEMPLATE 16 Digitalisation</w:t>
        </w:r>
      </w:ins>
    </w:p>
    <w:p w14:paraId="67016D2B" w14:textId="77777777" w:rsidR="00B772A9" w:rsidRPr="00EC0B03" w:rsidRDefault="00B772A9" w:rsidP="00EC0B03">
      <w:pPr>
        <w:spacing w:line="276" w:lineRule="auto"/>
        <w:rPr>
          <w:ins w:id="1239" w:author="Belinazzi, Mauro" w:date="2023-09-05T16:48:00Z"/>
          <w:rFonts w:ascii="Arial" w:hAnsi="Arial" w:cs="Arial"/>
          <w:sz w:val="20"/>
          <w:szCs w:val="20"/>
          <w:highlight w:val="yellow"/>
          <w:u w:val="single"/>
          <w:rPrChange w:id="1240" w:author="Lanciani, Marcello" w:date="2023-10-04T10:38:00Z">
            <w:rPr>
              <w:ins w:id="1241" w:author="Belinazzi, Mauro" w:date="2023-09-05T16:48:00Z"/>
              <w:rFonts w:ascii="Arial" w:hAnsi="Arial" w:cs="Arial"/>
              <w:sz w:val="20"/>
              <w:szCs w:val="20"/>
              <w:u w:val="single"/>
            </w:rPr>
          </w:rPrChange>
        </w:rPr>
        <w:pPrChange w:id="1242" w:author="Lanciani, Marcello" w:date="2023-10-04T10:37:00Z">
          <w:pPr/>
        </w:pPrChange>
      </w:pPr>
      <w:ins w:id="1243" w:author="Belinazzi, Mauro" w:date="2023-09-05T16:48:00Z">
        <w:r w:rsidRPr="00EC0B03">
          <w:rPr>
            <w:rFonts w:ascii="Arial" w:hAnsi="Arial" w:cs="Arial"/>
            <w:sz w:val="20"/>
            <w:szCs w:val="20"/>
            <w:highlight w:val="yellow"/>
            <w:u w:val="single"/>
            <w:rPrChange w:id="1244" w:author="Lanciani, Marcello" w:date="2023-10-04T10:38:00Z">
              <w:rPr>
                <w:rFonts w:ascii="Arial" w:hAnsi="Arial" w:cs="Arial"/>
                <w:sz w:val="20"/>
                <w:szCs w:val="20"/>
                <w:u w:val="single"/>
              </w:rPr>
            </w:rPrChange>
          </w:rPr>
          <w:t>Sheet “1_Overall Framework”:</w:t>
        </w:r>
      </w:ins>
    </w:p>
    <w:p w14:paraId="3CC60847" w14:textId="77777777" w:rsidR="00B772A9" w:rsidRPr="00EC0B03" w:rsidRDefault="00B772A9" w:rsidP="00EC0B03">
      <w:pPr>
        <w:pStyle w:val="ListParagraph"/>
        <w:numPr>
          <w:ilvl w:val="0"/>
          <w:numId w:val="26"/>
        </w:numPr>
        <w:spacing w:line="276" w:lineRule="auto"/>
        <w:rPr>
          <w:ins w:id="1245" w:author="Belinazzi, Mauro" w:date="2023-09-05T16:48:00Z"/>
          <w:rFonts w:ascii="Arial" w:hAnsi="Arial" w:cs="Arial"/>
          <w:sz w:val="20"/>
          <w:szCs w:val="20"/>
          <w:highlight w:val="yellow"/>
          <w:rPrChange w:id="1246" w:author="Lanciani, Marcello" w:date="2023-10-04T10:38:00Z">
            <w:rPr>
              <w:ins w:id="1247" w:author="Belinazzi, Mauro" w:date="2023-09-05T16:48:00Z"/>
            </w:rPr>
          </w:rPrChange>
        </w:rPr>
        <w:pPrChange w:id="1248" w:author="Lanciani, Marcello" w:date="2023-10-04T10:37:00Z">
          <w:pPr>
            <w:pStyle w:val="ListParagraph"/>
            <w:numPr>
              <w:numId w:val="26"/>
            </w:numPr>
            <w:ind w:hanging="360"/>
          </w:pPr>
        </w:pPrChange>
      </w:pPr>
      <w:ins w:id="1249" w:author="Belinazzi, Mauro" w:date="2023-09-05T16:48:00Z">
        <w:r w:rsidRPr="00EC0B03">
          <w:rPr>
            <w:rFonts w:ascii="Arial" w:hAnsi="Arial" w:cs="Arial"/>
            <w:sz w:val="20"/>
            <w:szCs w:val="20"/>
            <w:highlight w:val="yellow"/>
            <w:rPrChange w:id="1250" w:author="Lanciani, Marcello" w:date="2023-10-04T10:38:00Z">
              <w:rPr>
                <w:rFonts w:ascii="Arial" w:hAnsi="Arial" w:cs="Arial"/>
                <w:sz w:val="20"/>
                <w:szCs w:val="20"/>
              </w:rPr>
            </w:rPrChange>
          </w:rPr>
          <w:t xml:space="preserve">All cells with drop-down menus shall be prohibited from getting non-menu values (can happen with copy-paste or direct typing). </w:t>
        </w:r>
        <w:r w:rsidRPr="00EC0B03">
          <w:rPr>
            <w:rFonts w:ascii="Arial" w:hAnsi="Arial" w:cs="Arial"/>
            <w:sz w:val="20"/>
            <w:szCs w:val="20"/>
            <w:highlight w:val="yellow"/>
            <w:lang w:val="de-DE"/>
            <w:rPrChange w:id="1251" w:author="Lanciani, Marcello" w:date="2023-10-04T10:38:00Z">
              <w:rPr>
                <w:rFonts w:ascii="Arial" w:hAnsi="Arial" w:cs="Arial"/>
                <w:sz w:val="20"/>
                <w:szCs w:val="20"/>
                <w:lang w:val="de-DE"/>
              </w:rPr>
            </w:rPrChange>
          </w:rPr>
          <w:t>Relevant for: D6, I22:I26, I28:I32, G38:G42, G44:G48.</w:t>
        </w:r>
      </w:ins>
    </w:p>
    <w:p w14:paraId="637F337D" w14:textId="61ADAEF7" w:rsidR="00FC33A1" w:rsidRPr="00EC0B03" w:rsidDel="000472C4" w:rsidRDefault="00B772A9" w:rsidP="00EC0B03">
      <w:pPr>
        <w:pStyle w:val="ListParagraph"/>
        <w:numPr>
          <w:ilvl w:val="0"/>
          <w:numId w:val="26"/>
        </w:numPr>
        <w:spacing w:line="276" w:lineRule="auto"/>
        <w:rPr>
          <w:del w:id="1252" w:author="Sailis, Debora" w:date="2023-09-25T11:55:00Z"/>
          <w:rFonts w:ascii="Arial" w:hAnsi="Arial" w:cs="Arial"/>
          <w:sz w:val="20"/>
          <w:szCs w:val="20"/>
          <w:highlight w:val="yellow"/>
        </w:rPr>
        <w:pPrChange w:id="1253" w:author="Lanciani, Marcello" w:date="2023-10-04T10:37:00Z">
          <w:pPr>
            <w:pStyle w:val="ListParagraph"/>
            <w:numPr>
              <w:numId w:val="26"/>
            </w:numPr>
            <w:ind w:hanging="360"/>
          </w:pPr>
        </w:pPrChange>
      </w:pPr>
      <w:ins w:id="1254" w:author="Belinazzi, Mauro" w:date="2023-09-05T16:48:00Z">
        <w:del w:id="1255" w:author="Sailis, Debora" w:date="2023-09-25T13:56:00Z">
          <w:r w:rsidRPr="00EC0B03" w:rsidDel="00011872">
            <w:rPr>
              <w:rFonts w:ascii="Arial" w:hAnsi="Arial" w:cs="Arial"/>
              <w:sz w:val="20"/>
              <w:szCs w:val="20"/>
              <w:highlight w:val="yellow"/>
              <w:rPrChange w:id="1256" w:author="Lanciani, Marcello" w:date="2023-10-04T10:38:00Z">
                <w:rPr>
                  <w:rFonts w:ascii="Arial" w:hAnsi="Arial" w:cs="Arial"/>
                  <w:sz w:val="20"/>
                  <w:szCs w:val="20"/>
                </w:rPr>
              </w:rPrChange>
            </w:rPr>
            <w:delText xml:space="preserve">Data on Governance (H11:H16), </w:delText>
          </w:r>
        </w:del>
        <w:del w:id="1257" w:author="Sailis, Debora" w:date="2023-09-25T13:55:00Z">
          <w:r w:rsidRPr="00EC0B03" w:rsidDel="00011872">
            <w:rPr>
              <w:rFonts w:ascii="Arial" w:hAnsi="Arial" w:cs="Arial"/>
              <w:sz w:val="20"/>
              <w:szCs w:val="20"/>
              <w:highlight w:val="yellow"/>
              <w:rPrChange w:id="1258" w:author="Lanciani, Marcello" w:date="2023-10-04T10:38:00Z">
                <w:rPr>
                  <w:rFonts w:ascii="Arial" w:hAnsi="Arial" w:cs="Arial"/>
                  <w:sz w:val="20"/>
                  <w:szCs w:val="20"/>
                </w:rPr>
              </w:rPrChange>
            </w:rPr>
            <w:delText xml:space="preserve">Target Dates (H22:H26, H28:H32), </w:delText>
          </w:r>
        </w:del>
        <w:del w:id="1259" w:author="Sailis, Debora" w:date="2023-09-25T13:39:00Z">
          <w:r w:rsidRPr="00EC0B03" w:rsidDel="00151230">
            <w:rPr>
              <w:rFonts w:ascii="Arial" w:hAnsi="Arial" w:cs="Arial"/>
              <w:sz w:val="20"/>
              <w:szCs w:val="20"/>
              <w:highlight w:val="yellow"/>
              <w:rPrChange w:id="1260" w:author="Lanciani, Marcello" w:date="2023-10-04T10:38:00Z">
                <w:rPr>
                  <w:rFonts w:ascii="Arial" w:hAnsi="Arial" w:cs="Arial"/>
                  <w:sz w:val="20"/>
                  <w:szCs w:val="20"/>
                </w:rPr>
              </w:rPrChange>
            </w:rPr>
            <w:delText xml:space="preserve">Subsidiaries LEI Codes (F38:F42, F44:F48), </w:delText>
          </w:r>
        </w:del>
        <w:del w:id="1261" w:author="Sailis, Debora" w:date="2023-09-25T14:01:00Z">
          <w:r w:rsidRPr="00EC0B03" w:rsidDel="00011872">
            <w:rPr>
              <w:rFonts w:ascii="Arial" w:hAnsi="Arial" w:cs="Arial"/>
              <w:sz w:val="20"/>
              <w:szCs w:val="20"/>
              <w:highlight w:val="yellow"/>
              <w:rPrChange w:id="1262" w:author="Lanciani, Marcello" w:date="2023-10-04T10:38:00Z">
                <w:rPr>
                  <w:rFonts w:ascii="Arial" w:hAnsi="Arial" w:cs="Arial"/>
                  <w:sz w:val="20"/>
                  <w:szCs w:val="20"/>
                </w:rPr>
              </w:rPrChange>
            </w:rPr>
            <w:delText>Digital brands customers and revenues (F54:F58, G54:G58, H54:H58) shall be numeric and non-negative.</w:delText>
          </w:r>
        </w:del>
      </w:ins>
      <w:moveToRangeStart w:id="1263" w:author="Sailis, Debora" w:date="2023-09-25T11:55:00Z" w:name="move146535353"/>
      <w:moveTo w:id="1264" w:author="Sailis, Debora" w:date="2023-09-25T11:55:00Z">
        <w:r w:rsidR="00FC33A1" w:rsidRPr="00EC0B03">
          <w:rPr>
            <w:rFonts w:ascii="Arial" w:hAnsi="Arial" w:cs="Arial"/>
            <w:sz w:val="20"/>
            <w:szCs w:val="20"/>
            <w:highlight w:val="yellow"/>
          </w:rPr>
          <w:t xml:space="preserve">Values in cells H11, H12, H13, H16 shall be between 0 ≤ X ≤ 1 </w:t>
        </w:r>
        <w:r w:rsidR="00FC33A1" w:rsidRPr="00EC0B03">
          <w:rPr>
            <w:rFonts w:ascii="Arial" w:hAnsi="Arial" w:cs="Arial"/>
            <w:sz w:val="20"/>
            <w:szCs w:val="20"/>
            <w:highlight w:val="yellow"/>
            <w:rPrChange w:id="1265" w:author="Lanciani, Marcello" w:date="2023-10-04T10:38:00Z">
              <w:rPr>
                <w:rFonts w:ascii="Arial" w:hAnsi="Arial" w:cs="Arial"/>
                <w:color w:val="0D0D0D" w:themeColor="text1" w:themeTint="F2"/>
                <w:sz w:val="20"/>
                <w:szCs w:val="20"/>
                <w:highlight w:val="yellow"/>
              </w:rPr>
            </w:rPrChange>
          </w:rPr>
          <w:t>formatted as percentage with 2 decimal places</w:t>
        </w:r>
        <w:r w:rsidR="00FC33A1" w:rsidRPr="00EC0B03">
          <w:rPr>
            <w:rFonts w:ascii="Arial" w:hAnsi="Arial" w:cs="Arial"/>
            <w:sz w:val="20"/>
            <w:szCs w:val="20"/>
            <w:highlight w:val="yellow"/>
          </w:rPr>
          <w:t>.</w:t>
        </w:r>
      </w:moveTo>
    </w:p>
    <w:p w14:paraId="3F80CEFB" w14:textId="77777777" w:rsidR="000472C4" w:rsidRPr="00EC0B03" w:rsidRDefault="000472C4" w:rsidP="00EC0B03">
      <w:pPr>
        <w:pStyle w:val="ListParagraph"/>
        <w:numPr>
          <w:ilvl w:val="0"/>
          <w:numId w:val="26"/>
        </w:numPr>
        <w:spacing w:line="276" w:lineRule="auto"/>
        <w:rPr>
          <w:ins w:id="1266" w:author="Sailis, Debora" w:date="2023-09-25T13:53:00Z"/>
          <w:rFonts w:ascii="Arial" w:hAnsi="Arial" w:cs="Arial"/>
          <w:sz w:val="20"/>
          <w:szCs w:val="20"/>
          <w:highlight w:val="yellow"/>
        </w:rPr>
        <w:pPrChange w:id="1267" w:author="Lanciani, Marcello" w:date="2023-10-04T10:37:00Z">
          <w:pPr>
            <w:pStyle w:val="ListParagraph"/>
            <w:numPr>
              <w:numId w:val="26"/>
            </w:numPr>
            <w:ind w:hanging="360"/>
          </w:pPr>
        </w:pPrChange>
      </w:pPr>
    </w:p>
    <w:p w14:paraId="3146D64A" w14:textId="5D77CE40" w:rsidR="00731392" w:rsidRPr="00EC0B03" w:rsidRDefault="000472C4" w:rsidP="00EC0B03">
      <w:pPr>
        <w:pStyle w:val="ListParagraph"/>
        <w:numPr>
          <w:ilvl w:val="0"/>
          <w:numId w:val="26"/>
        </w:numPr>
        <w:spacing w:line="276" w:lineRule="auto"/>
        <w:rPr>
          <w:ins w:id="1268" w:author="Sailis, Debora" w:date="2023-09-25T11:58:00Z"/>
          <w:moveTo w:id="1269" w:author="Sailis, Debora" w:date="2023-09-25T11:55:00Z"/>
          <w:rFonts w:ascii="Arial" w:hAnsi="Arial" w:cs="Arial"/>
          <w:sz w:val="20"/>
          <w:szCs w:val="20"/>
          <w:highlight w:val="yellow"/>
        </w:rPr>
        <w:pPrChange w:id="1270" w:author="Lanciani, Marcello" w:date="2023-10-04T10:37:00Z">
          <w:pPr>
            <w:pStyle w:val="ListParagraph"/>
            <w:numPr>
              <w:numId w:val="26"/>
            </w:numPr>
            <w:ind w:hanging="360"/>
          </w:pPr>
        </w:pPrChange>
      </w:pPr>
      <w:ins w:id="1271" w:author="Sailis, Debora" w:date="2023-09-25T13:53:00Z">
        <w:r w:rsidRPr="00EC0B03">
          <w:rPr>
            <w:rFonts w:ascii="Arial" w:hAnsi="Arial" w:cs="Arial"/>
            <w:sz w:val="20"/>
            <w:szCs w:val="20"/>
            <w:highlight w:val="yellow"/>
          </w:rPr>
          <w:t xml:space="preserve">Values in cells </w:t>
        </w:r>
      </w:ins>
      <w:ins w:id="1272" w:author="Sailis, Debora" w:date="2023-09-25T13:54:00Z">
        <w:r w:rsidRPr="00EC0B03">
          <w:rPr>
            <w:rFonts w:ascii="Arial" w:hAnsi="Arial" w:cs="Arial"/>
            <w:sz w:val="20"/>
            <w:szCs w:val="20"/>
            <w:highlight w:val="yellow"/>
          </w:rPr>
          <w:t>H14, H15 shall be numeric and non-negative.</w:t>
        </w:r>
      </w:ins>
    </w:p>
    <w:moveToRangeEnd w:id="1263"/>
    <w:p w14:paraId="15BCE556" w14:textId="5601FA3B" w:rsidR="00FC33A1" w:rsidRPr="00EC0B03" w:rsidRDefault="00731392" w:rsidP="00EC0B03">
      <w:pPr>
        <w:pStyle w:val="ListParagraph"/>
        <w:numPr>
          <w:ilvl w:val="0"/>
          <w:numId w:val="26"/>
        </w:numPr>
        <w:spacing w:line="276" w:lineRule="auto"/>
        <w:rPr>
          <w:ins w:id="1273" w:author="Belinazzi, Mauro" w:date="2023-09-05T16:48:00Z"/>
          <w:rFonts w:ascii="Arial" w:hAnsi="Arial" w:cs="Arial"/>
          <w:sz w:val="20"/>
          <w:szCs w:val="20"/>
          <w:highlight w:val="yellow"/>
          <w:rPrChange w:id="1274" w:author="Lanciani, Marcello" w:date="2023-10-04T10:38:00Z">
            <w:rPr>
              <w:ins w:id="1275" w:author="Belinazzi, Mauro" w:date="2023-09-05T16:48:00Z"/>
              <w:rFonts w:ascii="Arial" w:hAnsi="Arial" w:cs="Arial"/>
              <w:sz w:val="20"/>
              <w:szCs w:val="20"/>
            </w:rPr>
          </w:rPrChange>
        </w:rPr>
        <w:pPrChange w:id="1276" w:author="Lanciani, Marcello" w:date="2023-10-04T10:37:00Z">
          <w:pPr>
            <w:pStyle w:val="ListParagraph"/>
            <w:numPr>
              <w:numId w:val="26"/>
            </w:numPr>
            <w:ind w:hanging="360"/>
          </w:pPr>
        </w:pPrChange>
      </w:pPr>
      <w:ins w:id="1277" w:author="Sailis, Debora" w:date="2023-09-25T11:58:00Z">
        <w:r w:rsidRPr="00EC0B03">
          <w:rPr>
            <w:rFonts w:ascii="Arial" w:hAnsi="Arial" w:cs="Arial"/>
            <w:sz w:val="20"/>
            <w:szCs w:val="20"/>
            <w:highlight w:val="yellow"/>
          </w:rPr>
          <w:t xml:space="preserve">Values in cells </w:t>
        </w:r>
      </w:ins>
      <w:ins w:id="1278" w:author="Sailis, Debora" w:date="2023-09-25T13:54:00Z">
        <w:r w:rsidR="000472C4" w:rsidRPr="00EC0B03">
          <w:rPr>
            <w:rFonts w:ascii="Arial" w:hAnsi="Arial" w:cs="Arial"/>
            <w:sz w:val="20"/>
            <w:szCs w:val="20"/>
            <w:highlight w:val="yellow"/>
          </w:rPr>
          <w:t>H</w:t>
        </w:r>
      </w:ins>
      <w:ins w:id="1279" w:author="Sailis, Debora" w:date="2023-09-25T11:58:00Z">
        <w:r w:rsidRPr="00EC0B03">
          <w:rPr>
            <w:rFonts w:ascii="Arial" w:hAnsi="Arial" w:cs="Arial"/>
            <w:sz w:val="20"/>
            <w:szCs w:val="20"/>
            <w:highlight w:val="yellow"/>
          </w:rPr>
          <w:t>22:</w:t>
        </w:r>
      </w:ins>
      <w:ins w:id="1280" w:author="Sailis, Debora" w:date="2023-09-25T13:54:00Z">
        <w:r w:rsidR="000472C4" w:rsidRPr="00EC0B03">
          <w:rPr>
            <w:rFonts w:ascii="Arial" w:hAnsi="Arial" w:cs="Arial"/>
            <w:sz w:val="20"/>
            <w:szCs w:val="20"/>
            <w:highlight w:val="yellow"/>
          </w:rPr>
          <w:t>H</w:t>
        </w:r>
      </w:ins>
      <w:ins w:id="1281" w:author="Sailis, Debora" w:date="2023-09-25T11:58:00Z">
        <w:r w:rsidRPr="00EC0B03">
          <w:rPr>
            <w:rFonts w:ascii="Arial" w:hAnsi="Arial" w:cs="Arial"/>
            <w:sz w:val="20"/>
            <w:szCs w:val="20"/>
            <w:highlight w:val="yellow"/>
          </w:rPr>
          <w:t xml:space="preserve">26 and </w:t>
        </w:r>
      </w:ins>
      <w:ins w:id="1282" w:author="Sailis, Debora" w:date="2023-09-25T13:54:00Z">
        <w:r w:rsidR="000472C4" w:rsidRPr="00EC0B03">
          <w:rPr>
            <w:rFonts w:ascii="Arial" w:hAnsi="Arial" w:cs="Arial"/>
            <w:sz w:val="20"/>
            <w:szCs w:val="20"/>
            <w:highlight w:val="yellow"/>
          </w:rPr>
          <w:t>H</w:t>
        </w:r>
      </w:ins>
      <w:ins w:id="1283" w:author="Sailis, Debora" w:date="2023-09-25T11:58:00Z">
        <w:r w:rsidRPr="00EC0B03">
          <w:rPr>
            <w:rFonts w:ascii="Arial" w:hAnsi="Arial" w:cs="Arial"/>
            <w:sz w:val="20"/>
            <w:szCs w:val="20"/>
            <w:highlight w:val="yellow"/>
          </w:rPr>
          <w:t>28:</w:t>
        </w:r>
      </w:ins>
      <w:ins w:id="1284" w:author="Sailis, Debora" w:date="2023-09-25T13:54:00Z">
        <w:r w:rsidR="000472C4" w:rsidRPr="00EC0B03">
          <w:rPr>
            <w:rFonts w:ascii="Arial" w:hAnsi="Arial" w:cs="Arial"/>
            <w:sz w:val="20"/>
            <w:szCs w:val="20"/>
            <w:highlight w:val="yellow"/>
          </w:rPr>
          <w:t>H</w:t>
        </w:r>
      </w:ins>
      <w:ins w:id="1285" w:author="Sailis, Debora" w:date="2023-09-25T11:58:00Z">
        <w:r w:rsidRPr="00EC0B03">
          <w:rPr>
            <w:rFonts w:ascii="Arial" w:hAnsi="Arial" w:cs="Arial"/>
            <w:sz w:val="20"/>
            <w:szCs w:val="20"/>
            <w:highlight w:val="yellow"/>
          </w:rPr>
          <w:t>32 shall consist of 4 (numeric) digits/characters.</w:t>
        </w:r>
      </w:ins>
    </w:p>
    <w:p w14:paraId="1634C1EE" w14:textId="6C5B6FF6" w:rsidR="00011872" w:rsidRPr="00EC0B03" w:rsidRDefault="00B772A9" w:rsidP="00EC0B03">
      <w:pPr>
        <w:pStyle w:val="ListParagraph"/>
        <w:numPr>
          <w:ilvl w:val="0"/>
          <w:numId w:val="26"/>
        </w:numPr>
        <w:spacing w:line="276" w:lineRule="auto"/>
        <w:rPr>
          <w:ins w:id="1286" w:author="Sailis, Debora" w:date="2023-09-25T13:58:00Z"/>
          <w:rFonts w:ascii="Arial" w:hAnsi="Arial" w:cs="Arial"/>
          <w:sz w:val="20"/>
          <w:szCs w:val="20"/>
          <w:highlight w:val="yellow"/>
        </w:rPr>
        <w:pPrChange w:id="1287" w:author="Lanciani, Marcello" w:date="2023-10-04T10:37:00Z">
          <w:pPr>
            <w:pStyle w:val="ListParagraph"/>
            <w:numPr>
              <w:numId w:val="26"/>
            </w:numPr>
            <w:ind w:hanging="360"/>
          </w:pPr>
        </w:pPrChange>
      </w:pPr>
      <w:ins w:id="1288" w:author="Belinazzi, Mauro" w:date="2023-09-05T16:48:00Z">
        <w:r w:rsidRPr="00EC0B03">
          <w:rPr>
            <w:rFonts w:ascii="Arial" w:hAnsi="Arial" w:cs="Arial"/>
            <w:sz w:val="20"/>
            <w:szCs w:val="20"/>
            <w:highlight w:val="yellow"/>
            <w:rPrChange w:id="1289" w:author="Lanciani, Marcello" w:date="2023-10-04T10:38:00Z">
              <w:rPr>
                <w:rFonts w:ascii="Arial" w:hAnsi="Arial" w:cs="Arial"/>
                <w:sz w:val="20"/>
                <w:szCs w:val="20"/>
              </w:rPr>
            </w:rPrChange>
          </w:rPr>
          <w:t>Data on KPIs Current Values (F22:F26, F28:F32), Target Values (G22:G26, G28:G32)</w:t>
        </w:r>
      </w:ins>
      <w:ins w:id="1290" w:author="Sailis, Debora" w:date="2023-09-25T13:58:00Z">
        <w:r w:rsidR="00011872" w:rsidRPr="00EC0B03">
          <w:rPr>
            <w:rFonts w:ascii="Arial" w:hAnsi="Arial" w:cs="Arial"/>
            <w:sz w:val="20"/>
            <w:szCs w:val="20"/>
            <w:highlight w:val="yellow"/>
          </w:rPr>
          <w:t xml:space="preserve"> shall be numeric.</w:t>
        </w:r>
      </w:ins>
      <w:ins w:id="1291" w:author="Belinazzi, Mauro" w:date="2023-09-05T16:48:00Z">
        <w:del w:id="1292" w:author="Sailis, Debora" w:date="2023-09-25T13:58:00Z">
          <w:r w:rsidRPr="00EC0B03" w:rsidDel="00011872">
            <w:rPr>
              <w:rFonts w:ascii="Arial" w:hAnsi="Arial" w:cs="Arial"/>
              <w:sz w:val="20"/>
              <w:szCs w:val="20"/>
              <w:highlight w:val="yellow"/>
              <w:rPrChange w:id="1293" w:author="Lanciani, Marcello" w:date="2023-10-04T10:38:00Z">
                <w:rPr>
                  <w:rFonts w:ascii="Arial" w:hAnsi="Arial" w:cs="Arial"/>
                  <w:sz w:val="20"/>
                  <w:szCs w:val="20"/>
                </w:rPr>
              </w:rPrChange>
            </w:rPr>
            <w:delText xml:space="preserve">, </w:delText>
          </w:r>
        </w:del>
      </w:ins>
    </w:p>
    <w:p w14:paraId="7FF8F0BA" w14:textId="535428AE" w:rsidR="00731392" w:rsidRPr="00EC0B03" w:rsidDel="00011872" w:rsidRDefault="00B772A9" w:rsidP="00EC0B03">
      <w:pPr>
        <w:pStyle w:val="ListParagraph"/>
        <w:numPr>
          <w:ilvl w:val="0"/>
          <w:numId w:val="26"/>
        </w:numPr>
        <w:spacing w:line="276" w:lineRule="auto"/>
        <w:rPr>
          <w:del w:id="1294" w:author="Sailis, Debora" w:date="2023-09-25T11:58:00Z"/>
          <w:rFonts w:ascii="Arial" w:hAnsi="Arial" w:cs="Arial"/>
          <w:sz w:val="20"/>
          <w:szCs w:val="20"/>
          <w:highlight w:val="yellow"/>
        </w:rPr>
        <w:pPrChange w:id="1295" w:author="Lanciani, Marcello" w:date="2023-10-04T10:37:00Z">
          <w:pPr>
            <w:pStyle w:val="ListParagraph"/>
            <w:numPr>
              <w:numId w:val="26"/>
            </w:numPr>
            <w:ind w:hanging="360"/>
          </w:pPr>
        </w:pPrChange>
      </w:pPr>
      <w:ins w:id="1296" w:author="Belinazzi, Mauro" w:date="2023-09-05T16:48:00Z">
        <w:del w:id="1297" w:author="Sailis, Debora" w:date="2023-09-25T13:59:00Z">
          <w:r w:rsidRPr="00EC0B03" w:rsidDel="00011872">
            <w:rPr>
              <w:rFonts w:ascii="Arial" w:hAnsi="Arial" w:cs="Arial"/>
              <w:sz w:val="20"/>
              <w:szCs w:val="20"/>
              <w:highlight w:val="yellow"/>
              <w:rPrChange w:id="1298" w:author="Lanciani, Marcello" w:date="2023-10-04T10:38:00Z">
                <w:rPr>
                  <w:rFonts w:ascii="Arial" w:hAnsi="Arial" w:cs="Arial"/>
                  <w:sz w:val="20"/>
                  <w:szCs w:val="20"/>
                </w:rPr>
              </w:rPrChange>
            </w:rPr>
            <w:delText>Subsidiaries revenues (H38:H42, H44:H48, I38:I42, I44:I48) shall be numeric.</w:delText>
          </w:r>
        </w:del>
      </w:ins>
      <w:ins w:id="1299" w:author="Sailis, Debora" w:date="2023-09-25T11:57:00Z">
        <w:r w:rsidR="00731392" w:rsidRPr="00EC0B03">
          <w:rPr>
            <w:rFonts w:ascii="Arial" w:hAnsi="Arial" w:cs="Arial"/>
            <w:sz w:val="20"/>
            <w:szCs w:val="20"/>
            <w:highlight w:val="yellow"/>
          </w:rPr>
          <w:t>Data on Subsidiaries revenues (H38:H42, H44:H48, I38:I42, I44:I48) shall be numeric</w:t>
        </w:r>
      </w:ins>
      <w:ins w:id="1300" w:author="Sailis, Debora" w:date="2023-09-25T11:58:00Z">
        <w:r w:rsidR="00731392" w:rsidRPr="00EC0B03">
          <w:rPr>
            <w:rFonts w:ascii="Arial" w:hAnsi="Arial" w:cs="Arial"/>
            <w:sz w:val="20"/>
            <w:szCs w:val="20"/>
            <w:highlight w:val="yellow"/>
          </w:rPr>
          <w:t xml:space="preserve">, </w:t>
        </w:r>
        <w:r w:rsidR="00731392" w:rsidRPr="00EC0B03">
          <w:rPr>
            <w:rFonts w:ascii="Arial" w:hAnsi="Arial" w:cs="Arial"/>
            <w:sz w:val="20"/>
            <w:szCs w:val="20"/>
            <w:highlight w:val="yellow"/>
            <w:rPrChange w:id="1301" w:author="Lanciani, Marcello" w:date="2023-10-04T10:38:00Z">
              <w:rPr>
                <w:rFonts w:ascii="Arial" w:hAnsi="Arial" w:cs="Arial"/>
                <w:sz w:val="20"/>
                <w:szCs w:val="20"/>
              </w:rPr>
            </w:rPrChange>
          </w:rPr>
          <w:t>reported in thousands of euros.</w:t>
        </w:r>
      </w:ins>
    </w:p>
    <w:p w14:paraId="5EA98A41" w14:textId="77777777" w:rsidR="00011872" w:rsidRPr="00EC0B03" w:rsidRDefault="00011872" w:rsidP="00EC0B03">
      <w:pPr>
        <w:pStyle w:val="ListParagraph"/>
        <w:numPr>
          <w:ilvl w:val="0"/>
          <w:numId w:val="26"/>
        </w:numPr>
        <w:spacing w:line="276" w:lineRule="auto"/>
        <w:rPr>
          <w:ins w:id="1302" w:author="Sailis, Debora" w:date="2023-09-25T13:59:00Z"/>
          <w:rFonts w:ascii="Arial" w:hAnsi="Arial" w:cs="Arial"/>
          <w:sz w:val="20"/>
          <w:szCs w:val="20"/>
          <w:highlight w:val="yellow"/>
          <w:rPrChange w:id="1303" w:author="Lanciani, Marcello" w:date="2023-10-04T10:38:00Z">
            <w:rPr>
              <w:ins w:id="1304" w:author="Sailis, Debora" w:date="2023-09-25T13:59:00Z"/>
              <w:rFonts w:ascii="Arial" w:hAnsi="Arial" w:cs="Arial"/>
              <w:sz w:val="20"/>
              <w:szCs w:val="20"/>
            </w:rPr>
          </w:rPrChange>
        </w:rPr>
        <w:pPrChange w:id="1305" w:author="Lanciani, Marcello" w:date="2023-10-04T10:37:00Z">
          <w:pPr>
            <w:pStyle w:val="ListParagraph"/>
            <w:numPr>
              <w:numId w:val="26"/>
            </w:numPr>
            <w:ind w:hanging="360"/>
          </w:pPr>
        </w:pPrChange>
      </w:pPr>
    </w:p>
    <w:p w14:paraId="7C954989" w14:textId="76CE3C42" w:rsidR="00011872" w:rsidRPr="00EC0B03" w:rsidRDefault="00011872" w:rsidP="00EC0B03">
      <w:pPr>
        <w:pStyle w:val="ListParagraph"/>
        <w:numPr>
          <w:ilvl w:val="0"/>
          <w:numId w:val="26"/>
        </w:numPr>
        <w:spacing w:line="276" w:lineRule="auto"/>
        <w:rPr>
          <w:ins w:id="1306" w:author="Sailis, Debora" w:date="2023-09-25T14:00:00Z"/>
          <w:rFonts w:ascii="Arial" w:hAnsi="Arial" w:cs="Arial"/>
          <w:sz w:val="20"/>
          <w:szCs w:val="20"/>
          <w:highlight w:val="yellow"/>
          <w:rPrChange w:id="1307" w:author="Lanciani, Marcello" w:date="2023-10-04T10:38:00Z">
            <w:rPr>
              <w:ins w:id="1308" w:author="Sailis, Debora" w:date="2023-09-25T14:00:00Z"/>
              <w:rFonts w:ascii="Arial" w:hAnsi="Arial" w:cs="Arial"/>
              <w:color w:val="FF0000"/>
              <w:sz w:val="20"/>
              <w:szCs w:val="20"/>
              <w:highlight w:val="yellow"/>
            </w:rPr>
          </w:rPrChange>
        </w:rPr>
        <w:pPrChange w:id="1309" w:author="Lanciani, Marcello" w:date="2023-10-04T10:37:00Z">
          <w:pPr>
            <w:pStyle w:val="ListParagraph"/>
            <w:numPr>
              <w:numId w:val="26"/>
            </w:numPr>
            <w:ind w:hanging="360"/>
          </w:pPr>
        </w:pPrChange>
      </w:pPr>
      <w:ins w:id="1310" w:author="Sailis, Debora" w:date="2023-09-25T14:00:00Z">
        <w:r w:rsidRPr="00EC0B03">
          <w:rPr>
            <w:rFonts w:ascii="Arial" w:hAnsi="Arial" w:cs="Arial"/>
            <w:sz w:val="20"/>
            <w:szCs w:val="20"/>
            <w:highlight w:val="yellow"/>
          </w:rPr>
          <w:t xml:space="preserve">Values in cells </w:t>
        </w:r>
        <w:r w:rsidRPr="00EC0B03">
          <w:rPr>
            <w:rFonts w:ascii="Arial" w:hAnsi="Arial" w:cs="Arial"/>
            <w:sz w:val="20"/>
            <w:szCs w:val="20"/>
            <w:highlight w:val="yellow"/>
            <w:rPrChange w:id="1311" w:author="Lanciani, Marcello" w:date="2023-10-04T10:38:00Z">
              <w:rPr>
                <w:rFonts w:ascii="Arial" w:hAnsi="Arial" w:cs="Arial"/>
                <w:color w:val="FF0000"/>
                <w:sz w:val="20"/>
                <w:szCs w:val="20"/>
                <w:highlight w:val="yellow"/>
              </w:rPr>
            </w:rPrChange>
          </w:rPr>
          <w:t>F54:F58 shall be numeric and non-negative.</w:t>
        </w:r>
      </w:ins>
    </w:p>
    <w:p w14:paraId="7FA07198" w14:textId="77777777" w:rsidR="00011872" w:rsidRPr="00EC0B03" w:rsidRDefault="00011872" w:rsidP="00EC0B03">
      <w:pPr>
        <w:pStyle w:val="ListParagraph"/>
        <w:numPr>
          <w:ilvl w:val="0"/>
          <w:numId w:val="26"/>
        </w:numPr>
        <w:spacing w:line="276" w:lineRule="auto"/>
        <w:rPr>
          <w:ins w:id="1312" w:author="Sailis, Debora" w:date="2023-09-25T14:01:00Z"/>
          <w:rFonts w:ascii="Arial" w:hAnsi="Arial" w:cs="Arial"/>
          <w:sz w:val="20"/>
          <w:szCs w:val="20"/>
          <w:highlight w:val="yellow"/>
        </w:rPr>
        <w:pPrChange w:id="1313" w:author="Lanciani, Marcello" w:date="2023-10-04T10:37:00Z">
          <w:pPr>
            <w:pStyle w:val="ListParagraph"/>
            <w:numPr>
              <w:numId w:val="26"/>
            </w:numPr>
            <w:ind w:hanging="360"/>
          </w:pPr>
        </w:pPrChange>
      </w:pPr>
      <w:ins w:id="1314" w:author="Sailis, Debora" w:date="2023-09-25T14:01:00Z">
        <w:r w:rsidRPr="00EC0B03">
          <w:rPr>
            <w:rFonts w:ascii="Arial" w:hAnsi="Arial" w:cs="Arial"/>
            <w:sz w:val="20"/>
            <w:szCs w:val="20"/>
            <w:highlight w:val="yellow"/>
          </w:rPr>
          <w:t xml:space="preserve">Values in cells </w:t>
        </w:r>
        <w:r w:rsidRPr="00EC0B03">
          <w:rPr>
            <w:rFonts w:ascii="Arial" w:hAnsi="Arial" w:cs="Arial"/>
            <w:sz w:val="20"/>
            <w:szCs w:val="20"/>
            <w:highlight w:val="yellow"/>
            <w:rPrChange w:id="1315" w:author="Lanciani, Marcello" w:date="2023-10-04T10:38:00Z">
              <w:rPr>
                <w:rFonts w:ascii="Arial" w:hAnsi="Arial" w:cs="Arial"/>
                <w:color w:val="FF0000"/>
                <w:sz w:val="20"/>
                <w:szCs w:val="20"/>
                <w:highlight w:val="yellow"/>
              </w:rPr>
            </w:rPrChange>
          </w:rPr>
          <w:t xml:space="preserve">G54:G58, H54:H58 shall be numeric and non-negative, </w:t>
        </w:r>
        <w:r w:rsidRPr="00EC0B03">
          <w:rPr>
            <w:rFonts w:ascii="Arial" w:hAnsi="Arial" w:cs="Arial"/>
            <w:sz w:val="20"/>
            <w:szCs w:val="20"/>
            <w:highlight w:val="yellow"/>
          </w:rPr>
          <w:t>reported in thousands of euros.</w:t>
        </w:r>
      </w:ins>
    </w:p>
    <w:p w14:paraId="28C4429D" w14:textId="4932CCA1" w:rsidR="00011872" w:rsidRPr="00EC0B03" w:rsidRDefault="00011872" w:rsidP="00EC0B03">
      <w:pPr>
        <w:pStyle w:val="ListParagraph"/>
        <w:spacing w:line="276" w:lineRule="auto"/>
        <w:rPr>
          <w:ins w:id="1316" w:author="Sailis, Debora" w:date="2023-09-25T14:01:00Z"/>
          <w:rFonts w:ascii="Arial" w:hAnsi="Arial" w:cs="Arial"/>
          <w:color w:val="FF0000"/>
          <w:sz w:val="20"/>
          <w:szCs w:val="20"/>
          <w:highlight w:val="yellow"/>
        </w:rPr>
        <w:pPrChange w:id="1317" w:author="Lanciani, Marcello" w:date="2023-10-04T10:37:00Z">
          <w:pPr>
            <w:pStyle w:val="ListParagraph"/>
            <w:numPr>
              <w:numId w:val="26"/>
            </w:numPr>
            <w:ind w:hanging="360"/>
          </w:pPr>
        </w:pPrChange>
      </w:pPr>
    </w:p>
    <w:p w14:paraId="1E46A2D4" w14:textId="06330E40" w:rsidR="00B772A9" w:rsidRPr="00EC0B03" w:rsidDel="00FC33A1" w:rsidRDefault="00B772A9" w:rsidP="00EC0B03">
      <w:pPr>
        <w:pStyle w:val="ListParagraph"/>
        <w:spacing w:line="276" w:lineRule="auto"/>
        <w:rPr>
          <w:ins w:id="1318" w:author="Belinazzi, Mauro" w:date="2023-09-05T16:48:00Z"/>
          <w:moveFrom w:id="1319" w:author="Sailis, Debora" w:date="2023-09-25T11:55:00Z"/>
          <w:rFonts w:ascii="Arial" w:hAnsi="Arial" w:cs="Arial"/>
          <w:sz w:val="20"/>
          <w:szCs w:val="20"/>
          <w:highlight w:val="yellow"/>
          <w:rPrChange w:id="1320" w:author="Lanciani, Marcello" w:date="2023-10-04T10:38:00Z">
            <w:rPr>
              <w:ins w:id="1321" w:author="Belinazzi, Mauro" w:date="2023-09-05T16:48:00Z"/>
              <w:moveFrom w:id="1322" w:author="Sailis, Debora" w:date="2023-09-25T11:55:00Z"/>
              <w:rFonts w:ascii="Arial" w:hAnsi="Arial" w:cs="Arial"/>
              <w:sz w:val="20"/>
              <w:szCs w:val="20"/>
            </w:rPr>
          </w:rPrChange>
        </w:rPr>
        <w:pPrChange w:id="1323" w:author="Lanciani, Marcello" w:date="2023-10-04T10:37:00Z">
          <w:pPr>
            <w:pStyle w:val="ListParagraph"/>
            <w:numPr>
              <w:numId w:val="26"/>
            </w:numPr>
            <w:ind w:hanging="360"/>
          </w:pPr>
        </w:pPrChange>
      </w:pPr>
      <w:moveFromRangeStart w:id="1324" w:author="Sailis, Debora" w:date="2023-09-25T11:55:00Z" w:name="move146535353"/>
      <w:moveFrom w:id="1325" w:author="Sailis, Debora" w:date="2023-09-25T11:55:00Z">
        <w:ins w:id="1326" w:author="Belinazzi, Mauro" w:date="2023-09-05T16:48:00Z">
          <w:r w:rsidRPr="00EC0B03" w:rsidDel="00FC33A1">
            <w:rPr>
              <w:rFonts w:ascii="Arial" w:hAnsi="Arial" w:cs="Arial"/>
              <w:sz w:val="20"/>
              <w:szCs w:val="20"/>
              <w:highlight w:val="yellow"/>
              <w:rPrChange w:id="1327" w:author="Lanciani, Marcello" w:date="2023-10-04T10:38:00Z">
                <w:rPr>
                  <w:rFonts w:ascii="Arial" w:hAnsi="Arial" w:cs="Arial"/>
                  <w:sz w:val="20"/>
                  <w:szCs w:val="20"/>
                </w:rPr>
              </w:rPrChange>
            </w:rPr>
            <w:t xml:space="preserve">Values in cells H11, H12, H13, H16 shall be between 0 ≤ X ≤ 1 </w:t>
          </w:r>
          <w:r w:rsidRPr="00EC0B03" w:rsidDel="00FC33A1">
            <w:rPr>
              <w:rFonts w:ascii="Arial" w:hAnsi="Arial" w:cs="Arial"/>
              <w:color w:val="0D0D0D" w:themeColor="text1" w:themeTint="F2"/>
              <w:sz w:val="20"/>
              <w:szCs w:val="20"/>
              <w:highlight w:val="yellow"/>
              <w:rPrChange w:id="1328" w:author="Lanciani, Marcello" w:date="2023-10-04T10:38:00Z">
                <w:rPr>
                  <w:rFonts w:ascii="Arial" w:hAnsi="Arial" w:cs="Arial"/>
                  <w:color w:val="0D0D0D" w:themeColor="text1" w:themeTint="F2"/>
                  <w:sz w:val="20"/>
                  <w:szCs w:val="20"/>
                </w:rPr>
              </w:rPrChange>
            </w:rPr>
            <w:t>formatted as percentage with 2 decimal places</w:t>
          </w:r>
          <w:r w:rsidRPr="00EC0B03" w:rsidDel="00FC33A1">
            <w:rPr>
              <w:rFonts w:ascii="Arial" w:hAnsi="Arial" w:cs="Arial"/>
              <w:sz w:val="20"/>
              <w:szCs w:val="20"/>
              <w:highlight w:val="yellow"/>
              <w:rPrChange w:id="1329" w:author="Lanciani, Marcello" w:date="2023-10-04T10:38:00Z">
                <w:rPr>
                  <w:rFonts w:ascii="Arial" w:hAnsi="Arial" w:cs="Arial"/>
                  <w:sz w:val="20"/>
                  <w:szCs w:val="20"/>
                </w:rPr>
              </w:rPrChange>
            </w:rPr>
            <w:t>.</w:t>
          </w:r>
        </w:ins>
      </w:moveFrom>
    </w:p>
    <w:moveFromRangeEnd w:id="1324"/>
    <w:p w14:paraId="16E16F6B" w14:textId="63D7DD65" w:rsidR="00B772A9" w:rsidRPr="00EC0B03" w:rsidRDefault="00B772A9" w:rsidP="00EC0B03">
      <w:pPr>
        <w:pStyle w:val="ListParagraph"/>
        <w:spacing w:line="276" w:lineRule="auto"/>
        <w:rPr>
          <w:ins w:id="1330" w:author="Belinazzi, Mauro" w:date="2023-09-05T16:48:00Z"/>
          <w:rFonts w:ascii="Arial" w:hAnsi="Arial" w:cs="Arial"/>
          <w:sz w:val="20"/>
          <w:szCs w:val="20"/>
          <w:highlight w:val="yellow"/>
          <w:rPrChange w:id="1331" w:author="Lanciani, Marcello" w:date="2023-10-04T10:38:00Z">
            <w:rPr>
              <w:ins w:id="1332" w:author="Belinazzi, Mauro" w:date="2023-09-05T16:48:00Z"/>
              <w:rFonts w:ascii="Arial" w:hAnsi="Arial" w:cs="Arial"/>
              <w:sz w:val="20"/>
              <w:szCs w:val="20"/>
            </w:rPr>
          </w:rPrChange>
        </w:rPr>
        <w:pPrChange w:id="1333" w:author="Lanciani, Marcello" w:date="2023-10-04T10:37:00Z">
          <w:pPr>
            <w:pStyle w:val="ListParagraph"/>
            <w:numPr>
              <w:numId w:val="26"/>
            </w:numPr>
            <w:ind w:hanging="360"/>
          </w:pPr>
        </w:pPrChange>
      </w:pPr>
      <w:ins w:id="1334" w:author="Belinazzi, Mauro" w:date="2023-09-05T16:48:00Z">
        <w:del w:id="1335" w:author="Sailis, Debora" w:date="2023-09-25T11:58:00Z">
          <w:r w:rsidRPr="00EC0B03" w:rsidDel="00731392">
            <w:rPr>
              <w:rFonts w:ascii="Arial" w:hAnsi="Arial" w:cs="Arial"/>
              <w:sz w:val="20"/>
              <w:szCs w:val="20"/>
              <w:highlight w:val="yellow"/>
              <w:rPrChange w:id="1336" w:author="Lanciani, Marcello" w:date="2023-10-04T10:38:00Z">
                <w:rPr>
                  <w:rFonts w:ascii="Arial" w:hAnsi="Arial" w:cs="Arial"/>
                  <w:sz w:val="20"/>
                  <w:szCs w:val="20"/>
                </w:rPr>
              </w:rPrChange>
            </w:rPr>
            <w:delText>Values in cells J22:J26 and J28:J32 shall consist of 4 (numeric) digits/characters.</w:delText>
          </w:r>
        </w:del>
      </w:ins>
    </w:p>
    <w:p w14:paraId="617C0B86" w14:textId="77777777" w:rsidR="00B772A9" w:rsidRPr="00EC0B03" w:rsidRDefault="00B772A9" w:rsidP="00EC0B03">
      <w:pPr>
        <w:spacing w:line="276" w:lineRule="auto"/>
        <w:rPr>
          <w:ins w:id="1337" w:author="Belinazzi, Mauro" w:date="2023-09-05T16:48:00Z"/>
          <w:rFonts w:ascii="Arial" w:hAnsi="Arial" w:cs="Arial"/>
          <w:sz w:val="20"/>
          <w:szCs w:val="20"/>
          <w:highlight w:val="yellow"/>
          <w:u w:val="single"/>
          <w:rPrChange w:id="1338" w:author="Lanciani, Marcello" w:date="2023-10-04T10:38:00Z">
            <w:rPr>
              <w:ins w:id="1339" w:author="Belinazzi, Mauro" w:date="2023-09-05T16:48:00Z"/>
              <w:rFonts w:ascii="Arial" w:hAnsi="Arial" w:cs="Arial"/>
              <w:sz w:val="20"/>
              <w:szCs w:val="20"/>
              <w:u w:val="single"/>
            </w:rPr>
          </w:rPrChange>
        </w:rPr>
        <w:pPrChange w:id="1340" w:author="Lanciani, Marcello" w:date="2023-10-04T10:37:00Z">
          <w:pPr/>
        </w:pPrChange>
      </w:pPr>
      <w:ins w:id="1341" w:author="Belinazzi, Mauro" w:date="2023-09-05T16:48:00Z">
        <w:r w:rsidRPr="00EC0B03">
          <w:rPr>
            <w:rFonts w:ascii="Arial" w:hAnsi="Arial" w:cs="Arial"/>
            <w:sz w:val="20"/>
            <w:szCs w:val="20"/>
            <w:highlight w:val="yellow"/>
            <w:u w:val="single"/>
            <w:rPrChange w:id="1342" w:author="Lanciani, Marcello" w:date="2023-10-04T10:38:00Z">
              <w:rPr>
                <w:rFonts w:ascii="Arial" w:hAnsi="Arial" w:cs="Arial"/>
                <w:sz w:val="20"/>
                <w:szCs w:val="20"/>
                <w:u w:val="single"/>
              </w:rPr>
            </w:rPrChange>
          </w:rPr>
          <w:t>Sheet “2_Digital Business”:</w:t>
        </w:r>
      </w:ins>
    </w:p>
    <w:p w14:paraId="6ED30199" w14:textId="77777777" w:rsidR="00B772A9" w:rsidRPr="00EC0B03" w:rsidRDefault="00B772A9" w:rsidP="00EC0B03">
      <w:pPr>
        <w:pStyle w:val="ListParagraph"/>
        <w:numPr>
          <w:ilvl w:val="0"/>
          <w:numId w:val="39"/>
        </w:numPr>
        <w:spacing w:line="276" w:lineRule="auto"/>
        <w:rPr>
          <w:ins w:id="1343" w:author="Belinazzi, Mauro" w:date="2023-09-05T16:48:00Z"/>
          <w:rFonts w:ascii="Arial" w:hAnsi="Arial" w:cs="Arial"/>
          <w:sz w:val="20"/>
          <w:szCs w:val="20"/>
          <w:highlight w:val="yellow"/>
          <w:rPrChange w:id="1344" w:author="Lanciani, Marcello" w:date="2023-10-04T10:38:00Z">
            <w:rPr>
              <w:ins w:id="1345" w:author="Belinazzi, Mauro" w:date="2023-09-05T16:48:00Z"/>
            </w:rPr>
          </w:rPrChange>
        </w:rPr>
        <w:pPrChange w:id="1346" w:author="Lanciani, Marcello" w:date="2023-10-04T10:37:00Z">
          <w:pPr>
            <w:pStyle w:val="ListParagraph"/>
            <w:numPr>
              <w:numId w:val="39"/>
            </w:numPr>
            <w:ind w:hanging="360"/>
          </w:pPr>
        </w:pPrChange>
      </w:pPr>
      <w:ins w:id="1347" w:author="Belinazzi, Mauro" w:date="2023-09-05T16:48:00Z">
        <w:r w:rsidRPr="00EC0B03">
          <w:rPr>
            <w:rFonts w:ascii="Arial" w:hAnsi="Arial" w:cs="Arial"/>
            <w:sz w:val="20"/>
            <w:szCs w:val="20"/>
            <w:highlight w:val="yellow"/>
            <w:rPrChange w:id="1348" w:author="Lanciani, Marcello" w:date="2023-10-04T10:38:00Z">
              <w:rPr>
                <w:rFonts w:ascii="Arial" w:hAnsi="Arial" w:cs="Arial"/>
                <w:sz w:val="20"/>
                <w:szCs w:val="20"/>
              </w:rPr>
            </w:rPrChange>
          </w:rPr>
          <w:t xml:space="preserve">All cells with drop-down menus shall be prohibited from getting non-menu values (can happen with copy-paste or direct typing). </w:t>
        </w:r>
        <w:r w:rsidRPr="00EC0B03">
          <w:rPr>
            <w:rFonts w:ascii="Arial" w:hAnsi="Arial" w:cs="Arial"/>
            <w:sz w:val="20"/>
            <w:szCs w:val="20"/>
            <w:highlight w:val="yellow"/>
            <w:lang w:val="de-DE"/>
            <w:rPrChange w:id="1349" w:author="Lanciani, Marcello" w:date="2023-10-04T10:38:00Z">
              <w:rPr>
                <w:rFonts w:ascii="Arial" w:hAnsi="Arial" w:cs="Arial"/>
                <w:sz w:val="20"/>
                <w:szCs w:val="20"/>
                <w:lang w:val="de-DE"/>
              </w:rPr>
            </w:rPrChange>
          </w:rPr>
          <w:t>Relevant for: H6:H8, H10:H12.</w:t>
        </w:r>
      </w:ins>
    </w:p>
    <w:p w14:paraId="2FF13655" w14:textId="55838203" w:rsidR="00B772A9" w:rsidRPr="00EC0B03" w:rsidRDefault="00B772A9" w:rsidP="00EC0B03">
      <w:pPr>
        <w:pStyle w:val="ListParagraph"/>
        <w:numPr>
          <w:ilvl w:val="0"/>
          <w:numId w:val="26"/>
        </w:numPr>
        <w:spacing w:line="276" w:lineRule="auto"/>
        <w:rPr>
          <w:ins w:id="1350" w:author="Sailis, Debora" w:date="2023-09-25T13:40:00Z"/>
          <w:rFonts w:ascii="Arial" w:hAnsi="Arial" w:cs="Arial"/>
          <w:sz w:val="20"/>
          <w:szCs w:val="20"/>
          <w:highlight w:val="yellow"/>
        </w:rPr>
        <w:pPrChange w:id="1351" w:author="Lanciani, Marcello" w:date="2023-10-04T10:37:00Z">
          <w:pPr>
            <w:pStyle w:val="ListParagraph"/>
            <w:numPr>
              <w:numId w:val="39"/>
            </w:numPr>
            <w:ind w:hanging="360"/>
          </w:pPr>
        </w:pPrChange>
      </w:pPr>
      <w:ins w:id="1352" w:author="Belinazzi, Mauro" w:date="2023-09-05T16:48:00Z">
        <w:r w:rsidRPr="00EC0B03">
          <w:rPr>
            <w:rFonts w:ascii="Arial" w:hAnsi="Arial" w:cs="Arial"/>
            <w:sz w:val="20"/>
            <w:szCs w:val="20"/>
            <w:highlight w:val="yellow"/>
            <w:lang w:val="de-DE"/>
            <w:rPrChange w:id="1353" w:author="Lanciani, Marcello" w:date="2023-10-04T10:38:00Z">
              <w:rPr>
                <w:rFonts w:ascii="Arial" w:hAnsi="Arial" w:cs="Arial"/>
                <w:sz w:val="20"/>
                <w:szCs w:val="20"/>
                <w:lang w:val="de-DE"/>
              </w:rPr>
            </w:rPrChange>
          </w:rPr>
          <w:t>All data in cells I6:I8, I10:I12, J6:J8, J10:J12, D19</w:t>
        </w:r>
        <w:del w:id="1354" w:author="Sailis, Debora" w:date="2023-09-25T13:43:00Z">
          <w:r w:rsidRPr="00EC0B03" w:rsidDel="00151230">
            <w:rPr>
              <w:rFonts w:ascii="Arial" w:hAnsi="Arial" w:cs="Arial"/>
              <w:sz w:val="20"/>
              <w:szCs w:val="20"/>
              <w:highlight w:val="yellow"/>
              <w:lang w:val="de-DE"/>
              <w:rPrChange w:id="1355" w:author="Lanciani, Marcello" w:date="2023-10-04T10:38:00Z">
                <w:rPr>
                  <w:rFonts w:ascii="Arial" w:hAnsi="Arial" w:cs="Arial"/>
                  <w:sz w:val="20"/>
                  <w:szCs w:val="20"/>
                  <w:lang w:val="de-DE"/>
                </w:rPr>
              </w:rPrChange>
            </w:rPr>
            <w:delText>, E19</w:delText>
          </w:r>
        </w:del>
        <w:del w:id="1356" w:author="Sailis, Debora" w:date="2023-09-25T13:41:00Z">
          <w:r w:rsidRPr="00EC0B03" w:rsidDel="00151230">
            <w:rPr>
              <w:rFonts w:ascii="Arial" w:hAnsi="Arial" w:cs="Arial"/>
              <w:sz w:val="20"/>
              <w:szCs w:val="20"/>
              <w:highlight w:val="yellow"/>
              <w:lang w:val="de-DE"/>
              <w:rPrChange w:id="1357" w:author="Lanciani, Marcello" w:date="2023-10-04T10:38:00Z">
                <w:rPr>
                  <w:rFonts w:ascii="Arial" w:hAnsi="Arial" w:cs="Arial"/>
                  <w:sz w:val="20"/>
                  <w:szCs w:val="20"/>
                  <w:lang w:val="de-DE"/>
                </w:rPr>
              </w:rPrChange>
            </w:rPr>
            <w:delText>, F19, G19, H19, I19, J19, K19, L19, M19, N19, O19, P19,</w:delText>
          </w:r>
        </w:del>
      </w:ins>
      <w:ins w:id="1358" w:author="Sailis, Debora" w:date="2023-09-25T13:41:00Z">
        <w:r w:rsidR="00151230" w:rsidRPr="00EC0B03">
          <w:rPr>
            <w:rFonts w:ascii="Arial" w:hAnsi="Arial" w:cs="Arial"/>
            <w:sz w:val="20"/>
            <w:szCs w:val="20"/>
            <w:highlight w:val="yellow"/>
            <w:lang w:val="de-DE"/>
          </w:rPr>
          <w:t>:</w:t>
        </w:r>
      </w:ins>
      <w:ins w:id="1359" w:author="Belinazzi, Mauro" w:date="2023-09-05T16:48:00Z">
        <w:del w:id="1360" w:author="Sailis, Debora" w:date="2023-09-25T13:41:00Z">
          <w:r w:rsidRPr="00EC0B03" w:rsidDel="00151230">
            <w:rPr>
              <w:rFonts w:ascii="Arial" w:hAnsi="Arial" w:cs="Arial"/>
              <w:sz w:val="20"/>
              <w:szCs w:val="20"/>
              <w:highlight w:val="yellow"/>
              <w:lang w:val="de-DE"/>
              <w:rPrChange w:id="1361" w:author="Lanciani, Marcello" w:date="2023-10-04T10:38:00Z">
                <w:rPr>
                  <w:rFonts w:ascii="Arial" w:hAnsi="Arial" w:cs="Arial"/>
                  <w:sz w:val="20"/>
                  <w:szCs w:val="20"/>
                  <w:lang w:val="de-DE"/>
                </w:rPr>
              </w:rPrChange>
            </w:rPr>
            <w:delText xml:space="preserve"> </w:delText>
          </w:r>
        </w:del>
        <w:r w:rsidRPr="00EC0B03">
          <w:rPr>
            <w:rFonts w:ascii="Arial" w:hAnsi="Arial" w:cs="Arial"/>
            <w:sz w:val="20"/>
            <w:szCs w:val="20"/>
            <w:highlight w:val="yellow"/>
            <w:lang w:val="de-DE"/>
            <w:rPrChange w:id="1362" w:author="Lanciani, Marcello" w:date="2023-10-04T10:38:00Z">
              <w:rPr>
                <w:rFonts w:ascii="Arial" w:hAnsi="Arial" w:cs="Arial"/>
                <w:sz w:val="20"/>
                <w:szCs w:val="20"/>
                <w:lang w:val="de-DE"/>
              </w:rPr>
            </w:rPrChange>
          </w:rPr>
          <w:t xml:space="preserve">Q19, </w:t>
        </w:r>
      </w:ins>
      <w:ins w:id="1363" w:author="Sailis, Debora" w:date="2023-09-25T13:43:00Z">
        <w:r w:rsidR="00151230" w:rsidRPr="00EC0B03">
          <w:rPr>
            <w:rFonts w:ascii="Arial" w:hAnsi="Arial" w:cs="Arial"/>
            <w:sz w:val="20"/>
            <w:szCs w:val="20"/>
            <w:highlight w:val="yellow"/>
            <w:lang w:val="de-DE"/>
          </w:rPr>
          <w:t>D22:D24, E22:E24,</w:t>
        </w:r>
      </w:ins>
      <w:ins w:id="1364" w:author="Sailis, Debora" w:date="2023-09-25T13:44:00Z">
        <w:r w:rsidR="00151230" w:rsidRPr="00EC0B03">
          <w:rPr>
            <w:rFonts w:ascii="Arial" w:hAnsi="Arial" w:cs="Arial"/>
            <w:sz w:val="20"/>
            <w:szCs w:val="20"/>
            <w:highlight w:val="yellow"/>
            <w:lang w:val="de-DE"/>
          </w:rPr>
          <w:t xml:space="preserve"> </w:t>
        </w:r>
      </w:ins>
      <w:ins w:id="1365" w:author="Belinazzi, Mauro" w:date="2023-09-05T16:48:00Z">
        <w:del w:id="1366" w:author="Sailis, Debora" w:date="2023-09-25T13:41:00Z">
          <w:r w:rsidRPr="00EC0B03" w:rsidDel="00151230">
            <w:rPr>
              <w:rFonts w:ascii="Arial" w:hAnsi="Arial" w:cs="Arial"/>
              <w:sz w:val="20"/>
              <w:szCs w:val="20"/>
              <w:highlight w:val="yellow"/>
              <w:lang w:val="de-DE"/>
              <w:rPrChange w:id="1367" w:author="Lanciani, Marcello" w:date="2023-10-04T10:38:00Z">
                <w:rPr>
                  <w:rFonts w:ascii="Arial" w:hAnsi="Arial" w:cs="Arial"/>
                  <w:sz w:val="20"/>
                  <w:szCs w:val="20"/>
                  <w:lang w:val="de-DE"/>
                </w:rPr>
              </w:rPrChange>
            </w:rPr>
            <w:delText xml:space="preserve">D22:D24, E22:E24, </w:delText>
          </w:r>
        </w:del>
        <w:del w:id="1368" w:author="Sailis, Debora" w:date="2023-09-25T13:44:00Z">
          <w:r w:rsidRPr="00EC0B03" w:rsidDel="00151230">
            <w:rPr>
              <w:rFonts w:ascii="Arial" w:hAnsi="Arial" w:cs="Arial"/>
              <w:sz w:val="20"/>
              <w:szCs w:val="20"/>
              <w:highlight w:val="yellow"/>
              <w:lang w:val="de-DE"/>
              <w:rPrChange w:id="1369" w:author="Lanciani, Marcello" w:date="2023-10-04T10:38:00Z">
                <w:rPr>
                  <w:rFonts w:ascii="Arial" w:hAnsi="Arial" w:cs="Arial"/>
                  <w:sz w:val="20"/>
                  <w:szCs w:val="20"/>
                  <w:lang w:val="de-DE"/>
                </w:rPr>
              </w:rPrChange>
            </w:rPr>
            <w:delText>D28:D30, E28:E30</w:delText>
          </w:r>
        </w:del>
        <w:del w:id="1370" w:author="Sailis, Debora" w:date="2023-09-25T13:42:00Z">
          <w:r w:rsidRPr="00EC0B03" w:rsidDel="00151230">
            <w:rPr>
              <w:rFonts w:ascii="Arial" w:hAnsi="Arial" w:cs="Arial"/>
              <w:sz w:val="20"/>
              <w:szCs w:val="20"/>
              <w:highlight w:val="yellow"/>
              <w:lang w:val="de-DE"/>
              <w:rPrChange w:id="1371" w:author="Lanciani, Marcello" w:date="2023-10-04T10:38:00Z">
                <w:rPr>
                  <w:rFonts w:ascii="Arial" w:hAnsi="Arial" w:cs="Arial"/>
                  <w:sz w:val="20"/>
                  <w:szCs w:val="20"/>
                  <w:lang w:val="de-DE"/>
                </w:rPr>
              </w:rPrChange>
            </w:rPr>
            <w:delText>, F28:F30, G28:G30, H28:H30, I28:I30, J28:J30</w:delText>
          </w:r>
        </w:del>
        <w:del w:id="1372" w:author="Sailis, Debora" w:date="2023-09-25T13:44:00Z">
          <w:r w:rsidRPr="00EC0B03" w:rsidDel="00151230">
            <w:rPr>
              <w:rFonts w:ascii="Arial" w:hAnsi="Arial" w:cs="Arial"/>
              <w:sz w:val="20"/>
              <w:szCs w:val="20"/>
              <w:highlight w:val="yellow"/>
              <w:lang w:val="de-DE"/>
              <w:rPrChange w:id="1373" w:author="Lanciani, Marcello" w:date="2023-10-04T10:38:00Z">
                <w:rPr>
                  <w:rFonts w:ascii="Arial" w:hAnsi="Arial" w:cs="Arial"/>
                  <w:sz w:val="20"/>
                  <w:szCs w:val="20"/>
                  <w:lang w:val="de-DE"/>
                </w:rPr>
              </w:rPrChange>
            </w:rPr>
            <w:delText xml:space="preserve">, D33:D35, </w:delText>
          </w:r>
        </w:del>
        <w:r w:rsidRPr="00EC0B03">
          <w:rPr>
            <w:rFonts w:ascii="Arial" w:hAnsi="Arial" w:cs="Arial"/>
            <w:sz w:val="20"/>
            <w:szCs w:val="20"/>
            <w:highlight w:val="yellow"/>
            <w:lang w:val="de-DE"/>
            <w:rPrChange w:id="1374" w:author="Lanciani, Marcello" w:date="2023-10-04T10:38:00Z">
              <w:rPr>
                <w:rFonts w:ascii="Arial" w:hAnsi="Arial" w:cs="Arial"/>
                <w:sz w:val="20"/>
                <w:szCs w:val="20"/>
                <w:lang w:val="de-DE"/>
              </w:rPr>
            </w:rPrChange>
          </w:rPr>
          <w:t>D4</w:t>
        </w:r>
        <w:del w:id="1375" w:author="Sailis, Debora" w:date="2023-09-25T13:44:00Z">
          <w:r w:rsidRPr="00EC0B03" w:rsidDel="00151230">
            <w:rPr>
              <w:rFonts w:ascii="Arial" w:hAnsi="Arial" w:cs="Arial"/>
              <w:sz w:val="20"/>
              <w:szCs w:val="20"/>
              <w:highlight w:val="yellow"/>
              <w:lang w:val="de-DE"/>
              <w:rPrChange w:id="1376" w:author="Lanciani, Marcello" w:date="2023-10-04T10:38:00Z">
                <w:rPr>
                  <w:rFonts w:ascii="Arial" w:hAnsi="Arial" w:cs="Arial"/>
                  <w:sz w:val="20"/>
                  <w:szCs w:val="20"/>
                  <w:lang w:val="de-DE"/>
                </w:rPr>
              </w:rPrChange>
            </w:rPr>
            <w:delText>1</w:delText>
          </w:r>
        </w:del>
      </w:ins>
      <w:ins w:id="1377" w:author="Sailis, Debora" w:date="2023-09-25T13:44:00Z">
        <w:r w:rsidR="00151230" w:rsidRPr="00EC0B03">
          <w:rPr>
            <w:rFonts w:ascii="Arial" w:hAnsi="Arial" w:cs="Arial"/>
            <w:sz w:val="20"/>
            <w:szCs w:val="20"/>
            <w:highlight w:val="yellow"/>
            <w:lang w:val="de-DE"/>
          </w:rPr>
          <w:t>4</w:t>
        </w:r>
      </w:ins>
      <w:ins w:id="1378" w:author="Belinazzi, Mauro" w:date="2023-09-05T16:48:00Z">
        <w:r w:rsidRPr="00EC0B03">
          <w:rPr>
            <w:rFonts w:ascii="Arial" w:hAnsi="Arial" w:cs="Arial"/>
            <w:sz w:val="20"/>
            <w:szCs w:val="20"/>
            <w:highlight w:val="yellow"/>
            <w:lang w:val="de-DE"/>
            <w:rPrChange w:id="1379" w:author="Lanciani, Marcello" w:date="2023-10-04T10:38:00Z">
              <w:rPr>
                <w:rFonts w:ascii="Arial" w:hAnsi="Arial" w:cs="Arial"/>
                <w:sz w:val="20"/>
                <w:szCs w:val="20"/>
                <w:lang w:val="de-DE"/>
              </w:rPr>
            </w:rPrChange>
          </w:rPr>
          <w:t xml:space="preserve">:D54, D60:D64, D71:D75, E71:E75, F71:F75, G71:G75, H71:H75, I71:I75, </w:t>
        </w:r>
        <w:r w:rsidRPr="00EC0B03">
          <w:rPr>
            <w:rFonts w:ascii="Arial" w:hAnsi="Arial" w:cs="Arial"/>
            <w:sz w:val="20"/>
            <w:szCs w:val="20"/>
            <w:highlight w:val="yellow"/>
            <w:rPrChange w:id="1380" w:author="Lanciani, Marcello" w:date="2023-10-04T10:38:00Z">
              <w:rPr>
                <w:rFonts w:ascii="Arial" w:hAnsi="Arial" w:cs="Arial"/>
                <w:sz w:val="20"/>
                <w:szCs w:val="20"/>
              </w:rPr>
            </w:rPrChange>
          </w:rPr>
          <w:t>shall be numeric and non-negative</w:t>
        </w:r>
        <w:del w:id="1381" w:author="Sailis, Debora" w:date="2023-09-25T13:40:00Z">
          <w:r w:rsidRPr="00EC0B03" w:rsidDel="00151230">
            <w:rPr>
              <w:rFonts w:ascii="Arial" w:hAnsi="Arial" w:cs="Arial"/>
              <w:sz w:val="20"/>
              <w:szCs w:val="20"/>
              <w:highlight w:val="yellow"/>
              <w:rPrChange w:id="1382" w:author="Lanciani, Marcello" w:date="2023-10-04T10:38:00Z">
                <w:rPr>
                  <w:rFonts w:ascii="Arial" w:hAnsi="Arial" w:cs="Arial"/>
                  <w:sz w:val="20"/>
                  <w:szCs w:val="20"/>
                </w:rPr>
              </w:rPrChange>
            </w:rPr>
            <w:delText>.</w:delText>
          </w:r>
        </w:del>
      </w:ins>
      <w:ins w:id="1383" w:author="Sailis, Debora" w:date="2023-09-25T13:40:00Z">
        <w:r w:rsidR="00151230" w:rsidRPr="00EC0B03">
          <w:rPr>
            <w:rFonts w:ascii="Arial" w:hAnsi="Arial" w:cs="Arial"/>
            <w:sz w:val="20"/>
            <w:szCs w:val="20"/>
            <w:highlight w:val="yellow"/>
          </w:rPr>
          <w:t>, reported in thousands of euros.</w:t>
        </w:r>
      </w:ins>
    </w:p>
    <w:p w14:paraId="12735881" w14:textId="48DE054B" w:rsidR="00151230" w:rsidRPr="00EC0B03" w:rsidRDefault="00151230" w:rsidP="00EC0B03">
      <w:pPr>
        <w:pStyle w:val="ListParagraph"/>
        <w:numPr>
          <w:ilvl w:val="0"/>
          <w:numId w:val="39"/>
        </w:numPr>
        <w:spacing w:line="276" w:lineRule="auto"/>
        <w:rPr>
          <w:ins w:id="1384" w:author="Sailis, Debora" w:date="2023-09-25T13:40:00Z"/>
          <w:rFonts w:ascii="Arial" w:hAnsi="Arial" w:cs="Arial"/>
          <w:sz w:val="20"/>
          <w:szCs w:val="20"/>
          <w:highlight w:val="yellow"/>
          <w:rPrChange w:id="1385" w:author="Lanciani, Marcello" w:date="2023-10-04T10:38:00Z">
            <w:rPr>
              <w:ins w:id="1386" w:author="Sailis, Debora" w:date="2023-09-25T13:40:00Z"/>
              <w:highlight w:val="yellow"/>
            </w:rPr>
          </w:rPrChange>
        </w:rPr>
        <w:pPrChange w:id="1387" w:author="Lanciani, Marcello" w:date="2023-10-04T10:37:00Z">
          <w:pPr>
            <w:pStyle w:val="ListParagraph"/>
            <w:numPr>
              <w:numId w:val="39"/>
            </w:numPr>
            <w:ind w:hanging="360"/>
          </w:pPr>
        </w:pPrChange>
      </w:pPr>
      <w:ins w:id="1388" w:author="Sailis, Debora" w:date="2023-09-25T13:40:00Z">
        <w:r w:rsidRPr="00EC0B03">
          <w:rPr>
            <w:rFonts w:ascii="Arial" w:hAnsi="Arial" w:cs="Arial"/>
            <w:sz w:val="20"/>
            <w:szCs w:val="20"/>
            <w:highlight w:val="yellow"/>
            <w:lang w:val="de-DE"/>
          </w:rPr>
          <w:t>All data in cells D28:D30, E28:E30, F28:F30, G28:G30, H28:H30, I28:I30, J28:J30, D33:D35, D41:D</w:t>
        </w:r>
      </w:ins>
      <w:ins w:id="1389" w:author="Sailis, Debora" w:date="2023-09-25T13:45:00Z">
        <w:r w:rsidRPr="00EC0B03">
          <w:rPr>
            <w:rFonts w:ascii="Arial" w:hAnsi="Arial" w:cs="Arial"/>
            <w:sz w:val="20"/>
            <w:szCs w:val="20"/>
            <w:highlight w:val="yellow"/>
            <w:lang w:val="de-DE"/>
          </w:rPr>
          <w:t>43</w:t>
        </w:r>
      </w:ins>
      <w:ins w:id="1390" w:author="Sailis, Debora" w:date="2023-09-25T13:46:00Z">
        <w:r w:rsidRPr="00EC0B03">
          <w:rPr>
            <w:rFonts w:ascii="Arial" w:hAnsi="Arial" w:cs="Arial"/>
            <w:sz w:val="20"/>
            <w:szCs w:val="20"/>
            <w:highlight w:val="yellow"/>
            <w:lang w:val="de-DE"/>
          </w:rPr>
          <w:t xml:space="preserve">, </w:t>
        </w:r>
      </w:ins>
      <w:ins w:id="1391" w:author="Sailis, Debora" w:date="2023-09-25T13:40:00Z">
        <w:r w:rsidRPr="00EC0B03">
          <w:rPr>
            <w:rFonts w:ascii="Arial" w:hAnsi="Arial" w:cs="Arial"/>
            <w:sz w:val="20"/>
            <w:szCs w:val="20"/>
            <w:highlight w:val="yellow"/>
          </w:rPr>
          <w:t>shall be numeric and non-negative.</w:t>
        </w:r>
      </w:ins>
    </w:p>
    <w:p w14:paraId="3EDE8B6F" w14:textId="77777777" w:rsidR="00151230" w:rsidRPr="00EC0B03" w:rsidRDefault="00151230" w:rsidP="00EC0B03">
      <w:pPr>
        <w:pStyle w:val="ListParagraph"/>
        <w:spacing w:line="276" w:lineRule="auto"/>
        <w:rPr>
          <w:ins w:id="1392" w:author="Belinazzi, Mauro" w:date="2023-09-05T16:48:00Z"/>
          <w:rFonts w:ascii="Arial" w:hAnsi="Arial" w:cs="Arial"/>
          <w:sz w:val="20"/>
          <w:szCs w:val="20"/>
          <w:highlight w:val="yellow"/>
          <w:rPrChange w:id="1393" w:author="Lanciani, Marcello" w:date="2023-10-04T10:38:00Z">
            <w:rPr>
              <w:ins w:id="1394" w:author="Belinazzi, Mauro" w:date="2023-09-05T16:48:00Z"/>
            </w:rPr>
          </w:rPrChange>
        </w:rPr>
        <w:pPrChange w:id="1395" w:author="Lanciani, Marcello" w:date="2023-10-04T10:37:00Z">
          <w:pPr>
            <w:pStyle w:val="ListParagraph"/>
            <w:numPr>
              <w:numId w:val="39"/>
            </w:numPr>
            <w:ind w:hanging="360"/>
          </w:pPr>
        </w:pPrChange>
      </w:pPr>
    </w:p>
    <w:p w14:paraId="53BE1625" w14:textId="77777777" w:rsidR="00B772A9" w:rsidRPr="00EC0B03" w:rsidRDefault="00B772A9" w:rsidP="00EC0B03">
      <w:pPr>
        <w:spacing w:line="276" w:lineRule="auto"/>
        <w:rPr>
          <w:ins w:id="1396" w:author="Belinazzi, Mauro" w:date="2023-09-05T16:48:00Z"/>
          <w:rFonts w:ascii="Arial" w:hAnsi="Arial" w:cs="Arial"/>
          <w:sz w:val="20"/>
          <w:szCs w:val="20"/>
          <w:highlight w:val="yellow"/>
          <w:u w:val="single"/>
          <w:rPrChange w:id="1397" w:author="Lanciani, Marcello" w:date="2023-10-04T10:38:00Z">
            <w:rPr>
              <w:ins w:id="1398" w:author="Belinazzi, Mauro" w:date="2023-09-05T16:48:00Z"/>
              <w:rFonts w:ascii="Arial" w:hAnsi="Arial" w:cs="Arial"/>
              <w:sz w:val="20"/>
              <w:szCs w:val="20"/>
              <w:u w:val="single"/>
            </w:rPr>
          </w:rPrChange>
        </w:rPr>
        <w:pPrChange w:id="1399" w:author="Lanciani, Marcello" w:date="2023-10-04T10:37:00Z">
          <w:pPr/>
        </w:pPrChange>
      </w:pPr>
      <w:ins w:id="1400" w:author="Belinazzi, Mauro" w:date="2023-09-05T16:48:00Z">
        <w:r w:rsidRPr="00EC0B03">
          <w:rPr>
            <w:rFonts w:ascii="Arial" w:hAnsi="Arial" w:cs="Arial"/>
            <w:sz w:val="20"/>
            <w:szCs w:val="20"/>
            <w:highlight w:val="yellow"/>
            <w:u w:val="single"/>
            <w:rPrChange w:id="1401" w:author="Lanciani, Marcello" w:date="2023-10-04T10:38:00Z">
              <w:rPr>
                <w:rFonts w:ascii="Arial" w:hAnsi="Arial" w:cs="Arial"/>
                <w:sz w:val="20"/>
                <w:szCs w:val="20"/>
                <w:u w:val="single"/>
              </w:rPr>
            </w:rPrChange>
          </w:rPr>
          <w:t>Sheet “3_Fintech Initiatives”:</w:t>
        </w:r>
      </w:ins>
    </w:p>
    <w:p w14:paraId="3E647D48" w14:textId="2C4AAE88" w:rsidR="00B772A9" w:rsidRPr="00EC0B03" w:rsidRDefault="00B772A9" w:rsidP="00EC0B03">
      <w:pPr>
        <w:pStyle w:val="ListParagraph"/>
        <w:numPr>
          <w:ilvl w:val="0"/>
          <w:numId w:val="37"/>
        </w:numPr>
        <w:spacing w:line="276" w:lineRule="auto"/>
        <w:rPr>
          <w:ins w:id="1402" w:author="Sailis, Debora" w:date="2023-09-25T13:49:00Z"/>
          <w:rFonts w:ascii="Arial" w:hAnsi="Arial" w:cs="Arial"/>
          <w:sz w:val="20"/>
          <w:szCs w:val="20"/>
          <w:highlight w:val="yellow"/>
          <w:rPrChange w:id="1403" w:author="Lanciani, Marcello" w:date="2023-10-04T10:38:00Z">
            <w:rPr>
              <w:ins w:id="1404" w:author="Sailis, Debora" w:date="2023-09-25T13:49:00Z"/>
              <w:rFonts w:ascii="Arial" w:hAnsi="Arial" w:cs="Arial"/>
              <w:sz w:val="20"/>
              <w:szCs w:val="20"/>
              <w:highlight w:val="yellow"/>
              <w:lang w:val="de-DE"/>
            </w:rPr>
          </w:rPrChange>
        </w:rPr>
        <w:pPrChange w:id="1405" w:author="Lanciani, Marcello" w:date="2023-10-04T10:37:00Z">
          <w:pPr>
            <w:pStyle w:val="ListParagraph"/>
            <w:numPr>
              <w:numId w:val="37"/>
            </w:numPr>
            <w:ind w:hanging="360"/>
          </w:pPr>
        </w:pPrChange>
      </w:pPr>
      <w:ins w:id="1406" w:author="Belinazzi, Mauro" w:date="2023-09-05T16:48:00Z">
        <w:r w:rsidRPr="00EC0B03">
          <w:rPr>
            <w:rFonts w:ascii="Arial" w:hAnsi="Arial" w:cs="Arial"/>
            <w:sz w:val="20"/>
            <w:szCs w:val="20"/>
            <w:highlight w:val="yellow"/>
            <w:rPrChange w:id="1407" w:author="Lanciani, Marcello" w:date="2023-10-04T10:38:00Z">
              <w:rPr>
                <w:rFonts w:ascii="Arial" w:hAnsi="Arial" w:cs="Arial"/>
                <w:sz w:val="20"/>
                <w:szCs w:val="20"/>
              </w:rPr>
            </w:rPrChange>
          </w:rPr>
          <w:t xml:space="preserve">All cells with drop-down menus shall be prohibited from getting non-menu values (can happen with copy-paste or direct typing). </w:t>
        </w:r>
        <w:r w:rsidRPr="00EC0B03">
          <w:rPr>
            <w:rFonts w:ascii="Arial" w:hAnsi="Arial" w:cs="Arial"/>
            <w:sz w:val="20"/>
            <w:szCs w:val="20"/>
            <w:highlight w:val="yellow"/>
            <w:lang w:val="de-DE"/>
            <w:rPrChange w:id="1408" w:author="Lanciani, Marcello" w:date="2023-10-04T10:38:00Z">
              <w:rPr>
                <w:rFonts w:ascii="Arial" w:hAnsi="Arial" w:cs="Arial"/>
                <w:sz w:val="20"/>
                <w:szCs w:val="20"/>
                <w:lang w:val="de-DE"/>
              </w:rPr>
            </w:rPrChange>
          </w:rPr>
          <w:t>Relevant for: F6:F15, F21:F30, G6:G15, H21:H30, K6:K15, K21:K30, J21:J30.</w:t>
        </w:r>
      </w:ins>
    </w:p>
    <w:p w14:paraId="48166003" w14:textId="3AA943A7" w:rsidR="009E1912" w:rsidRPr="00EC0B03" w:rsidRDefault="00B538AF" w:rsidP="00EC0B03">
      <w:pPr>
        <w:pStyle w:val="ListParagraph"/>
        <w:numPr>
          <w:ilvl w:val="0"/>
          <w:numId w:val="37"/>
        </w:numPr>
        <w:spacing w:line="276" w:lineRule="auto"/>
        <w:rPr>
          <w:ins w:id="1409" w:author="Sailis, Debora" w:date="2023-09-25T13:49:00Z"/>
          <w:rFonts w:ascii="Arial" w:hAnsi="Arial" w:cs="Arial"/>
          <w:sz w:val="20"/>
          <w:szCs w:val="20"/>
          <w:highlight w:val="yellow"/>
          <w:rPrChange w:id="1410" w:author="Lanciani, Marcello" w:date="2023-10-04T10:38:00Z">
            <w:rPr>
              <w:ins w:id="1411" w:author="Sailis, Debora" w:date="2023-09-25T13:49:00Z"/>
              <w:rFonts w:ascii="Arial" w:hAnsi="Arial" w:cs="Arial"/>
              <w:sz w:val="20"/>
              <w:szCs w:val="20"/>
              <w:highlight w:val="yellow"/>
              <w:lang w:val="de-DE"/>
            </w:rPr>
          </w:rPrChange>
        </w:rPr>
        <w:pPrChange w:id="1412" w:author="Lanciani, Marcello" w:date="2023-10-04T10:37:00Z">
          <w:pPr>
            <w:pStyle w:val="ListParagraph"/>
            <w:numPr>
              <w:numId w:val="37"/>
            </w:numPr>
            <w:ind w:hanging="360"/>
          </w:pPr>
        </w:pPrChange>
      </w:pPr>
      <w:ins w:id="1413" w:author="Sailis, Debora" w:date="2023-09-25T13:50:00Z">
        <w:r w:rsidRPr="00EC0B03">
          <w:rPr>
            <w:rFonts w:ascii="Arial" w:hAnsi="Arial" w:cs="Arial"/>
            <w:sz w:val="20"/>
            <w:szCs w:val="20"/>
            <w:highlight w:val="yellow"/>
            <w:lang w:val="de-DE"/>
          </w:rPr>
          <w:t xml:space="preserve">All data </w:t>
        </w:r>
      </w:ins>
      <w:ins w:id="1414" w:author="Sailis, Debora" w:date="2023-09-25T13:49:00Z">
        <w:r w:rsidR="009E1912" w:rsidRPr="00EC0B03">
          <w:rPr>
            <w:rFonts w:ascii="Arial" w:hAnsi="Arial" w:cs="Arial"/>
            <w:sz w:val="20"/>
            <w:szCs w:val="20"/>
            <w:highlight w:val="yellow"/>
          </w:rPr>
          <w:t xml:space="preserve">in cells I6:I15 shall be between 0 ≤ X ≤ 1 </w:t>
        </w:r>
        <w:r w:rsidR="009E1912" w:rsidRPr="00EC0B03">
          <w:rPr>
            <w:rFonts w:ascii="Arial" w:hAnsi="Arial" w:cs="Arial"/>
            <w:color w:val="0D0D0D" w:themeColor="text1" w:themeTint="F2"/>
            <w:sz w:val="20"/>
            <w:szCs w:val="20"/>
            <w:highlight w:val="yellow"/>
          </w:rPr>
          <w:t>formatted as percentage with 2 decimal places</w:t>
        </w:r>
        <w:r w:rsidR="009E1912" w:rsidRPr="00EC0B03">
          <w:rPr>
            <w:rFonts w:ascii="Arial" w:hAnsi="Arial" w:cs="Arial"/>
            <w:sz w:val="20"/>
            <w:szCs w:val="20"/>
            <w:highlight w:val="yellow"/>
          </w:rPr>
          <w:t>.</w:t>
        </w:r>
      </w:ins>
    </w:p>
    <w:p w14:paraId="27E30E50" w14:textId="5F43FBD4" w:rsidR="009E1912" w:rsidRPr="00EC0B03" w:rsidRDefault="00B538AF" w:rsidP="00EC0B03">
      <w:pPr>
        <w:pStyle w:val="ListParagraph"/>
        <w:numPr>
          <w:ilvl w:val="0"/>
          <w:numId w:val="37"/>
        </w:numPr>
        <w:spacing w:line="276" w:lineRule="auto"/>
        <w:rPr>
          <w:ins w:id="1415" w:author="Belinazzi, Mauro" w:date="2023-09-05T16:48:00Z"/>
          <w:rFonts w:ascii="Arial" w:hAnsi="Arial" w:cs="Arial"/>
          <w:sz w:val="20"/>
          <w:szCs w:val="20"/>
          <w:highlight w:val="yellow"/>
          <w:rPrChange w:id="1416" w:author="Lanciani, Marcello" w:date="2023-10-04T10:38:00Z">
            <w:rPr>
              <w:ins w:id="1417" w:author="Belinazzi, Mauro" w:date="2023-09-05T16:48:00Z"/>
            </w:rPr>
          </w:rPrChange>
        </w:rPr>
        <w:pPrChange w:id="1418" w:author="Lanciani, Marcello" w:date="2023-10-04T10:37:00Z">
          <w:pPr>
            <w:pStyle w:val="ListParagraph"/>
            <w:numPr>
              <w:numId w:val="37"/>
            </w:numPr>
            <w:ind w:hanging="360"/>
          </w:pPr>
        </w:pPrChange>
      </w:pPr>
      <w:ins w:id="1419" w:author="Sailis, Debora" w:date="2023-09-25T13:50:00Z">
        <w:r w:rsidRPr="00EC0B03">
          <w:rPr>
            <w:rFonts w:ascii="Arial" w:hAnsi="Arial" w:cs="Arial"/>
            <w:sz w:val="20"/>
            <w:szCs w:val="20"/>
            <w:highlight w:val="yellow"/>
            <w:lang w:val="de-DE"/>
          </w:rPr>
          <w:t xml:space="preserve">All data </w:t>
        </w:r>
      </w:ins>
      <w:ins w:id="1420" w:author="Sailis, Debora" w:date="2023-09-25T13:49:00Z">
        <w:r w:rsidR="009E1912" w:rsidRPr="00EC0B03">
          <w:rPr>
            <w:rFonts w:ascii="Arial" w:hAnsi="Arial" w:cs="Arial"/>
            <w:sz w:val="20"/>
            <w:szCs w:val="20"/>
            <w:highlight w:val="yellow"/>
            <w:lang w:val="de-DE"/>
          </w:rPr>
          <w:t xml:space="preserve">in cells </w:t>
        </w:r>
        <w:r w:rsidR="009E1912" w:rsidRPr="00EC0B03">
          <w:rPr>
            <w:rFonts w:ascii="Arial" w:hAnsi="Arial" w:cs="Arial"/>
            <w:sz w:val="20"/>
            <w:szCs w:val="20"/>
            <w:highlight w:val="yellow"/>
          </w:rPr>
          <w:t>J6:J15</w:t>
        </w:r>
        <w:r w:rsidR="009E1912" w:rsidRPr="00EC0B03">
          <w:rPr>
            <w:rFonts w:ascii="Arial" w:hAnsi="Arial" w:cs="Arial"/>
            <w:sz w:val="20"/>
            <w:szCs w:val="20"/>
            <w:highlight w:val="yellow"/>
            <w:lang w:val="de-DE"/>
          </w:rPr>
          <w:t xml:space="preserve">, </w:t>
        </w:r>
        <w:r w:rsidR="009E1912" w:rsidRPr="00EC0B03">
          <w:rPr>
            <w:rFonts w:ascii="Arial" w:hAnsi="Arial" w:cs="Arial"/>
            <w:sz w:val="20"/>
            <w:szCs w:val="20"/>
            <w:highlight w:val="yellow"/>
          </w:rPr>
          <w:t>shall be numeric and non-negative, reported in thousands of euros.</w:t>
        </w:r>
      </w:ins>
    </w:p>
    <w:p w14:paraId="302705F4" w14:textId="0AD904F1" w:rsidR="00B772A9" w:rsidRPr="00EC0B03" w:rsidDel="009E1912" w:rsidRDefault="00B772A9" w:rsidP="00EC0B03">
      <w:pPr>
        <w:pStyle w:val="ListParagraph"/>
        <w:numPr>
          <w:ilvl w:val="0"/>
          <w:numId w:val="37"/>
        </w:numPr>
        <w:spacing w:line="276" w:lineRule="auto"/>
        <w:rPr>
          <w:ins w:id="1421" w:author="Belinazzi, Mauro" w:date="2023-09-05T16:48:00Z"/>
          <w:del w:id="1422" w:author="Sailis, Debora" w:date="2023-09-25T13:49:00Z"/>
          <w:rFonts w:ascii="Arial" w:hAnsi="Arial" w:cs="Arial"/>
          <w:sz w:val="20"/>
          <w:szCs w:val="20"/>
          <w:highlight w:val="yellow"/>
          <w:rPrChange w:id="1423" w:author="Lanciani, Marcello" w:date="2023-10-04T10:38:00Z">
            <w:rPr>
              <w:ins w:id="1424" w:author="Belinazzi, Mauro" w:date="2023-09-05T16:48:00Z"/>
              <w:del w:id="1425" w:author="Sailis, Debora" w:date="2023-09-25T13:49:00Z"/>
              <w:rFonts w:ascii="Arial" w:hAnsi="Arial" w:cs="Arial"/>
              <w:sz w:val="20"/>
              <w:szCs w:val="20"/>
            </w:rPr>
          </w:rPrChange>
        </w:rPr>
        <w:pPrChange w:id="1426" w:author="Lanciani, Marcello" w:date="2023-10-04T10:37:00Z">
          <w:pPr>
            <w:pStyle w:val="ListParagraph"/>
            <w:numPr>
              <w:numId w:val="37"/>
            </w:numPr>
            <w:ind w:hanging="360"/>
          </w:pPr>
        </w:pPrChange>
      </w:pPr>
      <w:ins w:id="1427" w:author="Belinazzi, Mauro" w:date="2023-09-05T16:48:00Z">
        <w:del w:id="1428" w:author="Sailis, Debora" w:date="2023-09-25T13:49:00Z">
          <w:r w:rsidRPr="00EC0B03" w:rsidDel="009E1912">
            <w:rPr>
              <w:rFonts w:ascii="Arial" w:hAnsi="Arial" w:cs="Arial"/>
              <w:sz w:val="20"/>
              <w:szCs w:val="20"/>
              <w:highlight w:val="yellow"/>
              <w:rPrChange w:id="1429" w:author="Lanciani, Marcello" w:date="2023-10-04T10:38:00Z">
                <w:rPr>
                  <w:rFonts w:ascii="Arial" w:hAnsi="Arial" w:cs="Arial"/>
                  <w:sz w:val="20"/>
                  <w:szCs w:val="20"/>
                </w:rPr>
              </w:rPrChange>
            </w:rPr>
            <w:delText>Data on LEI Codes (D6:D15, D21:D30), Quotas (I6:I15), Nominal values (J6:J15), Start of collaborations (I21:I30) shall be numeric and non-negative.</w:delText>
          </w:r>
        </w:del>
      </w:ins>
    </w:p>
    <w:p w14:paraId="641C3077" w14:textId="0BBE0067" w:rsidR="00B772A9" w:rsidRPr="00EC0B03" w:rsidDel="009E1912" w:rsidRDefault="00B772A9" w:rsidP="00EC0B03">
      <w:pPr>
        <w:pStyle w:val="ListParagraph"/>
        <w:numPr>
          <w:ilvl w:val="0"/>
          <w:numId w:val="37"/>
        </w:numPr>
        <w:spacing w:line="276" w:lineRule="auto"/>
        <w:rPr>
          <w:ins w:id="1430" w:author="Belinazzi, Mauro" w:date="2023-09-05T16:48:00Z"/>
          <w:del w:id="1431" w:author="Sailis, Debora" w:date="2023-09-25T13:49:00Z"/>
          <w:rFonts w:ascii="Arial" w:hAnsi="Arial" w:cs="Arial"/>
          <w:sz w:val="20"/>
          <w:szCs w:val="20"/>
          <w:highlight w:val="yellow"/>
          <w:rPrChange w:id="1432" w:author="Lanciani, Marcello" w:date="2023-10-04T10:38:00Z">
            <w:rPr>
              <w:ins w:id="1433" w:author="Belinazzi, Mauro" w:date="2023-09-05T16:48:00Z"/>
              <w:del w:id="1434" w:author="Sailis, Debora" w:date="2023-09-25T13:49:00Z"/>
              <w:rFonts w:ascii="Arial" w:hAnsi="Arial" w:cs="Arial"/>
              <w:sz w:val="20"/>
              <w:szCs w:val="20"/>
            </w:rPr>
          </w:rPrChange>
        </w:rPr>
        <w:pPrChange w:id="1435" w:author="Lanciani, Marcello" w:date="2023-10-04T10:37:00Z">
          <w:pPr>
            <w:pStyle w:val="ListParagraph"/>
            <w:numPr>
              <w:numId w:val="37"/>
            </w:numPr>
            <w:ind w:hanging="360"/>
          </w:pPr>
        </w:pPrChange>
      </w:pPr>
      <w:ins w:id="1436" w:author="Belinazzi, Mauro" w:date="2023-09-05T16:48:00Z">
        <w:del w:id="1437" w:author="Sailis, Debora" w:date="2023-09-25T13:49:00Z">
          <w:r w:rsidRPr="00EC0B03" w:rsidDel="009E1912">
            <w:rPr>
              <w:rFonts w:ascii="Arial" w:hAnsi="Arial" w:cs="Arial"/>
              <w:sz w:val="20"/>
              <w:szCs w:val="20"/>
              <w:highlight w:val="yellow"/>
              <w:rPrChange w:id="1438" w:author="Lanciani, Marcello" w:date="2023-10-04T10:38:00Z">
                <w:rPr>
                  <w:rFonts w:ascii="Arial" w:hAnsi="Arial" w:cs="Arial"/>
                  <w:sz w:val="20"/>
                  <w:szCs w:val="20"/>
                </w:rPr>
              </w:rPrChange>
            </w:rPr>
            <w:delText xml:space="preserve">Values in cells I6:I15 shall be between 0 ≤ X ≤ 1 </w:delText>
          </w:r>
          <w:r w:rsidRPr="00EC0B03" w:rsidDel="009E1912">
            <w:rPr>
              <w:rFonts w:ascii="Arial" w:hAnsi="Arial" w:cs="Arial"/>
              <w:color w:val="0D0D0D" w:themeColor="text1" w:themeTint="F2"/>
              <w:sz w:val="20"/>
              <w:szCs w:val="20"/>
              <w:highlight w:val="yellow"/>
              <w:rPrChange w:id="1439" w:author="Lanciani, Marcello" w:date="2023-10-04T10:38:00Z">
                <w:rPr>
                  <w:rFonts w:ascii="Arial" w:hAnsi="Arial" w:cs="Arial"/>
                  <w:color w:val="0D0D0D" w:themeColor="text1" w:themeTint="F2"/>
                  <w:sz w:val="20"/>
                  <w:szCs w:val="20"/>
                </w:rPr>
              </w:rPrChange>
            </w:rPr>
            <w:delText>formatted as percentage with 2 decimal places</w:delText>
          </w:r>
          <w:r w:rsidRPr="00EC0B03" w:rsidDel="009E1912">
            <w:rPr>
              <w:rFonts w:ascii="Arial" w:hAnsi="Arial" w:cs="Arial"/>
              <w:sz w:val="20"/>
              <w:szCs w:val="20"/>
              <w:highlight w:val="yellow"/>
              <w:rPrChange w:id="1440" w:author="Lanciani, Marcello" w:date="2023-10-04T10:38:00Z">
                <w:rPr>
                  <w:rFonts w:ascii="Arial" w:hAnsi="Arial" w:cs="Arial"/>
                  <w:sz w:val="20"/>
                  <w:szCs w:val="20"/>
                </w:rPr>
              </w:rPrChange>
            </w:rPr>
            <w:delText>.</w:delText>
          </w:r>
        </w:del>
      </w:ins>
    </w:p>
    <w:p w14:paraId="287C225E" w14:textId="63363222" w:rsidR="00B772A9" w:rsidRPr="00EC0B03" w:rsidRDefault="00B538AF" w:rsidP="00EC0B03">
      <w:pPr>
        <w:pStyle w:val="ListParagraph"/>
        <w:numPr>
          <w:ilvl w:val="0"/>
          <w:numId w:val="37"/>
        </w:numPr>
        <w:spacing w:line="276" w:lineRule="auto"/>
        <w:rPr>
          <w:ins w:id="1441" w:author="Belinazzi, Mauro" w:date="2023-09-05T16:48:00Z"/>
          <w:rFonts w:ascii="Arial" w:hAnsi="Arial" w:cs="Arial"/>
          <w:sz w:val="20"/>
          <w:szCs w:val="20"/>
          <w:highlight w:val="yellow"/>
          <w:rPrChange w:id="1442" w:author="Lanciani, Marcello" w:date="2023-10-04T10:38:00Z">
            <w:rPr>
              <w:ins w:id="1443" w:author="Belinazzi, Mauro" w:date="2023-09-05T16:48:00Z"/>
              <w:rFonts w:ascii="Arial" w:hAnsi="Arial" w:cs="Arial"/>
              <w:sz w:val="20"/>
              <w:szCs w:val="20"/>
            </w:rPr>
          </w:rPrChange>
        </w:rPr>
        <w:pPrChange w:id="1444" w:author="Lanciani, Marcello" w:date="2023-10-04T10:37:00Z">
          <w:pPr>
            <w:pStyle w:val="ListParagraph"/>
            <w:numPr>
              <w:numId w:val="37"/>
            </w:numPr>
            <w:ind w:hanging="360"/>
          </w:pPr>
        </w:pPrChange>
      </w:pPr>
      <w:ins w:id="1445" w:author="Sailis, Debora" w:date="2023-09-25T13:50:00Z">
        <w:r w:rsidRPr="00EC0B03">
          <w:rPr>
            <w:rFonts w:ascii="Arial" w:hAnsi="Arial" w:cs="Arial"/>
            <w:sz w:val="20"/>
            <w:szCs w:val="20"/>
            <w:highlight w:val="yellow"/>
            <w:lang w:val="de-DE"/>
          </w:rPr>
          <w:t xml:space="preserve">All data </w:t>
        </w:r>
      </w:ins>
      <w:ins w:id="1446" w:author="Belinazzi, Mauro" w:date="2023-09-05T16:48:00Z">
        <w:del w:id="1447" w:author="Sailis, Debora" w:date="2023-09-25T13:50:00Z">
          <w:r w:rsidR="00B772A9" w:rsidRPr="00EC0B03" w:rsidDel="00B538AF">
            <w:rPr>
              <w:rFonts w:ascii="Arial" w:hAnsi="Arial" w:cs="Arial"/>
              <w:sz w:val="20"/>
              <w:szCs w:val="20"/>
              <w:highlight w:val="yellow"/>
              <w:rPrChange w:id="1448" w:author="Lanciani, Marcello" w:date="2023-10-04T10:38:00Z">
                <w:rPr>
                  <w:rFonts w:ascii="Arial" w:hAnsi="Arial" w:cs="Arial"/>
                  <w:sz w:val="20"/>
                  <w:szCs w:val="20"/>
                </w:rPr>
              </w:rPrChange>
            </w:rPr>
            <w:delText xml:space="preserve">Values </w:delText>
          </w:r>
        </w:del>
        <w:r w:rsidR="00B772A9" w:rsidRPr="00EC0B03">
          <w:rPr>
            <w:rFonts w:ascii="Arial" w:hAnsi="Arial" w:cs="Arial"/>
            <w:sz w:val="20"/>
            <w:szCs w:val="20"/>
            <w:highlight w:val="yellow"/>
            <w:rPrChange w:id="1449" w:author="Lanciani, Marcello" w:date="2023-10-04T10:38:00Z">
              <w:rPr>
                <w:rFonts w:ascii="Arial" w:hAnsi="Arial" w:cs="Arial"/>
                <w:sz w:val="20"/>
                <w:szCs w:val="20"/>
              </w:rPr>
            </w:rPrChange>
          </w:rPr>
          <w:t>in cells I21:I30 shall consist of 4 (numeric) digits/characters.</w:t>
        </w:r>
      </w:ins>
    </w:p>
    <w:p w14:paraId="3D3F4185" w14:textId="77777777" w:rsidR="00B772A9" w:rsidRPr="00EC0B03" w:rsidRDefault="00B772A9" w:rsidP="00EC0B03">
      <w:pPr>
        <w:spacing w:line="276" w:lineRule="auto"/>
        <w:rPr>
          <w:ins w:id="1450" w:author="Belinazzi, Mauro" w:date="2023-09-05T16:48:00Z"/>
          <w:rFonts w:ascii="Arial" w:hAnsi="Arial" w:cs="Arial"/>
          <w:sz w:val="20"/>
          <w:szCs w:val="20"/>
          <w:highlight w:val="yellow"/>
          <w:u w:val="single"/>
          <w:rPrChange w:id="1451" w:author="Lanciani, Marcello" w:date="2023-10-04T10:38:00Z">
            <w:rPr>
              <w:ins w:id="1452" w:author="Belinazzi, Mauro" w:date="2023-09-05T16:48:00Z"/>
              <w:rFonts w:ascii="Arial" w:hAnsi="Arial" w:cs="Arial"/>
              <w:sz w:val="20"/>
              <w:szCs w:val="20"/>
              <w:u w:val="single"/>
            </w:rPr>
          </w:rPrChange>
        </w:rPr>
        <w:pPrChange w:id="1453" w:author="Lanciani, Marcello" w:date="2023-10-04T10:37:00Z">
          <w:pPr/>
        </w:pPrChange>
      </w:pPr>
      <w:ins w:id="1454" w:author="Belinazzi, Mauro" w:date="2023-09-05T16:48:00Z">
        <w:r w:rsidRPr="00EC0B03">
          <w:rPr>
            <w:rFonts w:ascii="Arial" w:hAnsi="Arial" w:cs="Arial"/>
            <w:sz w:val="20"/>
            <w:szCs w:val="20"/>
            <w:highlight w:val="yellow"/>
            <w:u w:val="single"/>
            <w:rPrChange w:id="1455" w:author="Lanciani, Marcello" w:date="2023-10-04T10:38:00Z">
              <w:rPr>
                <w:rFonts w:ascii="Arial" w:hAnsi="Arial" w:cs="Arial"/>
                <w:sz w:val="20"/>
                <w:szCs w:val="20"/>
                <w:u w:val="single"/>
              </w:rPr>
            </w:rPrChange>
          </w:rPr>
          <w:t>Sheet “4_Technologies &amp; Use Cases”:</w:t>
        </w:r>
      </w:ins>
    </w:p>
    <w:p w14:paraId="3EC16F32" w14:textId="77777777" w:rsidR="00B772A9" w:rsidRPr="00EC0B03" w:rsidRDefault="00B772A9" w:rsidP="00EC0B03">
      <w:pPr>
        <w:pStyle w:val="ListParagraph"/>
        <w:numPr>
          <w:ilvl w:val="0"/>
          <w:numId w:val="38"/>
        </w:numPr>
        <w:spacing w:line="276" w:lineRule="auto"/>
        <w:rPr>
          <w:ins w:id="1456" w:author="Belinazzi, Mauro" w:date="2023-09-05T16:48:00Z"/>
          <w:rFonts w:ascii="Arial" w:hAnsi="Arial" w:cs="Arial"/>
          <w:sz w:val="20"/>
          <w:szCs w:val="20"/>
          <w:highlight w:val="yellow"/>
          <w:rPrChange w:id="1457" w:author="Lanciani, Marcello" w:date="2023-10-04T10:38:00Z">
            <w:rPr>
              <w:ins w:id="1458" w:author="Belinazzi, Mauro" w:date="2023-09-05T16:48:00Z"/>
            </w:rPr>
          </w:rPrChange>
        </w:rPr>
        <w:pPrChange w:id="1459" w:author="Lanciani, Marcello" w:date="2023-10-04T10:37:00Z">
          <w:pPr>
            <w:pStyle w:val="ListParagraph"/>
            <w:numPr>
              <w:numId w:val="38"/>
            </w:numPr>
            <w:ind w:hanging="360"/>
          </w:pPr>
        </w:pPrChange>
      </w:pPr>
      <w:ins w:id="1460" w:author="Belinazzi, Mauro" w:date="2023-09-05T16:48:00Z">
        <w:r w:rsidRPr="00EC0B03">
          <w:rPr>
            <w:rFonts w:ascii="Arial" w:hAnsi="Arial" w:cs="Arial"/>
            <w:sz w:val="20"/>
            <w:szCs w:val="20"/>
            <w:highlight w:val="yellow"/>
            <w:rPrChange w:id="1461" w:author="Lanciani, Marcello" w:date="2023-10-04T10:38:00Z">
              <w:rPr>
                <w:rFonts w:ascii="Arial" w:hAnsi="Arial" w:cs="Arial"/>
                <w:sz w:val="20"/>
                <w:szCs w:val="20"/>
              </w:rPr>
            </w:rPrChange>
          </w:rPr>
          <w:t xml:space="preserve">All cells with drop-down menus shall be prohibited from getting non-menu values (can happen with copy-paste or direct typing). </w:t>
        </w:r>
        <w:r w:rsidRPr="00EC0B03">
          <w:rPr>
            <w:rFonts w:ascii="Arial" w:hAnsi="Arial" w:cs="Arial"/>
            <w:sz w:val="20"/>
            <w:szCs w:val="20"/>
            <w:highlight w:val="yellow"/>
            <w:lang w:val="de-DE"/>
            <w:rPrChange w:id="1462" w:author="Lanciani, Marcello" w:date="2023-10-04T10:38:00Z">
              <w:rPr>
                <w:rFonts w:ascii="Arial" w:hAnsi="Arial" w:cs="Arial"/>
                <w:sz w:val="20"/>
                <w:szCs w:val="20"/>
                <w:lang w:val="de-DE"/>
              </w:rPr>
            </w:rPrChange>
          </w:rPr>
          <w:t>Relevant for: D6:D8, D13:D23, D28:D29, D37:D42, D47:D50, E6:E8, E13:E23, E28:E29, E37:E42, E47:E50.</w:t>
        </w:r>
      </w:ins>
    </w:p>
    <w:p w14:paraId="1DD3AFE0" w14:textId="02BE98CC" w:rsidR="00B772A9" w:rsidRPr="00EC0B03" w:rsidRDefault="00B772A9" w:rsidP="00EC0B03">
      <w:pPr>
        <w:pStyle w:val="ListParagraph"/>
        <w:numPr>
          <w:ilvl w:val="0"/>
          <w:numId w:val="26"/>
        </w:numPr>
        <w:spacing w:line="276" w:lineRule="auto"/>
        <w:rPr>
          <w:ins w:id="1463" w:author="Sailis, Debora" w:date="2023-09-25T12:33:00Z"/>
          <w:rFonts w:ascii="Arial" w:hAnsi="Arial" w:cs="Arial"/>
          <w:sz w:val="20"/>
          <w:szCs w:val="20"/>
          <w:highlight w:val="yellow"/>
        </w:rPr>
        <w:pPrChange w:id="1464" w:author="Lanciani, Marcello" w:date="2023-10-04T10:37:00Z">
          <w:pPr>
            <w:pStyle w:val="ListParagraph"/>
            <w:numPr>
              <w:numId w:val="38"/>
            </w:numPr>
            <w:ind w:hanging="360"/>
          </w:pPr>
        </w:pPrChange>
      </w:pPr>
      <w:ins w:id="1465" w:author="Belinazzi, Mauro" w:date="2023-09-05T16:48:00Z">
        <w:r w:rsidRPr="00EC0B03">
          <w:rPr>
            <w:rFonts w:ascii="Arial" w:hAnsi="Arial" w:cs="Arial"/>
            <w:sz w:val="20"/>
            <w:szCs w:val="20"/>
            <w:highlight w:val="yellow"/>
            <w:rPrChange w:id="1466" w:author="Lanciani, Marcello" w:date="2023-10-04T10:38:00Z">
              <w:rPr>
                <w:rFonts w:ascii="Arial" w:hAnsi="Arial" w:cs="Arial"/>
                <w:sz w:val="20"/>
                <w:szCs w:val="20"/>
              </w:rPr>
            </w:rPrChange>
          </w:rPr>
          <w:t>All data in cells D30</w:t>
        </w:r>
      </w:ins>
      <w:ins w:id="1467" w:author="Sailis, Debora" w:date="2023-09-25T12:33:00Z">
        <w:r w:rsidR="002C7D9A" w:rsidRPr="00EC0B03">
          <w:rPr>
            <w:rFonts w:ascii="Arial" w:hAnsi="Arial" w:cs="Arial"/>
            <w:sz w:val="20"/>
            <w:szCs w:val="20"/>
            <w:highlight w:val="yellow"/>
          </w:rPr>
          <w:t xml:space="preserve"> and</w:t>
        </w:r>
      </w:ins>
      <w:ins w:id="1468" w:author="Belinazzi, Mauro" w:date="2023-09-05T16:48:00Z">
        <w:del w:id="1469" w:author="Sailis, Debora" w:date="2023-09-25T12:33:00Z">
          <w:r w:rsidRPr="00EC0B03" w:rsidDel="002C7D9A">
            <w:rPr>
              <w:rFonts w:ascii="Arial" w:hAnsi="Arial" w:cs="Arial"/>
              <w:sz w:val="20"/>
              <w:szCs w:val="20"/>
              <w:highlight w:val="yellow"/>
              <w:rPrChange w:id="1470" w:author="Lanciani, Marcello" w:date="2023-10-04T10:38:00Z">
                <w:rPr>
                  <w:rFonts w:ascii="Arial" w:hAnsi="Arial" w:cs="Arial"/>
                  <w:sz w:val="20"/>
                  <w:szCs w:val="20"/>
                </w:rPr>
              </w:rPrChange>
            </w:rPr>
            <w:delText>, D31,</w:delText>
          </w:r>
        </w:del>
        <w:r w:rsidRPr="00EC0B03">
          <w:rPr>
            <w:rFonts w:ascii="Arial" w:hAnsi="Arial" w:cs="Arial"/>
            <w:sz w:val="20"/>
            <w:szCs w:val="20"/>
            <w:highlight w:val="yellow"/>
            <w:rPrChange w:id="1471" w:author="Lanciani, Marcello" w:date="2023-10-04T10:38:00Z">
              <w:rPr>
                <w:rFonts w:ascii="Arial" w:hAnsi="Arial" w:cs="Arial"/>
                <w:sz w:val="20"/>
                <w:szCs w:val="20"/>
              </w:rPr>
            </w:rPrChange>
          </w:rPr>
          <w:t xml:space="preserve"> D32 shall be numeric and non-negative</w:t>
        </w:r>
      </w:ins>
      <w:ins w:id="1472" w:author="Sailis, Debora" w:date="2023-09-25T12:34:00Z">
        <w:r w:rsidR="002C7D9A" w:rsidRPr="00EC0B03">
          <w:rPr>
            <w:rFonts w:ascii="Arial" w:hAnsi="Arial" w:cs="Arial"/>
            <w:sz w:val="20"/>
            <w:szCs w:val="20"/>
            <w:highlight w:val="yellow"/>
          </w:rPr>
          <w:t>, reported in thousands of euros.</w:t>
        </w:r>
      </w:ins>
      <w:ins w:id="1473" w:author="Belinazzi, Mauro" w:date="2023-09-05T16:48:00Z">
        <w:del w:id="1474" w:author="Sailis, Debora" w:date="2023-09-25T12:33:00Z">
          <w:r w:rsidRPr="00EC0B03" w:rsidDel="002C7D9A">
            <w:rPr>
              <w:rFonts w:ascii="Arial" w:hAnsi="Arial" w:cs="Arial"/>
              <w:sz w:val="20"/>
              <w:szCs w:val="20"/>
              <w:highlight w:val="yellow"/>
              <w:rPrChange w:id="1475" w:author="Lanciani, Marcello" w:date="2023-10-04T10:38:00Z">
                <w:rPr>
                  <w:rFonts w:ascii="Arial" w:hAnsi="Arial" w:cs="Arial"/>
                  <w:sz w:val="20"/>
                  <w:szCs w:val="20"/>
                </w:rPr>
              </w:rPrChange>
            </w:rPr>
            <w:delText>.</w:delText>
          </w:r>
        </w:del>
      </w:ins>
    </w:p>
    <w:p w14:paraId="6033F9C1" w14:textId="307FBB24" w:rsidR="002C7D9A" w:rsidRPr="00EC0B03" w:rsidRDefault="002C7D9A" w:rsidP="00EC0B03">
      <w:pPr>
        <w:pStyle w:val="ListParagraph"/>
        <w:numPr>
          <w:ilvl w:val="0"/>
          <w:numId w:val="38"/>
        </w:numPr>
        <w:spacing w:line="276" w:lineRule="auto"/>
        <w:rPr>
          <w:ins w:id="1476" w:author="Belinazzi, Mauro" w:date="2023-09-05T16:48:00Z"/>
          <w:rFonts w:ascii="Arial" w:hAnsi="Arial" w:cs="Arial"/>
          <w:sz w:val="20"/>
          <w:szCs w:val="20"/>
          <w:highlight w:val="yellow"/>
          <w:u w:val="single"/>
          <w:rPrChange w:id="1477" w:author="Lanciani, Marcello" w:date="2023-10-04T10:38:00Z">
            <w:rPr>
              <w:ins w:id="1478" w:author="Belinazzi, Mauro" w:date="2023-09-05T16:48:00Z"/>
              <w:rFonts w:ascii="Arial" w:hAnsi="Arial" w:cs="Arial"/>
              <w:sz w:val="20"/>
              <w:szCs w:val="20"/>
              <w:u w:val="single"/>
            </w:rPr>
          </w:rPrChange>
        </w:rPr>
        <w:pPrChange w:id="1479" w:author="Lanciani, Marcello" w:date="2023-10-04T10:37:00Z">
          <w:pPr>
            <w:pStyle w:val="ListParagraph"/>
            <w:numPr>
              <w:numId w:val="38"/>
            </w:numPr>
            <w:ind w:hanging="360"/>
          </w:pPr>
        </w:pPrChange>
      </w:pPr>
      <w:ins w:id="1480" w:author="Sailis, Debora" w:date="2023-09-25T12:33:00Z">
        <w:r w:rsidRPr="00EC0B03">
          <w:rPr>
            <w:rFonts w:ascii="Arial" w:hAnsi="Arial" w:cs="Arial"/>
            <w:sz w:val="20"/>
            <w:szCs w:val="20"/>
            <w:highlight w:val="yellow"/>
          </w:rPr>
          <w:lastRenderedPageBreak/>
          <w:t xml:space="preserve">Data in cell D31 </w:t>
        </w:r>
      </w:ins>
      <w:ins w:id="1481" w:author="Sailis, Debora" w:date="2023-09-25T12:34:00Z">
        <w:r w:rsidRPr="00EC0B03">
          <w:rPr>
            <w:rFonts w:ascii="Arial" w:hAnsi="Arial" w:cs="Arial"/>
            <w:sz w:val="20"/>
            <w:szCs w:val="20"/>
            <w:highlight w:val="yellow"/>
          </w:rPr>
          <w:t>shall be numeric and non-negative.</w:t>
        </w:r>
      </w:ins>
    </w:p>
    <w:p w14:paraId="5D0EEEA1" w14:textId="77777777" w:rsidR="00B772A9" w:rsidRPr="00EC0B03" w:rsidRDefault="00B772A9" w:rsidP="00EC0B03">
      <w:pPr>
        <w:spacing w:line="276" w:lineRule="auto"/>
        <w:rPr>
          <w:ins w:id="1482" w:author="Belinazzi, Mauro" w:date="2023-09-05T16:48:00Z"/>
          <w:rFonts w:ascii="Arial" w:hAnsi="Arial" w:cs="Arial"/>
          <w:sz w:val="20"/>
          <w:szCs w:val="20"/>
          <w:highlight w:val="yellow"/>
          <w:u w:val="single"/>
          <w:rPrChange w:id="1483" w:author="Lanciani, Marcello" w:date="2023-10-04T10:38:00Z">
            <w:rPr>
              <w:ins w:id="1484" w:author="Belinazzi, Mauro" w:date="2023-09-05T16:48:00Z"/>
              <w:rFonts w:ascii="Arial" w:hAnsi="Arial" w:cs="Arial"/>
              <w:sz w:val="20"/>
              <w:szCs w:val="20"/>
              <w:u w:val="single"/>
            </w:rPr>
          </w:rPrChange>
        </w:rPr>
        <w:pPrChange w:id="1485" w:author="Lanciani, Marcello" w:date="2023-10-04T10:37:00Z">
          <w:pPr/>
        </w:pPrChange>
      </w:pPr>
      <w:ins w:id="1486" w:author="Belinazzi, Mauro" w:date="2023-09-05T16:48:00Z">
        <w:r w:rsidRPr="00EC0B03">
          <w:rPr>
            <w:rFonts w:ascii="Arial" w:hAnsi="Arial" w:cs="Arial"/>
            <w:sz w:val="20"/>
            <w:szCs w:val="20"/>
            <w:highlight w:val="yellow"/>
            <w:u w:val="single"/>
            <w:rPrChange w:id="1487" w:author="Lanciani, Marcello" w:date="2023-10-04T10:38:00Z">
              <w:rPr>
                <w:rFonts w:ascii="Arial" w:hAnsi="Arial" w:cs="Arial"/>
                <w:sz w:val="20"/>
                <w:szCs w:val="20"/>
                <w:u w:val="single"/>
              </w:rPr>
            </w:rPrChange>
          </w:rPr>
          <w:t>Sheet “5_Digital Assets”:</w:t>
        </w:r>
      </w:ins>
    </w:p>
    <w:p w14:paraId="20E5708E" w14:textId="77777777" w:rsidR="00B772A9" w:rsidRPr="00EC0B03" w:rsidRDefault="00B772A9" w:rsidP="00EC0B03">
      <w:pPr>
        <w:pStyle w:val="ListParagraph"/>
        <w:numPr>
          <w:ilvl w:val="0"/>
          <w:numId w:val="40"/>
        </w:numPr>
        <w:spacing w:line="276" w:lineRule="auto"/>
        <w:rPr>
          <w:ins w:id="1488" w:author="Belinazzi, Mauro" w:date="2023-09-05T16:48:00Z"/>
          <w:rFonts w:ascii="Arial" w:hAnsi="Arial" w:cs="Arial"/>
          <w:sz w:val="20"/>
          <w:szCs w:val="20"/>
          <w:highlight w:val="yellow"/>
          <w:rPrChange w:id="1489" w:author="Lanciani, Marcello" w:date="2023-10-04T10:38:00Z">
            <w:rPr>
              <w:ins w:id="1490" w:author="Belinazzi, Mauro" w:date="2023-09-05T16:48:00Z"/>
            </w:rPr>
          </w:rPrChange>
        </w:rPr>
        <w:pPrChange w:id="1491" w:author="Lanciani, Marcello" w:date="2023-10-04T10:37:00Z">
          <w:pPr>
            <w:pStyle w:val="ListParagraph"/>
            <w:numPr>
              <w:numId w:val="40"/>
            </w:numPr>
            <w:ind w:hanging="360"/>
          </w:pPr>
        </w:pPrChange>
      </w:pPr>
      <w:ins w:id="1492" w:author="Belinazzi, Mauro" w:date="2023-09-05T16:48:00Z">
        <w:r w:rsidRPr="00EC0B03">
          <w:rPr>
            <w:rFonts w:ascii="Arial" w:hAnsi="Arial" w:cs="Arial"/>
            <w:sz w:val="20"/>
            <w:szCs w:val="20"/>
            <w:highlight w:val="yellow"/>
            <w:rPrChange w:id="1493" w:author="Lanciani, Marcello" w:date="2023-10-04T10:38:00Z">
              <w:rPr>
                <w:rFonts w:ascii="Arial" w:hAnsi="Arial" w:cs="Arial"/>
                <w:sz w:val="20"/>
                <w:szCs w:val="20"/>
              </w:rPr>
            </w:rPrChange>
          </w:rPr>
          <w:t xml:space="preserve">All cells with drop-down menus shall be prohibited from getting non-menu values (can happen with copy-paste or direct typing). </w:t>
        </w:r>
        <w:r w:rsidRPr="00EC0B03">
          <w:rPr>
            <w:rFonts w:ascii="Arial" w:hAnsi="Arial" w:cs="Arial"/>
            <w:sz w:val="20"/>
            <w:szCs w:val="20"/>
            <w:highlight w:val="yellow"/>
            <w:lang w:val="de-DE"/>
            <w:rPrChange w:id="1494" w:author="Lanciani, Marcello" w:date="2023-10-04T10:38:00Z">
              <w:rPr>
                <w:rFonts w:ascii="Arial" w:hAnsi="Arial" w:cs="Arial"/>
                <w:sz w:val="20"/>
                <w:szCs w:val="20"/>
                <w:lang w:val="de-DE"/>
              </w:rPr>
            </w:rPrChange>
          </w:rPr>
          <w:t>Relevant for: D19:D49, E47:E49.</w:t>
        </w:r>
      </w:ins>
    </w:p>
    <w:p w14:paraId="1D1BB7CD" w14:textId="0E1A5A63" w:rsidR="00B772A9" w:rsidRPr="00EC0B03" w:rsidRDefault="00B772A9" w:rsidP="00EC0B03">
      <w:pPr>
        <w:pStyle w:val="ListParagraph"/>
        <w:numPr>
          <w:ilvl w:val="0"/>
          <w:numId w:val="40"/>
        </w:numPr>
        <w:spacing w:line="276" w:lineRule="auto"/>
        <w:rPr>
          <w:ins w:id="1495" w:author="Sailis, Debora" w:date="2023-09-25T12:36:00Z"/>
          <w:rFonts w:ascii="Arial" w:hAnsi="Arial" w:cs="Arial"/>
          <w:sz w:val="20"/>
          <w:szCs w:val="20"/>
          <w:highlight w:val="yellow"/>
          <w:u w:val="single"/>
          <w:rPrChange w:id="1496" w:author="Lanciani, Marcello" w:date="2023-10-04T10:38:00Z">
            <w:rPr>
              <w:ins w:id="1497" w:author="Sailis, Debora" w:date="2023-09-25T12:36:00Z"/>
              <w:rFonts w:ascii="Arial" w:hAnsi="Arial" w:cs="Arial"/>
              <w:sz w:val="20"/>
              <w:szCs w:val="20"/>
              <w:highlight w:val="yellow"/>
            </w:rPr>
          </w:rPrChange>
        </w:rPr>
        <w:pPrChange w:id="1498" w:author="Lanciani, Marcello" w:date="2023-10-04T10:37:00Z">
          <w:pPr>
            <w:pStyle w:val="ListParagraph"/>
            <w:numPr>
              <w:numId w:val="40"/>
            </w:numPr>
            <w:ind w:hanging="360"/>
          </w:pPr>
        </w:pPrChange>
      </w:pPr>
      <w:ins w:id="1499" w:author="Belinazzi, Mauro" w:date="2023-09-05T16:48:00Z">
        <w:r w:rsidRPr="00EC0B03">
          <w:rPr>
            <w:rFonts w:ascii="Arial" w:hAnsi="Arial" w:cs="Arial"/>
            <w:sz w:val="20"/>
            <w:szCs w:val="20"/>
            <w:highlight w:val="yellow"/>
            <w:rPrChange w:id="1500" w:author="Lanciani, Marcello" w:date="2023-10-04T10:38:00Z">
              <w:rPr>
                <w:rFonts w:ascii="Arial" w:hAnsi="Arial" w:cs="Arial"/>
                <w:sz w:val="20"/>
                <w:szCs w:val="20"/>
              </w:rPr>
            </w:rPrChange>
          </w:rPr>
          <w:t>All data in cells D6:D1</w:t>
        </w:r>
        <w:del w:id="1501" w:author="Sailis, Debora" w:date="2023-09-25T12:35:00Z">
          <w:r w:rsidRPr="00EC0B03" w:rsidDel="00622D86">
            <w:rPr>
              <w:rFonts w:ascii="Arial" w:hAnsi="Arial" w:cs="Arial"/>
              <w:sz w:val="20"/>
              <w:szCs w:val="20"/>
              <w:highlight w:val="yellow"/>
              <w:rPrChange w:id="1502" w:author="Lanciani, Marcello" w:date="2023-10-04T10:38:00Z">
                <w:rPr>
                  <w:rFonts w:ascii="Arial" w:hAnsi="Arial" w:cs="Arial"/>
                  <w:sz w:val="20"/>
                  <w:szCs w:val="20"/>
                </w:rPr>
              </w:rPrChange>
            </w:rPr>
            <w:delText>3</w:delText>
          </w:r>
        </w:del>
      </w:ins>
      <w:ins w:id="1503" w:author="Sailis, Debora" w:date="2023-09-25T12:35:00Z">
        <w:r w:rsidR="00622D86" w:rsidRPr="00EC0B03">
          <w:rPr>
            <w:rFonts w:ascii="Arial" w:hAnsi="Arial" w:cs="Arial"/>
            <w:sz w:val="20"/>
            <w:szCs w:val="20"/>
            <w:highlight w:val="yellow"/>
          </w:rPr>
          <w:t>4</w:t>
        </w:r>
      </w:ins>
      <w:ins w:id="1504" w:author="Belinazzi, Mauro" w:date="2023-09-05T16:48:00Z">
        <w:del w:id="1505" w:author="Sailis, Debora" w:date="2023-09-25T12:35:00Z">
          <w:r w:rsidRPr="00EC0B03" w:rsidDel="00622D86">
            <w:rPr>
              <w:rFonts w:ascii="Arial" w:hAnsi="Arial" w:cs="Arial"/>
              <w:sz w:val="20"/>
              <w:szCs w:val="20"/>
              <w:highlight w:val="yellow"/>
              <w:rPrChange w:id="1506" w:author="Lanciani, Marcello" w:date="2023-10-04T10:38:00Z">
                <w:rPr>
                  <w:rFonts w:ascii="Arial" w:hAnsi="Arial" w:cs="Arial"/>
                  <w:sz w:val="20"/>
                  <w:szCs w:val="20"/>
                </w:rPr>
              </w:rPrChange>
            </w:rPr>
            <w:delText xml:space="preserve"> and</w:delText>
          </w:r>
        </w:del>
      </w:ins>
      <w:ins w:id="1507" w:author="Sailis, Debora" w:date="2023-09-25T12:35:00Z">
        <w:r w:rsidR="00622D86" w:rsidRPr="00EC0B03">
          <w:rPr>
            <w:rFonts w:ascii="Arial" w:hAnsi="Arial" w:cs="Arial"/>
            <w:sz w:val="20"/>
            <w:szCs w:val="20"/>
            <w:highlight w:val="yellow"/>
          </w:rPr>
          <w:t xml:space="preserve">, </w:t>
        </w:r>
      </w:ins>
      <w:ins w:id="1508" w:author="Belinazzi, Mauro" w:date="2023-09-05T16:48:00Z">
        <w:r w:rsidRPr="00EC0B03">
          <w:rPr>
            <w:rFonts w:ascii="Arial" w:hAnsi="Arial" w:cs="Arial"/>
            <w:sz w:val="20"/>
            <w:szCs w:val="20"/>
            <w:highlight w:val="yellow"/>
            <w:rPrChange w:id="1509" w:author="Lanciani, Marcello" w:date="2023-10-04T10:38:00Z">
              <w:rPr>
                <w:rFonts w:ascii="Arial" w:hAnsi="Arial" w:cs="Arial"/>
                <w:sz w:val="20"/>
                <w:szCs w:val="20"/>
              </w:rPr>
            </w:rPrChange>
          </w:rPr>
          <w:t xml:space="preserve"> E19:E4</w:t>
        </w:r>
        <w:del w:id="1510" w:author="Sailis, Debora" w:date="2023-09-25T12:35:00Z">
          <w:r w:rsidRPr="00EC0B03" w:rsidDel="00622D86">
            <w:rPr>
              <w:rFonts w:ascii="Arial" w:hAnsi="Arial" w:cs="Arial"/>
              <w:sz w:val="20"/>
              <w:szCs w:val="20"/>
              <w:highlight w:val="yellow"/>
              <w:rPrChange w:id="1511" w:author="Lanciani, Marcello" w:date="2023-10-04T10:38:00Z">
                <w:rPr>
                  <w:rFonts w:ascii="Arial" w:hAnsi="Arial" w:cs="Arial"/>
                  <w:sz w:val="20"/>
                  <w:szCs w:val="20"/>
                </w:rPr>
              </w:rPrChange>
            </w:rPr>
            <w:delText>6</w:delText>
          </w:r>
        </w:del>
      </w:ins>
      <w:ins w:id="1512" w:author="Sailis, Debora" w:date="2023-09-25T12:35:00Z">
        <w:r w:rsidR="00622D86" w:rsidRPr="00EC0B03">
          <w:rPr>
            <w:rFonts w:ascii="Arial" w:hAnsi="Arial" w:cs="Arial"/>
            <w:sz w:val="20"/>
            <w:szCs w:val="20"/>
            <w:highlight w:val="yellow"/>
          </w:rPr>
          <w:t xml:space="preserve">2 and </w:t>
        </w:r>
      </w:ins>
      <w:ins w:id="1513" w:author="Sailis, Debora" w:date="2023-09-25T12:36:00Z">
        <w:r w:rsidR="00622D86" w:rsidRPr="00EC0B03">
          <w:rPr>
            <w:rFonts w:ascii="Arial" w:hAnsi="Arial" w:cs="Arial"/>
            <w:sz w:val="20"/>
            <w:szCs w:val="20"/>
            <w:highlight w:val="yellow"/>
          </w:rPr>
          <w:t>E46</w:t>
        </w:r>
      </w:ins>
      <w:ins w:id="1514" w:author="Belinazzi, Mauro" w:date="2023-09-05T16:48:00Z">
        <w:r w:rsidRPr="00EC0B03">
          <w:rPr>
            <w:rFonts w:ascii="Arial" w:hAnsi="Arial" w:cs="Arial"/>
            <w:sz w:val="20"/>
            <w:szCs w:val="20"/>
            <w:highlight w:val="yellow"/>
            <w:rPrChange w:id="1515" w:author="Lanciani, Marcello" w:date="2023-10-04T10:38:00Z">
              <w:rPr>
                <w:rFonts w:ascii="Arial" w:hAnsi="Arial" w:cs="Arial"/>
                <w:sz w:val="20"/>
                <w:szCs w:val="20"/>
              </w:rPr>
            </w:rPrChange>
          </w:rPr>
          <w:t xml:space="preserve"> shall be numeric and non-negative</w:t>
        </w:r>
      </w:ins>
      <w:ins w:id="1516" w:author="Sailis, Debora" w:date="2023-09-25T12:36:00Z">
        <w:r w:rsidR="00622D86" w:rsidRPr="00EC0B03">
          <w:rPr>
            <w:rFonts w:ascii="Arial" w:hAnsi="Arial" w:cs="Arial"/>
            <w:sz w:val="20"/>
            <w:szCs w:val="20"/>
            <w:highlight w:val="yellow"/>
          </w:rPr>
          <w:t>, reported in thousands of euros.</w:t>
        </w:r>
      </w:ins>
      <w:ins w:id="1517" w:author="Belinazzi, Mauro" w:date="2023-09-05T16:48:00Z">
        <w:del w:id="1518" w:author="Sailis, Debora" w:date="2023-09-25T12:36:00Z">
          <w:r w:rsidRPr="00EC0B03" w:rsidDel="00622D86">
            <w:rPr>
              <w:rFonts w:ascii="Arial" w:hAnsi="Arial" w:cs="Arial"/>
              <w:sz w:val="20"/>
              <w:szCs w:val="20"/>
              <w:highlight w:val="yellow"/>
              <w:rPrChange w:id="1519" w:author="Lanciani, Marcello" w:date="2023-10-04T10:38:00Z">
                <w:rPr>
                  <w:rFonts w:ascii="Arial" w:hAnsi="Arial" w:cs="Arial"/>
                  <w:sz w:val="20"/>
                  <w:szCs w:val="20"/>
                </w:rPr>
              </w:rPrChange>
            </w:rPr>
            <w:delText>.</w:delText>
          </w:r>
        </w:del>
      </w:ins>
    </w:p>
    <w:p w14:paraId="50DEBC65" w14:textId="7157D91B" w:rsidR="00622D86" w:rsidRPr="00EC0B03" w:rsidRDefault="00622D86" w:rsidP="00EC0B03">
      <w:pPr>
        <w:pStyle w:val="ListParagraph"/>
        <w:numPr>
          <w:ilvl w:val="0"/>
          <w:numId w:val="40"/>
        </w:numPr>
        <w:spacing w:line="276" w:lineRule="auto"/>
        <w:rPr>
          <w:ins w:id="1520" w:author="Belinazzi, Mauro" w:date="2023-09-05T16:48:00Z"/>
          <w:rFonts w:ascii="Arial" w:hAnsi="Arial" w:cs="Arial"/>
          <w:sz w:val="20"/>
          <w:szCs w:val="20"/>
          <w:highlight w:val="yellow"/>
          <w:u w:val="single"/>
          <w:rPrChange w:id="1521" w:author="Lanciani, Marcello" w:date="2023-10-04T10:38:00Z">
            <w:rPr>
              <w:ins w:id="1522" w:author="Belinazzi, Mauro" w:date="2023-09-05T16:48:00Z"/>
              <w:rFonts w:ascii="Arial" w:hAnsi="Arial" w:cs="Arial"/>
              <w:sz w:val="20"/>
              <w:szCs w:val="20"/>
              <w:u w:val="single"/>
            </w:rPr>
          </w:rPrChange>
        </w:rPr>
        <w:pPrChange w:id="1523" w:author="Lanciani, Marcello" w:date="2023-10-04T10:37:00Z">
          <w:pPr>
            <w:pStyle w:val="ListParagraph"/>
            <w:numPr>
              <w:numId w:val="40"/>
            </w:numPr>
            <w:ind w:hanging="360"/>
          </w:pPr>
        </w:pPrChange>
      </w:pPr>
      <w:ins w:id="1524" w:author="Sailis, Debora" w:date="2023-09-25T12:36:00Z">
        <w:r w:rsidRPr="00EC0B03">
          <w:rPr>
            <w:rFonts w:ascii="Arial" w:hAnsi="Arial" w:cs="Arial"/>
            <w:sz w:val="20"/>
            <w:szCs w:val="20"/>
            <w:highlight w:val="yellow"/>
          </w:rPr>
          <w:t>All data in cells E</w:t>
        </w:r>
      </w:ins>
      <w:ins w:id="1525" w:author="Sailis, Debora" w:date="2023-09-25T12:37:00Z">
        <w:r w:rsidRPr="00EC0B03">
          <w:rPr>
            <w:rFonts w:ascii="Arial" w:hAnsi="Arial" w:cs="Arial"/>
            <w:sz w:val="20"/>
            <w:szCs w:val="20"/>
            <w:highlight w:val="yellow"/>
          </w:rPr>
          <w:t>43</w:t>
        </w:r>
      </w:ins>
      <w:ins w:id="1526" w:author="Sailis, Debora" w:date="2023-09-25T12:36:00Z">
        <w:r w:rsidRPr="00EC0B03">
          <w:rPr>
            <w:rFonts w:ascii="Arial" w:hAnsi="Arial" w:cs="Arial"/>
            <w:sz w:val="20"/>
            <w:szCs w:val="20"/>
            <w:highlight w:val="yellow"/>
          </w:rPr>
          <w:t>:E4</w:t>
        </w:r>
      </w:ins>
      <w:ins w:id="1527" w:author="Sailis, Debora" w:date="2023-09-25T12:37:00Z">
        <w:r w:rsidRPr="00EC0B03">
          <w:rPr>
            <w:rFonts w:ascii="Arial" w:hAnsi="Arial" w:cs="Arial"/>
            <w:sz w:val="20"/>
            <w:szCs w:val="20"/>
            <w:highlight w:val="yellow"/>
          </w:rPr>
          <w:t>5</w:t>
        </w:r>
      </w:ins>
      <w:ins w:id="1528" w:author="Sailis, Debora" w:date="2023-09-25T12:36:00Z">
        <w:r w:rsidRPr="00EC0B03">
          <w:rPr>
            <w:rFonts w:ascii="Arial" w:hAnsi="Arial" w:cs="Arial"/>
            <w:sz w:val="20"/>
            <w:szCs w:val="20"/>
            <w:highlight w:val="yellow"/>
          </w:rPr>
          <w:t xml:space="preserve"> shall be numeric and non-negative</w:t>
        </w:r>
      </w:ins>
      <w:ins w:id="1529" w:author="Sailis, Debora" w:date="2023-09-25T12:37:00Z">
        <w:r w:rsidRPr="00EC0B03">
          <w:rPr>
            <w:rFonts w:ascii="Arial" w:hAnsi="Arial" w:cs="Arial"/>
            <w:sz w:val="20"/>
            <w:szCs w:val="20"/>
            <w:highlight w:val="yellow"/>
          </w:rPr>
          <w:t>,</w:t>
        </w:r>
      </w:ins>
    </w:p>
    <w:p w14:paraId="4B670080" w14:textId="77777777" w:rsidR="00B772A9" w:rsidRPr="00EC0B03" w:rsidRDefault="00B772A9" w:rsidP="00EC0B03">
      <w:pPr>
        <w:spacing w:line="276" w:lineRule="auto"/>
        <w:rPr>
          <w:ins w:id="1530" w:author="Belinazzi, Mauro" w:date="2023-09-05T16:48:00Z"/>
          <w:rFonts w:ascii="Arial" w:hAnsi="Arial" w:cs="Arial"/>
          <w:sz w:val="20"/>
          <w:szCs w:val="20"/>
          <w:rPrChange w:id="1531" w:author="Lanciani, Marcello" w:date="2023-10-04T10:38:00Z">
            <w:rPr>
              <w:ins w:id="1532" w:author="Belinazzi, Mauro" w:date="2023-09-05T16:48:00Z"/>
            </w:rPr>
          </w:rPrChange>
        </w:rPr>
        <w:pPrChange w:id="1533" w:author="Lanciani, Marcello" w:date="2023-10-04T10:37:00Z">
          <w:pPr/>
        </w:pPrChange>
      </w:pPr>
    </w:p>
    <w:p w14:paraId="25E54186" w14:textId="45A13744" w:rsidR="00B772A9" w:rsidRPr="00EC0B03" w:rsidRDefault="00B772A9" w:rsidP="00EC0B03">
      <w:pPr>
        <w:spacing w:before="0" w:after="200" w:line="276" w:lineRule="auto"/>
        <w:jc w:val="left"/>
        <w:rPr>
          <w:ins w:id="1534" w:author="Sailis, Debora" w:date="2023-09-29T10:09:00Z"/>
          <w:rFonts w:ascii="Arial" w:hAnsi="Arial" w:cs="Arial"/>
          <w:sz w:val="20"/>
          <w:szCs w:val="20"/>
        </w:rPr>
      </w:pPr>
    </w:p>
    <w:p w14:paraId="5FB90C81" w14:textId="77777777" w:rsidR="00E35F52" w:rsidRPr="00EC0B03" w:rsidRDefault="00E35F52" w:rsidP="00EC0B03">
      <w:pPr>
        <w:spacing w:line="276" w:lineRule="auto"/>
        <w:rPr>
          <w:moveTo w:id="1535" w:author="Sailis, Debora" w:date="2023-09-29T10:09:00Z"/>
          <w:rFonts w:ascii="Arial" w:hAnsi="Arial" w:cs="Arial"/>
          <w:b/>
          <w:bCs/>
          <w:sz w:val="20"/>
          <w:szCs w:val="20"/>
          <w:highlight w:val="yellow"/>
          <w:u w:val="single"/>
        </w:rPr>
        <w:pPrChange w:id="1536" w:author="Lanciani, Marcello" w:date="2023-10-04T10:37:00Z">
          <w:pPr/>
        </w:pPrChange>
      </w:pPr>
      <w:moveToRangeStart w:id="1537" w:author="Sailis, Debora" w:date="2023-09-29T10:09:00Z" w:name="move146874602"/>
      <w:moveTo w:id="1538" w:author="Sailis, Debora" w:date="2023-09-29T10:09:00Z">
        <w:r w:rsidRPr="00EC0B03">
          <w:rPr>
            <w:rFonts w:ascii="Arial" w:hAnsi="Arial" w:cs="Arial"/>
            <w:b/>
            <w:bCs/>
            <w:sz w:val="20"/>
            <w:szCs w:val="20"/>
            <w:highlight w:val="yellow"/>
            <w:u w:val="single"/>
          </w:rPr>
          <w:t>TEMPLATE # Leveraged Finance</w:t>
        </w:r>
      </w:moveTo>
    </w:p>
    <w:p w14:paraId="592189CD" w14:textId="77777777" w:rsidR="00E35F52" w:rsidRPr="00EC0B03" w:rsidRDefault="00E35F52" w:rsidP="00EC0B03">
      <w:pPr>
        <w:spacing w:line="276" w:lineRule="auto"/>
        <w:rPr>
          <w:moveTo w:id="1539" w:author="Sailis, Debora" w:date="2023-09-29T10:09:00Z"/>
          <w:rFonts w:ascii="Arial" w:hAnsi="Arial" w:cs="Arial"/>
          <w:sz w:val="20"/>
          <w:szCs w:val="20"/>
          <w:highlight w:val="yellow"/>
          <w:u w:val="single"/>
          <w:rPrChange w:id="1540" w:author="Lanciani, Marcello" w:date="2023-10-04T10:38:00Z">
            <w:rPr>
              <w:moveTo w:id="1541" w:author="Sailis, Debora" w:date="2023-09-29T10:09:00Z"/>
              <w:rFonts w:ascii="Arial" w:hAnsi="Arial" w:cs="Arial"/>
              <w:sz w:val="20"/>
              <w:szCs w:val="20"/>
              <w:highlight w:val="yellow"/>
            </w:rPr>
          </w:rPrChange>
        </w:rPr>
        <w:pPrChange w:id="1542" w:author="Lanciani, Marcello" w:date="2023-10-04T10:37:00Z">
          <w:pPr/>
        </w:pPrChange>
      </w:pPr>
      <w:moveTo w:id="1543" w:author="Sailis, Debora" w:date="2023-09-29T10:09:00Z">
        <w:r w:rsidRPr="00EC0B03">
          <w:rPr>
            <w:rFonts w:ascii="Arial" w:hAnsi="Arial" w:cs="Arial"/>
            <w:sz w:val="20"/>
            <w:szCs w:val="20"/>
            <w:highlight w:val="yellow"/>
            <w:u w:val="single"/>
            <w:rPrChange w:id="1544" w:author="Lanciani, Marcello" w:date="2023-10-04T10:38:00Z">
              <w:rPr>
                <w:rFonts w:ascii="Arial" w:hAnsi="Arial" w:cs="Arial"/>
                <w:sz w:val="20"/>
                <w:szCs w:val="20"/>
                <w:highlight w:val="yellow"/>
              </w:rPr>
            </w:rPrChange>
          </w:rPr>
          <w:t>Sheet “1. Leveraged transactions”</w:t>
        </w:r>
      </w:moveTo>
    </w:p>
    <w:p w14:paraId="76B06E9D" w14:textId="77777777" w:rsidR="00E35F52" w:rsidRPr="00EC0B03" w:rsidRDefault="00E35F52" w:rsidP="00EC0B03">
      <w:pPr>
        <w:pStyle w:val="ListParagraph"/>
        <w:numPr>
          <w:ilvl w:val="0"/>
          <w:numId w:val="31"/>
        </w:numPr>
        <w:spacing w:line="276" w:lineRule="auto"/>
        <w:rPr>
          <w:moveTo w:id="1545" w:author="Sailis, Debora" w:date="2023-09-29T10:09:00Z"/>
          <w:rFonts w:ascii="Arial" w:hAnsi="Arial" w:cs="Arial"/>
          <w:sz w:val="20"/>
          <w:szCs w:val="20"/>
          <w:highlight w:val="yellow"/>
        </w:rPr>
        <w:pPrChange w:id="1546" w:author="Lanciani, Marcello" w:date="2023-10-04T10:37:00Z">
          <w:pPr>
            <w:pStyle w:val="ListParagraph"/>
            <w:numPr>
              <w:numId w:val="31"/>
            </w:numPr>
            <w:ind w:hanging="360"/>
          </w:pPr>
        </w:pPrChange>
      </w:pPr>
      <w:moveTo w:id="1547" w:author="Sailis, Debora" w:date="2023-09-29T10:09:00Z">
        <w:r w:rsidRPr="00EC0B03">
          <w:rPr>
            <w:rFonts w:ascii="Arial" w:hAnsi="Arial" w:cs="Arial"/>
            <w:sz w:val="20"/>
            <w:szCs w:val="20"/>
            <w:highlight w:val="yellow"/>
          </w:rPr>
          <w:t>All cells, except for the ones which are greyed out and for row 110, have to be numeric, reported in units of thousand euro and equal or higher than zero</w:t>
        </w:r>
      </w:moveTo>
    </w:p>
    <w:p w14:paraId="69906183" w14:textId="77777777" w:rsidR="00E35F52" w:rsidRPr="00EC0B03" w:rsidRDefault="00E35F52" w:rsidP="00EC0B03">
      <w:pPr>
        <w:pStyle w:val="ListParagraph"/>
        <w:numPr>
          <w:ilvl w:val="0"/>
          <w:numId w:val="31"/>
        </w:numPr>
        <w:spacing w:line="276" w:lineRule="auto"/>
        <w:rPr>
          <w:moveTo w:id="1548" w:author="Sailis, Debora" w:date="2023-09-29T10:09:00Z"/>
          <w:rFonts w:ascii="Arial" w:hAnsi="Arial" w:cs="Arial"/>
          <w:sz w:val="20"/>
          <w:szCs w:val="20"/>
          <w:highlight w:val="yellow"/>
        </w:rPr>
        <w:pPrChange w:id="1549" w:author="Lanciani, Marcello" w:date="2023-10-04T10:37:00Z">
          <w:pPr>
            <w:pStyle w:val="ListParagraph"/>
            <w:numPr>
              <w:numId w:val="31"/>
            </w:numPr>
            <w:ind w:hanging="360"/>
          </w:pPr>
        </w:pPrChange>
      </w:pPr>
      <w:moveTo w:id="1550" w:author="Sailis, Debora" w:date="2023-09-29T10:09:00Z">
        <w:r w:rsidRPr="00EC0B03">
          <w:rPr>
            <w:rFonts w:ascii="Arial" w:hAnsi="Arial" w:cs="Arial"/>
            <w:sz w:val="20"/>
            <w:szCs w:val="20"/>
            <w:highlight w:val="yellow"/>
          </w:rPr>
          <w:t>Row 110 has to be numeric reported in thousand</w:t>
        </w:r>
      </w:moveTo>
    </w:p>
    <w:p w14:paraId="62F9CEC1" w14:textId="77777777" w:rsidR="00E35F52" w:rsidRPr="00EC0B03" w:rsidRDefault="00E35F52" w:rsidP="00EC0B03">
      <w:pPr>
        <w:spacing w:line="276" w:lineRule="auto"/>
        <w:rPr>
          <w:moveTo w:id="1551" w:author="Sailis, Debora" w:date="2023-09-29T10:09:00Z"/>
          <w:rFonts w:ascii="Arial" w:hAnsi="Arial" w:cs="Arial"/>
          <w:sz w:val="20"/>
          <w:szCs w:val="20"/>
          <w:highlight w:val="yellow"/>
          <w:u w:val="single"/>
          <w:rPrChange w:id="1552" w:author="Lanciani, Marcello" w:date="2023-10-04T10:38:00Z">
            <w:rPr>
              <w:moveTo w:id="1553" w:author="Sailis, Debora" w:date="2023-09-29T10:09:00Z"/>
              <w:rFonts w:ascii="Arial" w:hAnsi="Arial" w:cs="Arial"/>
              <w:sz w:val="20"/>
              <w:szCs w:val="20"/>
              <w:highlight w:val="yellow"/>
            </w:rPr>
          </w:rPrChange>
        </w:rPr>
        <w:pPrChange w:id="1554" w:author="Lanciani, Marcello" w:date="2023-10-04T10:37:00Z">
          <w:pPr/>
        </w:pPrChange>
      </w:pPr>
      <w:moveTo w:id="1555" w:author="Sailis, Debora" w:date="2023-09-29T10:09:00Z">
        <w:r w:rsidRPr="00EC0B03">
          <w:rPr>
            <w:rFonts w:ascii="Arial" w:hAnsi="Arial" w:cs="Arial"/>
            <w:sz w:val="20"/>
            <w:szCs w:val="20"/>
            <w:highlight w:val="yellow"/>
            <w:u w:val="single"/>
            <w:rPrChange w:id="1556" w:author="Lanciani, Marcello" w:date="2023-10-04T10:38:00Z">
              <w:rPr>
                <w:rFonts w:ascii="Arial" w:hAnsi="Arial" w:cs="Arial"/>
                <w:sz w:val="20"/>
                <w:szCs w:val="20"/>
                <w:highlight w:val="yellow"/>
              </w:rPr>
            </w:rPrChange>
          </w:rPr>
          <w:t>Sheet “2. Other exposures”</w:t>
        </w:r>
      </w:moveTo>
    </w:p>
    <w:p w14:paraId="247DBF18" w14:textId="77777777" w:rsidR="00E35F52" w:rsidRPr="00EC0B03" w:rsidRDefault="00E35F52" w:rsidP="00EC0B03">
      <w:pPr>
        <w:pStyle w:val="ListParagraph"/>
        <w:numPr>
          <w:ilvl w:val="0"/>
          <w:numId w:val="31"/>
        </w:numPr>
        <w:spacing w:line="276" w:lineRule="auto"/>
        <w:rPr>
          <w:moveTo w:id="1557" w:author="Sailis, Debora" w:date="2023-09-29T10:09:00Z"/>
          <w:rFonts w:ascii="Arial" w:hAnsi="Arial" w:cs="Arial"/>
          <w:sz w:val="20"/>
          <w:szCs w:val="20"/>
          <w:highlight w:val="yellow"/>
          <w:u w:val="single"/>
        </w:rPr>
        <w:pPrChange w:id="1558" w:author="Lanciani, Marcello" w:date="2023-10-04T10:37:00Z">
          <w:pPr>
            <w:pStyle w:val="ListParagraph"/>
            <w:numPr>
              <w:numId w:val="31"/>
            </w:numPr>
            <w:ind w:hanging="360"/>
          </w:pPr>
        </w:pPrChange>
      </w:pPr>
      <w:moveTo w:id="1559" w:author="Sailis, Debora" w:date="2023-09-29T10:09:00Z">
        <w:r w:rsidRPr="00EC0B03">
          <w:rPr>
            <w:rFonts w:ascii="Arial" w:hAnsi="Arial" w:cs="Arial"/>
            <w:sz w:val="20"/>
            <w:szCs w:val="20"/>
            <w:highlight w:val="yellow"/>
          </w:rPr>
          <w:t>All cells in column D, except for the ones which are greyed out, have to be numeric, reported in units of thousand euro and equal or higher than zero.</w:t>
        </w:r>
      </w:moveTo>
    </w:p>
    <w:p w14:paraId="0718D4AA" w14:textId="77777777" w:rsidR="00E35F52" w:rsidRPr="00EC0B03" w:rsidRDefault="00E35F52" w:rsidP="00EC0B03">
      <w:pPr>
        <w:pStyle w:val="ListParagraph"/>
        <w:numPr>
          <w:ilvl w:val="0"/>
          <w:numId w:val="31"/>
        </w:numPr>
        <w:spacing w:line="276" w:lineRule="auto"/>
        <w:rPr>
          <w:moveTo w:id="1560" w:author="Sailis, Debora" w:date="2023-09-29T10:09:00Z"/>
          <w:rFonts w:ascii="Arial" w:hAnsi="Arial" w:cs="Arial"/>
          <w:sz w:val="20"/>
          <w:szCs w:val="20"/>
          <w:highlight w:val="yellow"/>
          <w:u w:val="single"/>
        </w:rPr>
        <w:pPrChange w:id="1561" w:author="Lanciani, Marcello" w:date="2023-10-04T10:37:00Z">
          <w:pPr>
            <w:pStyle w:val="ListParagraph"/>
            <w:numPr>
              <w:numId w:val="31"/>
            </w:numPr>
            <w:ind w:hanging="360"/>
          </w:pPr>
        </w:pPrChange>
      </w:pPr>
      <w:moveTo w:id="1562" w:author="Sailis, Debora" w:date="2023-09-29T10:09:00Z">
        <w:r w:rsidRPr="00EC0B03">
          <w:rPr>
            <w:rFonts w:ascii="Arial" w:hAnsi="Arial" w:cs="Arial"/>
            <w:sz w:val="20"/>
            <w:szCs w:val="20"/>
            <w:highlight w:val="yellow"/>
          </w:rPr>
          <w:t>The cell E6 has to be numeric, reported in units and equal or higher than zero.</w:t>
        </w:r>
      </w:moveTo>
    </w:p>
    <w:p w14:paraId="5EA3222C" w14:textId="77777777" w:rsidR="00E35F52" w:rsidRPr="00EC0B03" w:rsidRDefault="00E35F52" w:rsidP="00EC0B03">
      <w:pPr>
        <w:spacing w:line="276" w:lineRule="auto"/>
        <w:rPr>
          <w:moveTo w:id="1563" w:author="Sailis, Debora" w:date="2023-09-29T10:09:00Z"/>
          <w:rFonts w:ascii="Arial" w:hAnsi="Arial" w:cs="Arial"/>
          <w:sz w:val="20"/>
          <w:szCs w:val="20"/>
          <w:highlight w:val="yellow"/>
          <w:u w:val="single"/>
          <w:rPrChange w:id="1564" w:author="Lanciani, Marcello" w:date="2023-10-04T10:38:00Z">
            <w:rPr>
              <w:moveTo w:id="1565" w:author="Sailis, Debora" w:date="2023-09-29T10:09:00Z"/>
              <w:rFonts w:ascii="Arial" w:hAnsi="Arial" w:cs="Arial"/>
              <w:sz w:val="20"/>
              <w:szCs w:val="20"/>
              <w:highlight w:val="yellow"/>
            </w:rPr>
          </w:rPrChange>
        </w:rPr>
        <w:pPrChange w:id="1566" w:author="Lanciani, Marcello" w:date="2023-10-04T10:37:00Z">
          <w:pPr/>
        </w:pPrChange>
      </w:pPr>
      <w:moveTo w:id="1567" w:author="Sailis, Debora" w:date="2023-09-29T10:09:00Z">
        <w:r w:rsidRPr="00EC0B03">
          <w:rPr>
            <w:rFonts w:ascii="Arial" w:hAnsi="Arial" w:cs="Arial"/>
            <w:sz w:val="20"/>
            <w:szCs w:val="20"/>
            <w:highlight w:val="yellow"/>
            <w:u w:val="single"/>
            <w:rPrChange w:id="1568" w:author="Lanciani, Marcello" w:date="2023-10-04T10:38:00Z">
              <w:rPr>
                <w:rFonts w:ascii="Arial" w:hAnsi="Arial" w:cs="Arial"/>
                <w:sz w:val="20"/>
                <w:szCs w:val="20"/>
                <w:highlight w:val="yellow"/>
              </w:rPr>
            </w:rPrChange>
          </w:rPr>
          <w:t>Sheet “3.PD LGD and CCF”</w:t>
        </w:r>
      </w:moveTo>
    </w:p>
    <w:p w14:paraId="3362D677" w14:textId="77777777" w:rsidR="00E35F52" w:rsidRPr="00EC0B03" w:rsidRDefault="00E35F52" w:rsidP="00EC0B03">
      <w:pPr>
        <w:pStyle w:val="ListParagraph"/>
        <w:numPr>
          <w:ilvl w:val="0"/>
          <w:numId w:val="41"/>
        </w:numPr>
        <w:spacing w:line="276" w:lineRule="auto"/>
        <w:rPr>
          <w:moveTo w:id="1569" w:author="Sailis, Debora" w:date="2023-09-29T10:09:00Z"/>
          <w:rFonts w:ascii="Arial" w:hAnsi="Arial" w:cs="Arial"/>
          <w:sz w:val="20"/>
          <w:szCs w:val="20"/>
          <w:highlight w:val="yellow"/>
          <w:rPrChange w:id="1570" w:author="Lanciani, Marcello" w:date="2023-10-04T10:38:00Z">
            <w:rPr>
              <w:moveTo w:id="1571" w:author="Sailis, Debora" w:date="2023-09-29T10:09:00Z"/>
              <w:rFonts w:ascii="Arial" w:hAnsi="Arial" w:cs="Arial"/>
              <w:highlight w:val="yellow"/>
            </w:rPr>
          </w:rPrChange>
        </w:rPr>
        <w:pPrChange w:id="1572" w:author="Lanciani, Marcello" w:date="2023-10-04T10:37:00Z">
          <w:pPr>
            <w:pStyle w:val="ListParagraph"/>
            <w:numPr>
              <w:numId w:val="41"/>
            </w:numPr>
            <w:ind w:hanging="360"/>
          </w:pPr>
        </w:pPrChange>
      </w:pPr>
      <w:moveTo w:id="1573" w:author="Sailis, Debora" w:date="2023-09-29T10:09:00Z">
        <w:r w:rsidRPr="00EC0B03">
          <w:rPr>
            <w:rFonts w:ascii="Arial" w:hAnsi="Arial" w:cs="Arial"/>
            <w:sz w:val="20"/>
            <w:szCs w:val="20"/>
            <w:highlight w:val="yellow"/>
          </w:rPr>
          <w:t>All cells should be between 0&lt;=X&lt;=1 formatted as percentage.</w:t>
        </w:r>
      </w:moveTo>
    </w:p>
    <w:moveToRangeEnd w:id="1537"/>
    <w:p w14:paraId="54D20E28" w14:textId="77777777" w:rsidR="00E35F52" w:rsidRPr="00EC0B03" w:rsidRDefault="00E35F52" w:rsidP="00EC0B03">
      <w:pPr>
        <w:spacing w:before="0" w:after="200" w:line="276" w:lineRule="auto"/>
        <w:jc w:val="left"/>
        <w:rPr>
          <w:ins w:id="1574" w:author="Sailis, Debora" w:date="2023-09-25T11:51:00Z"/>
          <w:rFonts w:ascii="Arial" w:hAnsi="Arial" w:cs="Arial"/>
          <w:sz w:val="20"/>
          <w:szCs w:val="20"/>
        </w:rPr>
      </w:pPr>
    </w:p>
    <w:p w14:paraId="359B4505" w14:textId="76E58807" w:rsidR="00FC33A1" w:rsidRPr="00EC0B03" w:rsidRDefault="00FC33A1" w:rsidP="00EC0B03">
      <w:pPr>
        <w:spacing w:before="0" w:after="200" w:line="276" w:lineRule="auto"/>
        <w:jc w:val="left"/>
        <w:rPr>
          <w:ins w:id="1575" w:author="Sailis, Debora" w:date="2023-09-25T11:51:00Z"/>
          <w:rFonts w:ascii="Arial" w:hAnsi="Arial" w:cs="Arial"/>
          <w:sz w:val="20"/>
          <w:szCs w:val="20"/>
        </w:rPr>
      </w:pPr>
    </w:p>
    <w:p w14:paraId="1C5376A7" w14:textId="04C37812" w:rsidR="00FC33A1" w:rsidRPr="00EC0B03" w:rsidRDefault="00FC33A1" w:rsidP="00EC0B03">
      <w:pPr>
        <w:spacing w:line="276" w:lineRule="auto"/>
        <w:rPr>
          <w:moveTo w:id="1576" w:author="Sailis, Debora" w:date="2023-09-25T11:51:00Z"/>
          <w:rFonts w:ascii="Arial" w:hAnsi="Arial" w:cs="Arial"/>
          <w:b/>
          <w:bCs/>
          <w:sz w:val="20"/>
          <w:szCs w:val="20"/>
          <w:u w:val="single"/>
        </w:rPr>
        <w:pPrChange w:id="1577" w:author="Lanciani, Marcello" w:date="2023-10-04T10:37:00Z">
          <w:pPr/>
        </w:pPrChange>
      </w:pPr>
      <w:moveToRangeStart w:id="1578" w:author="Sailis, Debora" w:date="2023-09-25T11:51:00Z" w:name="move146535114"/>
      <w:moveTo w:id="1579" w:author="Sailis, Debora" w:date="2023-09-25T11:51:00Z">
        <w:r w:rsidRPr="00EC0B03">
          <w:rPr>
            <w:rFonts w:ascii="Arial" w:hAnsi="Arial" w:cs="Arial"/>
            <w:b/>
            <w:bCs/>
            <w:sz w:val="20"/>
            <w:szCs w:val="20"/>
            <w:u w:val="single"/>
          </w:rPr>
          <w:t>TEMPLATE A1 IRRBB for minor subsidiaries</w:t>
        </w:r>
      </w:moveTo>
    </w:p>
    <w:p w14:paraId="48FBB584" w14:textId="77777777" w:rsidR="00FC33A1" w:rsidRPr="00EC0B03" w:rsidRDefault="00FC33A1" w:rsidP="00EC0B03">
      <w:pPr>
        <w:spacing w:line="276" w:lineRule="auto"/>
        <w:rPr>
          <w:moveTo w:id="1580" w:author="Sailis, Debora" w:date="2023-09-25T11:51:00Z"/>
          <w:rFonts w:ascii="Arial" w:hAnsi="Arial" w:cs="Arial"/>
          <w:sz w:val="20"/>
          <w:szCs w:val="20"/>
          <w:u w:val="single"/>
        </w:rPr>
        <w:pPrChange w:id="1581" w:author="Lanciani, Marcello" w:date="2023-10-04T10:37:00Z">
          <w:pPr/>
        </w:pPrChange>
      </w:pPr>
      <w:moveTo w:id="1582" w:author="Sailis, Debora" w:date="2023-09-25T11:51:00Z">
        <w:r w:rsidRPr="00EC0B03">
          <w:rPr>
            <w:rFonts w:ascii="Arial" w:hAnsi="Arial" w:cs="Arial"/>
            <w:sz w:val="20"/>
            <w:szCs w:val="20"/>
            <w:u w:val="single"/>
          </w:rPr>
          <w:t>Sheet “0_Identification”:</w:t>
        </w:r>
      </w:moveTo>
    </w:p>
    <w:p w14:paraId="7B6F626A" w14:textId="77777777" w:rsidR="00FC33A1" w:rsidRPr="00EC0B03" w:rsidRDefault="00FC33A1" w:rsidP="00EC0B03">
      <w:pPr>
        <w:pStyle w:val="Bullet1"/>
        <w:spacing w:line="276" w:lineRule="auto"/>
        <w:ind w:left="709"/>
        <w:rPr>
          <w:moveTo w:id="1583" w:author="Sailis, Debora" w:date="2023-09-25T11:51:00Z"/>
          <w:rFonts w:ascii="Arial" w:hAnsi="Arial" w:cs="Arial"/>
          <w:sz w:val="20"/>
          <w:szCs w:val="20"/>
          <w:u w:val="single"/>
        </w:rPr>
        <w:pPrChange w:id="1584" w:author="Lanciani, Marcello" w:date="2023-10-04T10:37:00Z">
          <w:pPr>
            <w:pStyle w:val="Bullet1"/>
            <w:ind w:left="709"/>
          </w:pPr>
        </w:pPrChange>
      </w:pPr>
      <w:moveTo w:id="1585" w:author="Sailis, Debora" w:date="2023-09-25T11:51:00Z">
        <w:r w:rsidRPr="00EC0B03">
          <w:rPr>
            <w:rFonts w:ascii="Arial" w:hAnsi="Arial" w:cs="Arial"/>
            <w:sz w:val="20"/>
            <w:szCs w:val="20"/>
          </w:rPr>
          <w:t xml:space="preserve">Values in cells D19, D20, D21 and D22 should be between 0 ≤ X ≤ 1 formatted as percentage. </w:t>
        </w:r>
      </w:moveTo>
    </w:p>
    <w:p w14:paraId="7B1F7810" w14:textId="77777777" w:rsidR="00FC33A1" w:rsidRPr="00EC0B03" w:rsidRDefault="00FC33A1" w:rsidP="00EC0B03">
      <w:pPr>
        <w:pStyle w:val="Bullet1"/>
        <w:spacing w:line="276" w:lineRule="auto"/>
        <w:ind w:left="709"/>
        <w:rPr>
          <w:moveTo w:id="1586" w:author="Sailis, Debora" w:date="2023-09-25T11:51:00Z"/>
          <w:rFonts w:ascii="Arial" w:hAnsi="Arial" w:cs="Arial"/>
          <w:sz w:val="20"/>
          <w:szCs w:val="20"/>
          <w:u w:val="single"/>
        </w:rPr>
        <w:pPrChange w:id="1587" w:author="Lanciani, Marcello" w:date="2023-10-04T10:37:00Z">
          <w:pPr>
            <w:pStyle w:val="Bullet1"/>
            <w:ind w:left="709"/>
          </w:pPr>
        </w:pPrChange>
      </w:pPr>
      <w:moveTo w:id="1588" w:author="Sailis, Debora" w:date="2023-09-25T11:51:00Z">
        <w:r w:rsidRPr="00EC0B03">
          <w:rPr>
            <w:rFonts w:ascii="Arial" w:hAnsi="Arial" w:cs="Arial"/>
            <w:sz w:val="20"/>
            <w:szCs w:val="20"/>
          </w:rPr>
          <w:t>Values in cells D20, D21 and D22 should be check to fulfil D20 ≤ D19, D21 ≤ D20 and D22 ≤ D21.</w:t>
        </w:r>
      </w:moveTo>
    </w:p>
    <w:p w14:paraId="014DEBE3" w14:textId="77777777" w:rsidR="00FC33A1" w:rsidRPr="00EC0B03" w:rsidRDefault="00FC33A1" w:rsidP="00EC0B03">
      <w:pPr>
        <w:pStyle w:val="Bullet1"/>
        <w:numPr>
          <w:ilvl w:val="0"/>
          <w:numId w:val="0"/>
        </w:numPr>
        <w:spacing w:line="276" w:lineRule="auto"/>
        <w:rPr>
          <w:moveTo w:id="1589" w:author="Sailis, Debora" w:date="2023-09-25T11:51:00Z"/>
          <w:rFonts w:ascii="Arial" w:hAnsi="Arial" w:cs="Arial"/>
          <w:sz w:val="20"/>
          <w:szCs w:val="20"/>
        </w:rPr>
        <w:pPrChange w:id="1590" w:author="Lanciani, Marcello" w:date="2023-10-04T10:37:00Z">
          <w:pPr>
            <w:pStyle w:val="Bullet1"/>
            <w:numPr>
              <w:numId w:val="0"/>
            </w:numPr>
            <w:ind w:left="0" w:firstLine="0"/>
          </w:pPr>
        </w:pPrChange>
      </w:pPr>
    </w:p>
    <w:p w14:paraId="255F1080" w14:textId="77777777" w:rsidR="00FC33A1" w:rsidRPr="00EC0B03" w:rsidRDefault="00FC33A1" w:rsidP="00EC0B03">
      <w:pPr>
        <w:spacing w:line="276" w:lineRule="auto"/>
        <w:jc w:val="left"/>
        <w:rPr>
          <w:moveTo w:id="1591" w:author="Sailis, Debora" w:date="2023-09-25T11:51:00Z"/>
          <w:rFonts w:ascii="Arial" w:hAnsi="Arial" w:cs="Arial"/>
          <w:sz w:val="20"/>
          <w:szCs w:val="20"/>
          <w:u w:val="single"/>
        </w:rPr>
        <w:pPrChange w:id="1592" w:author="Lanciani, Marcello" w:date="2023-10-04T10:37:00Z">
          <w:pPr>
            <w:jc w:val="left"/>
          </w:pPr>
        </w:pPrChange>
      </w:pPr>
      <w:moveTo w:id="1593" w:author="Sailis, Debora" w:date="2023-09-25T11:51:00Z">
        <w:r w:rsidRPr="00EC0B03">
          <w:rPr>
            <w:rFonts w:ascii="Arial" w:hAnsi="Arial" w:cs="Arial"/>
            <w:sz w:val="20"/>
            <w:szCs w:val="20"/>
            <w:u w:val="single"/>
          </w:rPr>
          <w:t>Sheet “6_IRRBB_Additional”:</w:t>
        </w:r>
      </w:moveTo>
    </w:p>
    <w:p w14:paraId="4B08B858" w14:textId="77777777" w:rsidR="00FC33A1" w:rsidRPr="00EC0B03" w:rsidRDefault="00FC33A1" w:rsidP="00EC0B03">
      <w:pPr>
        <w:spacing w:line="276" w:lineRule="auto"/>
        <w:rPr>
          <w:moveTo w:id="1594" w:author="Sailis, Debora" w:date="2023-09-25T11:51:00Z"/>
          <w:rFonts w:ascii="Arial" w:hAnsi="Arial" w:cs="Arial"/>
          <w:sz w:val="20"/>
          <w:szCs w:val="20"/>
        </w:rPr>
        <w:pPrChange w:id="1595" w:author="Lanciani, Marcello" w:date="2023-10-04T10:37:00Z">
          <w:pPr/>
        </w:pPrChange>
      </w:pPr>
      <w:moveTo w:id="1596" w:author="Sailis, Debora" w:date="2023-09-25T11:51:00Z">
        <w:r w:rsidRPr="00EC0B03">
          <w:rPr>
            <w:rFonts w:ascii="Arial" w:hAnsi="Arial" w:cs="Arial"/>
            <w:sz w:val="20"/>
            <w:szCs w:val="20"/>
          </w:rPr>
          <w:t>For the currencies which do not have a prescribed size of interest rate shock (otherwise the formula computes already the shock of interest rate).</w:t>
        </w:r>
      </w:moveTo>
    </w:p>
    <w:p w14:paraId="2894F601" w14:textId="77777777" w:rsidR="00FC33A1" w:rsidRPr="00EC0B03" w:rsidRDefault="00FC33A1" w:rsidP="00EC0B03">
      <w:pPr>
        <w:pStyle w:val="Bullet1"/>
        <w:spacing w:line="276" w:lineRule="auto"/>
        <w:ind w:left="709"/>
        <w:rPr>
          <w:moveTo w:id="1597" w:author="Sailis, Debora" w:date="2023-09-25T11:51:00Z"/>
          <w:rFonts w:ascii="Arial" w:hAnsi="Arial" w:cs="Arial"/>
          <w:sz w:val="20"/>
          <w:szCs w:val="20"/>
        </w:rPr>
        <w:pPrChange w:id="1598" w:author="Lanciani, Marcello" w:date="2023-10-04T10:37:00Z">
          <w:pPr>
            <w:pStyle w:val="Bullet1"/>
            <w:ind w:left="709"/>
          </w:pPr>
        </w:pPrChange>
      </w:pPr>
      <w:moveTo w:id="1599" w:author="Sailis, Debora" w:date="2023-09-25T11:51:00Z">
        <w:r w:rsidRPr="00EC0B03">
          <w:rPr>
            <w:rFonts w:ascii="Arial" w:hAnsi="Arial" w:cs="Arial"/>
            <w:sz w:val="20"/>
            <w:szCs w:val="20"/>
          </w:rPr>
          <w:t>Values in cells E16, F16, G16 and H16 should be between 100 bps ≤ X ≤ 400 bps.</w:t>
        </w:r>
      </w:moveTo>
    </w:p>
    <w:p w14:paraId="75AE410D" w14:textId="77777777" w:rsidR="00FC33A1" w:rsidRPr="00EC0B03" w:rsidRDefault="00FC33A1" w:rsidP="00EC0B03">
      <w:pPr>
        <w:pStyle w:val="Bullet1"/>
        <w:spacing w:line="276" w:lineRule="auto"/>
        <w:ind w:left="709"/>
        <w:rPr>
          <w:moveTo w:id="1600" w:author="Sailis, Debora" w:date="2023-09-25T11:51:00Z"/>
          <w:rFonts w:ascii="Arial" w:hAnsi="Arial" w:cs="Arial"/>
          <w:sz w:val="20"/>
          <w:szCs w:val="20"/>
        </w:rPr>
        <w:pPrChange w:id="1601" w:author="Lanciani, Marcello" w:date="2023-10-04T10:37:00Z">
          <w:pPr>
            <w:pStyle w:val="Bullet1"/>
            <w:ind w:left="709"/>
          </w:pPr>
        </w:pPrChange>
      </w:pPr>
      <w:moveTo w:id="1602" w:author="Sailis, Debora" w:date="2023-09-25T11:51:00Z">
        <w:r w:rsidRPr="00EC0B03">
          <w:rPr>
            <w:rFonts w:ascii="Arial" w:hAnsi="Arial" w:cs="Arial"/>
            <w:sz w:val="20"/>
            <w:szCs w:val="20"/>
          </w:rPr>
          <w:t>Values in cells E17, F17, G17 and H17 should be between 100 bps ≤ X ≤ 500 bps.</w:t>
        </w:r>
      </w:moveTo>
    </w:p>
    <w:p w14:paraId="390294DF" w14:textId="77777777" w:rsidR="00FC33A1" w:rsidRPr="00EC0B03" w:rsidRDefault="00FC33A1" w:rsidP="00EC0B03">
      <w:pPr>
        <w:pStyle w:val="Bullet1"/>
        <w:spacing w:line="276" w:lineRule="auto"/>
        <w:ind w:left="709"/>
        <w:rPr>
          <w:moveTo w:id="1603" w:author="Sailis, Debora" w:date="2023-09-25T11:51:00Z"/>
          <w:rFonts w:ascii="Arial" w:hAnsi="Arial" w:cs="Arial"/>
          <w:sz w:val="20"/>
          <w:szCs w:val="20"/>
        </w:rPr>
        <w:pPrChange w:id="1604" w:author="Lanciani, Marcello" w:date="2023-10-04T10:37:00Z">
          <w:pPr>
            <w:pStyle w:val="Bullet1"/>
            <w:ind w:left="709"/>
          </w:pPr>
        </w:pPrChange>
      </w:pPr>
      <w:moveTo w:id="1605" w:author="Sailis, Debora" w:date="2023-09-25T11:51:00Z">
        <w:r w:rsidRPr="00EC0B03">
          <w:rPr>
            <w:rFonts w:ascii="Arial" w:hAnsi="Arial" w:cs="Arial"/>
            <w:sz w:val="20"/>
            <w:szCs w:val="20"/>
          </w:rPr>
          <w:t>Values in cells E18, F18, G18 and H18 should be between 100 bps ≤ X ≤ 300 bps.</w:t>
        </w:r>
      </w:moveTo>
    </w:p>
    <w:p w14:paraId="3316004F" w14:textId="77777777" w:rsidR="00FC33A1" w:rsidRPr="00EC0B03" w:rsidRDefault="00FC33A1" w:rsidP="00EC0B03">
      <w:pPr>
        <w:spacing w:before="0" w:after="200" w:line="276" w:lineRule="auto"/>
        <w:jc w:val="left"/>
        <w:rPr>
          <w:moveTo w:id="1606" w:author="Sailis, Debora" w:date="2023-09-25T11:51:00Z"/>
          <w:rFonts w:ascii="Arial" w:hAnsi="Arial" w:cs="Arial"/>
          <w:b/>
          <w:bCs/>
          <w:sz w:val="20"/>
          <w:szCs w:val="20"/>
          <w:u w:val="single"/>
        </w:rPr>
      </w:pPr>
    </w:p>
    <w:p w14:paraId="6E16B39C" w14:textId="77777777" w:rsidR="00FC33A1" w:rsidRPr="00EC0B03" w:rsidRDefault="00FC33A1" w:rsidP="00EC0B03">
      <w:pPr>
        <w:spacing w:before="0" w:after="200" w:line="276" w:lineRule="auto"/>
        <w:jc w:val="left"/>
        <w:rPr>
          <w:moveTo w:id="1607" w:author="Sailis, Debora" w:date="2023-09-25T11:51:00Z"/>
          <w:rFonts w:ascii="Arial" w:hAnsi="Arial" w:cs="Arial"/>
          <w:b/>
          <w:bCs/>
          <w:sz w:val="20"/>
          <w:szCs w:val="20"/>
          <w:u w:val="single"/>
        </w:rPr>
      </w:pPr>
      <w:moveTo w:id="1608" w:author="Sailis, Debora" w:date="2023-09-25T11:51:00Z">
        <w:r w:rsidRPr="00EC0B03">
          <w:rPr>
            <w:rFonts w:ascii="Arial" w:hAnsi="Arial" w:cs="Arial"/>
            <w:b/>
            <w:bCs/>
            <w:sz w:val="20"/>
            <w:szCs w:val="20"/>
            <w:u w:val="single"/>
          </w:rPr>
          <w:t>TEMPLATE A2 Operational Risk losses for minor subsidiaries</w:t>
        </w:r>
      </w:moveTo>
    </w:p>
    <w:p w14:paraId="77F54A80" w14:textId="77777777" w:rsidR="00FC33A1" w:rsidRPr="00EC0B03" w:rsidRDefault="00FC33A1" w:rsidP="00EC0B03">
      <w:pPr>
        <w:pStyle w:val="ListParagraph"/>
        <w:numPr>
          <w:ilvl w:val="0"/>
          <w:numId w:val="22"/>
        </w:numPr>
        <w:spacing w:before="0" w:after="200" w:line="276" w:lineRule="auto"/>
        <w:jc w:val="left"/>
        <w:rPr>
          <w:moveTo w:id="1609" w:author="Sailis, Debora" w:date="2023-09-25T11:51:00Z"/>
          <w:rFonts w:ascii="Arial" w:hAnsi="Arial" w:cs="Arial"/>
          <w:sz w:val="20"/>
          <w:szCs w:val="20"/>
        </w:rPr>
      </w:pPr>
      <w:moveTo w:id="1610" w:author="Sailis, Debora" w:date="2023-09-25T11:51:00Z">
        <w:r w:rsidRPr="00EC0B03">
          <w:rPr>
            <w:rFonts w:ascii="Arial" w:hAnsi="Arial" w:cs="Arial"/>
            <w:sz w:val="20"/>
            <w:szCs w:val="20"/>
          </w:rPr>
          <w:t>All data points have to be non-negative.</w:t>
        </w:r>
      </w:moveTo>
    </w:p>
    <w:p w14:paraId="64F2B518" w14:textId="42B1280D" w:rsidR="002161FD" w:rsidRPr="00EC0B03" w:rsidDel="00E35F52" w:rsidRDefault="002161FD" w:rsidP="00EC0B03">
      <w:pPr>
        <w:spacing w:line="276" w:lineRule="auto"/>
        <w:rPr>
          <w:ins w:id="1611" w:author="Grosso, Carolina" w:date="2023-09-26T17:14:00Z"/>
          <w:moveFrom w:id="1612" w:author="Sailis, Debora" w:date="2023-09-29T10:09:00Z"/>
          <w:rFonts w:ascii="Arial" w:hAnsi="Arial" w:cs="Arial"/>
          <w:b/>
          <w:bCs/>
          <w:sz w:val="20"/>
          <w:szCs w:val="20"/>
          <w:highlight w:val="yellow"/>
          <w:u w:val="single"/>
          <w:rPrChange w:id="1613" w:author="Lanciani, Marcello" w:date="2023-10-04T10:38:00Z">
            <w:rPr>
              <w:ins w:id="1614" w:author="Grosso, Carolina" w:date="2023-09-26T17:14:00Z"/>
              <w:moveFrom w:id="1615" w:author="Sailis, Debora" w:date="2023-09-29T10:09:00Z"/>
              <w:rFonts w:ascii="Arial" w:hAnsi="Arial" w:cs="Arial"/>
              <w:b/>
              <w:bCs/>
              <w:sz w:val="20"/>
              <w:szCs w:val="20"/>
              <w:u w:val="single"/>
            </w:rPr>
          </w:rPrChange>
        </w:rPr>
        <w:pPrChange w:id="1616" w:author="Lanciani, Marcello" w:date="2023-10-04T10:37:00Z">
          <w:pPr/>
        </w:pPrChange>
      </w:pPr>
      <w:moveFromRangeStart w:id="1617" w:author="Sailis, Debora" w:date="2023-09-29T10:09:00Z" w:name="move146874602"/>
      <w:moveToRangeEnd w:id="1578"/>
      <w:moveFrom w:id="1618" w:author="Sailis, Debora" w:date="2023-09-29T10:09:00Z">
        <w:ins w:id="1619" w:author="Grosso, Carolina" w:date="2023-09-26T17:14:00Z">
          <w:r w:rsidRPr="00EC0B03" w:rsidDel="00E35F52">
            <w:rPr>
              <w:rFonts w:ascii="Arial" w:hAnsi="Arial" w:cs="Arial"/>
              <w:b/>
              <w:bCs/>
              <w:sz w:val="20"/>
              <w:szCs w:val="20"/>
              <w:highlight w:val="yellow"/>
              <w:u w:val="single"/>
              <w:rPrChange w:id="1620" w:author="Lanciani, Marcello" w:date="2023-10-04T10:38:00Z">
                <w:rPr>
                  <w:rFonts w:ascii="Arial" w:hAnsi="Arial" w:cs="Arial"/>
                  <w:b/>
                  <w:bCs/>
                  <w:sz w:val="20"/>
                  <w:szCs w:val="20"/>
                  <w:u w:val="single"/>
                </w:rPr>
              </w:rPrChange>
            </w:rPr>
            <w:t>TEMPLATE # Leveraged Finance</w:t>
          </w:r>
        </w:ins>
      </w:moveFrom>
    </w:p>
    <w:p w14:paraId="4E1A5008" w14:textId="20C1519E" w:rsidR="002161FD" w:rsidRPr="00EC0B03" w:rsidDel="00E35F52" w:rsidRDefault="002161FD" w:rsidP="00EC0B03">
      <w:pPr>
        <w:spacing w:line="276" w:lineRule="auto"/>
        <w:rPr>
          <w:ins w:id="1621" w:author="Grosso, Carolina" w:date="2023-09-26T17:14:00Z"/>
          <w:moveFrom w:id="1622" w:author="Sailis, Debora" w:date="2023-09-29T10:09:00Z"/>
          <w:rFonts w:ascii="Arial" w:hAnsi="Arial" w:cs="Arial"/>
          <w:sz w:val="20"/>
          <w:szCs w:val="20"/>
          <w:highlight w:val="yellow"/>
          <w:rPrChange w:id="1623" w:author="Lanciani, Marcello" w:date="2023-10-04T10:38:00Z">
            <w:rPr>
              <w:ins w:id="1624" w:author="Grosso, Carolina" w:date="2023-09-26T17:14:00Z"/>
              <w:moveFrom w:id="1625" w:author="Sailis, Debora" w:date="2023-09-29T10:09:00Z"/>
              <w:rFonts w:ascii="Arial" w:hAnsi="Arial" w:cs="Arial"/>
              <w:sz w:val="20"/>
              <w:szCs w:val="20"/>
            </w:rPr>
          </w:rPrChange>
        </w:rPr>
        <w:pPrChange w:id="1626" w:author="Lanciani, Marcello" w:date="2023-10-04T10:37:00Z">
          <w:pPr/>
        </w:pPrChange>
      </w:pPr>
      <w:moveFrom w:id="1627" w:author="Sailis, Debora" w:date="2023-09-29T10:09:00Z">
        <w:ins w:id="1628" w:author="Grosso, Carolina" w:date="2023-09-26T17:14:00Z">
          <w:r w:rsidRPr="00EC0B03" w:rsidDel="00E35F52">
            <w:rPr>
              <w:rFonts w:ascii="Arial" w:hAnsi="Arial" w:cs="Arial"/>
              <w:sz w:val="20"/>
              <w:szCs w:val="20"/>
              <w:highlight w:val="yellow"/>
              <w:rPrChange w:id="1629" w:author="Lanciani, Marcello" w:date="2023-10-04T10:38:00Z">
                <w:rPr>
                  <w:rFonts w:ascii="Arial" w:hAnsi="Arial" w:cs="Arial"/>
                  <w:sz w:val="20"/>
                  <w:szCs w:val="20"/>
                </w:rPr>
              </w:rPrChange>
            </w:rPr>
            <w:t>Sheet “1. Leveraged transactions”</w:t>
          </w:r>
        </w:ins>
      </w:moveFrom>
    </w:p>
    <w:p w14:paraId="627D157A" w14:textId="6E6492D6" w:rsidR="002161FD" w:rsidRPr="00EC0B03" w:rsidDel="00E35F52" w:rsidRDefault="002161FD" w:rsidP="00EC0B03">
      <w:pPr>
        <w:pStyle w:val="ListParagraph"/>
        <w:numPr>
          <w:ilvl w:val="0"/>
          <w:numId w:val="31"/>
        </w:numPr>
        <w:spacing w:line="276" w:lineRule="auto"/>
        <w:rPr>
          <w:ins w:id="1630" w:author="Grosso, Carolina" w:date="2023-09-26T17:14:00Z"/>
          <w:moveFrom w:id="1631" w:author="Sailis, Debora" w:date="2023-09-29T10:09:00Z"/>
          <w:rFonts w:ascii="Arial" w:hAnsi="Arial" w:cs="Arial"/>
          <w:sz w:val="20"/>
          <w:szCs w:val="20"/>
          <w:highlight w:val="yellow"/>
          <w:rPrChange w:id="1632" w:author="Lanciani, Marcello" w:date="2023-10-04T10:38:00Z">
            <w:rPr>
              <w:ins w:id="1633" w:author="Grosso, Carolina" w:date="2023-09-26T17:14:00Z"/>
              <w:moveFrom w:id="1634" w:author="Sailis, Debora" w:date="2023-09-29T10:09:00Z"/>
              <w:rFonts w:ascii="Arial" w:hAnsi="Arial" w:cs="Arial"/>
              <w:sz w:val="20"/>
              <w:szCs w:val="20"/>
            </w:rPr>
          </w:rPrChange>
        </w:rPr>
        <w:pPrChange w:id="1635" w:author="Lanciani, Marcello" w:date="2023-10-04T10:37:00Z">
          <w:pPr>
            <w:pStyle w:val="ListParagraph"/>
            <w:numPr>
              <w:numId w:val="31"/>
            </w:numPr>
            <w:ind w:hanging="360"/>
          </w:pPr>
        </w:pPrChange>
      </w:pPr>
      <w:moveFrom w:id="1636" w:author="Sailis, Debora" w:date="2023-09-29T10:09:00Z">
        <w:ins w:id="1637" w:author="Grosso, Carolina" w:date="2023-09-26T17:14:00Z">
          <w:r w:rsidRPr="00EC0B03" w:rsidDel="00E35F52">
            <w:rPr>
              <w:rFonts w:ascii="Arial" w:hAnsi="Arial" w:cs="Arial"/>
              <w:sz w:val="20"/>
              <w:szCs w:val="20"/>
              <w:highlight w:val="yellow"/>
              <w:rPrChange w:id="1638" w:author="Lanciani, Marcello" w:date="2023-10-04T10:38:00Z">
                <w:rPr>
                  <w:rFonts w:ascii="Arial" w:hAnsi="Arial" w:cs="Arial"/>
                  <w:sz w:val="20"/>
                  <w:szCs w:val="20"/>
                </w:rPr>
              </w:rPrChange>
            </w:rPr>
            <w:t>All cells, except for the ones which are greyed out and for row 1</w:t>
          </w:r>
        </w:ins>
        <w:ins w:id="1639" w:author="Grosso, Carolina" w:date="2023-09-26T18:45:00Z">
          <w:r w:rsidR="00450F09" w:rsidRPr="00EC0B03" w:rsidDel="00E35F52">
            <w:rPr>
              <w:rFonts w:ascii="Arial" w:hAnsi="Arial" w:cs="Arial"/>
              <w:sz w:val="20"/>
              <w:szCs w:val="20"/>
              <w:highlight w:val="yellow"/>
            </w:rPr>
            <w:t>1</w:t>
          </w:r>
        </w:ins>
        <w:ins w:id="1640" w:author="Grosso, Carolina" w:date="2023-09-26T17:14:00Z">
          <w:r w:rsidRPr="00EC0B03" w:rsidDel="00E35F52">
            <w:rPr>
              <w:rFonts w:ascii="Arial" w:hAnsi="Arial" w:cs="Arial"/>
              <w:sz w:val="20"/>
              <w:szCs w:val="20"/>
              <w:highlight w:val="yellow"/>
              <w:rPrChange w:id="1641" w:author="Lanciani, Marcello" w:date="2023-10-04T10:38:00Z">
                <w:rPr>
                  <w:rFonts w:ascii="Arial" w:hAnsi="Arial" w:cs="Arial"/>
                  <w:sz w:val="20"/>
                  <w:szCs w:val="20"/>
                </w:rPr>
              </w:rPrChange>
            </w:rPr>
            <w:t>0, have to be numeric, reported in units of thousand euro and equal or higher than zero</w:t>
          </w:r>
        </w:ins>
      </w:moveFrom>
    </w:p>
    <w:p w14:paraId="73ADC99A" w14:textId="364A657B" w:rsidR="002161FD" w:rsidRPr="00EC0B03" w:rsidDel="00E35F52" w:rsidRDefault="002161FD" w:rsidP="00EC0B03">
      <w:pPr>
        <w:pStyle w:val="ListParagraph"/>
        <w:numPr>
          <w:ilvl w:val="0"/>
          <w:numId w:val="31"/>
        </w:numPr>
        <w:spacing w:line="276" w:lineRule="auto"/>
        <w:rPr>
          <w:ins w:id="1642" w:author="Grosso, Carolina" w:date="2023-09-26T17:14:00Z"/>
          <w:moveFrom w:id="1643" w:author="Sailis, Debora" w:date="2023-09-29T10:09:00Z"/>
          <w:rFonts w:ascii="Arial" w:hAnsi="Arial" w:cs="Arial"/>
          <w:sz w:val="20"/>
          <w:szCs w:val="20"/>
          <w:highlight w:val="yellow"/>
          <w:rPrChange w:id="1644" w:author="Lanciani, Marcello" w:date="2023-10-04T10:38:00Z">
            <w:rPr>
              <w:ins w:id="1645" w:author="Grosso, Carolina" w:date="2023-09-26T17:14:00Z"/>
              <w:moveFrom w:id="1646" w:author="Sailis, Debora" w:date="2023-09-29T10:09:00Z"/>
              <w:rFonts w:ascii="Arial" w:hAnsi="Arial" w:cs="Arial"/>
              <w:sz w:val="20"/>
              <w:szCs w:val="20"/>
            </w:rPr>
          </w:rPrChange>
        </w:rPr>
        <w:pPrChange w:id="1647" w:author="Lanciani, Marcello" w:date="2023-10-04T10:37:00Z">
          <w:pPr>
            <w:pStyle w:val="ListParagraph"/>
            <w:numPr>
              <w:numId w:val="31"/>
            </w:numPr>
            <w:ind w:hanging="360"/>
          </w:pPr>
        </w:pPrChange>
      </w:pPr>
      <w:moveFrom w:id="1648" w:author="Sailis, Debora" w:date="2023-09-29T10:09:00Z">
        <w:ins w:id="1649" w:author="Grosso, Carolina" w:date="2023-09-26T17:14:00Z">
          <w:r w:rsidRPr="00EC0B03" w:rsidDel="00E35F52">
            <w:rPr>
              <w:rFonts w:ascii="Arial" w:hAnsi="Arial" w:cs="Arial"/>
              <w:sz w:val="20"/>
              <w:szCs w:val="20"/>
              <w:highlight w:val="yellow"/>
              <w:rPrChange w:id="1650" w:author="Lanciani, Marcello" w:date="2023-10-04T10:38:00Z">
                <w:rPr>
                  <w:rFonts w:ascii="Arial" w:hAnsi="Arial" w:cs="Arial"/>
                  <w:sz w:val="20"/>
                  <w:szCs w:val="20"/>
                </w:rPr>
              </w:rPrChange>
            </w:rPr>
            <w:t>Row 1</w:t>
          </w:r>
        </w:ins>
        <w:ins w:id="1651" w:author="Grosso, Carolina" w:date="2023-09-26T18:45:00Z">
          <w:r w:rsidR="00450F09" w:rsidRPr="00EC0B03" w:rsidDel="00E35F52">
            <w:rPr>
              <w:rFonts w:ascii="Arial" w:hAnsi="Arial" w:cs="Arial"/>
              <w:sz w:val="20"/>
              <w:szCs w:val="20"/>
              <w:highlight w:val="yellow"/>
            </w:rPr>
            <w:t>1</w:t>
          </w:r>
        </w:ins>
        <w:ins w:id="1652" w:author="Grosso, Carolina" w:date="2023-09-26T17:14:00Z">
          <w:r w:rsidRPr="00EC0B03" w:rsidDel="00E35F52">
            <w:rPr>
              <w:rFonts w:ascii="Arial" w:hAnsi="Arial" w:cs="Arial"/>
              <w:sz w:val="20"/>
              <w:szCs w:val="20"/>
              <w:highlight w:val="yellow"/>
              <w:rPrChange w:id="1653" w:author="Lanciani, Marcello" w:date="2023-10-04T10:38:00Z">
                <w:rPr>
                  <w:rFonts w:ascii="Arial" w:hAnsi="Arial" w:cs="Arial"/>
                  <w:sz w:val="20"/>
                  <w:szCs w:val="20"/>
                </w:rPr>
              </w:rPrChange>
            </w:rPr>
            <w:t>0 ha</w:t>
          </w:r>
          <w:r w:rsidRPr="00EC0B03" w:rsidDel="00E35F52">
            <w:rPr>
              <w:rFonts w:ascii="Arial" w:hAnsi="Arial" w:cs="Arial"/>
              <w:sz w:val="20"/>
              <w:szCs w:val="20"/>
              <w:highlight w:val="yellow"/>
            </w:rPr>
            <w:t>s</w:t>
          </w:r>
          <w:r w:rsidRPr="00EC0B03" w:rsidDel="00E35F52">
            <w:rPr>
              <w:rFonts w:ascii="Arial" w:hAnsi="Arial" w:cs="Arial"/>
              <w:sz w:val="20"/>
              <w:szCs w:val="20"/>
              <w:highlight w:val="yellow"/>
              <w:rPrChange w:id="1654" w:author="Lanciani, Marcello" w:date="2023-10-04T10:38:00Z">
                <w:rPr>
                  <w:rFonts w:ascii="Arial" w:hAnsi="Arial" w:cs="Arial"/>
                  <w:sz w:val="20"/>
                  <w:szCs w:val="20"/>
                </w:rPr>
              </w:rPrChange>
            </w:rPr>
            <w:t xml:space="preserve"> to be numeric reported in thousand</w:t>
          </w:r>
        </w:ins>
      </w:moveFrom>
    </w:p>
    <w:p w14:paraId="6D1C0271" w14:textId="00736F03" w:rsidR="002161FD" w:rsidRPr="00EC0B03" w:rsidDel="00E35F52" w:rsidRDefault="002161FD" w:rsidP="00EC0B03">
      <w:pPr>
        <w:spacing w:line="276" w:lineRule="auto"/>
        <w:rPr>
          <w:ins w:id="1655" w:author="Grosso, Carolina" w:date="2023-09-26T17:14:00Z"/>
          <w:moveFrom w:id="1656" w:author="Sailis, Debora" w:date="2023-09-29T10:09:00Z"/>
          <w:rFonts w:ascii="Arial" w:hAnsi="Arial" w:cs="Arial"/>
          <w:sz w:val="20"/>
          <w:szCs w:val="20"/>
          <w:highlight w:val="yellow"/>
          <w:rPrChange w:id="1657" w:author="Lanciani, Marcello" w:date="2023-10-04T10:38:00Z">
            <w:rPr>
              <w:ins w:id="1658" w:author="Grosso, Carolina" w:date="2023-09-26T17:14:00Z"/>
              <w:moveFrom w:id="1659" w:author="Sailis, Debora" w:date="2023-09-29T10:09:00Z"/>
              <w:rFonts w:ascii="Arial" w:hAnsi="Arial" w:cs="Arial"/>
              <w:sz w:val="20"/>
              <w:szCs w:val="20"/>
            </w:rPr>
          </w:rPrChange>
        </w:rPr>
        <w:pPrChange w:id="1660" w:author="Lanciani, Marcello" w:date="2023-10-04T10:37:00Z">
          <w:pPr/>
        </w:pPrChange>
      </w:pPr>
      <w:moveFrom w:id="1661" w:author="Sailis, Debora" w:date="2023-09-29T10:09:00Z">
        <w:ins w:id="1662" w:author="Grosso, Carolina" w:date="2023-09-26T17:14:00Z">
          <w:r w:rsidRPr="00EC0B03" w:rsidDel="00E35F52">
            <w:rPr>
              <w:rFonts w:ascii="Arial" w:hAnsi="Arial" w:cs="Arial"/>
              <w:sz w:val="20"/>
              <w:szCs w:val="20"/>
              <w:highlight w:val="yellow"/>
              <w:rPrChange w:id="1663" w:author="Lanciani, Marcello" w:date="2023-10-04T10:38:00Z">
                <w:rPr>
                  <w:rFonts w:ascii="Arial" w:hAnsi="Arial" w:cs="Arial"/>
                  <w:sz w:val="20"/>
                  <w:szCs w:val="20"/>
                </w:rPr>
              </w:rPrChange>
            </w:rPr>
            <w:t>Sheet “2. Other exposures”</w:t>
          </w:r>
        </w:ins>
      </w:moveFrom>
    </w:p>
    <w:p w14:paraId="66969FA9" w14:textId="5A581A79" w:rsidR="002161FD" w:rsidRPr="00EC0B03" w:rsidDel="00E35F52" w:rsidRDefault="002161FD" w:rsidP="00EC0B03">
      <w:pPr>
        <w:pStyle w:val="ListParagraph"/>
        <w:numPr>
          <w:ilvl w:val="0"/>
          <w:numId w:val="31"/>
        </w:numPr>
        <w:spacing w:line="276" w:lineRule="auto"/>
        <w:rPr>
          <w:ins w:id="1664" w:author="Grosso, Carolina" w:date="2023-09-26T17:14:00Z"/>
          <w:moveFrom w:id="1665" w:author="Sailis, Debora" w:date="2023-09-29T10:09:00Z"/>
          <w:rFonts w:ascii="Arial" w:hAnsi="Arial" w:cs="Arial"/>
          <w:sz w:val="20"/>
          <w:szCs w:val="20"/>
          <w:highlight w:val="yellow"/>
          <w:u w:val="single"/>
          <w:rPrChange w:id="1666" w:author="Lanciani, Marcello" w:date="2023-10-04T10:38:00Z">
            <w:rPr>
              <w:ins w:id="1667" w:author="Grosso, Carolina" w:date="2023-09-26T17:14:00Z"/>
              <w:moveFrom w:id="1668" w:author="Sailis, Debora" w:date="2023-09-29T10:09:00Z"/>
              <w:rFonts w:ascii="Arial" w:hAnsi="Arial" w:cs="Arial"/>
              <w:sz w:val="20"/>
              <w:szCs w:val="20"/>
              <w:u w:val="single"/>
            </w:rPr>
          </w:rPrChange>
        </w:rPr>
        <w:pPrChange w:id="1669" w:author="Lanciani, Marcello" w:date="2023-10-04T10:37:00Z">
          <w:pPr>
            <w:pStyle w:val="ListParagraph"/>
            <w:numPr>
              <w:numId w:val="31"/>
            </w:numPr>
            <w:ind w:hanging="360"/>
          </w:pPr>
        </w:pPrChange>
      </w:pPr>
      <w:moveFrom w:id="1670" w:author="Sailis, Debora" w:date="2023-09-29T10:09:00Z">
        <w:ins w:id="1671" w:author="Grosso, Carolina" w:date="2023-09-26T17:14:00Z">
          <w:r w:rsidRPr="00EC0B03" w:rsidDel="00E35F52">
            <w:rPr>
              <w:rFonts w:ascii="Arial" w:hAnsi="Arial" w:cs="Arial"/>
              <w:sz w:val="20"/>
              <w:szCs w:val="20"/>
              <w:highlight w:val="yellow"/>
              <w:rPrChange w:id="1672" w:author="Lanciani, Marcello" w:date="2023-10-04T10:38:00Z">
                <w:rPr>
                  <w:rFonts w:ascii="Arial" w:hAnsi="Arial" w:cs="Arial"/>
                  <w:sz w:val="20"/>
                  <w:szCs w:val="20"/>
                </w:rPr>
              </w:rPrChange>
            </w:rPr>
            <w:t>All cells in column D, except for the ones which are greyed out, have to be numeric, reported in units of thousand euro and equal or higher than zero.</w:t>
          </w:r>
        </w:ins>
      </w:moveFrom>
    </w:p>
    <w:p w14:paraId="3B7804EA" w14:textId="16C21380" w:rsidR="002161FD" w:rsidRPr="00EC0B03" w:rsidDel="00E35F52" w:rsidRDefault="002161FD" w:rsidP="00EC0B03">
      <w:pPr>
        <w:pStyle w:val="ListParagraph"/>
        <w:numPr>
          <w:ilvl w:val="0"/>
          <w:numId w:val="31"/>
        </w:numPr>
        <w:spacing w:line="276" w:lineRule="auto"/>
        <w:rPr>
          <w:ins w:id="1673" w:author="Grosso, Carolina" w:date="2023-09-26T17:14:00Z"/>
          <w:moveFrom w:id="1674" w:author="Sailis, Debora" w:date="2023-09-29T10:09:00Z"/>
          <w:rFonts w:ascii="Arial" w:hAnsi="Arial" w:cs="Arial"/>
          <w:sz w:val="20"/>
          <w:szCs w:val="20"/>
          <w:highlight w:val="yellow"/>
          <w:u w:val="single"/>
          <w:rPrChange w:id="1675" w:author="Lanciani, Marcello" w:date="2023-10-04T10:38:00Z">
            <w:rPr>
              <w:ins w:id="1676" w:author="Grosso, Carolina" w:date="2023-09-26T17:14:00Z"/>
              <w:moveFrom w:id="1677" w:author="Sailis, Debora" w:date="2023-09-29T10:09:00Z"/>
              <w:rFonts w:ascii="Arial" w:hAnsi="Arial" w:cs="Arial"/>
              <w:sz w:val="20"/>
              <w:szCs w:val="20"/>
              <w:u w:val="single"/>
            </w:rPr>
          </w:rPrChange>
        </w:rPr>
        <w:pPrChange w:id="1678" w:author="Lanciani, Marcello" w:date="2023-10-04T10:37:00Z">
          <w:pPr>
            <w:pStyle w:val="ListParagraph"/>
            <w:numPr>
              <w:numId w:val="31"/>
            </w:numPr>
            <w:ind w:hanging="360"/>
          </w:pPr>
        </w:pPrChange>
      </w:pPr>
      <w:moveFrom w:id="1679" w:author="Sailis, Debora" w:date="2023-09-29T10:09:00Z">
        <w:ins w:id="1680" w:author="Grosso, Carolina" w:date="2023-09-26T17:14:00Z">
          <w:r w:rsidRPr="00EC0B03" w:rsidDel="00E35F52">
            <w:rPr>
              <w:rFonts w:ascii="Arial" w:hAnsi="Arial" w:cs="Arial"/>
              <w:sz w:val="20"/>
              <w:szCs w:val="20"/>
              <w:highlight w:val="yellow"/>
              <w:rPrChange w:id="1681" w:author="Lanciani, Marcello" w:date="2023-10-04T10:38:00Z">
                <w:rPr>
                  <w:rFonts w:ascii="Arial" w:hAnsi="Arial" w:cs="Arial"/>
                  <w:sz w:val="20"/>
                  <w:szCs w:val="20"/>
                </w:rPr>
              </w:rPrChange>
            </w:rPr>
            <w:t>The cell E6 ha</w:t>
          </w:r>
        </w:ins>
        <w:ins w:id="1682" w:author="Grosso, Carolina" w:date="2023-09-26T17:15:00Z">
          <w:r w:rsidRPr="00EC0B03" w:rsidDel="00E35F52">
            <w:rPr>
              <w:rFonts w:ascii="Arial" w:hAnsi="Arial" w:cs="Arial"/>
              <w:sz w:val="20"/>
              <w:szCs w:val="20"/>
              <w:highlight w:val="yellow"/>
            </w:rPr>
            <w:t>s</w:t>
          </w:r>
        </w:ins>
        <w:ins w:id="1683" w:author="Grosso, Carolina" w:date="2023-09-26T17:14:00Z">
          <w:r w:rsidRPr="00EC0B03" w:rsidDel="00E35F52">
            <w:rPr>
              <w:rFonts w:ascii="Arial" w:hAnsi="Arial" w:cs="Arial"/>
              <w:sz w:val="20"/>
              <w:szCs w:val="20"/>
              <w:highlight w:val="yellow"/>
              <w:rPrChange w:id="1684" w:author="Lanciani, Marcello" w:date="2023-10-04T10:38:00Z">
                <w:rPr>
                  <w:rFonts w:ascii="Arial" w:hAnsi="Arial" w:cs="Arial"/>
                  <w:sz w:val="20"/>
                  <w:szCs w:val="20"/>
                </w:rPr>
              </w:rPrChange>
            </w:rPr>
            <w:t xml:space="preserve"> to be numeric, reported in units and equal or higher than zero.</w:t>
          </w:r>
        </w:ins>
      </w:moveFrom>
    </w:p>
    <w:p w14:paraId="06615BC7" w14:textId="075AF08D" w:rsidR="002161FD" w:rsidRPr="00EC0B03" w:rsidDel="00E35F52" w:rsidRDefault="002161FD" w:rsidP="00EC0B03">
      <w:pPr>
        <w:spacing w:line="276" w:lineRule="auto"/>
        <w:rPr>
          <w:ins w:id="1685" w:author="Grosso, Carolina" w:date="2023-09-26T17:14:00Z"/>
          <w:moveFrom w:id="1686" w:author="Sailis, Debora" w:date="2023-09-29T10:09:00Z"/>
          <w:rFonts w:ascii="Arial" w:hAnsi="Arial" w:cs="Arial"/>
          <w:sz w:val="20"/>
          <w:szCs w:val="20"/>
          <w:highlight w:val="yellow"/>
          <w:rPrChange w:id="1687" w:author="Lanciani, Marcello" w:date="2023-10-04T10:38:00Z">
            <w:rPr>
              <w:ins w:id="1688" w:author="Grosso, Carolina" w:date="2023-09-26T17:14:00Z"/>
              <w:moveFrom w:id="1689" w:author="Sailis, Debora" w:date="2023-09-29T10:09:00Z"/>
              <w:rFonts w:ascii="Arial" w:hAnsi="Arial" w:cs="Arial"/>
              <w:sz w:val="20"/>
              <w:szCs w:val="20"/>
            </w:rPr>
          </w:rPrChange>
        </w:rPr>
        <w:pPrChange w:id="1690" w:author="Lanciani, Marcello" w:date="2023-10-04T10:37:00Z">
          <w:pPr/>
        </w:pPrChange>
      </w:pPr>
      <w:moveFrom w:id="1691" w:author="Sailis, Debora" w:date="2023-09-29T10:09:00Z">
        <w:ins w:id="1692" w:author="Grosso, Carolina" w:date="2023-09-26T17:14:00Z">
          <w:r w:rsidRPr="00EC0B03" w:rsidDel="00E35F52">
            <w:rPr>
              <w:rFonts w:ascii="Arial" w:hAnsi="Arial" w:cs="Arial"/>
              <w:sz w:val="20"/>
              <w:szCs w:val="20"/>
              <w:highlight w:val="yellow"/>
              <w:rPrChange w:id="1693" w:author="Lanciani, Marcello" w:date="2023-10-04T10:38:00Z">
                <w:rPr>
                  <w:rFonts w:ascii="Arial" w:hAnsi="Arial" w:cs="Arial"/>
                  <w:sz w:val="20"/>
                  <w:szCs w:val="20"/>
                </w:rPr>
              </w:rPrChange>
            </w:rPr>
            <w:t>Sheet “3.PD LGD and CCF”</w:t>
          </w:r>
        </w:ins>
      </w:moveFrom>
    </w:p>
    <w:p w14:paraId="600AA1CE" w14:textId="2C56C4F1" w:rsidR="002161FD" w:rsidRPr="00EC0B03" w:rsidDel="00E35F52" w:rsidRDefault="002161FD" w:rsidP="00EC0B03">
      <w:pPr>
        <w:pStyle w:val="ListParagraph"/>
        <w:numPr>
          <w:ilvl w:val="0"/>
          <w:numId w:val="41"/>
        </w:numPr>
        <w:spacing w:line="276" w:lineRule="auto"/>
        <w:rPr>
          <w:ins w:id="1694" w:author="Grosso, Carolina" w:date="2023-09-26T17:14:00Z"/>
          <w:moveFrom w:id="1695" w:author="Sailis, Debora" w:date="2023-09-29T10:09:00Z"/>
          <w:rFonts w:ascii="Arial" w:hAnsi="Arial" w:cs="Arial"/>
          <w:sz w:val="20"/>
          <w:szCs w:val="20"/>
          <w:highlight w:val="yellow"/>
          <w:rPrChange w:id="1696" w:author="Lanciani, Marcello" w:date="2023-10-04T10:38:00Z">
            <w:rPr>
              <w:ins w:id="1697" w:author="Grosso, Carolina" w:date="2023-09-26T17:14:00Z"/>
              <w:moveFrom w:id="1698" w:author="Sailis, Debora" w:date="2023-09-29T10:09:00Z"/>
            </w:rPr>
          </w:rPrChange>
        </w:rPr>
        <w:pPrChange w:id="1699" w:author="Lanciani, Marcello" w:date="2023-10-04T10:37:00Z">
          <w:pPr>
            <w:pStyle w:val="ListParagraph"/>
            <w:numPr>
              <w:numId w:val="41"/>
            </w:numPr>
            <w:ind w:hanging="360"/>
          </w:pPr>
        </w:pPrChange>
      </w:pPr>
      <w:moveFrom w:id="1700" w:author="Sailis, Debora" w:date="2023-09-29T10:09:00Z">
        <w:ins w:id="1701" w:author="Grosso, Carolina" w:date="2023-09-26T17:14:00Z">
          <w:r w:rsidRPr="00EC0B03" w:rsidDel="00E35F52">
            <w:rPr>
              <w:rFonts w:ascii="Arial" w:hAnsi="Arial" w:cs="Arial"/>
              <w:sz w:val="20"/>
              <w:szCs w:val="20"/>
              <w:highlight w:val="yellow"/>
              <w:rPrChange w:id="1702" w:author="Lanciani, Marcello" w:date="2023-10-04T10:38:00Z">
                <w:rPr>
                  <w:rFonts w:ascii="Arial" w:hAnsi="Arial" w:cs="Arial"/>
                  <w:sz w:val="20"/>
                  <w:szCs w:val="20"/>
                </w:rPr>
              </w:rPrChange>
            </w:rPr>
            <w:t>All cells should be between 0&lt;=X&lt;=1 formatted as percentage.</w:t>
          </w:r>
        </w:ins>
      </w:moveFrom>
    </w:p>
    <w:moveFromRangeEnd w:id="1617"/>
    <w:p w14:paraId="5EA06AB5" w14:textId="183800D2" w:rsidR="00FC33A1" w:rsidRPr="00EC0B03" w:rsidRDefault="00FC33A1" w:rsidP="00EC0B03">
      <w:pPr>
        <w:spacing w:before="0" w:after="200" w:line="276" w:lineRule="auto"/>
        <w:jc w:val="left"/>
        <w:rPr>
          <w:rFonts w:ascii="Arial" w:hAnsi="Arial" w:cs="Arial"/>
          <w:b/>
          <w:bCs/>
          <w:sz w:val="20"/>
          <w:szCs w:val="20"/>
          <w:rPrChange w:id="1703" w:author="Lanciani, Marcello" w:date="2023-10-04T10:38:00Z">
            <w:rPr/>
          </w:rPrChange>
        </w:rPr>
        <w:pPrChange w:id="1704" w:author="Lanciani, Marcello" w:date="2023-10-04T10:37:00Z">
          <w:pPr>
            <w:pStyle w:val="ListParagraph"/>
            <w:numPr>
              <w:numId w:val="22"/>
            </w:numPr>
            <w:spacing w:before="0" w:after="200" w:line="276" w:lineRule="auto"/>
            <w:ind w:hanging="360"/>
            <w:jc w:val="left"/>
          </w:pPr>
        </w:pPrChange>
      </w:pPr>
    </w:p>
    <w:sectPr w:rsidR="00FC33A1" w:rsidRPr="00EC0B03" w:rsidSect="006E3BD1">
      <w:headerReference w:type="default" r:id="rId12"/>
      <w:footerReference w:type="default" r:id="rId13"/>
      <w:headerReference w:type="first" r:id="rId14"/>
      <w:footerReference w:type="first" r:id="rId15"/>
      <w:type w:val="continuous"/>
      <w:pgSz w:w="11907" w:h="16840" w:code="9"/>
      <w:pgMar w:top="1418" w:right="1134" w:bottom="1134" w:left="1134" w:header="454" w:footer="397" w:gutter="0"/>
      <w:cols w:space="720"/>
      <w:formProt w:val="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2" w:author="Pestrivas, Argyrios" w:date="2023-09-20T11:12:00Z" w:initials="PA">
    <w:p w14:paraId="265F0327" w14:textId="067B3677" w:rsidR="00C302FE" w:rsidRDefault="00C302FE">
      <w:pPr>
        <w:pStyle w:val="CommentText"/>
      </w:pPr>
      <w:r>
        <w:rPr>
          <w:rStyle w:val="CommentReference"/>
        </w:rPr>
        <w:annotationRef/>
      </w:r>
      <w:r>
        <w:t>Please update the cells that are in the scope of these input checks</w:t>
      </w:r>
    </w:p>
  </w:comment>
  <w:comment w:id="73" w:author="Cvilikas, Aurelijus" w:date="2023-09-27T09:33:00Z" w:initials="CA">
    <w:p w14:paraId="2DE5D1F4" w14:textId="2CA79BB1" w:rsidR="00C26B6D" w:rsidRDefault="00C26B6D">
      <w:pPr>
        <w:pStyle w:val="CommentText"/>
      </w:pPr>
      <w:r>
        <w:rPr>
          <w:rStyle w:val="CommentReference"/>
        </w:rPr>
        <w:annotationRef/>
      </w:r>
      <w:r>
        <w:t>Updated</w:t>
      </w:r>
    </w:p>
  </w:comment>
  <w:comment w:id="174" w:author="Puellbeck, Julia" w:date="2023-08-03T12:48:00Z" w:initials="PJ">
    <w:p w14:paraId="0673AF8B" w14:textId="79B3E351" w:rsidR="00D35C1E" w:rsidRDefault="00D35C1E">
      <w:pPr>
        <w:pStyle w:val="CommentText"/>
      </w:pPr>
      <w:r>
        <w:rPr>
          <w:rStyle w:val="CommentReference"/>
        </w:rPr>
        <w:annotationRef/>
      </w:r>
      <w:r>
        <w:t>For this we also have a formatting rule in place in the template.</w:t>
      </w:r>
    </w:p>
  </w:comment>
  <w:comment w:id="314" w:author="Puellbeck, Julia" w:date="2023-08-04T15:53:00Z" w:initials="PJ">
    <w:p w14:paraId="0E71CC56" w14:textId="1A8FD084" w:rsidR="00AD11B6" w:rsidRDefault="00AD11B6">
      <w:pPr>
        <w:pStyle w:val="CommentText"/>
      </w:pPr>
      <w:r>
        <w:rPr>
          <w:rStyle w:val="CommentReference"/>
        </w:rPr>
        <w:annotationRef/>
      </w:r>
      <w:r>
        <w:t>I added 20 validation rules, one for each potential currency.</w:t>
      </w:r>
    </w:p>
  </w:comment>
  <w:comment w:id="410" w:author="Puellbeck, Julia" w:date="2023-08-03T15:49:00Z" w:initials="PJ">
    <w:p w14:paraId="3D115BCF" w14:textId="01C4BA3B" w:rsidR="004C61C0" w:rsidRDefault="004C61C0">
      <w:pPr>
        <w:pStyle w:val="CommentText"/>
      </w:pPr>
      <w:r>
        <w:rPr>
          <w:rStyle w:val="CommentReference"/>
        </w:rPr>
        <w:annotationRef/>
      </w:r>
      <w:r>
        <w:t>There we are referring to each row seprarately.</w:t>
      </w:r>
    </w:p>
  </w:comment>
  <w:comment w:id="1050" w:author="Pestrivas, Argyrios" w:date="2023-09-26T10:36:00Z" w:initials="PA">
    <w:p w14:paraId="1E5E0E73" w14:textId="14459757" w:rsidR="00497076" w:rsidRDefault="00497076">
      <w:pPr>
        <w:pStyle w:val="CommentText"/>
      </w:pPr>
      <w:r>
        <w:rPr>
          <w:rStyle w:val="CommentReference"/>
        </w:rPr>
        <w:annotationRef/>
      </w:r>
      <w:r>
        <w:t>Empty values in the drop down list have been removed. Please check again that the list of values for each drop down list is correct</w:t>
      </w:r>
    </w:p>
  </w:comment>
  <w:comment w:id="1052" w:author="Pestrivas, Argyrios" w:date="2023-09-26T10:47:00Z" w:initials="PA">
    <w:p w14:paraId="14770FEB" w14:textId="5C926E78" w:rsidR="008F64B4" w:rsidRDefault="008F64B4">
      <w:pPr>
        <w:pStyle w:val="CommentText"/>
      </w:pPr>
      <w:r>
        <w:rPr>
          <w:rStyle w:val="CommentReference"/>
        </w:rPr>
        <w:annotationRef/>
      </w:r>
      <w:r>
        <w:t>These validation checks have been added in the template</w:t>
      </w:r>
    </w:p>
  </w:comment>
  <w:comment w:id="1055" w:author="Pestrivas, Argyrios" w:date="2023-09-26T10:36:00Z" w:initials="PA">
    <w:p w14:paraId="16E10F8D" w14:textId="77777777" w:rsidR="00620B03" w:rsidRDefault="00620B03" w:rsidP="00620B03">
      <w:pPr>
        <w:pStyle w:val="CommentText"/>
      </w:pPr>
      <w:r>
        <w:rPr>
          <w:rStyle w:val="CommentReference"/>
        </w:rPr>
        <w:annotationRef/>
      </w:r>
      <w:r>
        <w:t>Empty values in the drop down list have been removed. Please check again that the list of values for each drop down list is correct</w:t>
      </w:r>
    </w:p>
  </w:comment>
  <w:comment w:id="1058" w:author="Pestrivas, Argyrios" w:date="2023-09-26T10:30:00Z" w:initials="PA">
    <w:p w14:paraId="5454DF40" w14:textId="41920E67" w:rsidR="00497076" w:rsidRDefault="00497076">
      <w:pPr>
        <w:pStyle w:val="CommentText"/>
      </w:pPr>
      <w:r>
        <w:rPr>
          <w:rStyle w:val="CommentReference"/>
        </w:rPr>
        <w:annotationRef/>
      </w:r>
      <w:r>
        <w:rPr>
          <w:rStyle w:val="CommentReference"/>
        </w:rPr>
        <w:annotationRef/>
      </w:r>
      <w:r>
        <w:t>Please add, if needed, input checks for sheets 3 and 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65F0327" w15:done="0"/>
  <w15:commentEx w15:paraId="2DE5D1F4" w15:paraIdParent="265F0327" w15:done="0"/>
  <w15:commentEx w15:paraId="0673AF8B" w15:done="0"/>
  <w15:commentEx w15:paraId="0E71CC56" w15:done="0"/>
  <w15:commentEx w15:paraId="3D115BCF" w15:done="0"/>
  <w15:commentEx w15:paraId="1E5E0E73" w15:done="0"/>
  <w15:commentEx w15:paraId="14770FEB" w15:done="0"/>
  <w15:commentEx w15:paraId="16E10F8D" w15:done="0"/>
  <w15:commentEx w15:paraId="5454DF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B55238" w16cex:dateUtc="2023-09-20T09:12:00Z"/>
  <w16cex:commentExtensible w16cex:durableId="28BE7566" w16cex:dateUtc="2023-09-27T07:33:00Z"/>
  <w16cex:commentExtensible w16cex:durableId="287620B1" w16cex:dateUtc="2023-08-03T10:48:00Z"/>
  <w16cex:commentExtensible w16cex:durableId="28779D81" w16cex:dateUtc="2023-08-04T13:53:00Z"/>
  <w16cex:commentExtensible w16cex:durableId="28764B0E" w16cex:dateUtc="2023-08-03T13:49:00Z"/>
  <w16cex:commentExtensible w16cex:durableId="28BD32C9" w16cex:dateUtc="2023-09-26T08:36:00Z"/>
  <w16cex:commentExtensible w16cex:durableId="28BD352D" w16cex:dateUtc="2023-09-26T08:47:00Z"/>
  <w16cex:commentExtensible w16cex:durableId="28BEEF2E" w16cex:dateUtc="2023-09-26T08:36:00Z"/>
  <w16cex:commentExtensible w16cex:durableId="28BD3134" w16cex:dateUtc="2023-09-26T08: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65F0327" w16cid:durableId="28B55238"/>
  <w16cid:commentId w16cid:paraId="2DE5D1F4" w16cid:durableId="28BE7566"/>
  <w16cid:commentId w16cid:paraId="0673AF8B" w16cid:durableId="287620B1"/>
  <w16cid:commentId w16cid:paraId="0E71CC56" w16cid:durableId="28779D81"/>
  <w16cid:commentId w16cid:paraId="3D115BCF" w16cid:durableId="28764B0E"/>
  <w16cid:commentId w16cid:paraId="1E5E0E73" w16cid:durableId="28BD32C9"/>
  <w16cid:commentId w16cid:paraId="14770FEB" w16cid:durableId="28BD352D"/>
  <w16cid:commentId w16cid:paraId="16E10F8D" w16cid:durableId="28BEEF2E"/>
  <w16cid:commentId w16cid:paraId="5454DF40" w16cid:durableId="28BD31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1ECE13" w14:textId="77777777" w:rsidR="00501363" w:rsidRDefault="00501363">
      <w:pPr>
        <w:spacing w:before="0" w:after="0" w:line="240" w:lineRule="auto"/>
      </w:pPr>
      <w:r>
        <w:separator/>
      </w:r>
    </w:p>
  </w:endnote>
  <w:endnote w:type="continuationSeparator" w:id="0">
    <w:p w14:paraId="45EADA11" w14:textId="77777777" w:rsidR="00501363" w:rsidRDefault="0050136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ndnya">
    <w:altName w:val="Cambria"/>
    <w:panose1 w:val="00000400000000000000"/>
    <w:charset w:val="01"/>
    <w:family w:val="roman"/>
    <w:pitch w:val="variable"/>
  </w:font>
  <w:font w:name="Times New Roman Bold">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697231264"/>
      <w:docPartObj>
        <w:docPartGallery w:val="Page Numbers (Bottom of Page)"/>
        <w:docPartUnique/>
      </w:docPartObj>
    </w:sdtPr>
    <w:sdtEndPr>
      <w:rPr>
        <w:noProof/>
      </w:rPr>
    </w:sdtEndPr>
    <w:sdtContent>
      <w:p w14:paraId="2B9C1524" w14:textId="45BC7DF6" w:rsidR="0074701F" w:rsidRDefault="0074701F">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6AA9FE33" w14:textId="0890871D" w:rsidR="002C200B" w:rsidRPr="0080475E" w:rsidRDefault="002C200B" w:rsidP="00D23472">
    <w:pPr>
      <w:pStyle w:val="Footer"/>
      <w:tabs>
        <w:tab w:val="right" w:pos="9356"/>
      </w:tabs>
      <w:spacing w:line="240" w:lineRule="auto"/>
      <w:ind w:left="284" w:hanging="284"/>
      <w:jc w:val="both"/>
      <w:rPr>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A4577" w14:textId="77777777" w:rsidR="002C200B" w:rsidRDefault="002C200B">
    <w:pPr>
      <w:pStyle w:val="Footer"/>
    </w:pPr>
    <w:r w:rsidRPr="0080475E">
      <w:rPr>
        <w:szCs w:val="20"/>
      </w:rPr>
      <w:t xml:space="preserve">Page </w:t>
    </w:r>
    <w:r w:rsidRPr="0080475E">
      <w:rPr>
        <w:szCs w:val="20"/>
      </w:rPr>
      <w:fldChar w:fldCharType="begin"/>
    </w:r>
    <w:r w:rsidRPr="0080475E">
      <w:rPr>
        <w:szCs w:val="20"/>
      </w:rPr>
      <w:instrText xml:space="preserve"> PAGE </w:instrText>
    </w:r>
    <w:r w:rsidRPr="0080475E">
      <w:rPr>
        <w:szCs w:val="20"/>
      </w:rPr>
      <w:fldChar w:fldCharType="separate"/>
    </w:r>
    <w:r w:rsidR="00F943F2">
      <w:rPr>
        <w:szCs w:val="20"/>
      </w:rPr>
      <w:t>1</w:t>
    </w:r>
    <w:r w:rsidRPr="0080475E">
      <w:rPr>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46A4BC" w14:textId="77777777" w:rsidR="00501363" w:rsidRDefault="00501363">
      <w:pPr>
        <w:spacing w:before="0" w:after="0" w:line="240" w:lineRule="auto"/>
      </w:pPr>
      <w:r>
        <w:separator/>
      </w:r>
    </w:p>
  </w:footnote>
  <w:footnote w:type="continuationSeparator" w:id="0">
    <w:p w14:paraId="657DFC5D" w14:textId="77777777" w:rsidR="00501363" w:rsidRDefault="00501363">
      <w:pPr>
        <w:spacing w:before="0" w:after="0" w:line="240" w:lineRule="auto"/>
      </w:pPr>
      <w:r>
        <w:continuationSeparator/>
      </w:r>
    </w:p>
  </w:footnote>
  <w:footnote w:id="1">
    <w:p w14:paraId="714950C3" w14:textId="77777777" w:rsidR="002C200B" w:rsidRDefault="002C200B" w:rsidP="009726AF">
      <w:pPr>
        <w:pStyle w:val="FootnoteText"/>
      </w:pPr>
      <w:r>
        <w:rPr>
          <w:rStyle w:val="FootnoteReference"/>
        </w:rPr>
        <w:footnoteRef/>
      </w:r>
      <w:r>
        <w:t xml:space="preserve"> New or changed </w:t>
      </w:r>
      <w:r w:rsidRPr="002E5901">
        <w:rPr>
          <w:highlight w:val="yellow"/>
        </w:rPr>
        <w:t>input</w:t>
      </w:r>
      <w:r>
        <w:t xml:space="preserve"> checks are highlighted in </w:t>
      </w:r>
      <w:r w:rsidRPr="003D160B">
        <w:rPr>
          <w:highlight w:val="yellow"/>
        </w:rPr>
        <w:t>yellow</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7A9AA" w14:textId="77777777" w:rsidR="0074701F" w:rsidRPr="0074701F" w:rsidRDefault="0074701F" w:rsidP="0074701F">
    <w:pPr>
      <w:spacing w:line="160" w:lineRule="atLeast"/>
      <w:ind w:left="720"/>
      <w:jc w:val="right"/>
      <w:rPr>
        <w:rFonts w:ascii="Arial" w:hAnsi="Arial"/>
        <w:b/>
        <w:bCs/>
        <w:sz w:val="20"/>
        <w:szCs w:val="20"/>
        <w:lang w:val="en-US"/>
      </w:rPr>
    </w:pPr>
    <w:r w:rsidRPr="0074701F">
      <w:rPr>
        <w:rFonts w:ascii="Arial" w:hAnsi="Arial"/>
        <w:b/>
        <w:bCs/>
        <w:sz w:val="20"/>
        <w:szCs w:val="20"/>
        <w:lang w:val="en-US"/>
      </w:rPr>
      <w:t>ECB-PUBLIC</w:t>
    </w:r>
  </w:p>
  <w:p w14:paraId="47DBB79A" w14:textId="77777777" w:rsidR="0074701F" w:rsidRDefault="007470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2C8F0" w14:textId="77777777" w:rsidR="002C200B" w:rsidRDefault="002C200B" w:rsidP="00F127F3">
    <w:pPr>
      <w:pStyle w:val="Header"/>
      <w:rPr>
        <w:lang w:val="en-US"/>
      </w:rPr>
    </w:pPr>
    <w:r>
      <w:object w:dxaOrig="16078" w:dyaOrig="5774" w14:anchorId="495F8A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15pt;height:63.95pt">
          <v:imagedata r:id="rId1" o:title=""/>
        </v:shape>
        <o:OLEObject Type="Embed" ProgID="PBrush" ShapeID="_x0000_i1025" DrawAspect="Content" ObjectID="_1757930268" r:id="rId2"/>
      </w:object>
    </w:r>
  </w:p>
  <w:p w14:paraId="7A4384B6" w14:textId="77777777" w:rsidR="002C200B" w:rsidRDefault="002C20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005A2"/>
    <w:multiLevelType w:val="hybridMultilevel"/>
    <w:tmpl w:val="992CD26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5024857"/>
    <w:multiLevelType w:val="singleLevel"/>
    <w:tmpl w:val="B572535E"/>
    <w:lvl w:ilvl="0">
      <w:start w:val="1"/>
      <w:numFmt w:val="decimal"/>
      <w:pStyle w:val="recomm"/>
      <w:lvlText w:val="=&gt;  Recommendation %1:"/>
      <w:lvlJc w:val="left"/>
      <w:pPr>
        <w:tabs>
          <w:tab w:val="num" w:pos="2520"/>
        </w:tabs>
        <w:ind w:left="360" w:hanging="360"/>
      </w:pPr>
    </w:lvl>
  </w:abstractNum>
  <w:abstractNum w:abstractNumId="2" w15:restartNumberingAfterBreak="0">
    <w:nsid w:val="067B5DAA"/>
    <w:multiLevelType w:val="hybridMultilevel"/>
    <w:tmpl w:val="FC6AFEC6"/>
    <w:lvl w:ilvl="0" w:tplc="12B4C31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BC40EF"/>
    <w:multiLevelType w:val="hybridMultilevel"/>
    <w:tmpl w:val="99F620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FF1706"/>
    <w:multiLevelType w:val="hybridMultilevel"/>
    <w:tmpl w:val="E892C5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1B038C"/>
    <w:multiLevelType w:val="singleLevel"/>
    <w:tmpl w:val="E4D43988"/>
    <w:lvl w:ilvl="0">
      <w:start w:val="1"/>
      <w:numFmt w:val="bullet"/>
      <w:pStyle w:val="Bullet2"/>
      <w:lvlText w:val=""/>
      <w:lvlJc w:val="left"/>
      <w:pPr>
        <w:ind w:left="1494" w:hanging="360"/>
      </w:pPr>
      <w:rPr>
        <w:rFonts w:ascii="Symbol" w:hAnsi="Symbol" w:hint="default"/>
      </w:rPr>
    </w:lvl>
  </w:abstractNum>
  <w:abstractNum w:abstractNumId="6" w15:restartNumberingAfterBreak="0">
    <w:nsid w:val="10971C88"/>
    <w:multiLevelType w:val="hybridMultilevel"/>
    <w:tmpl w:val="7D361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8C2E94"/>
    <w:multiLevelType w:val="hybridMultilevel"/>
    <w:tmpl w:val="41CE0EB4"/>
    <w:lvl w:ilvl="0" w:tplc="C52CB87E">
      <w:start w:val="1"/>
      <w:numFmt w:val="decimal"/>
      <w:pStyle w:val="Annex"/>
      <w:lvlText w:val="Annex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B3D184E"/>
    <w:multiLevelType w:val="hybridMultilevel"/>
    <w:tmpl w:val="554464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E0E37D8"/>
    <w:multiLevelType w:val="hybridMultilevel"/>
    <w:tmpl w:val="75A0F06A"/>
    <w:lvl w:ilvl="0" w:tplc="08090001">
      <w:start w:val="1"/>
      <w:numFmt w:val="bullet"/>
      <w:lvlText w:val=""/>
      <w:lvlJc w:val="left"/>
      <w:pPr>
        <w:ind w:left="720" w:hanging="360"/>
      </w:pPr>
      <w:rPr>
        <w:rFonts w:ascii="Symbol" w:hAnsi="Symbol" w:hint="default"/>
      </w:rPr>
    </w:lvl>
    <w:lvl w:ilvl="1" w:tplc="0809000B">
      <w:start w:val="1"/>
      <w:numFmt w:val="bullet"/>
      <w:lvlText w:val=""/>
      <w:lvlJc w:val="left"/>
      <w:pPr>
        <w:ind w:left="1440" w:hanging="360"/>
      </w:pPr>
      <w:rPr>
        <w:rFonts w:ascii="Wingdings" w:hAnsi="Wingdings"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1FCE6234"/>
    <w:multiLevelType w:val="hybridMultilevel"/>
    <w:tmpl w:val="7F44BE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E95EC5"/>
    <w:multiLevelType w:val="hybridMultilevel"/>
    <w:tmpl w:val="0ABE8F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24B5EC2"/>
    <w:multiLevelType w:val="hybridMultilevel"/>
    <w:tmpl w:val="1A6C10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253D5083"/>
    <w:multiLevelType w:val="hybridMultilevel"/>
    <w:tmpl w:val="F9C00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6413F73"/>
    <w:multiLevelType w:val="hybridMultilevel"/>
    <w:tmpl w:val="DE3C58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DF558B3"/>
    <w:multiLevelType w:val="singleLevel"/>
    <w:tmpl w:val="2B30264A"/>
    <w:lvl w:ilvl="0">
      <w:start w:val="1"/>
      <w:numFmt w:val="lowerLetter"/>
      <w:pStyle w:val="lista"/>
      <w:lvlText w:val="(%1)"/>
      <w:lvlJc w:val="left"/>
      <w:pPr>
        <w:tabs>
          <w:tab w:val="num" w:pos="360"/>
        </w:tabs>
        <w:ind w:left="360" w:hanging="360"/>
      </w:pPr>
    </w:lvl>
  </w:abstractNum>
  <w:abstractNum w:abstractNumId="16" w15:restartNumberingAfterBreak="0">
    <w:nsid w:val="2F8A7B6D"/>
    <w:multiLevelType w:val="hybridMultilevel"/>
    <w:tmpl w:val="9B0204C8"/>
    <w:lvl w:ilvl="0" w:tplc="08090001">
      <w:start w:val="1"/>
      <w:numFmt w:val="bullet"/>
      <w:lvlText w:val=""/>
      <w:lvlJc w:val="left"/>
      <w:pPr>
        <w:ind w:left="720" w:hanging="360"/>
      </w:pPr>
      <w:rPr>
        <w:rFonts w:ascii="Symbol" w:hAnsi="Symbol" w:hint="default"/>
      </w:rPr>
    </w:lvl>
    <w:lvl w:ilvl="1" w:tplc="0809000B">
      <w:start w:val="1"/>
      <w:numFmt w:val="bullet"/>
      <w:lvlText w:val=""/>
      <w:lvlJc w:val="left"/>
      <w:pPr>
        <w:ind w:left="1440" w:hanging="360"/>
      </w:pPr>
      <w:rPr>
        <w:rFonts w:ascii="Wingdings" w:hAnsi="Wingdings"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2FE10131"/>
    <w:multiLevelType w:val="singleLevel"/>
    <w:tmpl w:val="88BC2FD0"/>
    <w:lvl w:ilvl="0">
      <w:start w:val="1"/>
      <w:numFmt w:val="decimal"/>
      <w:pStyle w:val="principle"/>
      <w:lvlText w:val="Principle %1:"/>
      <w:lvlJc w:val="left"/>
      <w:pPr>
        <w:tabs>
          <w:tab w:val="num" w:pos="1474"/>
        </w:tabs>
        <w:ind w:left="1474" w:hanging="1474"/>
      </w:pPr>
    </w:lvl>
  </w:abstractNum>
  <w:abstractNum w:abstractNumId="18" w15:restartNumberingAfterBreak="0">
    <w:nsid w:val="30712AFA"/>
    <w:multiLevelType w:val="hybridMultilevel"/>
    <w:tmpl w:val="E1786E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0766D2D"/>
    <w:multiLevelType w:val="hybridMultilevel"/>
    <w:tmpl w:val="355EAD12"/>
    <w:lvl w:ilvl="0" w:tplc="08090001">
      <w:start w:val="1"/>
      <w:numFmt w:val="bullet"/>
      <w:lvlText w:val=""/>
      <w:lvlJc w:val="left"/>
      <w:pPr>
        <w:ind w:left="720" w:hanging="360"/>
      </w:pPr>
      <w:rPr>
        <w:rFonts w:ascii="Symbol" w:hAnsi="Symbol" w:hint="default"/>
      </w:rPr>
    </w:lvl>
    <w:lvl w:ilvl="1" w:tplc="0809000B">
      <w:start w:val="1"/>
      <w:numFmt w:val="bullet"/>
      <w:lvlText w:val=""/>
      <w:lvlJc w:val="left"/>
      <w:pPr>
        <w:ind w:left="1440" w:hanging="360"/>
      </w:pPr>
      <w:rPr>
        <w:rFonts w:ascii="Wingdings" w:hAnsi="Wingdings"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372263F2"/>
    <w:multiLevelType w:val="hybridMultilevel"/>
    <w:tmpl w:val="1988D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7D532B7"/>
    <w:multiLevelType w:val="hybridMultilevel"/>
    <w:tmpl w:val="859E87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0F9593F"/>
    <w:multiLevelType w:val="hybridMultilevel"/>
    <w:tmpl w:val="3F4E0B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11626DC"/>
    <w:multiLevelType w:val="hybridMultilevel"/>
    <w:tmpl w:val="162609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46C36C70"/>
    <w:multiLevelType w:val="hybridMultilevel"/>
    <w:tmpl w:val="81425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7B70885"/>
    <w:multiLevelType w:val="singleLevel"/>
    <w:tmpl w:val="BC5A49FA"/>
    <w:lvl w:ilvl="0">
      <w:start w:val="1"/>
      <w:numFmt w:val="lowerRoman"/>
      <w:pStyle w:val="listi"/>
      <w:lvlText w:val="(%1)"/>
      <w:lvlJc w:val="left"/>
      <w:pPr>
        <w:tabs>
          <w:tab w:val="num" w:pos="720"/>
        </w:tabs>
        <w:ind w:left="720" w:hanging="720"/>
      </w:pPr>
    </w:lvl>
  </w:abstractNum>
  <w:abstractNum w:abstractNumId="26" w15:restartNumberingAfterBreak="0">
    <w:nsid w:val="4D2A17EE"/>
    <w:multiLevelType w:val="hybridMultilevel"/>
    <w:tmpl w:val="96803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F857012"/>
    <w:multiLevelType w:val="hybridMultilevel"/>
    <w:tmpl w:val="82AA3450"/>
    <w:lvl w:ilvl="0" w:tplc="08090001">
      <w:start w:val="1"/>
      <w:numFmt w:val="bullet"/>
      <w:lvlText w:val=""/>
      <w:lvlJc w:val="left"/>
      <w:pPr>
        <w:ind w:left="1308" w:hanging="360"/>
      </w:pPr>
      <w:rPr>
        <w:rFonts w:ascii="Symbol" w:hAnsi="Symbol" w:hint="default"/>
      </w:rPr>
    </w:lvl>
    <w:lvl w:ilvl="1" w:tplc="08090003" w:tentative="1">
      <w:start w:val="1"/>
      <w:numFmt w:val="bullet"/>
      <w:lvlText w:val="o"/>
      <w:lvlJc w:val="left"/>
      <w:pPr>
        <w:ind w:left="2028" w:hanging="360"/>
      </w:pPr>
      <w:rPr>
        <w:rFonts w:ascii="Courier New" w:hAnsi="Courier New" w:cs="Courier New" w:hint="default"/>
      </w:rPr>
    </w:lvl>
    <w:lvl w:ilvl="2" w:tplc="08090005" w:tentative="1">
      <w:start w:val="1"/>
      <w:numFmt w:val="bullet"/>
      <w:lvlText w:val=""/>
      <w:lvlJc w:val="left"/>
      <w:pPr>
        <w:ind w:left="2748" w:hanging="360"/>
      </w:pPr>
      <w:rPr>
        <w:rFonts w:ascii="Wingdings" w:hAnsi="Wingdings" w:hint="default"/>
      </w:rPr>
    </w:lvl>
    <w:lvl w:ilvl="3" w:tplc="08090001" w:tentative="1">
      <w:start w:val="1"/>
      <w:numFmt w:val="bullet"/>
      <w:lvlText w:val=""/>
      <w:lvlJc w:val="left"/>
      <w:pPr>
        <w:ind w:left="3468" w:hanging="360"/>
      </w:pPr>
      <w:rPr>
        <w:rFonts w:ascii="Symbol" w:hAnsi="Symbol" w:hint="default"/>
      </w:rPr>
    </w:lvl>
    <w:lvl w:ilvl="4" w:tplc="08090003" w:tentative="1">
      <w:start w:val="1"/>
      <w:numFmt w:val="bullet"/>
      <w:lvlText w:val="o"/>
      <w:lvlJc w:val="left"/>
      <w:pPr>
        <w:ind w:left="4188" w:hanging="360"/>
      </w:pPr>
      <w:rPr>
        <w:rFonts w:ascii="Courier New" w:hAnsi="Courier New" w:cs="Courier New" w:hint="default"/>
      </w:rPr>
    </w:lvl>
    <w:lvl w:ilvl="5" w:tplc="08090005" w:tentative="1">
      <w:start w:val="1"/>
      <w:numFmt w:val="bullet"/>
      <w:lvlText w:val=""/>
      <w:lvlJc w:val="left"/>
      <w:pPr>
        <w:ind w:left="4908" w:hanging="360"/>
      </w:pPr>
      <w:rPr>
        <w:rFonts w:ascii="Wingdings" w:hAnsi="Wingdings" w:hint="default"/>
      </w:rPr>
    </w:lvl>
    <w:lvl w:ilvl="6" w:tplc="08090001" w:tentative="1">
      <w:start w:val="1"/>
      <w:numFmt w:val="bullet"/>
      <w:lvlText w:val=""/>
      <w:lvlJc w:val="left"/>
      <w:pPr>
        <w:ind w:left="5628" w:hanging="360"/>
      </w:pPr>
      <w:rPr>
        <w:rFonts w:ascii="Symbol" w:hAnsi="Symbol" w:hint="default"/>
      </w:rPr>
    </w:lvl>
    <w:lvl w:ilvl="7" w:tplc="08090003" w:tentative="1">
      <w:start w:val="1"/>
      <w:numFmt w:val="bullet"/>
      <w:lvlText w:val="o"/>
      <w:lvlJc w:val="left"/>
      <w:pPr>
        <w:ind w:left="6348" w:hanging="360"/>
      </w:pPr>
      <w:rPr>
        <w:rFonts w:ascii="Courier New" w:hAnsi="Courier New" w:cs="Courier New" w:hint="default"/>
      </w:rPr>
    </w:lvl>
    <w:lvl w:ilvl="8" w:tplc="08090005" w:tentative="1">
      <w:start w:val="1"/>
      <w:numFmt w:val="bullet"/>
      <w:lvlText w:val=""/>
      <w:lvlJc w:val="left"/>
      <w:pPr>
        <w:ind w:left="7068" w:hanging="360"/>
      </w:pPr>
      <w:rPr>
        <w:rFonts w:ascii="Wingdings" w:hAnsi="Wingdings" w:hint="default"/>
      </w:rPr>
    </w:lvl>
  </w:abstractNum>
  <w:abstractNum w:abstractNumId="28" w15:restartNumberingAfterBreak="0">
    <w:nsid w:val="514C1D1F"/>
    <w:multiLevelType w:val="hybridMultilevel"/>
    <w:tmpl w:val="4970C4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2D91FF4"/>
    <w:multiLevelType w:val="hybridMultilevel"/>
    <w:tmpl w:val="BB0E9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4DD6F2A"/>
    <w:multiLevelType w:val="hybridMultilevel"/>
    <w:tmpl w:val="F7D668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4F172D9"/>
    <w:multiLevelType w:val="hybridMultilevel"/>
    <w:tmpl w:val="6E74D35C"/>
    <w:lvl w:ilvl="0" w:tplc="12CA55CA">
      <w:start w:val="1"/>
      <w:numFmt w:val="bullet"/>
      <w:lvlText w:val=""/>
      <w:lvlJc w:val="left"/>
      <w:pPr>
        <w:ind w:left="720" w:hanging="360"/>
      </w:pPr>
      <w:rPr>
        <w:rFonts w:ascii="Symbol" w:hAnsi="Symbol" w:hint="default"/>
        <w:color w:val="000000"/>
      </w:rPr>
    </w:lvl>
    <w:lvl w:ilvl="1" w:tplc="0809000B">
      <w:start w:val="1"/>
      <w:numFmt w:val="bullet"/>
      <w:lvlText w:val=""/>
      <w:lvlJc w:val="left"/>
      <w:pPr>
        <w:ind w:left="1440" w:hanging="360"/>
      </w:pPr>
      <w:rPr>
        <w:rFonts w:ascii="Wingdings" w:hAnsi="Wingdings"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2" w15:restartNumberingAfterBreak="0">
    <w:nsid w:val="56FB24DA"/>
    <w:multiLevelType w:val="hybridMultilevel"/>
    <w:tmpl w:val="F648D9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9A13440"/>
    <w:multiLevelType w:val="hybridMultilevel"/>
    <w:tmpl w:val="54FA8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C9F7DF1"/>
    <w:multiLevelType w:val="hybridMultilevel"/>
    <w:tmpl w:val="A1048F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EF369F5"/>
    <w:multiLevelType w:val="hybridMultilevel"/>
    <w:tmpl w:val="7D7456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1B9306F"/>
    <w:multiLevelType w:val="hybridMultilevel"/>
    <w:tmpl w:val="9A3697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E7D7469"/>
    <w:multiLevelType w:val="multilevel"/>
    <w:tmpl w:val="5DAACC2E"/>
    <w:lvl w:ilvl="0">
      <w:start w:val="1"/>
      <w:numFmt w:val="decimal"/>
      <w:pStyle w:val="Heading1"/>
      <w:lvlText w:val="%1."/>
      <w:lvlJc w:val="left"/>
      <w:pPr>
        <w:tabs>
          <w:tab w:val="num" w:pos="567"/>
        </w:tabs>
        <w:ind w:left="567" w:hanging="567"/>
      </w:pPr>
    </w:lvl>
    <w:lvl w:ilvl="1">
      <w:start w:val="1"/>
      <w:numFmt w:val="decimal"/>
      <w:pStyle w:val="Heading2"/>
      <w:lvlText w:val="%1.%2"/>
      <w:lvlJc w:val="left"/>
      <w:pPr>
        <w:tabs>
          <w:tab w:val="num" w:pos="567"/>
        </w:tabs>
        <w:ind w:left="567" w:hanging="567"/>
      </w:pPr>
    </w:lvl>
    <w:lvl w:ilvl="2">
      <w:start w:val="1"/>
      <w:numFmt w:val="decimal"/>
      <w:pStyle w:val="Heading3"/>
      <w:lvlText w:val="%1.%2.%3"/>
      <w:lvlJc w:val="left"/>
      <w:pPr>
        <w:tabs>
          <w:tab w:val="num" w:pos="567"/>
        </w:tabs>
        <w:ind w:left="567" w:hanging="567"/>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8" w15:restartNumberingAfterBreak="0">
    <w:nsid w:val="731E0CD8"/>
    <w:multiLevelType w:val="hybridMultilevel"/>
    <w:tmpl w:val="C3ECE146"/>
    <w:lvl w:ilvl="0" w:tplc="E280E5B4">
      <w:start w:val="1"/>
      <w:numFmt w:val="bullet"/>
      <w:pStyle w:val="Bullet1"/>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9" w15:restartNumberingAfterBreak="0">
    <w:nsid w:val="740374B5"/>
    <w:multiLevelType w:val="hybridMultilevel"/>
    <w:tmpl w:val="3DC03ED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75087805"/>
    <w:multiLevelType w:val="hybridMultilevel"/>
    <w:tmpl w:val="59661E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CFE689E"/>
    <w:multiLevelType w:val="hybridMultilevel"/>
    <w:tmpl w:val="712C25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D57348B"/>
    <w:multiLevelType w:val="hybridMultilevel"/>
    <w:tmpl w:val="B02C1D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99943975">
    <w:abstractNumId w:val="15"/>
  </w:num>
  <w:num w:numId="2" w16cid:durableId="1021669051">
    <w:abstractNumId w:val="25"/>
  </w:num>
  <w:num w:numId="3" w16cid:durableId="1035156726">
    <w:abstractNumId w:val="1"/>
  </w:num>
  <w:num w:numId="4" w16cid:durableId="1176187188">
    <w:abstractNumId w:val="5"/>
  </w:num>
  <w:num w:numId="5" w16cid:durableId="722026034">
    <w:abstractNumId w:val="17"/>
  </w:num>
  <w:num w:numId="6" w16cid:durableId="410085404">
    <w:abstractNumId w:val="37"/>
  </w:num>
  <w:num w:numId="7" w16cid:durableId="1609971352">
    <w:abstractNumId w:val="38"/>
  </w:num>
  <w:num w:numId="8" w16cid:durableId="1726027595">
    <w:abstractNumId w:val="7"/>
  </w:num>
  <w:num w:numId="9" w16cid:durableId="61370890">
    <w:abstractNumId w:val="23"/>
  </w:num>
  <w:num w:numId="10" w16cid:durableId="1883857242">
    <w:abstractNumId w:val="16"/>
  </w:num>
  <w:num w:numId="11" w16cid:durableId="591086354">
    <w:abstractNumId w:val="12"/>
  </w:num>
  <w:num w:numId="12" w16cid:durableId="1947231329">
    <w:abstractNumId w:val="19"/>
  </w:num>
  <w:num w:numId="13" w16cid:durableId="47726373">
    <w:abstractNumId w:val="31"/>
  </w:num>
  <w:num w:numId="14" w16cid:durableId="1713919886">
    <w:abstractNumId w:val="9"/>
  </w:num>
  <w:num w:numId="15" w16cid:durableId="1441880417">
    <w:abstractNumId w:val="13"/>
  </w:num>
  <w:num w:numId="16" w16cid:durableId="1861581540">
    <w:abstractNumId w:val="39"/>
  </w:num>
  <w:num w:numId="17" w16cid:durableId="975187292">
    <w:abstractNumId w:val="33"/>
  </w:num>
  <w:num w:numId="18" w16cid:durableId="1382751636">
    <w:abstractNumId w:val="27"/>
  </w:num>
  <w:num w:numId="19" w16cid:durableId="787546850">
    <w:abstractNumId w:val="34"/>
  </w:num>
  <w:num w:numId="20" w16cid:durableId="505437192">
    <w:abstractNumId w:val="28"/>
  </w:num>
  <w:num w:numId="21" w16cid:durableId="1853058629">
    <w:abstractNumId w:val="20"/>
  </w:num>
  <w:num w:numId="22" w16cid:durableId="319772182">
    <w:abstractNumId w:val="6"/>
  </w:num>
  <w:num w:numId="23" w16cid:durableId="1645622935">
    <w:abstractNumId w:val="4"/>
  </w:num>
  <w:num w:numId="24" w16cid:durableId="293407801">
    <w:abstractNumId w:val="2"/>
  </w:num>
  <w:num w:numId="25" w16cid:durableId="935357643">
    <w:abstractNumId w:val="42"/>
  </w:num>
  <w:num w:numId="26" w16cid:durableId="188644662">
    <w:abstractNumId w:val="3"/>
  </w:num>
  <w:num w:numId="27" w16cid:durableId="624577390">
    <w:abstractNumId w:val="31"/>
  </w:num>
  <w:num w:numId="28" w16cid:durableId="1044908567">
    <w:abstractNumId w:val="35"/>
  </w:num>
  <w:num w:numId="29" w16cid:durableId="1051346410">
    <w:abstractNumId w:val="24"/>
  </w:num>
  <w:num w:numId="30" w16cid:durableId="2009092464">
    <w:abstractNumId w:val="31"/>
  </w:num>
  <w:num w:numId="31" w16cid:durableId="411008158">
    <w:abstractNumId w:val="36"/>
  </w:num>
  <w:num w:numId="32" w16cid:durableId="801851558">
    <w:abstractNumId w:val="22"/>
  </w:num>
  <w:num w:numId="33" w16cid:durableId="235750722">
    <w:abstractNumId w:val="38"/>
  </w:num>
  <w:num w:numId="34" w16cid:durableId="1420325986">
    <w:abstractNumId w:val="8"/>
  </w:num>
  <w:num w:numId="35" w16cid:durableId="685642929">
    <w:abstractNumId w:val="41"/>
  </w:num>
  <w:num w:numId="36" w16cid:durableId="429475093">
    <w:abstractNumId w:val="40"/>
  </w:num>
  <w:num w:numId="37" w16cid:durableId="1869368743">
    <w:abstractNumId w:val="18"/>
  </w:num>
  <w:num w:numId="38" w16cid:durableId="956907610">
    <w:abstractNumId w:val="21"/>
  </w:num>
  <w:num w:numId="39" w16cid:durableId="1875576665">
    <w:abstractNumId w:val="10"/>
  </w:num>
  <w:num w:numId="40" w16cid:durableId="316614858">
    <w:abstractNumId w:val="32"/>
  </w:num>
  <w:num w:numId="41" w16cid:durableId="261761861">
    <w:abstractNumId w:val="11"/>
  </w:num>
  <w:num w:numId="42" w16cid:durableId="623343552">
    <w:abstractNumId w:val="29"/>
  </w:num>
  <w:num w:numId="43" w16cid:durableId="1755122926">
    <w:abstractNumId w:val="14"/>
  </w:num>
  <w:num w:numId="44" w16cid:durableId="1342316597">
    <w:abstractNumId w:val="30"/>
  </w:num>
  <w:num w:numId="45" w16cid:durableId="2087921225">
    <w:abstractNumId w:val="0"/>
  </w:num>
  <w:num w:numId="46" w16cid:durableId="892348099">
    <w:abstractNumId w:val="26"/>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nciani, Marcello">
    <w15:presenceInfo w15:providerId="AD" w15:userId="S::Marcello.Lanciani@ecb.europa.eu::3a7ac078-7fb8-458a-96c6-d18187654ea3"/>
  </w15:person>
  <w15:person w15:author="Kirnágová, Kristína">
    <w15:presenceInfo w15:providerId="AD" w15:userId="S::Kristina.Kirnagova@ecb.europa.eu::f23a1d39-d989-4154-a5be-ed5581eb6451"/>
  </w15:person>
  <w15:person w15:author="De Smet, Nicolas">
    <w15:presenceInfo w15:providerId="AD" w15:userId="S::nicolas.de_smet@ecb.europa.eu::68a6579c-2798-4a9a-a57a-59a3b9869db1"/>
  </w15:person>
  <w15:person w15:author="Cvilikas, Aurelijus">
    <w15:presenceInfo w15:providerId="AD" w15:userId="S::Aurelijus.Cvilikas@ecb.europa.eu::c88c49fe-9097-4102-befa-a53986ac66d2"/>
  </w15:person>
  <w15:person w15:author="Pestrivas, Argyrios">
    <w15:presenceInfo w15:providerId="AD" w15:userId="S::argyrios.pestrivas@ecb.europa.eu::baef9be5-2186-45f0-8f21-131c001d9337"/>
  </w15:person>
  <w15:person w15:author="Puellbeck, Julia">
    <w15:presenceInfo w15:providerId="AD" w15:userId="S::julia.puellbeck@ecb.europa.eu::0e27434a-c9db-44e7-8334-022797baf66d"/>
  </w15:person>
  <w15:person w15:author="Sailis, Debora">
    <w15:presenceInfo w15:providerId="AD" w15:userId="S::Debora.Sailis@ecb.europa.eu::aa36b762-ff6c-4ff2-9a6d-dcc1b5e4d489"/>
  </w15:person>
  <w15:person w15:author="Tranbaut, Alicia">
    <w15:presenceInfo w15:providerId="AD" w15:userId="S::alicia.tranbaut@ecb.europa.eu::2294fac6-a381-4ba1-8cb9-b2050ae095a6"/>
  </w15:person>
  <w15:person w15:author="Belinazzi, Mauro">
    <w15:presenceInfo w15:providerId="AD" w15:userId="S::mauro.belinazzi@ecb.europa.eu::eeb854e1-85dc-439d-a8f6-72efc17d9e48"/>
  </w15:person>
  <w15:person w15:author="Grosso, Carolina">
    <w15:presenceInfo w15:providerId="AD" w15:userId="S::Carolina.Grosso@ecb.europa.eu::c396238c-a872-4689-b1b3-df19f3acb4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F127F3"/>
    <w:rsid w:val="00004D4B"/>
    <w:rsid w:val="0000531D"/>
    <w:rsid w:val="00010310"/>
    <w:rsid w:val="00010A4E"/>
    <w:rsid w:val="00011872"/>
    <w:rsid w:val="000130B2"/>
    <w:rsid w:val="00024E1B"/>
    <w:rsid w:val="000250CB"/>
    <w:rsid w:val="000251A7"/>
    <w:rsid w:val="00025A60"/>
    <w:rsid w:val="0003199B"/>
    <w:rsid w:val="00032AF1"/>
    <w:rsid w:val="0003545B"/>
    <w:rsid w:val="00042DDB"/>
    <w:rsid w:val="000472C4"/>
    <w:rsid w:val="00052001"/>
    <w:rsid w:val="0005609C"/>
    <w:rsid w:val="000627E7"/>
    <w:rsid w:val="00071495"/>
    <w:rsid w:val="00081B5F"/>
    <w:rsid w:val="00095C39"/>
    <w:rsid w:val="000A16E1"/>
    <w:rsid w:val="000A2425"/>
    <w:rsid w:val="000A28C5"/>
    <w:rsid w:val="000B225C"/>
    <w:rsid w:val="000C4B26"/>
    <w:rsid w:val="000C60DC"/>
    <w:rsid w:val="000E21AF"/>
    <w:rsid w:val="000E5F20"/>
    <w:rsid w:val="000F3F46"/>
    <w:rsid w:val="001017F7"/>
    <w:rsid w:val="0010208F"/>
    <w:rsid w:val="00103089"/>
    <w:rsid w:val="00106F72"/>
    <w:rsid w:val="0011029F"/>
    <w:rsid w:val="00110327"/>
    <w:rsid w:val="00110E6C"/>
    <w:rsid w:val="00115EBA"/>
    <w:rsid w:val="001166B0"/>
    <w:rsid w:val="001200B4"/>
    <w:rsid w:val="00126DD7"/>
    <w:rsid w:val="00130E5A"/>
    <w:rsid w:val="001322E1"/>
    <w:rsid w:val="001323E9"/>
    <w:rsid w:val="00133ACA"/>
    <w:rsid w:val="00135454"/>
    <w:rsid w:val="00135E8B"/>
    <w:rsid w:val="00137AF4"/>
    <w:rsid w:val="00143A07"/>
    <w:rsid w:val="001501B2"/>
    <w:rsid w:val="00150507"/>
    <w:rsid w:val="00151230"/>
    <w:rsid w:val="00160D0E"/>
    <w:rsid w:val="00162582"/>
    <w:rsid w:val="00163F44"/>
    <w:rsid w:val="00163FF0"/>
    <w:rsid w:val="0016638E"/>
    <w:rsid w:val="00175277"/>
    <w:rsid w:val="0017568A"/>
    <w:rsid w:val="00175FF0"/>
    <w:rsid w:val="001774FE"/>
    <w:rsid w:val="00185851"/>
    <w:rsid w:val="001A29C8"/>
    <w:rsid w:val="001B3D91"/>
    <w:rsid w:val="001C0051"/>
    <w:rsid w:val="001C1D8E"/>
    <w:rsid w:val="001C47C6"/>
    <w:rsid w:val="001D0449"/>
    <w:rsid w:val="001D1C4D"/>
    <w:rsid w:val="001E7A56"/>
    <w:rsid w:val="001F4198"/>
    <w:rsid w:val="00201470"/>
    <w:rsid w:val="00202727"/>
    <w:rsid w:val="00211EBE"/>
    <w:rsid w:val="00213108"/>
    <w:rsid w:val="002161FD"/>
    <w:rsid w:val="002172D3"/>
    <w:rsid w:val="00221824"/>
    <w:rsid w:val="00232AEC"/>
    <w:rsid w:val="00234C2B"/>
    <w:rsid w:val="002373CF"/>
    <w:rsid w:val="0024472D"/>
    <w:rsid w:val="00245760"/>
    <w:rsid w:val="002461F0"/>
    <w:rsid w:val="00251E9B"/>
    <w:rsid w:val="00253699"/>
    <w:rsid w:val="002803AB"/>
    <w:rsid w:val="00282867"/>
    <w:rsid w:val="00284EF1"/>
    <w:rsid w:val="002A01E1"/>
    <w:rsid w:val="002B76C9"/>
    <w:rsid w:val="002C05F8"/>
    <w:rsid w:val="002C09D7"/>
    <w:rsid w:val="002C1156"/>
    <w:rsid w:val="002C200B"/>
    <w:rsid w:val="002C7D9A"/>
    <w:rsid w:val="002C7DC2"/>
    <w:rsid w:val="002D18C7"/>
    <w:rsid w:val="002D37C3"/>
    <w:rsid w:val="002D3F11"/>
    <w:rsid w:val="002D5C66"/>
    <w:rsid w:val="002E1384"/>
    <w:rsid w:val="002E31A7"/>
    <w:rsid w:val="002E587C"/>
    <w:rsid w:val="002E5901"/>
    <w:rsid w:val="002E5F5E"/>
    <w:rsid w:val="002E6804"/>
    <w:rsid w:val="002F058D"/>
    <w:rsid w:val="002F18BE"/>
    <w:rsid w:val="002F4357"/>
    <w:rsid w:val="00301957"/>
    <w:rsid w:val="003029F6"/>
    <w:rsid w:val="00304AA0"/>
    <w:rsid w:val="00317387"/>
    <w:rsid w:val="00327D10"/>
    <w:rsid w:val="00330141"/>
    <w:rsid w:val="00333BC8"/>
    <w:rsid w:val="00340FCB"/>
    <w:rsid w:val="00341EEB"/>
    <w:rsid w:val="003428B0"/>
    <w:rsid w:val="0035119A"/>
    <w:rsid w:val="003530D6"/>
    <w:rsid w:val="00357580"/>
    <w:rsid w:val="00361413"/>
    <w:rsid w:val="00363666"/>
    <w:rsid w:val="00371F25"/>
    <w:rsid w:val="003730DD"/>
    <w:rsid w:val="00377871"/>
    <w:rsid w:val="0038017B"/>
    <w:rsid w:val="00383608"/>
    <w:rsid w:val="00385294"/>
    <w:rsid w:val="00386216"/>
    <w:rsid w:val="00386365"/>
    <w:rsid w:val="00387E8C"/>
    <w:rsid w:val="00392872"/>
    <w:rsid w:val="00392BF3"/>
    <w:rsid w:val="003946B7"/>
    <w:rsid w:val="003967EB"/>
    <w:rsid w:val="003A6443"/>
    <w:rsid w:val="003A748B"/>
    <w:rsid w:val="003A7C00"/>
    <w:rsid w:val="003B04EB"/>
    <w:rsid w:val="003B40F4"/>
    <w:rsid w:val="003B4E3F"/>
    <w:rsid w:val="003B6C58"/>
    <w:rsid w:val="003C77BF"/>
    <w:rsid w:val="003D1F4C"/>
    <w:rsid w:val="003D5291"/>
    <w:rsid w:val="003E5205"/>
    <w:rsid w:val="003E618E"/>
    <w:rsid w:val="003E688F"/>
    <w:rsid w:val="003F2288"/>
    <w:rsid w:val="003F2EF7"/>
    <w:rsid w:val="003F5C2C"/>
    <w:rsid w:val="004022D8"/>
    <w:rsid w:val="00406A48"/>
    <w:rsid w:val="00412332"/>
    <w:rsid w:val="00422A57"/>
    <w:rsid w:val="004301B5"/>
    <w:rsid w:val="004306F7"/>
    <w:rsid w:val="0043150A"/>
    <w:rsid w:val="00431FCD"/>
    <w:rsid w:val="00434D44"/>
    <w:rsid w:val="00436B3D"/>
    <w:rsid w:val="0044022D"/>
    <w:rsid w:val="00450F09"/>
    <w:rsid w:val="00454C6F"/>
    <w:rsid w:val="0046108E"/>
    <w:rsid w:val="004662E1"/>
    <w:rsid w:val="00467A86"/>
    <w:rsid w:val="00470CE9"/>
    <w:rsid w:val="00470EA3"/>
    <w:rsid w:val="004720E3"/>
    <w:rsid w:val="004744D6"/>
    <w:rsid w:val="0047616F"/>
    <w:rsid w:val="0047738B"/>
    <w:rsid w:val="00485431"/>
    <w:rsid w:val="00486463"/>
    <w:rsid w:val="004909F9"/>
    <w:rsid w:val="0049148B"/>
    <w:rsid w:val="00493FBC"/>
    <w:rsid w:val="004960BE"/>
    <w:rsid w:val="00496B15"/>
    <w:rsid w:val="00497076"/>
    <w:rsid w:val="00497AC6"/>
    <w:rsid w:val="004A262D"/>
    <w:rsid w:val="004A44B0"/>
    <w:rsid w:val="004A7B60"/>
    <w:rsid w:val="004B023B"/>
    <w:rsid w:val="004B179B"/>
    <w:rsid w:val="004B7F4B"/>
    <w:rsid w:val="004C61C0"/>
    <w:rsid w:val="004D2896"/>
    <w:rsid w:val="004E38C3"/>
    <w:rsid w:val="004E4775"/>
    <w:rsid w:val="004E72EB"/>
    <w:rsid w:val="00501363"/>
    <w:rsid w:val="00506534"/>
    <w:rsid w:val="005075A9"/>
    <w:rsid w:val="00512ED7"/>
    <w:rsid w:val="00513C15"/>
    <w:rsid w:val="00521148"/>
    <w:rsid w:val="00524F9B"/>
    <w:rsid w:val="00533DC2"/>
    <w:rsid w:val="00544050"/>
    <w:rsid w:val="00547B1D"/>
    <w:rsid w:val="005530F4"/>
    <w:rsid w:val="005554FA"/>
    <w:rsid w:val="00555F24"/>
    <w:rsid w:val="00561E33"/>
    <w:rsid w:val="005630E9"/>
    <w:rsid w:val="00563852"/>
    <w:rsid w:val="00566913"/>
    <w:rsid w:val="005709BC"/>
    <w:rsid w:val="00570E3F"/>
    <w:rsid w:val="005727F4"/>
    <w:rsid w:val="00581158"/>
    <w:rsid w:val="00583D22"/>
    <w:rsid w:val="005868FF"/>
    <w:rsid w:val="00586F17"/>
    <w:rsid w:val="00587F44"/>
    <w:rsid w:val="00595255"/>
    <w:rsid w:val="00596AB9"/>
    <w:rsid w:val="005B72B9"/>
    <w:rsid w:val="005B774E"/>
    <w:rsid w:val="005C0782"/>
    <w:rsid w:val="005C4F21"/>
    <w:rsid w:val="005C6C28"/>
    <w:rsid w:val="005D4978"/>
    <w:rsid w:val="005D6C2D"/>
    <w:rsid w:val="005E7647"/>
    <w:rsid w:val="005E7D84"/>
    <w:rsid w:val="005F61A6"/>
    <w:rsid w:val="0060572F"/>
    <w:rsid w:val="0061410C"/>
    <w:rsid w:val="00617839"/>
    <w:rsid w:val="00620B03"/>
    <w:rsid w:val="006210B4"/>
    <w:rsid w:val="00621A82"/>
    <w:rsid w:val="00622D86"/>
    <w:rsid w:val="00624CB9"/>
    <w:rsid w:val="00625065"/>
    <w:rsid w:val="006333B4"/>
    <w:rsid w:val="006374EC"/>
    <w:rsid w:val="0064050D"/>
    <w:rsid w:val="00655236"/>
    <w:rsid w:val="00663E89"/>
    <w:rsid w:val="0066528B"/>
    <w:rsid w:val="00667824"/>
    <w:rsid w:val="0066782B"/>
    <w:rsid w:val="00667964"/>
    <w:rsid w:val="0067278C"/>
    <w:rsid w:val="00673C37"/>
    <w:rsid w:val="006802E7"/>
    <w:rsid w:val="006819B3"/>
    <w:rsid w:val="00682937"/>
    <w:rsid w:val="00685EC3"/>
    <w:rsid w:val="00694FD0"/>
    <w:rsid w:val="006A1DC4"/>
    <w:rsid w:val="006B1BF2"/>
    <w:rsid w:val="006B2AB0"/>
    <w:rsid w:val="006B4454"/>
    <w:rsid w:val="006B6E8F"/>
    <w:rsid w:val="006C5C41"/>
    <w:rsid w:val="006D14D3"/>
    <w:rsid w:val="006D4F6C"/>
    <w:rsid w:val="006D670F"/>
    <w:rsid w:val="006E02F9"/>
    <w:rsid w:val="006E20B0"/>
    <w:rsid w:val="006E3BD1"/>
    <w:rsid w:val="006E4069"/>
    <w:rsid w:val="006E5306"/>
    <w:rsid w:val="006F124C"/>
    <w:rsid w:val="006F25AA"/>
    <w:rsid w:val="006F35A7"/>
    <w:rsid w:val="006F6A1C"/>
    <w:rsid w:val="00702E00"/>
    <w:rsid w:val="00704BFB"/>
    <w:rsid w:val="0072038F"/>
    <w:rsid w:val="007215B3"/>
    <w:rsid w:val="007311AB"/>
    <w:rsid w:val="00731392"/>
    <w:rsid w:val="00742BE4"/>
    <w:rsid w:val="007431D9"/>
    <w:rsid w:val="0074701F"/>
    <w:rsid w:val="00751693"/>
    <w:rsid w:val="00755281"/>
    <w:rsid w:val="00756A9E"/>
    <w:rsid w:val="00764D86"/>
    <w:rsid w:val="0076662F"/>
    <w:rsid w:val="00766ED9"/>
    <w:rsid w:val="00794199"/>
    <w:rsid w:val="00795C7B"/>
    <w:rsid w:val="007A5F67"/>
    <w:rsid w:val="007B1E54"/>
    <w:rsid w:val="007B23C6"/>
    <w:rsid w:val="007B3AAA"/>
    <w:rsid w:val="007B5BCA"/>
    <w:rsid w:val="007C51F1"/>
    <w:rsid w:val="007C7C53"/>
    <w:rsid w:val="007C7F46"/>
    <w:rsid w:val="007D5C2F"/>
    <w:rsid w:val="007D78B1"/>
    <w:rsid w:val="007E3D9B"/>
    <w:rsid w:val="007E658C"/>
    <w:rsid w:val="007E7AE0"/>
    <w:rsid w:val="007F00B6"/>
    <w:rsid w:val="007F2900"/>
    <w:rsid w:val="007F5658"/>
    <w:rsid w:val="00802B1E"/>
    <w:rsid w:val="0080475E"/>
    <w:rsid w:val="008061C3"/>
    <w:rsid w:val="00813856"/>
    <w:rsid w:val="00815058"/>
    <w:rsid w:val="00821A15"/>
    <w:rsid w:val="0082459E"/>
    <w:rsid w:val="00845158"/>
    <w:rsid w:val="00847BA6"/>
    <w:rsid w:val="00852560"/>
    <w:rsid w:val="0085279C"/>
    <w:rsid w:val="00852845"/>
    <w:rsid w:val="00863328"/>
    <w:rsid w:val="008648B1"/>
    <w:rsid w:val="00864E17"/>
    <w:rsid w:val="008658B0"/>
    <w:rsid w:val="008659CF"/>
    <w:rsid w:val="00870A94"/>
    <w:rsid w:val="008730BD"/>
    <w:rsid w:val="008810C7"/>
    <w:rsid w:val="008811EC"/>
    <w:rsid w:val="00893708"/>
    <w:rsid w:val="00893FD0"/>
    <w:rsid w:val="008A07CE"/>
    <w:rsid w:val="008A11A8"/>
    <w:rsid w:val="008A32A0"/>
    <w:rsid w:val="008A6551"/>
    <w:rsid w:val="008C074B"/>
    <w:rsid w:val="008C45CB"/>
    <w:rsid w:val="008D1C36"/>
    <w:rsid w:val="008D4C4A"/>
    <w:rsid w:val="008E1979"/>
    <w:rsid w:val="008E1D06"/>
    <w:rsid w:val="008E38F7"/>
    <w:rsid w:val="008E74B3"/>
    <w:rsid w:val="008F64B4"/>
    <w:rsid w:val="008F6F56"/>
    <w:rsid w:val="00900F41"/>
    <w:rsid w:val="00916F7E"/>
    <w:rsid w:val="00924EE3"/>
    <w:rsid w:val="009334F6"/>
    <w:rsid w:val="00952260"/>
    <w:rsid w:val="00956863"/>
    <w:rsid w:val="00963C1C"/>
    <w:rsid w:val="009651D2"/>
    <w:rsid w:val="00971504"/>
    <w:rsid w:val="009726AF"/>
    <w:rsid w:val="00972AF6"/>
    <w:rsid w:val="0097769F"/>
    <w:rsid w:val="00981AC9"/>
    <w:rsid w:val="00982CF7"/>
    <w:rsid w:val="00986B0B"/>
    <w:rsid w:val="009877E9"/>
    <w:rsid w:val="009907E6"/>
    <w:rsid w:val="0099237F"/>
    <w:rsid w:val="00992DA3"/>
    <w:rsid w:val="00996DED"/>
    <w:rsid w:val="00997332"/>
    <w:rsid w:val="009A5777"/>
    <w:rsid w:val="009B2E04"/>
    <w:rsid w:val="009C7781"/>
    <w:rsid w:val="009D77AC"/>
    <w:rsid w:val="009E0B09"/>
    <w:rsid w:val="009E1912"/>
    <w:rsid w:val="009E4713"/>
    <w:rsid w:val="009E54EB"/>
    <w:rsid w:val="009F44CE"/>
    <w:rsid w:val="009F512F"/>
    <w:rsid w:val="00A0064C"/>
    <w:rsid w:val="00A009C5"/>
    <w:rsid w:val="00A06BE9"/>
    <w:rsid w:val="00A126CE"/>
    <w:rsid w:val="00A13AAB"/>
    <w:rsid w:val="00A25FE3"/>
    <w:rsid w:val="00A31889"/>
    <w:rsid w:val="00A3191A"/>
    <w:rsid w:val="00A402D6"/>
    <w:rsid w:val="00A42B48"/>
    <w:rsid w:val="00A459F6"/>
    <w:rsid w:val="00A55439"/>
    <w:rsid w:val="00A602C4"/>
    <w:rsid w:val="00A618FE"/>
    <w:rsid w:val="00A63AC0"/>
    <w:rsid w:val="00A709C0"/>
    <w:rsid w:val="00A70ED6"/>
    <w:rsid w:val="00A7679F"/>
    <w:rsid w:val="00A85B7B"/>
    <w:rsid w:val="00A90B8A"/>
    <w:rsid w:val="00A95102"/>
    <w:rsid w:val="00A972A5"/>
    <w:rsid w:val="00AA421C"/>
    <w:rsid w:val="00AB259C"/>
    <w:rsid w:val="00AB426C"/>
    <w:rsid w:val="00AC1653"/>
    <w:rsid w:val="00AC4F75"/>
    <w:rsid w:val="00AC5CE3"/>
    <w:rsid w:val="00AD11B6"/>
    <w:rsid w:val="00AD2512"/>
    <w:rsid w:val="00AD41FA"/>
    <w:rsid w:val="00AE0152"/>
    <w:rsid w:val="00AE1B6C"/>
    <w:rsid w:val="00AE36BA"/>
    <w:rsid w:val="00AF03B4"/>
    <w:rsid w:val="00AF14DA"/>
    <w:rsid w:val="00AF7237"/>
    <w:rsid w:val="00AF7FAC"/>
    <w:rsid w:val="00B01943"/>
    <w:rsid w:val="00B01D12"/>
    <w:rsid w:val="00B035CD"/>
    <w:rsid w:val="00B16DD0"/>
    <w:rsid w:val="00B20263"/>
    <w:rsid w:val="00B21773"/>
    <w:rsid w:val="00B21EF5"/>
    <w:rsid w:val="00B277CC"/>
    <w:rsid w:val="00B355BE"/>
    <w:rsid w:val="00B538AF"/>
    <w:rsid w:val="00B61E1A"/>
    <w:rsid w:val="00B6692A"/>
    <w:rsid w:val="00B7163B"/>
    <w:rsid w:val="00B772A9"/>
    <w:rsid w:val="00B80126"/>
    <w:rsid w:val="00B9020A"/>
    <w:rsid w:val="00B91AE8"/>
    <w:rsid w:val="00B92D15"/>
    <w:rsid w:val="00B95BDD"/>
    <w:rsid w:val="00BB0B39"/>
    <w:rsid w:val="00BB3FFD"/>
    <w:rsid w:val="00BB5D6D"/>
    <w:rsid w:val="00BC26A0"/>
    <w:rsid w:val="00BC2D26"/>
    <w:rsid w:val="00BC38E0"/>
    <w:rsid w:val="00BC4FDA"/>
    <w:rsid w:val="00BC5663"/>
    <w:rsid w:val="00BC7710"/>
    <w:rsid w:val="00BD1984"/>
    <w:rsid w:val="00BD6A2D"/>
    <w:rsid w:val="00BE0466"/>
    <w:rsid w:val="00BF1C9C"/>
    <w:rsid w:val="00BF49B3"/>
    <w:rsid w:val="00BF4EF3"/>
    <w:rsid w:val="00C12498"/>
    <w:rsid w:val="00C21365"/>
    <w:rsid w:val="00C26B6D"/>
    <w:rsid w:val="00C2726F"/>
    <w:rsid w:val="00C302FE"/>
    <w:rsid w:val="00C41A1F"/>
    <w:rsid w:val="00C4447C"/>
    <w:rsid w:val="00C520ED"/>
    <w:rsid w:val="00C529E8"/>
    <w:rsid w:val="00C52D5E"/>
    <w:rsid w:val="00C549D7"/>
    <w:rsid w:val="00C55FD9"/>
    <w:rsid w:val="00C67728"/>
    <w:rsid w:val="00C83795"/>
    <w:rsid w:val="00C83B5F"/>
    <w:rsid w:val="00C90804"/>
    <w:rsid w:val="00C90EE0"/>
    <w:rsid w:val="00C9780F"/>
    <w:rsid w:val="00C97E5E"/>
    <w:rsid w:val="00CA653F"/>
    <w:rsid w:val="00CB0909"/>
    <w:rsid w:val="00CB38B3"/>
    <w:rsid w:val="00CC3D4B"/>
    <w:rsid w:val="00CC7FEC"/>
    <w:rsid w:val="00CD6112"/>
    <w:rsid w:val="00CE00D8"/>
    <w:rsid w:val="00CE072E"/>
    <w:rsid w:val="00CE0BEC"/>
    <w:rsid w:val="00CE1709"/>
    <w:rsid w:val="00CE402F"/>
    <w:rsid w:val="00CE494B"/>
    <w:rsid w:val="00CE6C2B"/>
    <w:rsid w:val="00CF55E0"/>
    <w:rsid w:val="00D05D2B"/>
    <w:rsid w:val="00D110B7"/>
    <w:rsid w:val="00D133DA"/>
    <w:rsid w:val="00D14EAD"/>
    <w:rsid w:val="00D16EDE"/>
    <w:rsid w:val="00D227D0"/>
    <w:rsid w:val="00D23472"/>
    <w:rsid w:val="00D238C7"/>
    <w:rsid w:val="00D245B9"/>
    <w:rsid w:val="00D2531F"/>
    <w:rsid w:val="00D35C1E"/>
    <w:rsid w:val="00D37AC1"/>
    <w:rsid w:val="00D54FA5"/>
    <w:rsid w:val="00D57B78"/>
    <w:rsid w:val="00D6001C"/>
    <w:rsid w:val="00D6646F"/>
    <w:rsid w:val="00D70528"/>
    <w:rsid w:val="00D7213D"/>
    <w:rsid w:val="00DA6859"/>
    <w:rsid w:val="00DB0B4F"/>
    <w:rsid w:val="00DB0F6C"/>
    <w:rsid w:val="00DB3366"/>
    <w:rsid w:val="00DB5756"/>
    <w:rsid w:val="00DC2F87"/>
    <w:rsid w:val="00DC42E7"/>
    <w:rsid w:val="00DC46AC"/>
    <w:rsid w:val="00DC6ABB"/>
    <w:rsid w:val="00DD2309"/>
    <w:rsid w:val="00DD5341"/>
    <w:rsid w:val="00DE338C"/>
    <w:rsid w:val="00DF3204"/>
    <w:rsid w:val="00DF5DF2"/>
    <w:rsid w:val="00DF61C8"/>
    <w:rsid w:val="00E00077"/>
    <w:rsid w:val="00E0139D"/>
    <w:rsid w:val="00E20114"/>
    <w:rsid w:val="00E32143"/>
    <w:rsid w:val="00E32444"/>
    <w:rsid w:val="00E3435A"/>
    <w:rsid w:val="00E35F52"/>
    <w:rsid w:val="00E4518A"/>
    <w:rsid w:val="00E4673F"/>
    <w:rsid w:val="00E46E94"/>
    <w:rsid w:val="00E539EA"/>
    <w:rsid w:val="00E54BB5"/>
    <w:rsid w:val="00E54D6D"/>
    <w:rsid w:val="00E54D94"/>
    <w:rsid w:val="00E558B7"/>
    <w:rsid w:val="00E55D21"/>
    <w:rsid w:val="00E6106B"/>
    <w:rsid w:val="00E642F5"/>
    <w:rsid w:val="00E6454B"/>
    <w:rsid w:val="00E676B0"/>
    <w:rsid w:val="00E8251B"/>
    <w:rsid w:val="00E919E1"/>
    <w:rsid w:val="00E94E78"/>
    <w:rsid w:val="00E959CE"/>
    <w:rsid w:val="00EA7336"/>
    <w:rsid w:val="00EB5B73"/>
    <w:rsid w:val="00EC0B03"/>
    <w:rsid w:val="00EC6489"/>
    <w:rsid w:val="00EC6A3C"/>
    <w:rsid w:val="00EC74BD"/>
    <w:rsid w:val="00EC7FEE"/>
    <w:rsid w:val="00EE13D0"/>
    <w:rsid w:val="00EE6A2D"/>
    <w:rsid w:val="00EF116E"/>
    <w:rsid w:val="00F0106A"/>
    <w:rsid w:val="00F05984"/>
    <w:rsid w:val="00F127F3"/>
    <w:rsid w:val="00F12D17"/>
    <w:rsid w:val="00F13042"/>
    <w:rsid w:val="00F173A9"/>
    <w:rsid w:val="00F200BB"/>
    <w:rsid w:val="00F2274A"/>
    <w:rsid w:val="00F23912"/>
    <w:rsid w:val="00F41A62"/>
    <w:rsid w:val="00F44734"/>
    <w:rsid w:val="00F45588"/>
    <w:rsid w:val="00F45E96"/>
    <w:rsid w:val="00F45F08"/>
    <w:rsid w:val="00F47D15"/>
    <w:rsid w:val="00F52620"/>
    <w:rsid w:val="00F57BA2"/>
    <w:rsid w:val="00F63C2B"/>
    <w:rsid w:val="00F6451F"/>
    <w:rsid w:val="00F64EBD"/>
    <w:rsid w:val="00F65B1F"/>
    <w:rsid w:val="00F74592"/>
    <w:rsid w:val="00F75813"/>
    <w:rsid w:val="00F76CBE"/>
    <w:rsid w:val="00F82DB0"/>
    <w:rsid w:val="00F842EA"/>
    <w:rsid w:val="00F85269"/>
    <w:rsid w:val="00F872CC"/>
    <w:rsid w:val="00F90798"/>
    <w:rsid w:val="00F943F2"/>
    <w:rsid w:val="00F968AE"/>
    <w:rsid w:val="00FA55D9"/>
    <w:rsid w:val="00FC33A1"/>
    <w:rsid w:val="00FD0A6B"/>
    <w:rsid w:val="00FD226C"/>
    <w:rsid w:val="00FD3A11"/>
    <w:rsid w:val="00FD4FEF"/>
    <w:rsid w:val="00FD551C"/>
    <w:rsid w:val="00FE0D1E"/>
    <w:rsid w:val="00FE3218"/>
    <w:rsid w:val="00FE5489"/>
    <w:rsid w:val="00FE555D"/>
    <w:rsid w:val="00FF001F"/>
    <w:rsid w:val="00FF7C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8F48D8"/>
  <w15:docId w15:val="{F24CC0D2-4CE8-49E7-82B9-DB80C5159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C2B"/>
    <w:pPr>
      <w:spacing w:before="60" w:after="60" w:line="360" w:lineRule="atLeast"/>
      <w:jc w:val="both"/>
    </w:pPr>
    <w:rPr>
      <w:rFonts w:cs="Sendnya"/>
      <w:sz w:val="22"/>
      <w:szCs w:val="22"/>
    </w:rPr>
  </w:style>
  <w:style w:type="paragraph" w:styleId="Heading1">
    <w:name w:val="heading 1"/>
    <w:basedOn w:val="Normal"/>
    <w:next w:val="Normal"/>
    <w:qFormat/>
    <w:rsid w:val="003730DD"/>
    <w:pPr>
      <w:keepNext/>
      <w:numPr>
        <w:numId w:val="6"/>
      </w:numPr>
      <w:spacing w:before="360" w:after="120"/>
      <w:outlineLvl w:val="0"/>
    </w:pPr>
    <w:rPr>
      <w:b/>
      <w:bCs/>
      <w:kern w:val="28"/>
      <w:sz w:val="26"/>
      <w:szCs w:val="28"/>
    </w:rPr>
  </w:style>
  <w:style w:type="paragraph" w:styleId="Heading2">
    <w:name w:val="heading 2"/>
    <w:basedOn w:val="Normal"/>
    <w:next w:val="Normal"/>
    <w:qFormat/>
    <w:rsid w:val="003730DD"/>
    <w:pPr>
      <w:keepNext/>
      <w:numPr>
        <w:ilvl w:val="1"/>
        <w:numId w:val="6"/>
      </w:numPr>
      <w:tabs>
        <w:tab w:val="clear" w:pos="567"/>
      </w:tabs>
      <w:spacing w:before="240"/>
      <w:ind w:left="851" w:hanging="851"/>
      <w:outlineLvl w:val="1"/>
    </w:pPr>
    <w:rPr>
      <w:b/>
      <w:bCs/>
      <w:szCs w:val="26"/>
    </w:rPr>
  </w:style>
  <w:style w:type="paragraph" w:styleId="Heading3">
    <w:name w:val="heading 3"/>
    <w:basedOn w:val="Normal"/>
    <w:next w:val="Normal"/>
    <w:qFormat/>
    <w:rsid w:val="003730DD"/>
    <w:pPr>
      <w:keepNext/>
      <w:numPr>
        <w:ilvl w:val="2"/>
        <w:numId w:val="6"/>
      </w:numPr>
      <w:tabs>
        <w:tab w:val="clear" w:pos="567"/>
      </w:tabs>
      <w:spacing w:before="180"/>
      <w:ind w:left="851" w:hanging="851"/>
      <w:outlineLvl w:val="2"/>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E072E"/>
    <w:pPr>
      <w:spacing w:before="240"/>
      <w:jc w:val="center"/>
      <w:outlineLvl w:val="0"/>
    </w:pPr>
    <w:rPr>
      <w:rFonts w:cs="Times New Roman"/>
      <w:b/>
      <w:bCs/>
      <w:kern w:val="28"/>
      <w:sz w:val="28"/>
      <w:szCs w:val="32"/>
    </w:rPr>
  </w:style>
  <w:style w:type="paragraph" w:customStyle="1" w:styleId="Annex">
    <w:name w:val="Annex"/>
    <w:basedOn w:val="Heading2"/>
    <w:next w:val="Normal"/>
    <w:qFormat/>
    <w:rsid w:val="002B76C9"/>
    <w:pPr>
      <w:pageBreakBefore/>
      <w:numPr>
        <w:ilvl w:val="0"/>
        <w:numId w:val="8"/>
      </w:numPr>
      <w:tabs>
        <w:tab w:val="left" w:pos="1134"/>
      </w:tabs>
      <w:ind w:left="357" w:hanging="357"/>
      <w:jc w:val="left"/>
    </w:pPr>
    <w:rPr>
      <w:rFonts w:ascii="Times New Roman Bold" w:hAnsi="Times New Roman Bold"/>
      <w:szCs w:val="22"/>
    </w:rPr>
  </w:style>
  <w:style w:type="paragraph" w:customStyle="1" w:styleId="Bullet1">
    <w:name w:val="Bullet 1"/>
    <w:basedOn w:val="Normal"/>
    <w:qFormat/>
    <w:rsid w:val="00795C7B"/>
    <w:pPr>
      <w:numPr>
        <w:numId w:val="7"/>
      </w:numPr>
    </w:pPr>
  </w:style>
  <w:style w:type="paragraph" w:customStyle="1" w:styleId="Bullet2">
    <w:name w:val="Bullet 2"/>
    <w:basedOn w:val="Normal"/>
    <w:qFormat/>
    <w:rsid w:val="00795C7B"/>
    <w:pPr>
      <w:numPr>
        <w:numId w:val="4"/>
      </w:numPr>
      <w:ind w:left="714" w:hanging="357"/>
    </w:pPr>
  </w:style>
  <w:style w:type="paragraph" w:customStyle="1" w:styleId="DocTitle">
    <w:name w:val="Doc Title"/>
    <w:basedOn w:val="Normal"/>
    <w:next w:val="Heading1"/>
    <w:rsid w:val="00870A94"/>
    <w:pPr>
      <w:spacing w:before="480" w:after="240" w:line="480" w:lineRule="exact"/>
      <w:jc w:val="center"/>
    </w:pPr>
    <w:rPr>
      <w:b/>
      <w:bCs/>
      <w:caps/>
      <w:sz w:val="32"/>
      <w:szCs w:val="32"/>
    </w:rPr>
  </w:style>
  <w:style w:type="paragraph" w:styleId="Footer">
    <w:name w:val="footer"/>
    <w:basedOn w:val="Normal"/>
    <w:link w:val="FooterChar"/>
    <w:uiPriority w:val="99"/>
    <w:rsid w:val="0066782B"/>
    <w:pPr>
      <w:spacing w:line="200" w:lineRule="atLeast"/>
      <w:jc w:val="right"/>
    </w:pPr>
    <w:rPr>
      <w:noProof/>
      <w:snapToGrid w:val="0"/>
      <w:sz w:val="20"/>
      <w:szCs w:val="16"/>
    </w:rPr>
  </w:style>
  <w:style w:type="character" w:styleId="FootnoteReference">
    <w:name w:val="footnote reference"/>
    <w:aliases w:val="Footnote Reference Number,Footnote Reference_LVL6,Footnote Reference_LVL61,Footnote Reference_LVL62,Footnote Reference_LVL63,Footnote Reference_LVL64,C26 Footnote Number,Footnote symbol,Footnote Reference_LVL65,Footnote Reference1,fn"/>
    <w:qFormat/>
    <w:rPr>
      <w:vertAlign w:val="superscript"/>
    </w:rPr>
  </w:style>
  <w:style w:type="paragraph" w:styleId="FootnoteText">
    <w:name w:val="footnote text"/>
    <w:basedOn w:val="Normal"/>
    <w:semiHidden/>
    <w:rsid w:val="00870A94"/>
    <w:pPr>
      <w:keepLines/>
      <w:tabs>
        <w:tab w:val="left" w:pos="284"/>
      </w:tabs>
      <w:spacing w:line="200" w:lineRule="atLeast"/>
      <w:ind w:left="284" w:hanging="284"/>
    </w:pPr>
    <w:rPr>
      <w:sz w:val="18"/>
      <w:szCs w:val="18"/>
    </w:rPr>
  </w:style>
  <w:style w:type="paragraph" w:styleId="Header">
    <w:name w:val="header"/>
    <w:basedOn w:val="Normal"/>
    <w:rsid w:val="00870A94"/>
    <w:pPr>
      <w:spacing w:line="160" w:lineRule="atLeast"/>
      <w:jc w:val="center"/>
    </w:pPr>
    <w:rPr>
      <w:sz w:val="16"/>
      <w:szCs w:val="16"/>
    </w:rPr>
  </w:style>
  <w:style w:type="character" w:styleId="LineNumber">
    <w:name w:val="line number"/>
    <w:rPr>
      <w:rFonts w:ascii="Times New Roman" w:hAnsi="Times New Roman"/>
    </w:rPr>
  </w:style>
  <w:style w:type="paragraph" w:customStyle="1" w:styleId="lista">
    <w:name w:val="list(a)"/>
    <w:basedOn w:val="Normal"/>
    <w:rsid w:val="00870A94"/>
    <w:pPr>
      <w:keepLines/>
      <w:numPr>
        <w:numId w:val="1"/>
      </w:numPr>
      <w:tabs>
        <w:tab w:val="clear" w:pos="360"/>
        <w:tab w:val="num" w:pos="567"/>
      </w:tabs>
      <w:ind w:left="567" w:hanging="567"/>
    </w:pPr>
  </w:style>
  <w:style w:type="paragraph" w:customStyle="1" w:styleId="listi">
    <w:name w:val="list(i)"/>
    <w:basedOn w:val="Normal"/>
    <w:rsid w:val="00870A94"/>
    <w:pPr>
      <w:keepLines/>
      <w:numPr>
        <w:numId w:val="2"/>
      </w:numPr>
      <w:tabs>
        <w:tab w:val="clear" w:pos="720"/>
      </w:tabs>
      <w:ind w:left="851" w:hanging="284"/>
    </w:pPr>
  </w:style>
  <w:style w:type="paragraph" w:customStyle="1" w:styleId="principle">
    <w:name w:val="principle"/>
    <w:basedOn w:val="Normal"/>
    <w:rsid w:val="00870A94"/>
    <w:pPr>
      <w:numPr>
        <w:numId w:val="5"/>
      </w:numPr>
      <w:tabs>
        <w:tab w:val="clear" w:pos="1474"/>
        <w:tab w:val="left" w:pos="1418"/>
      </w:tabs>
      <w:spacing w:before="120"/>
      <w:ind w:left="1418" w:hanging="1418"/>
    </w:pPr>
    <w:rPr>
      <w:b/>
      <w:bCs/>
      <w:i/>
      <w:iCs/>
    </w:rPr>
  </w:style>
  <w:style w:type="paragraph" w:customStyle="1" w:styleId="recomm">
    <w:name w:val="recomm"/>
    <w:basedOn w:val="Normal"/>
    <w:rsid w:val="00870A94"/>
    <w:pPr>
      <w:numPr>
        <w:numId w:val="3"/>
      </w:numPr>
      <w:spacing w:before="120"/>
      <w:ind w:left="357" w:hanging="357"/>
    </w:pPr>
    <w:rPr>
      <w:i/>
      <w:iCs/>
    </w:rPr>
  </w:style>
  <w:style w:type="paragraph" w:styleId="TOC1">
    <w:name w:val="toc 1"/>
    <w:basedOn w:val="Normal"/>
    <w:next w:val="Normal"/>
    <w:semiHidden/>
    <w:rsid w:val="00870A94"/>
    <w:pPr>
      <w:tabs>
        <w:tab w:val="left" w:pos="993"/>
        <w:tab w:val="right" w:pos="9214"/>
      </w:tabs>
      <w:spacing w:line="280" w:lineRule="exact"/>
      <w:ind w:left="993" w:right="566" w:hanging="993"/>
    </w:pPr>
    <w:rPr>
      <w:b/>
      <w:bCs/>
      <w:noProof/>
    </w:rPr>
  </w:style>
  <w:style w:type="paragraph" w:styleId="TOC2">
    <w:name w:val="toc 2"/>
    <w:basedOn w:val="Normal"/>
    <w:next w:val="Normal"/>
    <w:semiHidden/>
    <w:rsid w:val="00870A94"/>
    <w:pPr>
      <w:tabs>
        <w:tab w:val="left" w:pos="993"/>
        <w:tab w:val="right" w:pos="9214"/>
      </w:tabs>
      <w:spacing w:line="280" w:lineRule="exact"/>
      <w:ind w:left="993" w:right="424" w:hanging="993"/>
    </w:pPr>
    <w:rPr>
      <w:noProof/>
    </w:rPr>
  </w:style>
  <w:style w:type="paragraph" w:styleId="TOC3">
    <w:name w:val="toc 3"/>
    <w:basedOn w:val="Normal"/>
    <w:next w:val="Normal"/>
    <w:semiHidden/>
    <w:rsid w:val="00870A94"/>
    <w:pPr>
      <w:tabs>
        <w:tab w:val="right" w:pos="9214"/>
      </w:tabs>
      <w:spacing w:line="280" w:lineRule="exact"/>
      <w:ind w:left="993" w:right="424" w:hanging="993"/>
    </w:pPr>
    <w:rPr>
      <w:i/>
      <w:iCs/>
      <w:noProof/>
    </w:rPr>
  </w:style>
  <w:style w:type="paragraph" w:customStyle="1" w:styleId="zfirstlines">
    <w:name w:val="zfirstlines"/>
    <w:basedOn w:val="Normal"/>
    <w:rsid w:val="00870A94"/>
    <w:pPr>
      <w:spacing w:before="30" w:after="30" w:line="280" w:lineRule="exact"/>
    </w:pPr>
    <w:rPr>
      <w:smallCaps/>
      <w:sz w:val="20"/>
      <w:szCs w:val="20"/>
    </w:rPr>
  </w:style>
  <w:style w:type="character" w:styleId="Hyperlink">
    <w:name w:val="Hyperlink"/>
    <w:rPr>
      <w:rFonts w:ascii="Times New Roman" w:hAnsi="Times New Roman"/>
      <w:color w:val="0000FF"/>
      <w:u w:val="single"/>
    </w:rPr>
  </w:style>
  <w:style w:type="paragraph" w:customStyle="1" w:styleId="Heading4">
    <w:name w:val="Heading4"/>
    <w:basedOn w:val="Normal"/>
    <w:next w:val="Normal"/>
    <w:qFormat/>
    <w:rsid w:val="00870A94"/>
    <w:pPr>
      <w:spacing w:before="120"/>
    </w:pPr>
    <w:rPr>
      <w:b/>
      <w:bCs/>
    </w:rPr>
  </w:style>
  <w:style w:type="paragraph" w:styleId="BalloonText">
    <w:name w:val="Balloon Text"/>
    <w:basedOn w:val="Normal"/>
    <w:semiHidden/>
    <w:rsid w:val="00110E6C"/>
    <w:rPr>
      <w:rFonts w:ascii="Tahoma" w:hAnsi="Tahoma"/>
      <w:sz w:val="16"/>
      <w:szCs w:val="16"/>
    </w:rPr>
  </w:style>
  <w:style w:type="table" w:customStyle="1" w:styleId="code">
    <w:name w:val="code"/>
    <w:basedOn w:val="TableNormal"/>
    <w:rsid w:val="001E7A56"/>
    <w:rPr>
      <w:rFonts w:ascii="Courier New" w:hAnsi="Courier New"/>
      <w:sz w:val="22"/>
    </w:rPr>
    <w:tblPr>
      <w:tblBorders>
        <w:top w:val="single" w:sz="4" w:space="0" w:color="808080"/>
        <w:left w:val="single" w:sz="4" w:space="0" w:color="808080"/>
        <w:bottom w:val="single" w:sz="4" w:space="0" w:color="808080"/>
        <w:right w:val="single" w:sz="4" w:space="0" w:color="808080"/>
      </w:tblBorders>
    </w:tblPr>
    <w:tcPr>
      <w:shd w:val="clear" w:color="auto" w:fill="D9D9D9"/>
    </w:tcPr>
  </w:style>
  <w:style w:type="character" w:customStyle="1" w:styleId="TitleChar">
    <w:name w:val="Title Char"/>
    <w:link w:val="Title"/>
    <w:uiPriority w:val="10"/>
    <w:rsid w:val="00CE072E"/>
    <w:rPr>
      <w:rFonts w:eastAsia="Times New Roman" w:cs="Times New Roman"/>
      <w:b/>
      <w:bCs/>
      <w:kern w:val="28"/>
      <w:sz w:val="28"/>
      <w:szCs w:val="32"/>
    </w:rPr>
  </w:style>
  <w:style w:type="character" w:styleId="CommentReference">
    <w:name w:val="annotation reference"/>
    <w:uiPriority w:val="99"/>
    <w:semiHidden/>
    <w:unhideWhenUsed/>
    <w:rsid w:val="008A11A8"/>
    <w:rPr>
      <w:sz w:val="16"/>
      <w:szCs w:val="16"/>
    </w:rPr>
  </w:style>
  <w:style w:type="paragraph" w:styleId="CommentText">
    <w:name w:val="annotation text"/>
    <w:basedOn w:val="Normal"/>
    <w:link w:val="CommentTextChar"/>
    <w:uiPriority w:val="99"/>
    <w:semiHidden/>
    <w:unhideWhenUsed/>
    <w:rsid w:val="008A11A8"/>
    <w:rPr>
      <w:sz w:val="20"/>
      <w:szCs w:val="20"/>
    </w:rPr>
  </w:style>
  <w:style w:type="character" w:customStyle="1" w:styleId="CommentTextChar">
    <w:name w:val="Comment Text Char"/>
    <w:link w:val="CommentText"/>
    <w:uiPriority w:val="99"/>
    <w:semiHidden/>
    <w:rsid w:val="008A11A8"/>
    <w:rPr>
      <w:rFonts w:cs="Sendnya"/>
    </w:rPr>
  </w:style>
  <w:style w:type="paragraph" w:styleId="CommentSubject">
    <w:name w:val="annotation subject"/>
    <w:basedOn w:val="CommentText"/>
    <w:next w:val="CommentText"/>
    <w:link w:val="CommentSubjectChar"/>
    <w:uiPriority w:val="99"/>
    <w:semiHidden/>
    <w:unhideWhenUsed/>
    <w:rsid w:val="008A11A8"/>
    <w:rPr>
      <w:b/>
      <w:bCs/>
    </w:rPr>
  </w:style>
  <w:style w:type="character" w:customStyle="1" w:styleId="CommentSubjectChar">
    <w:name w:val="Comment Subject Char"/>
    <w:link w:val="CommentSubject"/>
    <w:uiPriority w:val="99"/>
    <w:semiHidden/>
    <w:rsid w:val="008A11A8"/>
    <w:rPr>
      <w:rFonts w:cs="Sendnya"/>
      <w:b/>
      <w:bCs/>
    </w:rPr>
  </w:style>
  <w:style w:type="paragraph" w:styleId="ListParagraph">
    <w:name w:val="List Paragraph"/>
    <w:basedOn w:val="Normal"/>
    <w:uiPriority w:val="34"/>
    <w:qFormat/>
    <w:rsid w:val="000130B2"/>
    <w:pPr>
      <w:ind w:left="720"/>
      <w:contextualSpacing/>
    </w:pPr>
  </w:style>
  <w:style w:type="paragraph" w:styleId="Revision">
    <w:name w:val="Revision"/>
    <w:hidden/>
    <w:uiPriority w:val="99"/>
    <w:semiHidden/>
    <w:rsid w:val="001D1C4D"/>
    <w:rPr>
      <w:rFonts w:cs="Sendnya"/>
      <w:sz w:val="22"/>
      <w:szCs w:val="22"/>
    </w:rPr>
  </w:style>
  <w:style w:type="character" w:styleId="BookTitle">
    <w:name w:val="Book Title"/>
    <w:uiPriority w:val="33"/>
    <w:qFormat/>
    <w:rsid w:val="00506534"/>
    <w:rPr>
      <w:b/>
      <w:bCs/>
      <w:smallCaps/>
      <w:spacing w:val="5"/>
    </w:rPr>
  </w:style>
  <w:style w:type="character" w:customStyle="1" w:styleId="FooterChar">
    <w:name w:val="Footer Char"/>
    <w:basedOn w:val="DefaultParagraphFont"/>
    <w:link w:val="Footer"/>
    <w:uiPriority w:val="99"/>
    <w:rsid w:val="0074701F"/>
    <w:rPr>
      <w:rFonts w:cs="Sendnya"/>
      <w:noProof/>
      <w:snapToGrid w:val="0"/>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42278">
      <w:bodyDiv w:val="1"/>
      <w:marLeft w:val="0"/>
      <w:marRight w:val="0"/>
      <w:marTop w:val="0"/>
      <w:marBottom w:val="0"/>
      <w:divBdr>
        <w:top w:val="none" w:sz="0" w:space="0" w:color="auto"/>
        <w:left w:val="none" w:sz="0" w:space="0" w:color="auto"/>
        <w:bottom w:val="none" w:sz="0" w:space="0" w:color="auto"/>
        <w:right w:val="none" w:sz="0" w:space="0" w:color="auto"/>
      </w:divBdr>
    </w:div>
    <w:div w:id="580454526">
      <w:bodyDiv w:val="1"/>
      <w:marLeft w:val="0"/>
      <w:marRight w:val="0"/>
      <w:marTop w:val="0"/>
      <w:marBottom w:val="0"/>
      <w:divBdr>
        <w:top w:val="none" w:sz="0" w:space="0" w:color="auto"/>
        <w:left w:val="none" w:sz="0" w:space="0" w:color="auto"/>
        <w:bottom w:val="none" w:sz="0" w:space="0" w:color="auto"/>
        <w:right w:val="none" w:sz="0" w:space="0" w:color="auto"/>
      </w:divBdr>
    </w:div>
    <w:div w:id="1154181866">
      <w:bodyDiv w:val="1"/>
      <w:marLeft w:val="0"/>
      <w:marRight w:val="0"/>
      <w:marTop w:val="0"/>
      <w:marBottom w:val="0"/>
      <w:divBdr>
        <w:top w:val="none" w:sz="0" w:space="0" w:color="auto"/>
        <w:left w:val="none" w:sz="0" w:space="0" w:color="auto"/>
        <w:bottom w:val="none" w:sz="0" w:space="0" w:color="auto"/>
        <w:right w:val="none" w:sz="0" w:space="0" w:color="auto"/>
      </w:divBdr>
    </w:div>
    <w:div w:id="1550069873">
      <w:bodyDiv w:val="1"/>
      <w:marLeft w:val="0"/>
      <w:marRight w:val="0"/>
      <w:marTop w:val="0"/>
      <w:marBottom w:val="0"/>
      <w:divBdr>
        <w:top w:val="none" w:sz="0" w:space="0" w:color="auto"/>
        <w:left w:val="none" w:sz="0" w:space="0" w:color="auto"/>
        <w:bottom w:val="none" w:sz="0" w:space="0" w:color="auto"/>
        <w:right w:val="none" w:sz="0" w:space="0" w:color="auto"/>
      </w:divBdr>
    </w:div>
    <w:div w:id="1551960730">
      <w:bodyDiv w:val="1"/>
      <w:marLeft w:val="0"/>
      <w:marRight w:val="0"/>
      <w:marTop w:val="0"/>
      <w:marBottom w:val="0"/>
      <w:divBdr>
        <w:top w:val="none" w:sz="0" w:space="0" w:color="auto"/>
        <w:left w:val="none" w:sz="0" w:space="0" w:color="auto"/>
        <w:bottom w:val="none" w:sz="0" w:space="0" w:color="auto"/>
        <w:right w:val="none" w:sz="0" w:space="0" w:color="auto"/>
      </w:divBdr>
    </w:div>
    <w:div w:id="1617712731">
      <w:bodyDiv w:val="1"/>
      <w:marLeft w:val="0"/>
      <w:marRight w:val="0"/>
      <w:marTop w:val="0"/>
      <w:marBottom w:val="0"/>
      <w:divBdr>
        <w:top w:val="none" w:sz="0" w:space="0" w:color="auto"/>
        <w:left w:val="none" w:sz="0" w:space="0" w:color="auto"/>
        <w:bottom w:val="none" w:sz="0" w:space="0" w:color="auto"/>
        <w:right w:val="none" w:sz="0" w:space="0" w:color="auto"/>
      </w:divBdr>
    </w:div>
    <w:div w:id="1697147406">
      <w:bodyDiv w:val="1"/>
      <w:marLeft w:val="0"/>
      <w:marRight w:val="0"/>
      <w:marTop w:val="0"/>
      <w:marBottom w:val="0"/>
      <w:divBdr>
        <w:top w:val="none" w:sz="0" w:space="0" w:color="auto"/>
        <w:left w:val="none" w:sz="0" w:space="0" w:color="auto"/>
        <w:bottom w:val="none" w:sz="0" w:space="0" w:color="auto"/>
        <w:right w:val="none" w:sz="0" w:space="0" w:color="auto"/>
      </w:divBdr>
    </w:div>
    <w:div w:id="1730182407">
      <w:bodyDiv w:val="1"/>
      <w:marLeft w:val="0"/>
      <w:marRight w:val="0"/>
      <w:marTop w:val="0"/>
      <w:marBottom w:val="0"/>
      <w:divBdr>
        <w:top w:val="none" w:sz="0" w:space="0" w:color="auto"/>
        <w:left w:val="none" w:sz="0" w:space="0" w:color="auto"/>
        <w:bottom w:val="none" w:sz="0" w:space="0" w:color="auto"/>
        <w:right w:val="none" w:sz="0" w:space="0" w:color="auto"/>
      </w:divBdr>
    </w:div>
    <w:div w:id="2040087668">
      <w:bodyDiv w:val="1"/>
      <w:marLeft w:val="0"/>
      <w:marRight w:val="0"/>
      <w:marTop w:val="0"/>
      <w:marBottom w:val="0"/>
      <w:divBdr>
        <w:top w:val="none" w:sz="0" w:space="0" w:color="auto"/>
        <w:left w:val="none" w:sz="0" w:space="0" w:color="auto"/>
        <w:bottom w:val="none" w:sz="0" w:space="0" w:color="auto"/>
        <w:right w:val="none" w:sz="0" w:space="0" w:color="auto"/>
      </w:divBdr>
    </w:div>
    <w:div w:id="205419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customXml" Target="../customXml/item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845A6BCA4ACA584C9A1C03FD3956D51C" ma:contentTypeVersion="16" ma:contentTypeDescription="Criar um novo documento." ma:contentTypeScope="" ma:versionID="25cd4bb1aaf04bf7c36d581853a12fbf">
  <xsd:schema xmlns:xsd="http://www.w3.org/2001/XMLSchema" xmlns:xs="http://www.w3.org/2001/XMLSchema" xmlns:p="http://schemas.microsoft.com/office/2006/metadata/properties" xmlns:ns1="http://schemas.microsoft.com/sharepoint/v3" xmlns:ns2="767d911d-09c2-43d9-a326-6ded42ddccd2" xmlns:ns3="1f788909-93b9-4481-96a4-a6ab2493c341" targetNamespace="http://schemas.microsoft.com/office/2006/metadata/properties" ma:root="true" ma:fieldsID="2898a58c724212c25df4c06f581a570c" ns1:_="" ns2:_="" ns3:_="">
    <xsd:import namespace="http://schemas.microsoft.com/sharepoint/v3"/>
    <xsd:import namespace="767d911d-09c2-43d9-a326-6ded42ddccd2"/>
    <xsd:import namespace="1f788909-93b9-4481-96a4-a6ab2493c341"/>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Propriedades da Política de Conformidade Unificada" ma:hidden="true" ma:internalName="_ip_UnifiedCompliancePolicyProperties">
      <xsd:simpleType>
        <xsd:restriction base="dms:Note"/>
      </xsd:simpleType>
    </xsd:element>
    <xsd:element name="_ip_UnifiedCompliancePolicyUIAction" ma:index="11"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7d911d-09c2-43d9-a326-6ded42ddcc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788909-93b9-4481-96a4-a6ab2493c341" elementFormDefault="qualified">
    <xsd:import namespace="http://schemas.microsoft.com/office/2006/documentManagement/types"/>
    <xsd:import namespace="http://schemas.microsoft.com/office/infopath/2007/PartnerControls"/>
    <xsd:element name="SharedWithUsers" ma:index="13"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hes de Partilhado Com" ma:internalName="SharedWithDetails" ma:readOnly="true">
      <xsd:simpleType>
        <xsd:restriction base="dms:Note">
          <xsd:maxLength value="255"/>
        </xsd:restriction>
      </xsd:simpleType>
    </xsd:element>
    <xsd:element name="TaxCatchAll" ma:index="22" nillable="true" ma:displayName="Taxonomy Catch All Column" ma:hidden="true" ma:list="{5d344041-97b7-4534-958d-616959bb7958}" ma:internalName="TaxCatchAll" ma:showField="CatchAllData" ma:web="1f788909-93b9-4481-96a4-a6ab2493c3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1f788909-93b9-4481-96a4-a6ab2493c341" xsi:nil="true"/>
    <lcf76f155ced4ddcb4097134ff3c332f xmlns="767d911d-09c2-43d9-a326-6ded42ddccd2">
      <Terms xmlns="http://schemas.microsoft.com/office/infopath/2007/PartnerControls"/>
    </lcf76f155ced4ddcb4097134ff3c332f>
    <_ip_UnifiedCompliancePolicyProperties xmlns="http://schemas.microsoft.com/sharepoint/v3" xsi:nil="true"/>
  </documentManagement>
</p:properties>
</file>

<file path=customXml/itemProps1.xml><?xml version="1.0" encoding="utf-8"?>
<ds:datastoreItem xmlns:ds="http://schemas.openxmlformats.org/officeDocument/2006/customXml" ds:itemID="{85C81703-951D-45D6-9D24-5130825A3FCD}">
  <ds:schemaRefs>
    <ds:schemaRef ds:uri="http://schemas.openxmlformats.org/officeDocument/2006/bibliography"/>
  </ds:schemaRefs>
</ds:datastoreItem>
</file>

<file path=customXml/itemProps2.xml><?xml version="1.0" encoding="utf-8"?>
<ds:datastoreItem xmlns:ds="http://schemas.openxmlformats.org/officeDocument/2006/customXml" ds:itemID="{B99FFB37-7D15-4446-B516-E73DCCDBE162}"/>
</file>

<file path=customXml/itemProps3.xml><?xml version="1.0" encoding="utf-8"?>
<ds:datastoreItem xmlns:ds="http://schemas.openxmlformats.org/officeDocument/2006/customXml" ds:itemID="{C0E4341D-CF09-4DEB-84B2-4D273EA94122}"/>
</file>

<file path=customXml/itemProps4.xml><?xml version="1.0" encoding="utf-8"?>
<ds:datastoreItem xmlns:ds="http://schemas.openxmlformats.org/officeDocument/2006/customXml" ds:itemID="{F10FB41E-0D66-4101-99BB-227513BD9612}"/>
</file>

<file path=docProps/app.xml><?xml version="1.0" encoding="utf-8"?>
<Properties xmlns="http://schemas.openxmlformats.org/officeDocument/2006/extended-properties" xmlns:vt="http://schemas.openxmlformats.org/officeDocument/2006/docPropsVTypes">
  <Template>Normal.dotm</Template>
  <TotalTime>1493</TotalTime>
  <Pages>9</Pages>
  <Words>4002</Words>
  <Characters>22817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Generic</vt:lpstr>
    </vt:vector>
  </TitlesOfParts>
  <Company>European Central Bank</Company>
  <LinksUpToDate>false</LinksUpToDate>
  <CharactersWithSpaces>26766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dc:title>
  <dc:creator>João Alexandre Ferreira Mineiro</dc:creator>
  <cp:lastModifiedBy>Lanciani, Marcello</cp:lastModifiedBy>
  <cp:revision>54</cp:revision>
  <cp:lastPrinted>2014-11-04T17:20:00Z</cp:lastPrinted>
  <dcterms:created xsi:type="dcterms:W3CDTF">2022-11-14T14:01:00Z</dcterms:created>
  <dcterms:modified xsi:type="dcterms:W3CDTF">2023-10-04T11:11:00Z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0x010100845A6BCA4ACA584C9A1C03FD3956D51C</vt:lpwstr>
  </property>
</Properties>
</file>