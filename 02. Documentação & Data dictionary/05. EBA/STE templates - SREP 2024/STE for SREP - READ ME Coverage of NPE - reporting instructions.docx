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word/fontTable.xml" ContentType="application/vnd.openxmlformats-officedocument.wordprocessingml.fontTable+xml"/>
  <Override PartName="/word/people.xml" ContentType="application/vnd.openxmlformats-officedocument.wordprocessingml.people+xml"/>
  <Override PartName="/customXml/itemProps2.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30F6C" w14:textId="77777777" w:rsidR="0089742C" w:rsidRPr="0089742C" w:rsidRDefault="0089742C" w:rsidP="0089742C">
      <w:pPr>
        <w:spacing w:line="160" w:lineRule="atLeast"/>
        <w:ind w:left="720"/>
        <w:jc w:val="right"/>
        <w:rPr>
          <w:rFonts w:cs="Arial"/>
          <w:b/>
          <w:bCs/>
          <w:szCs w:val="20"/>
          <w:lang w:val="en-US"/>
        </w:rPr>
      </w:pPr>
      <w:r w:rsidRPr="0089742C">
        <w:rPr>
          <w:rFonts w:cs="Arial"/>
          <w:b/>
          <w:bCs/>
          <w:szCs w:val="20"/>
          <w:lang w:val="en-US"/>
        </w:rPr>
        <w:t>ECB-PUBLIC</w:t>
      </w:r>
    </w:p>
    <w:p w14:paraId="12111326" w14:textId="2909B8CB" w:rsidR="00A25FA2" w:rsidRPr="0089742C" w:rsidRDefault="0089742C" w:rsidP="00A25FA2">
      <w:pPr>
        <w:spacing w:after="0" w:line="240" w:lineRule="auto"/>
        <w:jc w:val="right"/>
        <w:rPr>
          <w:rFonts w:cs="Arial"/>
          <w:szCs w:val="20"/>
        </w:rPr>
      </w:pPr>
      <w:r w:rsidRPr="0089742C">
        <w:rPr>
          <w:rFonts w:cs="Arial"/>
          <w:szCs w:val="20"/>
        </w:rPr>
        <w:t>16</w:t>
      </w:r>
      <w:r w:rsidR="00373560" w:rsidRPr="0089742C">
        <w:rPr>
          <w:rFonts w:cs="Arial"/>
          <w:szCs w:val="20"/>
        </w:rPr>
        <w:t xml:space="preserve"> December</w:t>
      </w:r>
      <w:r w:rsidR="00ED2ADC" w:rsidRPr="0089742C">
        <w:rPr>
          <w:rFonts w:cs="Arial"/>
          <w:szCs w:val="20"/>
        </w:rPr>
        <w:t xml:space="preserve"> </w:t>
      </w:r>
      <w:r w:rsidR="0027450D" w:rsidRPr="0089742C">
        <w:rPr>
          <w:rFonts w:cs="Arial"/>
          <w:szCs w:val="20"/>
        </w:rPr>
        <w:t>2022</w:t>
      </w:r>
    </w:p>
    <w:p w14:paraId="34185E0A" w14:textId="77777777" w:rsidR="00A25FA2" w:rsidRPr="0089742C" w:rsidRDefault="00ED2ADC" w:rsidP="00A25FA2">
      <w:pPr>
        <w:tabs>
          <w:tab w:val="left" w:pos="426"/>
        </w:tabs>
        <w:spacing w:after="0" w:line="240" w:lineRule="auto"/>
        <w:jc w:val="both"/>
        <w:outlineLvl w:val="0"/>
        <w:rPr>
          <w:rStyle w:val="BookTitle"/>
          <w:rFonts w:cs="Arial"/>
          <w:b w:val="0"/>
          <w:szCs w:val="20"/>
        </w:rPr>
      </w:pPr>
      <w:r w:rsidRPr="0089742C">
        <w:rPr>
          <w:rStyle w:val="BookTitle"/>
          <w:rFonts w:cs="Arial"/>
          <w:b w:val="0"/>
          <w:szCs w:val="20"/>
        </w:rPr>
        <w:t>dg horizontal line supervision</w:t>
      </w:r>
    </w:p>
    <w:p w14:paraId="25DC792E" w14:textId="77777777" w:rsidR="00A25FA2" w:rsidRPr="0089742C" w:rsidRDefault="00ED2ADC" w:rsidP="00A25FA2">
      <w:pPr>
        <w:tabs>
          <w:tab w:val="left" w:pos="426"/>
        </w:tabs>
        <w:spacing w:after="0" w:line="240" w:lineRule="auto"/>
        <w:jc w:val="both"/>
        <w:outlineLvl w:val="0"/>
        <w:rPr>
          <w:rStyle w:val="BookTitle"/>
          <w:rFonts w:cs="Arial"/>
          <w:b w:val="0"/>
          <w:szCs w:val="20"/>
        </w:rPr>
      </w:pPr>
      <w:r w:rsidRPr="0089742C">
        <w:rPr>
          <w:rStyle w:val="BookTitle"/>
          <w:rFonts w:cs="Arial"/>
          <w:b w:val="0"/>
          <w:szCs w:val="20"/>
        </w:rPr>
        <w:t>supervisory methodology</w:t>
      </w:r>
      <w:r w:rsidR="00A25FA2" w:rsidRPr="0089742C">
        <w:rPr>
          <w:rStyle w:val="BookTitle"/>
          <w:rFonts w:cs="Arial"/>
          <w:b w:val="0"/>
          <w:szCs w:val="20"/>
        </w:rPr>
        <w:t xml:space="preserve"> Division</w:t>
      </w:r>
    </w:p>
    <w:p w14:paraId="1621A17F" w14:textId="77777777" w:rsidR="00A25FA2" w:rsidRPr="0089742C" w:rsidRDefault="00A25FA2" w:rsidP="00A25FA2">
      <w:pPr>
        <w:spacing w:after="0" w:line="240" w:lineRule="auto"/>
        <w:jc w:val="both"/>
        <w:rPr>
          <w:rFonts w:cs="Arial"/>
          <w:szCs w:val="20"/>
        </w:rPr>
      </w:pPr>
    </w:p>
    <w:p w14:paraId="233D3910" w14:textId="77777777" w:rsidR="00A25FA2" w:rsidRPr="0089742C" w:rsidRDefault="00A25FA2" w:rsidP="00A25FA2">
      <w:pPr>
        <w:spacing w:after="0" w:line="240" w:lineRule="auto"/>
        <w:jc w:val="both"/>
        <w:rPr>
          <w:rFonts w:cs="Arial"/>
          <w:szCs w:val="20"/>
        </w:rPr>
      </w:pPr>
    </w:p>
    <w:p w14:paraId="7EC2EFED" w14:textId="77777777" w:rsidR="00A25FA2" w:rsidRPr="0089742C" w:rsidRDefault="00A25FA2" w:rsidP="00A25FA2">
      <w:pPr>
        <w:pStyle w:val="DocTitle"/>
        <w:tabs>
          <w:tab w:val="clear" w:pos="9356"/>
          <w:tab w:val="right" w:pos="9072"/>
        </w:tabs>
        <w:spacing w:line="240" w:lineRule="auto"/>
        <w:rPr>
          <w:rFonts w:ascii="Arial" w:hAnsi="Arial" w:cs="Arial"/>
          <w:sz w:val="20"/>
          <w:szCs w:val="20"/>
        </w:rPr>
      </w:pPr>
      <w:r w:rsidRPr="0089742C">
        <w:rPr>
          <w:rFonts w:ascii="Arial" w:hAnsi="Arial" w:cs="Arial"/>
          <w:sz w:val="20"/>
          <w:szCs w:val="20"/>
        </w:rPr>
        <w:t>SSM Short Term Exercise collected for SREP purposes (STE)</w:t>
      </w:r>
    </w:p>
    <w:p w14:paraId="177B647D" w14:textId="77777777" w:rsidR="00A25FA2" w:rsidRPr="0089742C" w:rsidRDefault="00A25FA2" w:rsidP="00A25FA2">
      <w:pPr>
        <w:spacing w:line="240" w:lineRule="auto"/>
        <w:jc w:val="center"/>
        <w:rPr>
          <w:rFonts w:cs="Arial"/>
          <w:b/>
          <w:szCs w:val="20"/>
        </w:rPr>
      </w:pPr>
      <w:r w:rsidRPr="0089742C">
        <w:rPr>
          <w:rFonts w:cs="Arial"/>
          <w:b/>
          <w:szCs w:val="20"/>
        </w:rPr>
        <w:t xml:space="preserve">Reporting Instructions for </w:t>
      </w:r>
      <w:r w:rsidR="00DD6539" w:rsidRPr="0089742C">
        <w:rPr>
          <w:rFonts w:cs="Arial"/>
          <w:b/>
          <w:szCs w:val="20"/>
        </w:rPr>
        <w:t>C</w:t>
      </w:r>
      <w:r w:rsidR="00D201EC" w:rsidRPr="0089742C">
        <w:rPr>
          <w:rFonts w:cs="Arial"/>
          <w:b/>
          <w:szCs w:val="20"/>
        </w:rPr>
        <w:t xml:space="preserve">overage of non-performing exposures </w:t>
      </w:r>
      <w:r w:rsidRPr="0089742C">
        <w:rPr>
          <w:rFonts w:cs="Arial"/>
          <w:b/>
          <w:szCs w:val="20"/>
        </w:rPr>
        <w:t>template</w:t>
      </w:r>
    </w:p>
    <w:p w14:paraId="73CADFF5" w14:textId="77777777" w:rsidR="004E5558" w:rsidRPr="0089742C" w:rsidRDefault="004E5558" w:rsidP="00BF4A86">
      <w:pPr>
        <w:pStyle w:val="ECBBodyText"/>
        <w:rPr>
          <w:rFonts w:eastAsia="Arial" w:cs="Arial"/>
          <w:szCs w:val="20"/>
        </w:rPr>
      </w:pPr>
    </w:p>
    <w:p w14:paraId="48FE9DF5" w14:textId="77777777" w:rsidR="00A25FA2" w:rsidRPr="0089742C" w:rsidRDefault="00A25FA2" w:rsidP="00A25FA2">
      <w:pPr>
        <w:pStyle w:val="Heading1"/>
        <w:tabs>
          <w:tab w:val="num" w:pos="567"/>
          <w:tab w:val="left" w:pos="851"/>
          <w:tab w:val="right" w:pos="9356"/>
        </w:tabs>
        <w:spacing w:before="360" w:line="360" w:lineRule="auto"/>
        <w:ind w:left="567" w:hanging="567"/>
        <w:jc w:val="both"/>
        <w:rPr>
          <w:rFonts w:cs="Arial"/>
          <w:sz w:val="20"/>
          <w:szCs w:val="20"/>
        </w:rPr>
      </w:pPr>
      <w:r w:rsidRPr="0089742C">
        <w:rPr>
          <w:rFonts w:cs="Arial"/>
          <w:sz w:val="20"/>
          <w:szCs w:val="20"/>
        </w:rPr>
        <w:t>General instructions</w:t>
      </w:r>
    </w:p>
    <w:p w14:paraId="6AFEA5D4" w14:textId="77777777" w:rsidR="004E5558" w:rsidRPr="0089742C" w:rsidRDefault="004E5558" w:rsidP="00BF4A86">
      <w:pPr>
        <w:pStyle w:val="ECBBodyText"/>
        <w:rPr>
          <w:rFonts w:cs="Arial"/>
          <w:szCs w:val="20"/>
        </w:rPr>
      </w:pPr>
      <w:r w:rsidRPr="0089742C">
        <w:rPr>
          <w:rFonts w:cs="Arial"/>
          <w:szCs w:val="20"/>
        </w:rPr>
        <w:t xml:space="preserve">The </w:t>
      </w:r>
      <w:r w:rsidR="00D201EC" w:rsidRPr="0089742C">
        <w:rPr>
          <w:rFonts w:cs="Arial"/>
          <w:szCs w:val="20"/>
        </w:rPr>
        <w:t xml:space="preserve">coverage of non-performing exposures </w:t>
      </w:r>
      <w:r w:rsidRPr="0089742C">
        <w:rPr>
          <w:rFonts w:cs="Arial"/>
          <w:szCs w:val="20"/>
        </w:rPr>
        <w:t>template</w:t>
      </w:r>
      <w:r w:rsidR="00D201EC" w:rsidRPr="0089742C">
        <w:rPr>
          <w:rFonts w:cs="Arial"/>
          <w:szCs w:val="20"/>
        </w:rPr>
        <w:t>s</w:t>
      </w:r>
      <w:r w:rsidRPr="0089742C">
        <w:rPr>
          <w:rFonts w:cs="Arial"/>
          <w:szCs w:val="20"/>
        </w:rPr>
        <w:t xml:space="preserve"> </w:t>
      </w:r>
      <w:proofErr w:type="gramStart"/>
      <w:r w:rsidRPr="0089742C">
        <w:rPr>
          <w:rFonts w:cs="Arial"/>
          <w:szCs w:val="20"/>
        </w:rPr>
        <w:t>define</w:t>
      </w:r>
      <w:proofErr w:type="gramEnd"/>
      <w:r w:rsidRPr="0089742C">
        <w:rPr>
          <w:rFonts w:cs="Arial"/>
          <w:szCs w:val="20"/>
        </w:rPr>
        <w:t xml:space="preserve"> the supervisory reporting related to non-performing exposures (NPEs) for the purpose of calculating the </w:t>
      </w:r>
      <w:r w:rsidR="008149F1" w:rsidRPr="0089742C">
        <w:rPr>
          <w:rFonts w:cs="Arial"/>
          <w:szCs w:val="20"/>
        </w:rPr>
        <w:t>supervisory</w:t>
      </w:r>
      <w:r w:rsidRPr="0089742C">
        <w:rPr>
          <w:rFonts w:cs="Arial"/>
          <w:szCs w:val="20"/>
        </w:rPr>
        <w:t xml:space="preserve"> coverage expectation shortfall. These templates are limited to exposures originated before 26 April 2019</w:t>
      </w:r>
      <w:r w:rsidR="008149F1" w:rsidRPr="0089742C">
        <w:rPr>
          <w:rFonts w:cs="Arial"/>
          <w:szCs w:val="20"/>
        </w:rPr>
        <w:t xml:space="preserve">, which are not subject to the Regulation (EU) 2019/630 as regards minimum loss coverage for non-performing exposures. </w:t>
      </w:r>
    </w:p>
    <w:p w14:paraId="462CB073" w14:textId="77777777" w:rsidR="007D4115" w:rsidRPr="0089742C" w:rsidRDefault="007D4115" w:rsidP="007D4115">
      <w:pPr>
        <w:jc w:val="both"/>
        <w:rPr>
          <w:rFonts w:cs="Arial"/>
          <w:szCs w:val="20"/>
        </w:rPr>
      </w:pPr>
      <w:r w:rsidRPr="0089742C">
        <w:rPr>
          <w:rFonts w:cs="Arial"/>
          <w:szCs w:val="20"/>
        </w:rPr>
        <w:t xml:space="preserve">As stipulated in the Addendum to the NPL guidance, the supervisory coverage expectations and calculation of shortfall are </w:t>
      </w:r>
      <w:r w:rsidR="00040D4E" w:rsidRPr="0089742C">
        <w:rPr>
          <w:rFonts w:cs="Arial"/>
          <w:szCs w:val="20"/>
        </w:rPr>
        <w:t xml:space="preserve">applicable to all significant institutions and are </w:t>
      </w:r>
      <w:r w:rsidRPr="0089742C">
        <w:rPr>
          <w:rFonts w:cs="Arial"/>
          <w:szCs w:val="20"/>
        </w:rPr>
        <w:t>to be applied at exposure level in a consistent manner at group, subsidiary and/or geographical basis.</w:t>
      </w:r>
      <w:r w:rsidRPr="0089742C">
        <w:rPr>
          <w:rStyle w:val="FootnoteReference"/>
          <w:rFonts w:cs="Arial"/>
          <w:szCs w:val="20"/>
        </w:rPr>
        <w:footnoteReference w:id="1"/>
      </w:r>
      <w:r w:rsidRPr="0089742C">
        <w:rPr>
          <w:rFonts w:cs="Arial"/>
          <w:szCs w:val="20"/>
        </w:rPr>
        <w:t xml:space="preserve"> Due to the application at an exposure level the compensation of shortfalls with excess coverages among exposures and thereby also group entities is not permitted.</w:t>
      </w:r>
    </w:p>
    <w:p w14:paraId="3B79FE20" w14:textId="77777777" w:rsidR="007D4115" w:rsidRPr="0089742C" w:rsidRDefault="00781FC0" w:rsidP="00B7728C">
      <w:pPr>
        <w:jc w:val="both"/>
        <w:rPr>
          <w:rFonts w:cs="Arial"/>
          <w:szCs w:val="20"/>
          <w:u w:val="single"/>
        </w:rPr>
      </w:pPr>
      <w:r w:rsidRPr="0089742C">
        <w:rPr>
          <w:rFonts w:cs="Arial"/>
          <w:szCs w:val="20"/>
          <w:u w:val="single"/>
        </w:rPr>
        <w:t>The template should be presented at consolidated level</w:t>
      </w:r>
      <w:r w:rsidR="00B7728C" w:rsidRPr="0089742C">
        <w:rPr>
          <w:rFonts w:cs="Arial"/>
          <w:szCs w:val="20"/>
          <w:u w:val="single"/>
        </w:rPr>
        <w:t>, thereby assuming consistent application of the supervisory expectation both at group, subsidiary and/or geographical basis</w:t>
      </w:r>
      <w:r w:rsidRPr="0089742C">
        <w:rPr>
          <w:rFonts w:cs="Arial"/>
          <w:szCs w:val="20"/>
          <w:u w:val="single"/>
        </w:rPr>
        <w:t>.</w:t>
      </w:r>
    </w:p>
    <w:p w14:paraId="5216DD01" w14:textId="77777777" w:rsidR="004E5558" w:rsidRPr="0089742C" w:rsidRDefault="004E5558" w:rsidP="00BF4A86">
      <w:pPr>
        <w:pStyle w:val="ECBBodyText"/>
        <w:rPr>
          <w:rFonts w:cs="Arial"/>
          <w:szCs w:val="20"/>
        </w:rPr>
      </w:pPr>
      <w:r w:rsidRPr="0089742C">
        <w:rPr>
          <w:rFonts w:cs="Arial"/>
          <w:szCs w:val="20"/>
        </w:rPr>
        <w:t>The reporting consists of a set of two templates and two annexes:</w:t>
      </w:r>
    </w:p>
    <w:p w14:paraId="52293EDD" w14:textId="77777777" w:rsidR="004E5558" w:rsidRPr="0089742C" w:rsidRDefault="004E5558" w:rsidP="00BF4A86">
      <w:pPr>
        <w:pStyle w:val="numberedparagraph"/>
        <w:ind w:left="568"/>
        <w:rPr>
          <w:rFonts w:ascii="Arial" w:hAnsi="Arial" w:cs="Arial"/>
          <w:sz w:val="20"/>
          <w:szCs w:val="20"/>
        </w:rPr>
      </w:pPr>
      <w:r w:rsidRPr="0089742C">
        <w:rPr>
          <w:rFonts w:ascii="Arial" w:hAnsi="Arial" w:cs="Arial"/>
          <w:sz w:val="20"/>
          <w:szCs w:val="20"/>
        </w:rPr>
        <w:t>NPE Stock – total</w:t>
      </w:r>
    </w:p>
    <w:p w14:paraId="135D736A" w14:textId="40B686BC" w:rsidR="004E5558" w:rsidRDefault="004E5558" w:rsidP="00BF4A86">
      <w:pPr>
        <w:pStyle w:val="ECBBodyText"/>
        <w:ind w:left="568"/>
        <w:rPr>
          <w:rFonts w:cs="Arial"/>
          <w:szCs w:val="20"/>
        </w:rPr>
      </w:pPr>
      <w:r w:rsidRPr="0089742C">
        <w:rPr>
          <w:rFonts w:cs="Arial"/>
          <w:szCs w:val="20"/>
        </w:rPr>
        <w:t xml:space="preserve">This table contains the coverage expectation shortfall for NPE classified as such </w:t>
      </w:r>
      <w:r w:rsidR="00CF447F" w:rsidRPr="0089742C">
        <w:rPr>
          <w:rFonts w:cs="Arial"/>
          <w:szCs w:val="20"/>
        </w:rPr>
        <w:t>before</w:t>
      </w:r>
      <w:r w:rsidR="00CF447F" w:rsidRPr="0089742C">
        <w:rPr>
          <w:rStyle w:val="FootnoteReference"/>
          <w:rFonts w:cs="Arial"/>
          <w:szCs w:val="20"/>
        </w:rPr>
        <w:footnoteReference w:id="2"/>
      </w:r>
      <w:r w:rsidRPr="0089742C">
        <w:rPr>
          <w:rFonts w:cs="Arial"/>
          <w:szCs w:val="20"/>
        </w:rPr>
        <w:t xml:space="preserve"> 1</w:t>
      </w:r>
      <w:r w:rsidR="00E02A17" w:rsidRPr="0089742C">
        <w:rPr>
          <w:rFonts w:cs="Arial"/>
          <w:szCs w:val="20"/>
        </w:rPr>
        <w:t xml:space="preserve"> April </w:t>
      </w:r>
      <w:r w:rsidRPr="0089742C">
        <w:rPr>
          <w:rFonts w:cs="Arial"/>
          <w:szCs w:val="20"/>
        </w:rPr>
        <w:t>2018. The table contains three main blocks of information: coverage expectation shortfall, minimum coverage expectation for the individual institution</w:t>
      </w:r>
      <w:r w:rsidRPr="0089742C">
        <w:rPr>
          <w:rStyle w:val="FootnoteReference"/>
          <w:rFonts w:cs="Arial"/>
          <w:szCs w:val="20"/>
        </w:rPr>
        <w:footnoteReference w:id="3"/>
      </w:r>
      <w:r w:rsidRPr="0089742C">
        <w:rPr>
          <w:rFonts w:cs="Arial"/>
          <w:szCs w:val="20"/>
        </w:rPr>
        <w:t xml:space="preserve"> and available coverage.</w:t>
      </w:r>
    </w:p>
    <w:p w14:paraId="355BB75C" w14:textId="1A960ED4" w:rsidR="0089742C" w:rsidRDefault="0089742C" w:rsidP="00BF4A86">
      <w:pPr>
        <w:pStyle w:val="ECBBodyText"/>
        <w:ind w:left="568"/>
        <w:rPr>
          <w:rFonts w:cs="Arial"/>
          <w:szCs w:val="20"/>
        </w:rPr>
      </w:pPr>
    </w:p>
    <w:p w14:paraId="09C39CA8" w14:textId="77777777" w:rsidR="0089742C" w:rsidRPr="0089742C" w:rsidRDefault="0089742C" w:rsidP="00BF4A86">
      <w:pPr>
        <w:pStyle w:val="ECBBodyText"/>
        <w:ind w:left="568"/>
        <w:rPr>
          <w:rFonts w:cs="Arial"/>
          <w:szCs w:val="20"/>
        </w:rPr>
      </w:pPr>
    </w:p>
    <w:p w14:paraId="032155CB" w14:textId="77777777" w:rsidR="004E5558" w:rsidRPr="0089742C" w:rsidRDefault="004E5558" w:rsidP="00BF4A86">
      <w:pPr>
        <w:pStyle w:val="numberedparagraph"/>
        <w:ind w:left="568"/>
        <w:rPr>
          <w:rFonts w:ascii="Arial" w:hAnsi="Arial" w:cs="Arial"/>
          <w:sz w:val="20"/>
          <w:szCs w:val="20"/>
        </w:rPr>
      </w:pPr>
      <w:r w:rsidRPr="0089742C">
        <w:rPr>
          <w:rFonts w:ascii="Arial" w:hAnsi="Arial" w:cs="Arial"/>
          <w:sz w:val="20"/>
          <w:szCs w:val="20"/>
        </w:rPr>
        <w:lastRenderedPageBreak/>
        <w:t>NPE Addendum – total</w:t>
      </w:r>
    </w:p>
    <w:p w14:paraId="30E50DA3" w14:textId="77777777" w:rsidR="004E5558" w:rsidRPr="0089742C" w:rsidRDefault="004E5558" w:rsidP="00BF4A86">
      <w:pPr>
        <w:pStyle w:val="ECBBodyText"/>
        <w:ind w:left="568"/>
        <w:rPr>
          <w:rFonts w:cs="Arial"/>
          <w:szCs w:val="20"/>
        </w:rPr>
      </w:pPr>
      <w:r w:rsidRPr="0089742C">
        <w:rPr>
          <w:rFonts w:cs="Arial"/>
          <w:szCs w:val="20"/>
        </w:rPr>
        <w:t>This table contains the coverage expectation shortfall for loans originated before 26 April 2019 and classified as NPE on or after 1</w:t>
      </w:r>
      <w:r w:rsidR="00E02A17" w:rsidRPr="0089742C">
        <w:rPr>
          <w:rFonts w:cs="Arial"/>
          <w:szCs w:val="20"/>
        </w:rPr>
        <w:t xml:space="preserve"> </w:t>
      </w:r>
      <w:r w:rsidRPr="0089742C">
        <w:rPr>
          <w:rFonts w:cs="Arial"/>
          <w:szCs w:val="20"/>
        </w:rPr>
        <w:t>April</w:t>
      </w:r>
      <w:r w:rsidR="00E02A17" w:rsidRPr="0089742C">
        <w:rPr>
          <w:rFonts w:cs="Arial"/>
          <w:szCs w:val="20"/>
        </w:rPr>
        <w:t xml:space="preserve"> </w:t>
      </w:r>
      <w:r w:rsidRPr="0089742C">
        <w:rPr>
          <w:rFonts w:cs="Arial"/>
          <w:szCs w:val="20"/>
        </w:rPr>
        <w:t>2018</w:t>
      </w:r>
      <w:r w:rsidR="003630BB" w:rsidRPr="0089742C">
        <w:rPr>
          <w:rFonts w:cs="Arial"/>
          <w:szCs w:val="20"/>
        </w:rPr>
        <w:t>, which are not subject to the Regulation (EU) 2019/630 as regards minimum loss coverage for non-performing exposures</w:t>
      </w:r>
      <w:r w:rsidRPr="0089742C">
        <w:rPr>
          <w:rFonts w:cs="Arial"/>
          <w:szCs w:val="20"/>
        </w:rPr>
        <w:t>. The table contains three main blocks of information: coverage expectation shortfall, minimum coverage expectation as defined in the NP</w:t>
      </w:r>
      <w:r w:rsidR="008F3829" w:rsidRPr="0089742C">
        <w:rPr>
          <w:rFonts w:cs="Arial"/>
          <w:szCs w:val="20"/>
        </w:rPr>
        <w:t>L Addendum and revised by the Communication on supervisory coverage expectations for NPEs published on 22 August 2019</w:t>
      </w:r>
      <w:r w:rsidR="00BF0DD3" w:rsidRPr="0089742C">
        <w:rPr>
          <w:rStyle w:val="FootnoteReference"/>
          <w:rFonts w:cs="Arial"/>
          <w:szCs w:val="20"/>
        </w:rPr>
        <w:footnoteReference w:id="4"/>
      </w:r>
      <w:r w:rsidR="000359DD" w:rsidRPr="0089742C">
        <w:rPr>
          <w:rFonts w:cs="Arial"/>
          <w:szCs w:val="20"/>
        </w:rPr>
        <w:t xml:space="preserve"> </w:t>
      </w:r>
      <w:r w:rsidRPr="0089742C">
        <w:rPr>
          <w:rFonts w:cs="Arial"/>
          <w:szCs w:val="20"/>
        </w:rPr>
        <w:t>and available coverage.</w:t>
      </w:r>
    </w:p>
    <w:p w14:paraId="5E48E53B" w14:textId="77777777" w:rsidR="004E5558" w:rsidRPr="0089742C" w:rsidRDefault="004E5558" w:rsidP="00BF4A86">
      <w:pPr>
        <w:pStyle w:val="numberedparagraph"/>
        <w:ind w:left="568"/>
        <w:rPr>
          <w:rFonts w:ascii="Arial" w:hAnsi="Arial" w:cs="Arial"/>
          <w:sz w:val="20"/>
          <w:szCs w:val="20"/>
        </w:rPr>
      </w:pPr>
      <w:r w:rsidRPr="0089742C">
        <w:rPr>
          <w:rFonts w:ascii="Arial" w:hAnsi="Arial" w:cs="Arial"/>
          <w:sz w:val="20"/>
          <w:szCs w:val="20"/>
        </w:rPr>
        <w:t>Annexes</w:t>
      </w:r>
    </w:p>
    <w:p w14:paraId="5F9C514E" w14:textId="1465AE0E" w:rsidR="005D5E38" w:rsidRPr="0089742C" w:rsidRDefault="004E5558" w:rsidP="0089742C">
      <w:pPr>
        <w:pStyle w:val="ECBBodyText"/>
        <w:ind w:left="568"/>
        <w:rPr>
          <w:rFonts w:cs="Arial"/>
          <w:szCs w:val="20"/>
        </w:rPr>
      </w:pPr>
      <w:r w:rsidRPr="0089742C">
        <w:rPr>
          <w:rFonts w:cs="Arial"/>
          <w:szCs w:val="20"/>
        </w:rPr>
        <w:t xml:space="preserve">The annexes allow the reporting of cohorts of exposures which fulfil the conditions </w:t>
      </w:r>
      <w:r w:rsidR="00450457" w:rsidRPr="0089742C">
        <w:rPr>
          <w:rFonts w:cs="Arial"/>
          <w:szCs w:val="20"/>
        </w:rPr>
        <w:t xml:space="preserve">for specific circumstances, which may make supervisory coverage expectations inappropriate. While such cohorts of exposures need to meet certain criteria to be reported, they will be assessed and discussed on a </w:t>
      </w:r>
      <w:proofErr w:type="gramStart"/>
      <w:r w:rsidR="00450457" w:rsidRPr="0089742C">
        <w:rPr>
          <w:rFonts w:cs="Arial"/>
          <w:szCs w:val="20"/>
        </w:rPr>
        <w:t>case by case</w:t>
      </w:r>
      <w:proofErr w:type="gramEnd"/>
      <w:r w:rsidR="00450457" w:rsidRPr="0089742C">
        <w:rPr>
          <w:rFonts w:cs="Arial"/>
          <w:szCs w:val="20"/>
        </w:rPr>
        <w:t xml:space="preserve"> basis to determine whether the application of supervisory coverage expectations is appropriate or not </w:t>
      </w:r>
      <w:r w:rsidRPr="0089742C">
        <w:rPr>
          <w:rFonts w:cs="Arial"/>
          <w:szCs w:val="20"/>
        </w:rPr>
        <w:t>(</w:t>
      </w:r>
      <w:r w:rsidR="0038608B" w:rsidRPr="0089742C">
        <w:rPr>
          <w:rFonts w:cs="Arial"/>
          <w:szCs w:val="20"/>
        </w:rPr>
        <w:t xml:space="preserve">Section IV, Reporting of Annexes 3 and 4). </w:t>
      </w:r>
    </w:p>
    <w:p w14:paraId="0AE7FFB8" w14:textId="77777777" w:rsidR="004E5558" w:rsidRPr="0089742C" w:rsidRDefault="004E5558" w:rsidP="00BF4A86">
      <w:pPr>
        <w:pStyle w:val="ECBBodyText"/>
        <w:rPr>
          <w:rFonts w:cs="Arial"/>
          <w:szCs w:val="20"/>
        </w:rPr>
      </w:pPr>
      <w:r w:rsidRPr="0089742C">
        <w:rPr>
          <w:rFonts w:cs="Arial"/>
          <w:szCs w:val="20"/>
        </w:rPr>
        <w:t xml:space="preserve">Institutions shall differentiate between the unsecured and secured part of </w:t>
      </w:r>
      <w:proofErr w:type="gramStart"/>
      <w:r w:rsidRPr="0089742C">
        <w:rPr>
          <w:rFonts w:cs="Arial"/>
          <w:szCs w:val="20"/>
        </w:rPr>
        <w:t>a</w:t>
      </w:r>
      <w:proofErr w:type="gramEnd"/>
      <w:r w:rsidRPr="0089742C">
        <w:rPr>
          <w:rFonts w:cs="Arial"/>
          <w:szCs w:val="20"/>
        </w:rPr>
        <w:t xml:space="preserve"> NPE. To this end, institutions shall report exposure values and minimum coverage </w:t>
      </w:r>
      <w:r w:rsidR="002D142C" w:rsidRPr="0089742C">
        <w:rPr>
          <w:rFonts w:cs="Arial"/>
          <w:szCs w:val="20"/>
        </w:rPr>
        <w:t xml:space="preserve">expectations </w:t>
      </w:r>
      <w:r w:rsidRPr="0089742C">
        <w:rPr>
          <w:rFonts w:cs="Arial"/>
          <w:szCs w:val="20"/>
        </w:rPr>
        <w:t xml:space="preserve">separately for unsecured and </w:t>
      </w:r>
      <w:r w:rsidR="0070577F" w:rsidRPr="0089742C">
        <w:rPr>
          <w:rFonts w:cs="Arial"/>
          <w:szCs w:val="20"/>
        </w:rPr>
        <w:t xml:space="preserve">secured </w:t>
      </w:r>
      <w:r w:rsidRPr="0089742C">
        <w:rPr>
          <w:rFonts w:cs="Arial"/>
          <w:szCs w:val="20"/>
        </w:rPr>
        <w:t>NPEs.</w:t>
      </w:r>
      <w:r w:rsidR="0070577F" w:rsidRPr="0089742C">
        <w:rPr>
          <w:rStyle w:val="FootnoteReference"/>
          <w:rFonts w:cs="Arial"/>
          <w:szCs w:val="20"/>
        </w:rPr>
        <w:footnoteReference w:id="5"/>
      </w:r>
      <w:r w:rsidRPr="0089742C">
        <w:rPr>
          <w:rFonts w:cs="Arial"/>
          <w:szCs w:val="20"/>
        </w:rPr>
        <w:t xml:space="preserve"> This has been defined in this way to align the reporting with Article 47</w:t>
      </w:r>
      <w:proofErr w:type="gramStart"/>
      <w:r w:rsidRPr="0089742C">
        <w:rPr>
          <w:rFonts w:cs="Arial"/>
          <w:szCs w:val="20"/>
        </w:rPr>
        <w:t>c(</w:t>
      </w:r>
      <w:proofErr w:type="gramEnd"/>
      <w:r w:rsidRPr="0089742C">
        <w:rPr>
          <w:rFonts w:cs="Arial"/>
          <w:szCs w:val="20"/>
        </w:rPr>
        <w:t>1) of the Regulation (EU) No 575/2013</w:t>
      </w:r>
      <w:r w:rsidR="008C0FD3" w:rsidRPr="0089742C">
        <w:rPr>
          <w:rFonts w:cs="Arial"/>
          <w:szCs w:val="20"/>
        </w:rPr>
        <w:t>.</w:t>
      </w:r>
    </w:p>
    <w:p w14:paraId="0149FC48" w14:textId="62180F99" w:rsidR="00040D4E" w:rsidRDefault="00040D4E" w:rsidP="00BF4A86">
      <w:pPr>
        <w:pStyle w:val="ECBBodyText"/>
        <w:rPr>
          <w:rFonts w:cs="Arial"/>
          <w:szCs w:val="20"/>
        </w:rPr>
      </w:pPr>
      <w:r w:rsidRPr="0089742C">
        <w:rPr>
          <w:rFonts w:cs="Arial"/>
          <w:szCs w:val="20"/>
        </w:rPr>
        <w:t>According to Article 47c(3) of the Regulation (EU) No 575/2013, for the purposes of calculating minimum coverage requirements, the secured part of NPEs shall be classified as: “secured by immovable property or residential loan guaranteed by an eligible protection provider as referred to in Art. 201”, “secured by other funded or unfunded credit protection” or “guaranteed or insured by an official export credit agency</w:t>
      </w:r>
      <w:r w:rsidR="0039200B" w:rsidRPr="0089742C">
        <w:rPr>
          <w:rFonts w:cs="Arial"/>
          <w:szCs w:val="20"/>
        </w:rPr>
        <w:t xml:space="preserve"> or guaranteed or counter-guaranteed by national governments or other public entities</w:t>
      </w:r>
      <w:r w:rsidR="0039200B" w:rsidRPr="0089742C">
        <w:rPr>
          <w:rStyle w:val="FootnoteReference"/>
          <w:rFonts w:cs="Arial"/>
          <w:szCs w:val="20"/>
        </w:rPr>
        <w:footnoteReference w:id="6"/>
      </w:r>
      <w:r w:rsidRPr="0089742C">
        <w:rPr>
          <w:rFonts w:cs="Arial"/>
          <w:szCs w:val="20"/>
        </w:rPr>
        <w:t>”, depending on the type of credit protection. When a non-performing exposure is secured by more than one type of credit protection, its exposure value shall be allocated according to the quality of the credit protection, starting from the one with the best quality.</w:t>
      </w:r>
    </w:p>
    <w:p w14:paraId="501B4DE7" w14:textId="65156BD2" w:rsidR="001A50E1" w:rsidRPr="0089742C" w:rsidRDefault="001A50E1" w:rsidP="00BF4A86">
      <w:pPr>
        <w:pStyle w:val="ECBBodyText"/>
        <w:rPr>
          <w:rFonts w:cs="Arial"/>
          <w:szCs w:val="20"/>
        </w:rPr>
      </w:pPr>
      <w:r w:rsidRPr="001A50E1">
        <w:rPr>
          <w:rFonts w:cs="Arial"/>
          <w:szCs w:val="20"/>
        </w:rPr>
        <w:t xml:space="preserve">Please note that there is a general validation rule in place in CASPER that requires all expected data points to be reported. If any expected data points are missing, regardless of the specific cases, the validation rule will be triggered. </w:t>
      </w:r>
      <w:proofErr w:type="gramStart"/>
      <w:r w:rsidRPr="001A50E1">
        <w:rPr>
          <w:rFonts w:cs="Arial"/>
          <w:szCs w:val="20"/>
        </w:rPr>
        <w:t>In the event that</w:t>
      </w:r>
      <w:proofErr w:type="gramEnd"/>
      <w:r w:rsidRPr="001A50E1">
        <w:rPr>
          <w:rFonts w:cs="Arial"/>
          <w:szCs w:val="20"/>
        </w:rPr>
        <w:t xml:space="preserve"> you have not reported an expected data point due to it not applying or due to specific circumstances, you are required to provide a comment in the discussion tab in CASPER explaining the reason for not reporting that specific data point.</w:t>
      </w:r>
    </w:p>
    <w:p w14:paraId="0E5FFFBF" w14:textId="77777777" w:rsidR="00475C32" w:rsidRPr="0089742C" w:rsidRDefault="00475C32" w:rsidP="00BF4A86">
      <w:pPr>
        <w:pStyle w:val="ECBBodyText"/>
        <w:rPr>
          <w:rFonts w:cs="Arial"/>
          <w:szCs w:val="20"/>
        </w:rPr>
      </w:pPr>
      <w:r w:rsidRPr="0089742C">
        <w:rPr>
          <w:rFonts w:cs="Arial"/>
          <w:szCs w:val="20"/>
        </w:rPr>
        <w:lastRenderedPageBreak/>
        <w:t>Colour coding of the cells in the templates:</w:t>
      </w:r>
    </w:p>
    <w:p w14:paraId="13E2EE99" w14:textId="77777777" w:rsidR="00475C32" w:rsidRPr="0089742C" w:rsidRDefault="00475C32" w:rsidP="00F421F7">
      <w:pPr>
        <w:pStyle w:val="ECBBodyText"/>
        <w:numPr>
          <w:ilvl w:val="0"/>
          <w:numId w:val="33"/>
        </w:numPr>
        <w:rPr>
          <w:rFonts w:cs="Arial"/>
          <w:szCs w:val="20"/>
        </w:rPr>
      </w:pPr>
      <w:r w:rsidRPr="0089742C">
        <w:rPr>
          <w:rFonts w:cs="Arial"/>
          <w:szCs w:val="20"/>
        </w:rPr>
        <w:t>Light grey cells are automatically calculated</w:t>
      </w:r>
    </w:p>
    <w:p w14:paraId="03E82902" w14:textId="77777777" w:rsidR="00475C32" w:rsidRPr="0089742C" w:rsidRDefault="00475C32" w:rsidP="00F421F7">
      <w:pPr>
        <w:pStyle w:val="ECBBodyText"/>
        <w:numPr>
          <w:ilvl w:val="0"/>
          <w:numId w:val="33"/>
        </w:numPr>
        <w:rPr>
          <w:rFonts w:cs="Arial"/>
          <w:szCs w:val="20"/>
        </w:rPr>
      </w:pPr>
      <w:r w:rsidRPr="0089742C">
        <w:rPr>
          <w:rFonts w:cs="Arial"/>
          <w:szCs w:val="20"/>
        </w:rPr>
        <w:t>Dark grey cells do not have to be populated</w:t>
      </w:r>
    </w:p>
    <w:p w14:paraId="46FB6F91" w14:textId="5F09E9E9" w:rsidR="00FB54F5" w:rsidRPr="0089742C" w:rsidRDefault="00475C32" w:rsidP="004867F5">
      <w:pPr>
        <w:pStyle w:val="ECBBodyText"/>
        <w:numPr>
          <w:ilvl w:val="0"/>
          <w:numId w:val="33"/>
        </w:numPr>
        <w:rPr>
          <w:rFonts w:cs="Arial"/>
          <w:szCs w:val="20"/>
        </w:rPr>
      </w:pPr>
      <w:r w:rsidRPr="0089742C">
        <w:rPr>
          <w:rFonts w:cs="Arial"/>
          <w:szCs w:val="20"/>
        </w:rPr>
        <w:t>Yellow cells are to be populated by the bank</w:t>
      </w:r>
    </w:p>
    <w:p w14:paraId="36F3F7A0" w14:textId="77777777" w:rsidR="004867F5" w:rsidRPr="0089742C" w:rsidRDefault="00A25FA2" w:rsidP="00A25FA2">
      <w:pPr>
        <w:pStyle w:val="ECBBodyText"/>
        <w:outlineLvl w:val="0"/>
        <w:rPr>
          <w:rFonts w:cs="Arial"/>
          <w:szCs w:val="20"/>
        </w:rPr>
      </w:pPr>
      <w:r w:rsidRPr="0089742C">
        <w:rPr>
          <w:rFonts w:cs="Arial"/>
          <w:b/>
          <w:szCs w:val="20"/>
        </w:rPr>
        <w:t xml:space="preserve">2. </w:t>
      </w:r>
      <w:r w:rsidR="004867F5" w:rsidRPr="0089742C">
        <w:rPr>
          <w:rFonts w:cs="Arial"/>
          <w:b/>
          <w:szCs w:val="20"/>
        </w:rPr>
        <w:t>Calculations at exposure level</w:t>
      </w:r>
    </w:p>
    <w:p w14:paraId="486F88D2" w14:textId="77777777" w:rsidR="001C365E" w:rsidRPr="0089742C" w:rsidRDefault="001C365E" w:rsidP="004867F5">
      <w:pPr>
        <w:pStyle w:val="ECBBodyText"/>
        <w:rPr>
          <w:rFonts w:cs="Arial"/>
          <w:szCs w:val="20"/>
        </w:rPr>
      </w:pPr>
      <w:r w:rsidRPr="0089742C">
        <w:rPr>
          <w:rFonts w:cs="Arial"/>
          <w:szCs w:val="20"/>
        </w:rPr>
        <w:t xml:space="preserve">The calculation of coverage expectation shortfall </w:t>
      </w:r>
      <w:proofErr w:type="gramStart"/>
      <w:r w:rsidRPr="0089742C">
        <w:rPr>
          <w:rFonts w:cs="Arial"/>
          <w:szCs w:val="20"/>
        </w:rPr>
        <w:t>has to</w:t>
      </w:r>
      <w:proofErr w:type="gramEnd"/>
      <w:r w:rsidRPr="0089742C">
        <w:rPr>
          <w:rFonts w:cs="Arial"/>
          <w:szCs w:val="20"/>
        </w:rPr>
        <w:t xml:space="preserve"> be done necessarily at exposure level</w:t>
      </w:r>
      <w:r w:rsidR="00FC558A" w:rsidRPr="0089742C">
        <w:rPr>
          <w:rFonts w:cs="Arial"/>
          <w:szCs w:val="20"/>
        </w:rPr>
        <w:t xml:space="preserve"> and </w:t>
      </w:r>
      <w:r w:rsidR="00FC558A" w:rsidRPr="0089742C">
        <w:rPr>
          <w:rFonts w:cs="Arial"/>
          <w:szCs w:val="20"/>
          <w:u w:val="single"/>
        </w:rPr>
        <w:t>not</w:t>
      </w:r>
      <w:r w:rsidR="00FC558A" w:rsidRPr="0089742C">
        <w:rPr>
          <w:rFonts w:cs="Arial"/>
          <w:szCs w:val="20"/>
        </w:rPr>
        <w:t xml:space="preserve"> at debtor or portfolio level. This is </w:t>
      </w:r>
      <w:r w:rsidRPr="0089742C">
        <w:rPr>
          <w:rFonts w:cs="Arial"/>
          <w:szCs w:val="20"/>
        </w:rPr>
        <w:t>to ensure that the shortfall is not compensated across exposures. This section of the instructions provide</w:t>
      </w:r>
      <w:r w:rsidR="00184790" w:rsidRPr="0089742C">
        <w:rPr>
          <w:rFonts w:cs="Arial"/>
          <w:szCs w:val="20"/>
        </w:rPr>
        <w:t>s</w:t>
      </w:r>
      <w:r w:rsidRPr="0089742C">
        <w:rPr>
          <w:rFonts w:cs="Arial"/>
          <w:szCs w:val="20"/>
        </w:rPr>
        <w:t xml:space="preserve"> guidance on the calculation</w:t>
      </w:r>
      <w:r w:rsidR="001754BB" w:rsidRPr="0089742C">
        <w:rPr>
          <w:rFonts w:cs="Arial"/>
          <w:szCs w:val="20"/>
        </w:rPr>
        <w:t xml:space="preserve"> of the coverage expectation shortfall</w:t>
      </w:r>
      <w:r w:rsidRPr="0089742C">
        <w:rPr>
          <w:rFonts w:cs="Arial"/>
          <w:szCs w:val="20"/>
        </w:rPr>
        <w:t xml:space="preserve"> at exposure level to facilitate the explanation of the information expected under each row of templates 1 and 2.</w:t>
      </w:r>
    </w:p>
    <w:p w14:paraId="79E0B601" w14:textId="77777777" w:rsidR="00637559" w:rsidRPr="0089742C" w:rsidRDefault="001C365E" w:rsidP="004867F5">
      <w:pPr>
        <w:pStyle w:val="ECBBodyText"/>
        <w:rPr>
          <w:rFonts w:cs="Arial"/>
          <w:szCs w:val="20"/>
        </w:rPr>
      </w:pPr>
      <w:r w:rsidRPr="0089742C">
        <w:rPr>
          <w:rFonts w:cs="Arial"/>
          <w:szCs w:val="20"/>
        </w:rPr>
        <w:t xml:space="preserve">This section assumes the </w:t>
      </w:r>
      <w:r w:rsidR="00637559" w:rsidRPr="0089742C">
        <w:rPr>
          <w:rFonts w:cs="Arial"/>
          <w:szCs w:val="20"/>
        </w:rPr>
        <w:t xml:space="preserve">following </w:t>
      </w:r>
      <w:r w:rsidRPr="0089742C">
        <w:rPr>
          <w:rFonts w:cs="Arial"/>
          <w:szCs w:val="20"/>
        </w:rPr>
        <w:t xml:space="preserve">notation for certain </w:t>
      </w:r>
      <w:r w:rsidR="00637559" w:rsidRPr="0089742C">
        <w:rPr>
          <w:rFonts w:cs="Arial"/>
          <w:szCs w:val="20"/>
        </w:rPr>
        <w:t xml:space="preserve">information of each </w:t>
      </w:r>
      <w:proofErr w:type="gramStart"/>
      <w:r w:rsidR="00381C1B" w:rsidRPr="0089742C">
        <w:rPr>
          <w:rFonts w:cs="Arial"/>
          <w:szCs w:val="20"/>
        </w:rPr>
        <w:t>N</w:t>
      </w:r>
      <w:r w:rsidR="00393E1E" w:rsidRPr="0089742C">
        <w:rPr>
          <w:rFonts w:cs="Arial"/>
          <w:szCs w:val="20"/>
        </w:rPr>
        <w:t>on-performing</w:t>
      </w:r>
      <w:proofErr w:type="gramEnd"/>
      <w:r w:rsidR="00393E1E" w:rsidRPr="0089742C">
        <w:rPr>
          <w:rFonts w:cs="Arial"/>
          <w:szCs w:val="20"/>
        </w:rPr>
        <w:t xml:space="preserve"> exposure</w:t>
      </w:r>
      <w:r w:rsidR="00637559" w:rsidRPr="0089742C">
        <w:rPr>
          <w:rFonts w:cs="Arial"/>
          <w:szCs w:val="20"/>
        </w:rPr>
        <w:t>:</w:t>
      </w:r>
    </w:p>
    <w:p w14:paraId="3CB33CC6" w14:textId="77777777" w:rsidR="00637559" w:rsidRPr="0089742C" w:rsidRDefault="00637559" w:rsidP="00F55543">
      <w:pPr>
        <w:pStyle w:val="ECBBodyText"/>
        <w:spacing w:line="240" w:lineRule="auto"/>
        <w:jc w:val="both"/>
        <w:rPr>
          <w:rFonts w:cs="Arial"/>
          <w:bCs/>
          <w:kern w:val="28"/>
          <w:szCs w:val="20"/>
        </w:rPr>
      </w:pPr>
    </w:p>
    <w:p w14:paraId="432F4DDF" w14:textId="77777777" w:rsidR="00637559" w:rsidRPr="0089742C" w:rsidRDefault="00000000" w:rsidP="00F55543">
      <w:pPr>
        <w:pStyle w:val="ECBBodyText"/>
        <w:spacing w:line="240" w:lineRule="auto"/>
        <w:jc w:val="both"/>
        <w:rPr>
          <w:rFonts w:cs="Arial"/>
          <w:szCs w:val="20"/>
        </w:rPr>
      </w:pPr>
      <m:oMathPara>
        <m:oMathParaPr>
          <m:jc m:val="left"/>
        </m:oMathParaPr>
        <m:oMath>
          <m:sSubSup>
            <m:sSubSupPr>
              <m:ctrlPr>
                <w:rPr>
                  <w:rFonts w:ascii="Cambria Math" w:hAnsi="Cambria Math" w:cs="Arial"/>
                  <w:i/>
                  <w:szCs w:val="20"/>
                </w:rPr>
              </m:ctrlPr>
            </m:sSubSupPr>
            <m:e>
              <m:r>
                <w:rPr>
                  <w:rFonts w:ascii="Cambria Math" w:hAnsi="Cambria Math" w:cs="Arial"/>
                  <w:szCs w:val="20"/>
                </w:rPr>
                <m:t>EV</m:t>
              </m:r>
            </m:e>
            <m:sub>
              <m:r>
                <w:rPr>
                  <w:rFonts w:ascii="Cambria Math" w:hAnsi="Cambria Math" w:cs="Arial"/>
                  <w:szCs w:val="20"/>
                </w:rPr>
                <m:t>i</m:t>
              </m:r>
            </m:sub>
            <m:sup>
              <m:r>
                <w:rPr>
                  <w:rFonts w:ascii="Cambria Math" w:hAnsi="Cambria Math" w:cs="Arial"/>
                  <w:szCs w:val="20"/>
                </w:rPr>
                <m:t>Unsecured</m:t>
              </m:r>
            </m:sup>
          </m:sSubSup>
          <m:r>
            <w:rPr>
              <w:rFonts w:ascii="Cambria Math" w:hAnsi="Cambria Math" w:cs="Arial"/>
              <w:szCs w:val="20"/>
            </w:rPr>
            <m:t>=Exposure value of unsecured part of non-performing exposure i (if any)</m:t>
          </m:r>
          <m:r>
            <w:rPr>
              <w:rStyle w:val="FootnoteReference"/>
              <w:rFonts w:ascii="Cambria Math" w:hAnsi="Cambria Math" w:cs="Arial"/>
              <w:i/>
              <w:szCs w:val="20"/>
            </w:rPr>
            <w:footnoteReference w:id="7"/>
          </m:r>
        </m:oMath>
      </m:oMathPara>
    </w:p>
    <w:p w14:paraId="08CB4AF8" w14:textId="77777777" w:rsidR="009C4D8A" w:rsidRPr="0089742C" w:rsidRDefault="00000000" w:rsidP="009C4D8A">
      <w:pPr>
        <w:pStyle w:val="ECBBodyText"/>
        <w:spacing w:line="240" w:lineRule="auto"/>
        <w:jc w:val="both"/>
        <w:rPr>
          <w:rFonts w:cs="Arial"/>
          <w:szCs w:val="20"/>
        </w:rPr>
      </w:pPr>
      <m:oMathPara>
        <m:oMathParaPr>
          <m:jc m:val="left"/>
        </m:oMathParaPr>
        <m:oMath>
          <m:sSubSup>
            <m:sSubSupPr>
              <m:ctrlPr>
                <w:rPr>
                  <w:rFonts w:ascii="Cambria Math" w:hAnsi="Cambria Math" w:cs="Arial"/>
                  <w:i/>
                  <w:szCs w:val="20"/>
                </w:rPr>
              </m:ctrlPr>
            </m:sSubSupPr>
            <m:e>
              <m:r>
                <w:rPr>
                  <w:rFonts w:ascii="Cambria Math" w:hAnsi="Cambria Math" w:cs="Arial"/>
                  <w:szCs w:val="20"/>
                </w:rPr>
                <m:t>EV</m:t>
              </m:r>
            </m:e>
            <m:sub>
              <m:r>
                <w:rPr>
                  <w:rFonts w:ascii="Cambria Math" w:hAnsi="Cambria Math" w:cs="Arial"/>
                  <w:szCs w:val="20"/>
                </w:rPr>
                <m:t>i</m:t>
              </m:r>
            </m:sub>
            <m:sup>
              <m:r>
                <w:rPr>
                  <w:rFonts w:ascii="Cambria Math" w:hAnsi="Cambria Math" w:cs="Arial"/>
                  <w:szCs w:val="20"/>
                </w:rPr>
                <m:t>Secured</m:t>
              </m:r>
            </m:sup>
          </m:sSubSup>
          <m:r>
            <w:rPr>
              <w:rFonts w:ascii="Cambria Math" w:hAnsi="Cambria Math" w:cs="Arial"/>
              <w:szCs w:val="20"/>
            </w:rPr>
            <m:t>=Exposure value of secured part  of non-performing exposure i (if any)</m:t>
          </m:r>
        </m:oMath>
      </m:oMathPara>
    </w:p>
    <w:p w14:paraId="7A07AF3B" w14:textId="77777777" w:rsidR="009C4D8A" w:rsidRPr="0089742C" w:rsidRDefault="00000000" w:rsidP="009C4D8A">
      <w:pPr>
        <w:pStyle w:val="ECBBodyText"/>
        <w:spacing w:line="240" w:lineRule="auto"/>
        <w:jc w:val="both"/>
        <w:rPr>
          <w:rFonts w:cs="Arial"/>
          <w:szCs w:val="20"/>
        </w:rPr>
      </w:pPr>
      <m:oMathPara>
        <m:oMathParaPr>
          <m:jc m:val="left"/>
        </m:oMathParaPr>
        <m:oMath>
          <m:sSub>
            <m:sSubPr>
              <m:ctrlPr>
                <w:rPr>
                  <w:rFonts w:ascii="Cambria Math" w:hAnsi="Cambria Math" w:cs="Arial"/>
                  <w:i/>
                  <w:szCs w:val="20"/>
                </w:rPr>
              </m:ctrlPr>
            </m:sSubPr>
            <m:e>
              <m:r>
                <w:rPr>
                  <w:rFonts w:ascii="Cambria Math" w:hAnsi="Cambria Math" w:cs="Arial"/>
                  <w:szCs w:val="20"/>
                </w:rPr>
                <m:t>v</m:t>
              </m:r>
            </m:e>
            <m:sub>
              <m:r>
                <w:rPr>
                  <w:rFonts w:ascii="Cambria Math" w:hAnsi="Cambria Math" w:cs="Arial"/>
                  <w:szCs w:val="20"/>
                </w:rPr>
                <m:t>i</m:t>
              </m:r>
            </m:sub>
          </m:sSub>
          <m:r>
            <w:rPr>
              <w:rFonts w:ascii="Cambria Math" w:hAnsi="Cambria Math" w:cs="Arial"/>
              <w:szCs w:val="20"/>
            </w:rPr>
            <m:t>=Vintage bucket of classification as NPE for exposure i</m:t>
          </m:r>
        </m:oMath>
      </m:oMathPara>
    </w:p>
    <w:p w14:paraId="13DA71E8" w14:textId="77777777" w:rsidR="009C4D8A" w:rsidRPr="0089742C" w:rsidRDefault="00000000" w:rsidP="009C4D8A">
      <w:pPr>
        <w:pStyle w:val="ECBBodyText"/>
        <w:spacing w:line="240" w:lineRule="auto"/>
        <w:jc w:val="both"/>
        <w:rPr>
          <w:rFonts w:cs="Arial"/>
          <w:szCs w:val="20"/>
        </w:rPr>
      </w:pPr>
      <m:oMathPara>
        <m:oMathParaPr>
          <m:jc m:val="left"/>
        </m:oMathParaPr>
        <m:oMath>
          <m:sSub>
            <m:sSubPr>
              <m:ctrlPr>
                <w:rPr>
                  <w:rFonts w:ascii="Cambria Math" w:hAnsi="Cambria Math" w:cs="Arial"/>
                  <w:i/>
                  <w:szCs w:val="20"/>
                </w:rPr>
              </m:ctrlPr>
            </m:sSubPr>
            <m:e>
              <m:r>
                <w:rPr>
                  <w:rFonts w:ascii="Cambria Math" w:hAnsi="Cambria Math" w:cs="Arial"/>
                  <w:szCs w:val="20"/>
                </w:rPr>
                <m:t>v</m:t>
              </m:r>
            </m:e>
            <m:sub>
              <m:r>
                <w:rPr>
                  <w:rFonts w:ascii="Cambria Math" w:hAnsi="Cambria Math" w:cs="Arial"/>
                  <w:szCs w:val="20"/>
                </w:rPr>
                <m:t>i</m:t>
              </m:r>
            </m:sub>
          </m:sSub>
          <m:r>
            <w:rPr>
              <w:rFonts w:ascii="Cambria Math" w:hAnsi="Cambria Math" w:cs="Arial"/>
              <w:szCs w:val="20"/>
            </w:rPr>
            <m:t xml:space="preserve"> ∈V</m:t>
          </m:r>
          <m:d>
            <m:dPr>
              <m:begChr m:val="{"/>
              <m:endChr m:val="}"/>
              <m:ctrlPr>
                <w:rPr>
                  <w:rFonts w:ascii="Cambria Math" w:hAnsi="Cambria Math" w:cs="Arial"/>
                  <w:i/>
                  <w:szCs w:val="20"/>
                </w:rPr>
              </m:ctrlPr>
            </m:dPr>
            <m:e>
              <m:r>
                <w:rPr>
                  <w:rFonts w:ascii="Cambria Math" w:hAnsi="Cambria Math" w:cs="Arial"/>
                  <w:szCs w:val="20"/>
                </w:rPr>
                <m:t>'&lt;= 1 year'</m:t>
              </m:r>
            </m:e>
            <m:e>
              <m:r>
                <w:rPr>
                  <w:rFonts w:ascii="Cambria Math" w:hAnsi="Cambria Math" w:cs="Arial"/>
                  <w:szCs w:val="20"/>
                </w:rPr>
                <m:t>'&gt; 1 year; &lt;= 2 years'</m:t>
              </m:r>
              <m:ctrlPr>
                <w:rPr>
                  <w:rFonts w:ascii="Cambria Math" w:eastAsia="Cambria Math" w:hAnsi="Cambria Math" w:cs="Arial"/>
                  <w:i/>
                  <w:szCs w:val="20"/>
                </w:rPr>
              </m:ctrlPr>
            </m:e>
            <m:e>
              <m:r>
                <w:rPr>
                  <w:rFonts w:ascii="Cambria Math" w:eastAsia="Cambria Math" w:hAnsi="Cambria Math" w:cs="Arial"/>
                  <w:szCs w:val="20"/>
                </w:rPr>
                <m:t>'&gt; 2 years; &lt;= 3 years'</m:t>
              </m:r>
              <m:ctrlPr>
                <w:rPr>
                  <w:rFonts w:ascii="Cambria Math" w:eastAsia="Cambria Math" w:hAnsi="Cambria Math" w:cs="Arial"/>
                  <w:i/>
                  <w:szCs w:val="20"/>
                </w:rPr>
              </m:ctrlPr>
            </m:e>
            <m:e>
              <m:r>
                <w:rPr>
                  <w:rFonts w:ascii="Cambria Math" w:eastAsia="Cambria Math" w:hAnsi="Cambria Math" w:cs="Arial"/>
                  <w:szCs w:val="20"/>
                </w:rPr>
                <m:t>…</m:t>
              </m:r>
              <m:ctrlPr>
                <w:rPr>
                  <w:rFonts w:ascii="Cambria Math" w:eastAsia="Cambria Math" w:hAnsi="Cambria Math" w:cs="Arial"/>
                  <w:i/>
                  <w:szCs w:val="20"/>
                </w:rPr>
              </m:ctrlPr>
            </m:e>
            <m:e>
              <m:r>
                <w:rPr>
                  <w:rFonts w:ascii="Cambria Math" w:eastAsia="Cambria Math" w:hAnsi="Cambria Math" w:cs="Arial"/>
                  <w:szCs w:val="20"/>
                </w:rPr>
                <m:t>'&gt; 7 years'</m:t>
              </m:r>
              <m:sSup>
                <m:sSupPr>
                  <m:ctrlPr>
                    <w:rPr>
                      <w:rFonts w:ascii="Cambria Math" w:eastAsia="Cambria Math" w:hAnsi="Cambria Math" w:cs="Arial"/>
                      <w:i/>
                      <w:szCs w:val="20"/>
                    </w:rPr>
                  </m:ctrlPr>
                </m:sSupPr>
                <m:e>
                  <m:r>
                    <w:rPr>
                      <w:rFonts w:ascii="Cambria Math" w:eastAsia="Cambria Math" w:hAnsi="Cambria Math" w:cs="Arial"/>
                      <w:szCs w:val="20"/>
                    </w:rPr>
                    <m:t>/</m:t>
                  </m:r>
                </m:e>
                <m:sup>
                  <m:r>
                    <w:rPr>
                      <w:rFonts w:ascii="Cambria Math" w:eastAsia="Cambria Math" w:hAnsi="Cambria Math" w:cs="Arial"/>
                      <w:szCs w:val="20"/>
                    </w:rPr>
                    <m:t>'</m:t>
                  </m:r>
                </m:sup>
              </m:sSup>
              <m:r>
                <w:rPr>
                  <w:rFonts w:ascii="Cambria Math" w:eastAsia="Cambria Math" w:hAnsi="Cambria Math" w:cs="Arial"/>
                  <w:szCs w:val="20"/>
                </w:rPr>
                <m:t>&gt;9years'</m:t>
              </m:r>
            </m:e>
          </m:d>
          <m:r>
            <w:rPr>
              <w:rStyle w:val="FootnoteReference"/>
              <w:rFonts w:ascii="Cambria Math" w:hAnsi="Cambria Math" w:cs="Arial"/>
              <w:i/>
              <w:szCs w:val="20"/>
            </w:rPr>
            <w:footnoteReference w:id="8"/>
          </m:r>
        </m:oMath>
      </m:oMathPara>
    </w:p>
    <w:tbl>
      <w:tblPr>
        <w:tblStyle w:val="TableGrid"/>
        <w:tblW w:w="0" w:type="auto"/>
        <w:tblInd w:w="250" w:type="dxa"/>
        <w:tblLook w:val="04A0" w:firstRow="1" w:lastRow="0" w:firstColumn="1" w:lastColumn="0" w:noHBand="0" w:noVBand="1"/>
      </w:tblPr>
      <w:tblGrid>
        <w:gridCol w:w="8930"/>
      </w:tblGrid>
      <w:tr w:rsidR="00393E1E" w:rsidRPr="0089742C" w14:paraId="3F452F12" w14:textId="77777777" w:rsidTr="00393E1E">
        <w:tc>
          <w:tcPr>
            <w:tcW w:w="8930" w:type="dxa"/>
          </w:tcPr>
          <w:p w14:paraId="3E509458" w14:textId="77777777" w:rsidR="00393E1E" w:rsidRPr="0089742C" w:rsidRDefault="00393E1E" w:rsidP="004867F5">
            <w:pPr>
              <w:pStyle w:val="ECBBodyText"/>
              <w:rPr>
                <w:rFonts w:cs="Arial"/>
                <w:b/>
                <w:szCs w:val="20"/>
              </w:rPr>
            </w:pPr>
            <w:r w:rsidRPr="0089742C">
              <w:rPr>
                <w:rFonts w:cs="Arial"/>
                <w:b/>
                <w:szCs w:val="20"/>
              </w:rPr>
              <w:t>Vintage bucket of classification as NPE is calculated as follows:</w:t>
            </w:r>
          </w:p>
          <w:p w14:paraId="3457BD40" w14:textId="77777777" w:rsidR="00393E1E" w:rsidRPr="0089742C" w:rsidRDefault="00393E1E" w:rsidP="004867F5">
            <w:pPr>
              <w:pStyle w:val="ECBBodyText"/>
              <w:spacing w:line="240" w:lineRule="auto"/>
              <w:rPr>
                <w:rFonts w:cs="Arial"/>
                <w:szCs w:val="20"/>
              </w:rPr>
            </w:pPr>
            <w:r w:rsidRPr="0089742C">
              <w:rPr>
                <w:rFonts w:cs="Arial"/>
                <w:szCs w:val="20"/>
              </w:rPr>
              <w:t>Vintage shall mean the period (</w:t>
            </w:r>
            <w:r w:rsidR="00BF0DD3" w:rsidRPr="0089742C">
              <w:rPr>
                <w:rFonts w:cs="Arial"/>
                <w:szCs w:val="20"/>
              </w:rPr>
              <w:t xml:space="preserve">expressed </w:t>
            </w:r>
            <w:r w:rsidRPr="0089742C">
              <w:rPr>
                <w:rFonts w:cs="Arial"/>
                <w:szCs w:val="20"/>
              </w:rPr>
              <w:t xml:space="preserve">in years) passed since an exposure was classified as non-performing. </w:t>
            </w:r>
          </w:p>
          <w:p w14:paraId="25040C74" w14:textId="77777777" w:rsidR="00393E1E" w:rsidRPr="0089742C" w:rsidRDefault="00393E1E" w:rsidP="004867F5">
            <w:pPr>
              <w:pStyle w:val="ECBBodyText"/>
              <w:spacing w:line="240" w:lineRule="auto"/>
              <w:rPr>
                <w:rFonts w:cs="Arial"/>
                <w:szCs w:val="20"/>
              </w:rPr>
            </w:pPr>
            <w:r w:rsidRPr="0089742C">
              <w:rPr>
                <w:rFonts w:cs="Arial"/>
                <w:szCs w:val="20"/>
              </w:rPr>
              <w:t xml:space="preserve">Under the vintage bucket, </w:t>
            </w:r>
            <w:r w:rsidR="00BF0DD3" w:rsidRPr="0089742C">
              <w:rPr>
                <w:rFonts w:cs="Arial"/>
                <w:szCs w:val="20"/>
              </w:rPr>
              <w:t xml:space="preserve">with label </w:t>
            </w:r>
            <w:r w:rsidRPr="0089742C">
              <w:rPr>
                <w:rFonts w:cs="Arial"/>
                <w:szCs w:val="20"/>
              </w:rPr>
              <w:t xml:space="preserve">“&gt; X year(s), &lt;= Y year(s)”, institutions shall report data on exposures for which the reporting reference date falls between the first and the last day of the </w:t>
            </w:r>
            <w:proofErr w:type="spellStart"/>
            <w:r w:rsidRPr="0089742C">
              <w:rPr>
                <w:rFonts w:cs="Arial"/>
                <w:szCs w:val="20"/>
              </w:rPr>
              <w:t>Yth</w:t>
            </w:r>
            <w:proofErr w:type="spellEnd"/>
            <w:r w:rsidRPr="0089742C">
              <w:rPr>
                <w:rFonts w:cs="Arial"/>
                <w:szCs w:val="20"/>
              </w:rPr>
              <w:t xml:space="preserve"> year following the classification of the exposure as non-performing. </w:t>
            </w:r>
            <w:proofErr w:type="gramStart"/>
            <w:r w:rsidRPr="0089742C">
              <w:rPr>
                <w:rFonts w:cs="Arial"/>
                <w:szCs w:val="20"/>
              </w:rPr>
              <w:t>i.e.</w:t>
            </w:r>
            <w:proofErr w:type="gramEnd"/>
            <w:r w:rsidRPr="0089742C">
              <w:rPr>
                <w:rFonts w:cs="Arial"/>
                <w:szCs w:val="20"/>
              </w:rPr>
              <w:t xml:space="preserve"> The period (in years) between the date an exposure was classified as non-performing and the reference date is &gt;X and &lt;=Y. </w:t>
            </w:r>
          </w:p>
          <w:p w14:paraId="275E8D91" w14:textId="77777777" w:rsidR="00393E1E" w:rsidRPr="0089742C" w:rsidRDefault="00393E1E" w:rsidP="004867F5">
            <w:pPr>
              <w:pStyle w:val="ECBBodyText"/>
              <w:spacing w:line="240" w:lineRule="auto"/>
              <w:jc w:val="both"/>
              <w:rPr>
                <w:rFonts w:cs="Arial"/>
                <w:bCs/>
                <w:kern w:val="28"/>
                <w:szCs w:val="20"/>
              </w:rPr>
            </w:pPr>
          </w:p>
          <w:p w14:paraId="7169BBD4" w14:textId="77777777" w:rsidR="00393E1E" w:rsidRPr="0089742C" w:rsidRDefault="00393E1E" w:rsidP="004867F5">
            <w:pPr>
              <w:pStyle w:val="ECBBodyText"/>
              <w:spacing w:line="240" w:lineRule="auto"/>
              <w:rPr>
                <w:rFonts w:cs="Arial"/>
                <w:szCs w:val="20"/>
              </w:rPr>
            </w:pPr>
            <w:r w:rsidRPr="0089742C">
              <w:rPr>
                <w:rFonts w:cs="Arial"/>
                <w:szCs w:val="20"/>
              </w:rPr>
              <w:t xml:space="preserve">For example, if the vintage bucket is “&lt;= 1 year”, institutions shall report data on exposures classified as non-performing a year or less before the reporting reference date, </w:t>
            </w:r>
            <w:proofErr w:type="gramStart"/>
            <w:r w:rsidRPr="0089742C">
              <w:rPr>
                <w:rFonts w:cs="Arial"/>
                <w:szCs w:val="20"/>
              </w:rPr>
              <w:t>i.e.</w:t>
            </w:r>
            <w:proofErr w:type="gramEnd"/>
            <w:r w:rsidRPr="0089742C">
              <w:rPr>
                <w:rFonts w:cs="Arial"/>
                <w:szCs w:val="20"/>
              </w:rPr>
              <w:t xml:space="preserve"> the reference date falls between the first and the last day of the first year following the classification of these exposures as non-performing.</w:t>
            </w:r>
          </w:p>
          <w:p w14:paraId="0057B126" w14:textId="77777777" w:rsidR="00450457" w:rsidRPr="0089742C" w:rsidRDefault="00450457" w:rsidP="004867F5">
            <w:pPr>
              <w:pStyle w:val="ECBBodyText"/>
              <w:spacing w:line="240" w:lineRule="auto"/>
              <w:rPr>
                <w:rFonts w:cs="Arial"/>
                <w:szCs w:val="20"/>
              </w:rPr>
            </w:pPr>
          </w:p>
          <w:p w14:paraId="3F33BF78" w14:textId="77777777" w:rsidR="00450457" w:rsidRPr="0089742C" w:rsidRDefault="00450457" w:rsidP="004867F5">
            <w:pPr>
              <w:pStyle w:val="ECBBodyText"/>
              <w:spacing w:line="240" w:lineRule="auto"/>
              <w:rPr>
                <w:rFonts w:cs="Arial"/>
                <w:szCs w:val="20"/>
              </w:rPr>
            </w:pPr>
            <w:r w:rsidRPr="0089742C">
              <w:rPr>
                <w:rFonts w:cs="Arial"/>
                <w:szCs w:val="20"/>
              </w:rPr>
              <w:t xml:space="preserve">For the avoidance of doubt, extension of forbearance measures and purchase of NPEs does not reset the vintage count – </w:t>
            </w:r>
            <w:proofErr w:type="gramStart"/>
            <w:r w:rsidRPr="0089742C">
              <w:rPr>
                <w:rFonts w:cs="Arial"/>
                <w:szCs w:val="20"/>
              </w:rPr>
              <w:t>i.e.</w:t>
            </w:r>
            <w:proofErr w:type="gramEnd"/>
            <w:r w:rsidRPr="0089742C">
              <w:rPr>
                <w:rFonts w:cs="Arial"/>
                <w:szCs w:val="20"/>
              </w:rPr>
              <w:t xml:space="preserve"> the </w:t>
            </w:r>
            <w:r w:rsidR="00DF70F7" w:rsidRPr="0089742C">
              <w:rPr>
                <w:rFonts w:cs="Arial"/>
                <w:szCs w:val="20"/>
              </w:rPr>
              <w:t xml:space="preserve">initial </w:t>
            </w:r>
            <w:r w:rsidRPr="0089742C">
              <w:rPr>
                <w:rFonts w:cs="Arial"/>
                <w:szCs w:val="20"/>
              </w:rPr>
              <w:t>vintage count continues both for forborne and purchased NPEs.</w:t>
            </w:r>
          </w:p>
        </w:tc>
      </w:tr>
    </w:tbl>
    <w:p w14:paraId="5C2B8A8C" w14:textId="77777777" w:rsidR="009C4D8A" w:rsidRPr="0089742C" w:rsidRDefault="009C4D8A" w:rsidP="009C4D8A">
      <w:pPr>
        <w:pStyle w:val="ECBBodyText"/>
        <w:spacing w:line="240" w:lineRule="auto"/>
        <w:jc w:val="both"/>
        <w:rPr>
          <w:rFonts w:cs="Arial"/>
          <w:szCs w:val="20"/>
        </w:rPr>
      </w:pPr>
    </w:p>
    <w:p w14:paraId="0D6F01DE" w14:textId="77777777" w:rsidR="00637559" w:rsidRPr="0089742C" w:rsidRDefault="00637559" w:rsidP="00F55543">
      <w:pPr>
        <w:pStyle w:val="ECBBodyText"/>
        <w:spacing w:line="240" w:lineRule="auto"/>
        <w:jc w:val="both"/>
        <w:rPr>
          <w:rFonts w:cs="Arial"/>
          <w:bCs/>
          <w:kern w:val="28"/>
          <w:szCs w:val="20"/>
        </w:rPr>
      </w:pPr>
      <w:r w:rsidRPr="0089742C">
        <w:rPr>
          <w:rFonts w:cs="Arial"/>
          <w:bCs/>
          <w:kern w:val="28"/>
          <w:szCs w:val="20"/>
        </w:rPr>
        <w:t>Additionally:</w:t>
      </w:r>
    </w:p>
    <w:p w14:paraId="76A74F6D" w14:textId="77777777" w:rsidR="009C4D8A" w:rsidRPr="0089742C" w:rsidRDefault="00000000" w:rsidP="009C4D8A">
      <w:pPr>
        <w:pStyle w:val="ECBBodyText"/>
        <w:spacing w:line="240" w:lineRule="auto"/>
        <w:jc w:val="both"/>
        <w:rPr>
          <w:rFonts w:cs="Arial"/>
          <w:szCs w:val="20"/>
        </w:rPr>
      </w:pPr>
      <m:oMathPara>
        <m:oMathParaPr>
          <m:jc m:val="left"/>
        </m:oMathParaPr>
        <m:oMath>
          <m:sSubSup>
            <m:sSubSupPr>
              <m:ctrlPr>
                <w:rPr>
                  <w:rFonts w:ascii="Cambria Math" w:hAnsi="Cambria Math" w:cs="Arial"/>
                  <w:i/>
                  <w:szCs w:val="20"/>
                </w:rPr>
              </m:ctrlPr>
            </m:sSubSupPr>
            <m:e>
              <m:r>
                <w:rPr>
                  <w:rFonts w:ascii="Cambria Math" w:hAnsi="Cambria Math" w:cs="Arial"/>
                  <w:szCs w:val="20"/>
                </w:rPr>
                <m:t>f</m:t>
              </m:r>
            </m:e>
            <m:sub>
              <m:r>
                <w:rPr>
                  <w:rFonts w:ascii="Cambria Math" w:hAnsi="Cambria Math" w:cs="Arial"/>
                  <w:szCs w:val="20"/>
                </w:rPr>
                <m:t>v</m:t>
              </m:r>
            </m:sub>
            <m:sup>
              <m:r>
                <w:rPr>
                  <w:rFonts w:ascii="Cambria Math" w:hAnsi="Cambria Math" w:cs="Arial"/>
                  <w:szCs w:val="20"/>
                </w:rPr>
                <m:t>secured</m:t>
              </m:r>
            </m:sup>
          </m:sSubSup>
          <m:r>
            <w:rPr>
              <w:rFonts w:ascii="Cambria Math" w:hAnsi="Cambria Math" w:cs="Arial"/>
              <w:szCs w:val="20"/>
            </w:rPr>
            <m:t>=Coverage expectation factor for secured exposures in bucket v</m:t>
          </m:r>
        </m:oMath>
      </m:oMathPara>
    </w:p>
    <w:p w14:paraId="0B9F0821" w14:textId="77777777" w:rsidR="006A50DB" w:rsidRPr="0089742C" w:rsidRDefault="00000000" w:rsidP="006A50DB">
      <w:pPr>
        <w:pStyle w:val="ECBBodyText"/>
        <w:spacing w:line="240" w:lineRule="auto"/>
        <w:jc w:val="both"/>
        <w:rPr>
          <w:rFonts w:cs="Arial"/>
          <w:szCs w:val="20"/>
        </w:rPr>
      </w:pPr>
      <m:oMathPara>
        <m:oMathParaPr>
          <m:jc m:val="left"/>
        </m:oMathParaPr>
        <m:oMath>
          <m:sSubSup>
            <m:sSubSupPr>
              <m:ctrlPr>
                <w:rPr>
                  <w:rFonts w:ascii="Cambria Math" w:hAnsi="Cambria Math" w:cs="Arial"/>
                  <w:i/>
                  <w:szCs w:val="20"/>
                </w:rPr>
              </m:ctrlPr>
            </m:sSubSupPr>
            <m:e>
              <m:r>
                <w:rPr>
                  <w:rFonts w:ascii="Cambria Math" w:hAnsi="Cambria Math" w:cs="Arial"/>
                  <w:szCs w:val="20"/>
                </w:rPr>
                <m:t>f</m:t>
              </m:r>
            </m:e>
            <m:sub>
              <m:r>
                <w:rPr>
                  <w:rFonts w:ascii="Cambria Math" w:hAnsi="Cambria Math" w:cs="Arial"/>
                  <w:szCs w:val="20"/>
                </w:rPr>
                <m:t>v</m:t>
              </m:r>
            </m:sub>
            <m:sup>
              <m:r>
                <w:rPr>
                  <w:rFonts w:ascii="Cambria Math" w:hAnsi="Cambria Math" w:cs="Arial"/>
                  <w:szCs w:val="20"/>
                </w:rPr>
                <m:t>unsecured</m:t>
              </m:r>
            </m:sup>
          </m:sSubSup>
          <m:r>
            <w:rPr>
              <w:rFonts w:ascii="Cambria Math" w:hAnsi="Cambria Math" w:cs="Arial"/>
              <w:szCs w:val="20"/>
            </w:rPr>
            <m:t>=Coverage expectation factor for unsecured exposures in bucket v</m:t>
          </m:r>
        </m:oMath>
      </m:oMathPara>
    </w:p>
    <w:p w14:paraId="6F079375" w14:textId="77777777" w:rsidR="00637559" w:rsidRPr="0089742C" w:rsidRDefault="00637559" w:rsidP="00F55543">
      <w:pPr>
        <w:pStyle w:val="ECBBodyText"/>
        <w:spacing w:line="240" w:lineRule="auto"/>
        <w:jc w:val="both"/>
        <w:rPr>
          <w:rFonts w:cs="Arial"/>
          <w:bCs/>
          <w:kern w:val="28"/>
          <w:szCs w:val="20"/>
        </w:rPr>
      </w:pPr>
    </w:p>
    <w:p w14:paraId="10B0D58F" w14:textId="77777777" w:rsidR="003A55FE" w:rsidRPr="0089742C" w:rsidRDefault="003A55FE" w:rsidP="004867F5">
      <w:pPr>
        <w:pStyle w:val="ECBBodyText"/>
        <w:rPr>
          <w:rFonts w:cs="Arial"/>
          <w:szCs w:val="20"/>
        </w:rPr>
      </w:pPr>
      <w:r w:rsidRPr="0089742C">
        <w:rPr>
          <w:rFonts w:cs="Arial"/>
          <w:b/>
          <w:szCs w:val="20"/>
        </w:rPr>
        <w:t>Step 1</w:t>
      </w:r>
      <w:r w:rsidRPr="0089742C">
        <w:rPr>
          <w:rFonts w:cs="Arial"/>
          <w:szCs w:val="20"/>
        </w:rPr>
        <w:t xml:space="preserve">. Institutions shall calculate the minimum coverage </w:t>
      </w:r>
      <w:r w:rsidR="00AC6D82" w:rsidRPr="0089742C">
        <w:rPr>
          <w:rFonts w:cs="Arial"/>
          <w:szCs w:val="20"/>
        </w:rPr>
        <w:t xml:space="preserve">expectations </w:t>
      </w:r>
      <w:r w:rsidRPr="0089742C">
        <w:rPr>
          <w:rFonts w:cs="Arial"/>
          <w:szCs w:val="20"/>
        </w:rPr>
        <w:t>exposure-by-</w:t>
      </w:r>
      <w:proofErr w:type="gramStart"/>
      <w:r w:rsidRPr="0089742C">
        <w:rPr>
          <w:rFonts w:cs="Arial"/>
          <w:szCs w:val="20"/>
        </w:rPr>
        <w:t>exposure, and</w:t>
      </w:r>
      <w:proofErr w:type="gramEnd"/>
      <w:r w:rsidRPr="0089742C">
        <w:rPr>
          <w:rFonts w:cs="Arial"/>
          <w:szCs w:val="20"/>
        </w:rPr>
        <w:t xml:space="preserve"> </w:t>
      </w:r>
      <w:r w:rsidR="00B17F78" w:rsidRPr="0089742C">
        <w:rPr>
          <w:rFonts w:cs="Arial"/>
          <w:szCs w:val="20"/>
        </w:rPr>
        <w:t xml:space="preserve">calculate </w:t>
      </w:r>
      <w:r w:rsidRPr="0089742C">
        <w:rPr>
          <w:rFonts w:cs="Arial"/>
          <w:szCs w:val="20"/>
        </w:rPr>
        <w:t xml:space="preserve">separately for </w:t>
      </w:r>
      <w:r w:rsidR="008F7E21" w:rsidRPr="0089742C">
        <w:rPr>
          <w:rFonts w:cs="Arial"/>
          <w:szCs w:val="20"/>
        </w:rPr>
        <w:t xml:space="preserve">the </w:t>
      </w:r>
      <w:r w:rsidRPr="0089742C">
        <w:rPr>
          <w:rFonts w:cs="Arial"/>
          <w:szCs w:val="20"/>
        </w:rPr>
        <w:t xml:space="preserve">secured and unsecured </w:t>
      </w:r>
      <w:r w:rsidR="008F7E21" w:rsidRPr="0089742C">
        <w:rPr>
          <w:rFonts w:cs="Arial"/>
          <w:szCs w:val="20"/>
        </w:rPr>
        <w:t xml:space="preserve">parts of </w:t>
      </w:r>
      <w:r w:rsidRPr="0089742C">
        <w:rPr>
          <w:rFonts w:cs="Arial"/>
          <w:szCs w:val="20"/>
        </w:rPr>
        <w:t>Non-performing exposures (NPE).</w:t>
      </w:r>
    </w:p>
    <w:p w14:paraId="6AFD91B5" w14:textId="77777777" w:rsidR="002F6359" w:rsidRPr="0089742C" w:rsidRDefault="002F6359" w:rsidP="00F55543">
      <w:pPr>
        <w:pStyle w:val="ECBBodyText"/>
        <w:spacing w:line="240" w:lineRule="auto"/>
        <w:jc w:val="both"/>
        <w:rPr>
          <w:rFonts w:cs="Arial"/>
          <w:szCs w:val="20"/>
        </w:rPr>
      </w:pPr>
    </w:p>
    <w:p w14:paraId="1CCBC6E4" w14:textId="77777777" w:rsidR="002F6359" w:rsidRPr="0089742C" w:rsidRDefault="002F6359" w:rsidP="00F55543">
      <w:pPr>
        <w:pStyle w:val="ECBBodyText"/>
        <w:spacing w:line="240" w:lineRule="auto"/>
        <w:jc w:val="both"/>
        <w:rPr>
          <w:rFonts w:cs="Arial"/>
          <w:szCs w:val="20"/>
        </w:rPr>
      </w:pPr>
      <m:oMathPara>
        <m:oMathParaPr>
          <m:jc m:val="left"/>
        </m:oMathParaPr>
        <m:oMath>
          <m:r>
            <w:rPr>
              <w:rFonts w:ascii="Cambria Math" w:hAnsi="Cambria Math" w:cs="Arial"/>
              <w:szCs w:val="20"/>
            </w:rPr>
            <m:t>For each bucket v∈V:</m:t>
          </m:r>
        </m:oMath>
      </m:oMathPara>
    </w:p>
    <w:p w14:paraId="5099CF4D" w14:textId="77777777" w:rsidR="00EE6BBA" w:rsidRPr="0089742C" w:rsidRDefault="00EE6BBA" w:rsidP="00F55543">
      <w:pPr>
        <w:pStyle w:val="ECBBodyText"/>
        <w:spacing w:line="240" w:lineRule="auto"/>
        <w:jc w:val="both"/>
        <w:rPr>
          <w:rFonts w:cs="Arial"/>
          <w:szCs w:val="20"/>
        </w:rPr>
      </w:pPr>
      <m:oMath>
        <m:r>
          <w:rPr>
            <w:rFonts w:ascii="Cambria Math" w:hAnsi="Cambria Math" w:cs="Arial"/>
            <w:szCs w:val="20"/>
          </w:rPr>
          <m:t xml:space="preserve">Let </m:t>
        </m:r>
        <m:sSub>
          <m:sSubPr>
            <m:ctrlPr>
              <w:rPr>
                <w:rFonts w:ascii="Cambria Math" w:hAnsi="Cambria Math" w:cs="Arial"/>
                <w:i/>
                <w:szCs w:val="20"/>
              </w:rPr>
            </m:ctrlPr>
          </m:sSubPr>
          <m:e>
            <m:r>
              <w:rPr>
                <w:rFonts w:ascii="Cambria Math" w:hAnsi="Cambria Math" w:cs="Arial"/>
                <w:szCs w:val="20"/>
              </w:rPr>
              <m:t>I</m:t>
            </m:r>
          </m:e>
          <m:sub>
            <m:r>
              <w:rPr>
                <w:rFonts w:ascii="Cambria Math" w:hAnsi="Cambria Math" w:cs="Arial"/>
                <w:szCs w:val="20"/>
              </w:rPr>
              <m:t>v</m:t>
            </m:r>
          </m:sub>
        </m:sSub>
        <m:r>
          <w:rPr>
            <w:rFonts w:ascii="Cambria Math" w:hAnsi="Cambria Math" w:cs="Arial"/>
            <w:szCs w:val="20"/>
          </w:rPr>
          <m:t xml:space="preserve">  be all the exposures</m:t>
        </m:r>
        <m:r>
          <w:rPr>
            <w:rStyle w:val="FootnoteReference"/>
            <w:rFonts w:ascii="Cambria Math" w:hAnsi="Cambria Math" w:cs="Arial"/>
            <w:i/>
            <w:szCs w:val="20"/>
          </w:rPr>
          <w:footnoteReference w:id="9"/>
        </m:r>
        <m:r>
          <w:rPr>
            <w:rFonts w:ascii="Cambria Math" w:hAnsi="Cambria Math" w:cs="Arial"/>
            <w:szCs w:val="20"/>
          </w:rPr>
          <m:t xml:space="preserve"> of that bucket (i.e all exposures with </m:t>
        </m:r>
        <m:sSub>
          <m:sSubPr>
            <m:ctrlPr>
              <w:rPr>
                <w:rFonts w:ascii="Cambria Math" w:hAnsi="Cambria Math" w:cs="Arial"/>
                <w:i/>
                <w:szCs w:val="20"/>
              </w:rPr>
            </m:ctrlPr>
          </m:sSubPr>
          <m:e>
            <m:r>
              <w:rPr>
                <w:rFonts w:ascii="Cambria Math" w:hAnsi="Cambria Math" w:cs="Arial"/>
                <w:szCs w:val="20"/>
              </w:rPr>
              <m:t>v</m:t>
            </m:r>
          </m:e>
          <m:sub>
            <m:r>
              <w:rPr>
                <w:rFonts w:ascii="Cambria Math" w:hAnsi="Cambria Math" w:cs="Arial"/>
                <w:szCs w:val="20"/>
              </w:rPr>
              <m:t>i</m:t>
            </m:r>
          </m:sub>
        </m:sSub>
        <m:r>
          <w:rPr>
            <w:rFonts w:ascii="Cambria Math" w:hAnsi="Cambria Math" w:cs="Arial"/>
            <w:szCs w:val="20"/>
          </w:rPr>
          <m:t>=v)</m:t>
        </m:r>
      </m:oMath>
      <w:r w:rsidRPr="0089742C">
        <w:rPr>
          <w:rFonts w:cs="Arial"/>
          <w:szCs w:val="20"/>
        </w:rPr>
        <w:t xml:space="preserve"> </w:t>
      </w:r>
    </w:p>
    <w:p w14:paraId="37B298D6" w14:textId="77777777" w:rsidR="002F6359" w:rsidRPr="0089742C" w:rsidRDefault="00EE6BBA" w:rsidP="00F55543">
      <w:pPr>
        <w:pStyle w:val="ECBBodyText"/>
        <w:spacing w:line="240" w:lineRule="auto"/>
        <w:jc w:val="both"/>
        <w:rPr>
          <w:rFonts w:cs="Arial"/>
          <w:szCs w:val="20"/>
        </w:rPr>
      </w:pPr>
      <w:r w:rsidRPr="0089742C">
        <w:rPr>
          <w:rFonts w:cs="Arial"/>
          <w:szCs w:val="20"/>
        </w:rPr>
        <w:t xml:space="preserve">The index </w:t>
      </w:r>
      <m:oMath>
        <m:sSub>
          <m:sSubPr>
            <m:ctrlPr>
              <w:rPr>
                <w:rFonts w:ascii="Cambria Math" w:hAnsi="Cambria Math" w:cs="Arial"/>
                <w:i/>
                <w:szCs w:val="20"/>
              </w:rPr>
            </m:ctrlPr>
          </m:sSubPr>
          <m:e>
            <m:r>
              <w:rPr>
                <w:rFonts w:ascii="Cambria Math" w:hAnsi="Cambria Math" w:cs="Arial"/>
                <w:szCs w:val="20"/>
              </w:rPr>
              <m:t>I</m:t>
            </m:r>
          </m:e>
          <m:sub>
            <m:r>
              <w:rPr>
                <w:rFonts w:ascii="Cambria Math" w:hAnsi="Cambria Math" w:cs="Arial"/>
                <w:szCs w:val="20"/>
              </w:rPr>
              <m:t>v</m:t>
            </m:r>
          </m:sub>
        </m:sSub>
        <m:r>
          <w:rPr>
            <w:rFonts w:ascii="Cambria Math" w:hAnsi="Cambria Math" w:cs="Arial"/>
            <w:szCs w:val="20"/>
          </w:rPr>
          <m:t xml:space="preserve">  </m:t>
        </m:r>
      </m:oMath>
      <w:r w:rsidRPr="0089742C">
        <w:rPr>
          <w:rFonts w:cs="Arial"/>
          <w:szCs w:val="20"/>
        </w:rPr>
        <w:t>will be used below in the summation.</w:t>
      </w:r>
    </w:p>
    <w:p w14:paraId="599E17BE" w14:textId="77777777" w:rsidR="006A50DB" w:rsidRPr="0089742C" w:rsidRDefault="006A50DB" w:rsidP="00F55543">
      <w:pPr>
        <w:pStyle w:val="ECBBodyText"/>
        <w:spacing w:line="240" w:lineRule="auto"/>
        <w:jc w:val="both"/>
        <w:rPr>
          <w:rFonts w:cs="Arial"/>
          <w:szCs w:val="20"/>
        </w:rPr>
      </w:pPr>
    </w:p>
    <w:p w14:paraId="2101B13D" w14:textId="77777777" w:rsidR="00D7524E" w:rsidRPr="0089742C" w:rsidRDefault="00D7524E" w:rsidP="00D7524E">
      <w:pPr>
        <w:pStyle w:val="ECBBodyText"/>
        <w:spacing w:line="240" w:lineRule="auto"/>
        <w:jc w:val="both"/>
        <w:rPr>
          <w:rFonts w:cs="Arial"/>
          <w:szCs w:val="20"/>
        </w:rPr>
      </w:pPr>
      <m:oMathPara>
        <m:oMathParaPr>
          <m:jc m:val="left"/>
        </m:oMathParaPr>
        <m:oMath>
          <m:r>
            <w:rPr>
              <w:rFonts w:ascii="Cambria Math" w:hAnsi="Cambria Math" w:cs="Arial"/>
              <w:szCs w:val="20"/>
            </w:rPr>
            <m:t xml:space="preserve">Minumum coverage expectation for </m:t>
          </m:r>
          <m:sSubSup>
            <m:sSubSupPr>
              <m:ctrlPr>
                <w:rPr>
                  <w:rFonts w:ascii="Cambria Math" w:hAnsi="Cambria Math" w:cs="Arial"/>
                  <w:i/>
                  <w:szCs w:val="20"/>
                </w:rPr>
              </m:ctrlPr>
            </m:sSubSupPr>
            <m:e>
              <m:r>
                <w:rPr>
                  <w:rFonts w:ascii="Cambria Math" w:hAnsi="Cambria Math" w:cs="Arial"/>
                  <w:szCs w:val="20"/>
                </w:rPr>
                <m:t>EV</m:t>
              </m:r>
            </m:e>
            <m:sub>
              <m:r>
                <w:rPr>
                  <w:rFonts w:ascii="Cambria Math" w:hAnsi="Cambria Math" w:cs="Arial"/>
                  <w:szCs w:val="20"/>
                </w:rPr>
                <m:t>i</m:t>
              </m:r>
            </m:sub>
            <m:sup>
              <m:r>
                <w:rPr>
                  <w:rFonts w:ascii="Cambria Math" w:hAnsi="Cambria Math" w:cs="Arial"/>
                  <w:szCs w:val="20"/>
                </w:rPr>
                <m:t>Secured</m:t>
              </m:r>
            </m:sup>
          </m:sSubSup>
          <m:r>
            <w:rPr>
              <w:rFonts w:ascii="Cambria Math" w:hAnsi="Cambria Math" w:cs="Arial"/>
              <w:szCs w:val="20"/>
            </w:rPr>
            <m:t xml:space="preserve">= </m:t>
          </m:r>
          <m:sSubSup>
            <m:sSubSupPr>
              <m:ctrlPr>
                <w:rPr>
                  <w:rFonts w:ascii="Cambria Math" w:hAnsi="Cambria Math" w:cs="Arial"/>
                  <w:i/>
                  <w:szCs w:val="20"/>
                </w:rPr>
              </m:ctrlPr>
            </m:sSubSupPr>
            <m:e>
              <m:r>
                <w:rPr>
                  <w:rFonts w:ascii="Cambria Math" w:hAnsi="Cambria Math" w:cs="Arial"/>
                  <w:szCs w:val="20"/>
                </w:rPr>
                <m:t>MCE</m:t>
              </m:r>
            </m:e>
            <m:sub>
              <m:r>
                <w:rPr>
                  <w:rFonts w:ascii="Cambria Math" w:hAnsi="Cambria Math" w:cs="Arial"/>
                  <w:szCs w:val="20"/>
                </w:rPr>
                <m:t>i</m:t>
              </m:r>
            </m:sub>
            <m:sup>
              <m:r>
                <w:rPr>
                  <w:rFonts w:ascii="Cambria Math" w:hAnsi="Cambria Math" w:cs="Arial"/>
                  <w:szCs w:val="20"/>
                </w:rPr>
                <m:t>Secured</m:t>
              </m:r>
            </m:sup>
          </m:sSubSup>
          <m:r>
            <w:rPr>
              <w:rFonts w:ascii="Cambria Math" w:hAnsi="Cambria Math" w:cs="Arial"/>
              <w:szCs w:val="20"/>
            </w:rPr>
            <m:t>=</m:t>
          </m:r>
          <m:d>
            <m:dPr>
              <m:ctrlPr>
                <w:rPr>
                  <w:rFonts w:ascii="Cambria Math" w:hAnsi="Cambria Math" w:cs="Arial"/>
                  <w:i/>
                  <w:szCs w:val="20"/>
                </w:rPr>
              </m:ctrlPr>
            </m:dPr>
            <m:e>
              <m:sSubSup>
                <m:sSubSupPr>
                  <m:ctrlPr>
                    <w:rPr>
                      <w:rFonts w:ascii="Cambria Math" w:hAnsi="Cambria Math" w:cs="Arial"/>
                      <w:i/>
                      <w:szCs w:val="20"/>
                    </w:rPr>
                  </m:ctrlPr>
                </m:sSubSupPr>
                <m:e>
                  <m:r>
                    <w:rPr>
                      <w:rFonts w:ascii="Cambria Math" w:hAnsi="Cambria Math" w:cs="Arial"/>
                      <w:szCs w:val="20"/>
                    </w:rPr>
                    <m:t>EV</m:t>
                  </m:r>
                </m:e>
                <m:sub>
                  <m:r>
                    <w:rPr>
                      <w:rFonts w:ascii="Cambria Math" w:hAnsi="Cambria Math" w:cs="Arial"/>
                      <w:szCs w:val="20"/>
                    </w:rPr>
                    <m:t>i</m:t>
                  </m:r>
                </m:sub>
                <m:sup>
                  <m:r>
                    <w:rPr>
                      <w:rFonts w:ascii="Cambria Math" w:hAnsi="Cambria Math" w:cs="Arial"/>
                      <w:szCs w:val="20"/>
                    </w:rPr>
                    <m:t>Secured</m:t>
                  </m:r>
                </m:sup>
              </m:sSubSup>
              <m:r>
                <w:rPr>
                  <w:rFonts w:ascii="Cambria Math" w:hAnsi="Cambria Math" w:cs="Arial"/>
                  <w:szCs w:val="20"/>
                </w:rPr>
                <m:t>×</m:t>
              </m:r>
              <m:sSubSup>
                <m:sSubSupPr>
                  <m:ctrlPr>
                    <w:rPr>
                      <w:rFonts w:ascii="Cambria Math" w:hAnsi="Cambria Math" w:cs="Arial"/>
                      <w:i/>
                      <w:szCs w:val="20"/>
                    </w:rPr>
                  </m:ctrlPr>
                </m:sSubSupPr>
                <m:e>
                  <m:r>
                    <w:rPr>
                      <w:rFonts w:ascii="Cambria Math" w:hAnsi="Cambria Math" w:cs="Arial"/>
                      <w:szCs w:val="20"/>
                    </w:rPr>
                    <m:t>f</m:t>
                  </m:r>
                </m:e>
                <m:sub>
                  <m:sSub>
                    <m:sSubPr>
                      <m:ctrlPr>
                        <w:rPr>
                          <w:rFonts w:ascii="Cambria Math" w:hAnsi="Cambria Math" w:cs="Arial"/>
                          <w:i/>
                          <w:szCs w:val="20"/>
                        </w:rPr>
                      </m:ctrlPr>
                    </m:sSubPr>
                    <m:e>
                      <m:r>
                        <w:rPr>
                          <w:rFonts w:ascii="Cambria Math" w:hAnsi="Cambria Math" w:cs="Arial"/>
                          <w:szCs w:val="20"/>
                        </w:rPr>
                        <m:t>v</m:t>
                      </m:r>
                    </m:e>
                    <m:sub>
                      <m:r>
                        <w:rPr>
                          <w:rFonts w:ascii="Cambria Math" w:hAnsi="Cambria Math" w:cs="Arial"/>
                          <w:szCs w:val="20"/>
                        </w:rPr>
                        <m:t>i</m:t>
                      </m:r>
                    </m:sub>
                  </m:sSub>
                </m:sub>
                <m:sup>
                  <m:r>
                    <w:rPr>
                      <w:rFonts w:ascii="Cambria Math" w:hAnsi="Cambria Math" w:cs="Arial"/>
                      <w:szCs w:val="20"/>
                    </w:rPr>
                    <m:t>Secured</m:t>
                  </m:r>
                </m:sup>
              </m:sSubSup>
            </m:e>
          </m:d>
        </m:oMath>
      </m:oMathPara>
    </w:p>
    <w:p w14:paraId="58F92323" w14:textId="77777777" w:rsidR="00D7524E" w:rsidRPr="0089742C" w:rsidRDefault="00D7524E" w:rsidP="00F55543">
      <w:pPr>
        <w:pStyle w:val="ECBBodyText"/>
        <w:spacing w:line="240" w:lineRule="auto"/>
        <w:jc w:val="both"/>
        <w:rPr>
          <w:rFonts w:cs="Arial"/>
          <w:szCs w:val="20"/>
        </w:rPr>
      </w:pPr>
      <m:oMathPara>
        <m:oMathParaPr>
          <m:jc m:val="left"/>
        </m:oMathParaPr>
        <m:oMath>
          <m:r>
            <w:rPr>
              <w:rFonts w:ascii="Cambria Math" w:hAnsi="Cambria Math" w:cs="Arial"/>
              <w:szCs w:val="20"/>
            </w:rPr>
            <m:t xml:space="preserve">Minumum coverage expectation for </m:t>
          </m:r>
          <m:sSubSup>
            <m:sSubSupPr>
              <m:ctrlPr>
                <w:rPr>
                  <w:rFonts w:ascii="Cambria Math" w:hAnsi="Cambria Math" w:cs="Arial"/>
                  <w:i/>
                  <w:szCs w:val="20"/>
                </w:rPr>
              </m:ctrlPr>
            </m:sSubSupPr>
            <m:e>
              <m:r>
                <w:rPr>
                  <w:rFonts w:ascii="Cambria Math" w:hAnsi="Cambria Math" w:cs="Arial"/>
                  <w:szCs w:val="20"/>
                </w:rPr>
                <m:t>EV</m:t>
              </m:r>
            </m:e>
            <m:sub>
              <m:r>
                <w:rPr>
                  <w:rFonts w:ascii="Cambria Math" w:hAnsi="Cambria Math" w:cs="Arial"/>
                  <w:szCs w:val="20"/>
                </w:rPr>
                <m:t>i</m:t>
              </m:r>
            </m:sub>
            <m:sup>
              <m:r>
                <w:rPr>
                  <w:rFonts w:ascii="Cambria Math" w:hAnsi="Cambria Math" w:cs="Arial"/>
                  <w:szCs w:val="20"/>
                </w:rPr>
                <m:t>Unsecured</m:t>
              </m:r>
            </m:sup>
          </m:sSubSup>
          <m:r>
            <w:rPr>
              <w:rFonts w:ascii="Cambria Math" w:hAnsi="Cambria Math" w:cs="Arial"/>
              <w:szCs w:val="20"/>
            </w:rPr>
            <m:t xml:space="preserve">= </m:t>
          </m:r>
          <m:sSubSup>
            <m:sSubSupPr>
              <m:ctrlPr>
                <w:rPr>
                  <w:rFonts w:ascii="Cambria Math" w:hAnsi="Cambria Math" w:cs="Arial"/>
                  <w:i/>
                  <w:szCs w:val="20"/>
                </w:rPr>
              </m:ctrlPr>
            </m:sSubSupPr>
            <m:e>
              <m:r>
                <w:rPr>
                  <w:rFonts w:ascii="Cambria Math" w:hAnsi="Cambria Math" w:cs="Arial"/>
                  <w:szCs w:val="20"/>
                </w:rPr>
                <m:t>MCE</m:t>
              </m:r>
            </m:e>
            <m:sub>
              <m:r>
                <w:rPr>
                  <w:rFonts w:ascii="Cambria Math" w:hAnsi="Cambria Math" w:cs="Arial"/>
                  <w:szCs w:val="20"/>
                </w:rPr>
                <m:t>i</m:t>
              </m:r>
            </m:sub>
            <m:sup>
              <m:r>
                <w:rPr>
                  <w:rFonts w:ascii="Cambria Math" w:hAnsi="Cambria Math" w:cs="Arial"/>
                  <w:szCs w:val="20"/>
                </w:rPr>
                <m:t>Unsecured</m:t>
              </m:r>
            </m:sup>
          </m:sSubSup>
          <m:r>
            <w:rPr>
              <w:rFonts w:ascii="Cambria Math" w:hAnsi="Cambria Math" w:cs="Arial"/>
              <w:szCs w:val="20"/>
            </w:rPr>
            <m:t>=</m:t>
          </m:r>
          <m:d>
            <m:dPr>
              <m:ctrlPr>
                <w:rPr>
                  <w:rFonts w:ascii="Cambria Math" w:hAnsi="Cambria Math" w:cs="Arial"/>
                  <w:i/>
                  <w:szCs w:val="20"/>
                </w:rPr>
              </m:ctrlPr>
            </m:dPr>
            <m:e>
              <m:sSubSup>
                <m:sSubSupPr>
                  <m:ctrlPr>
                    <w:rPr>
                      <w:rFonts w:ascii="Cambria Math" w:hAnsi="Cambria Math" w:cs="Arial"/>
                      <w:i/>
                      <w:szCs w:val="20"/>
                    </w:rPr>
                  </m:ctrlPr>
                </m:sSubSupPr>
                <m:e>
                  <m:r>
                    <w:rPr>
                      <w:rFonts w:ascii="Cambria Math" w:hAnsi="Cambria Math" w:cs="Arial"/>
                      <w:szCs w:val="20"/>
                    </w:rPr>
                    <m:t>EV</m:t>
                  </m:r>
                </m:e>
                <m:sub>
                  <m:r>
                    <w:rPr>
                      <w:rFonts w:ascii="Cambria Math" w:hAnsi="Cambria Math" w:cs="Arial"/>
                      <w:szCs w:val="20"/>
                    </w:rPr>
                    <m:t>i</m:t>
                  </m:r>
                </m:sub>
                <m:sup>
                  <m:r>
                    <w:rPr>
                      <w:rFonts w:ascii="Cambria Math" w:hAnsi="Cambria Math" w:cs="Arial"/>
                      <w:szCs w:val="20"/>
                    </w:rPr>
                    <m:t>Unsecured</m:t>
                  </m:r>
                </m:sup>
              </m:sSubSup>
              <m:r>
                <w:rPr>
                  <w:rFonts w:ascii="Cambria Math" w:hAnsi="Cambria Math" w:cs="Arial"/>
                  <w:szCs w:val="20"/>
                </w:rPr>
                <m:t>×</m:t>
              </m:r>
              <m:sSubSup>
                <m:sSubSupPr>
                  <m:ctrlPr>
                    <w:rPr>
                      <w:rFonts w:ascii="Cambria Math" w:hAnsi="Cambria Math" w:cs="Arial"/>
                      <w:i/>
                      <w:szCs w:val="20"/>
                    </w:rPr>
                  </m:ctrlPr>
                </m:sSubSupPr>
                <m:e>
                  <m:r>
                    <w:rPr>
                      <w:rFonts w:ascii="Cambria Math" w:hAnsi="Cambria Math" w:cs="Arial"/>
                      <w:szCs w:val="20"/>
                    </w:rPr>
                    <m:t>f</m:t>
                  </m:r>
                </m:e>
                <m:sub>
                  <m:sSub>
                    <m:sSubPr>
                      <m:ctrlPr>
                        <w:rPr>
                          <w:rFonts w:ascii="Cambria Math" w:hAnsi="Cambria Math" w:cs="Arial"/>
                          <w:i/>
                          <w:szCs w:val="20"/>
                        </w:rPr>
                      </m:ctrlPr>
                    </m:sSubPr>
                    <m:e>
                      <m:r>
                        <w:rPr>
                          <w:rFonts w:ascii="Cambria Math" w:hAnsi="Cambria Math" w:cs="Arial"/>
                          <w:szCs w:val="20"/>
                        </w:rPr>
                        <m:t>v</m:t>
                      </m:r>
                    </m:e>
                    <m:sub>
                      <m:r>
                        <w:rPr>
                          <w:rFonts w:ascii="Cambria Math" w:hAnsi="Cambria Math" w:cs="Arial"/>
                          <w:szCs w:val="20"/>
                        </w:rPr>
                        <m:t>i</m:t>
                      </m:r>
                    </m:sub>
                  </m:sSub>
                </m:sub>
                <m:sup>
                  <m:r>
                    <w:rPr>
                      <w:rFonts w:ascii="Cambria Math" w:hAnsi="Cambria Math" w:cs="Arial"/>
                      <w:szCs w:val="20"/>
                    </w:rPr>
                    <m:t>Unsecured</m:t>
                  </m:r>
                </m:sup>
              </m:sSubSup>
            </m:e>
          </m:d>
        </m:oMath>
      </m:oMathPara>
    </w:p>
    <w:p w14:paraId="68C5D579" w14:textId="77777777" w:rsidR="002F6359" w:rsidRPr="0089742C" w:rsidRDefault="00B17F78" w:rsidP="00B17F78">
      <w:pPr>
        <w:pStyle w:val="ECBBodyText"/>
        <w:rPr>
          <w:rFonts w:cs="Arial"/>
          <w:szCs w:val="20"/>
        </w:rPr>
      </w:pPr>
      <w:r w:rsidRPr="0089742C">
        <w:rPr>
          <w:rFonts w:cs="Arial"/>
          <w:szCs w:val="20"/>
        </w:rPr>
        <w:t xml:space="preserve">The total minimum coverage expectation </w:t>
      </w:r>
      <w:r w:rsidR="00100AA6" w:rsidRPr="0089742C">
        <w:rPr>
          <w:rFonts w:cs="Arial"/>
          <w:szCs w:val="20"/>
        </w:rPr>
        <w:t xml:space="preserve">for each </w:t>
      </w:r>
      <w:r w:rsidRPr="0089742C">
        <w:rPr>
          <w:rFonts w:cs="Arial"/>
          <w:szCs w:val="20"/>
        </w:rPr>
        <w:t xml:space="preserve">exposure </w:t>
      </w:r>
      <w:r w:rsidR="00100AA6" w:rsidRPr="0089742C">
        <w:rPr>
          <w:rFonts w:cs="Arial"/>
          <w:szCs w:val="20"/>
        </w:rPr>
        <w:t xml:space="preserve">can be calculated </w:t>
      </w:r>
      <w:r w:rsidRPr="0089742C">
        <w:rPr>
          <w:rFonts w:cs="Arial"/>
          <w:szCs w:val="20"/>
        </w:rPr>
        <w:t>as the sum of the previous terms (especially relevant for partially secured exposures):</w:t>
      </w:r>
    </w:p>
    <w:p w14:paraId="089B620B" w14:textId="77777777" w:rsidR="00B17F78" w:rsidRPr="0089742C" w:rsidRDefault="00B17F78" w:rsidP="00B17F78">
      <w:pPr>
        <w:pStyle w:val="ECBBodyText"/>
        <w:rPr>
          <w:rFonts w:cs="Arial"/>
          <w:szCs w:val="20"/>
        </w:rPr>
      </w:pPr>
      <m:oMathPara>
        <m:oMathParaPr>
          <m:jc m:val="left"/>
        </m:oMathParaPr>
        <m:oMath>
          <m:r>
            <w:rPr>
              <w:rFonts w:ascii="Cambria Math" w:hAnsi="Cambria Math" w:cs="Arial"/>
              <w:szCs w:val="20"/>
            </w:rPr>
            <m:t xml:space="preserve">Minimum coverage requirement for </m:t>
          </m:r>
          <m:sSub>
            <m:sSubPr>
              <m:ctrlPr>
                <w:rPr>
                  <w:rFonts w:ascii="Cambria Math" w:hAnsi="Cambria Math" w:cs="Arial"/>
                  <w:i/>
                  <w:szCs w:val="20"/>
                </w:rPr>
              </m:ctrlPr>
            </m:sSubPr>
            <m:e>
              <m:r>
                <w:rPr>
                  <w:rFonts w:ascii="Cambria Math" w:hAnsi="Cambria Math" w:cs="Arial"/>
                  <w:szCs w:val="20"/>
                </w:rPr>
                <m:t>EV</m:t>
              </m:r>
              <m:ctrlPr>
                <w:rPr>
                  <w:rFonts w:ascii="Cambria Math" w:hAnsi="Cambria Math" w:cs="Arial"/>
                  <w:i/>
                  <w:iCs/>
                  <w:szCs w:val="20"/>
                </w:rPr>
              </m:ctrlPr>
            </m:e>
            <m:sub>
              <m:r>
                <w:rPr>
                  <w:rFonts w:ascii="Cambria Math" w:hAnsi="Cambria Math" w:cs="Arial"/>
                  <w:szCs w:val="20"/>
                </w:rPr>
                <m:t>i</m:t>
              </m:r>
              <m:ctrlPr>
                <w:rPr>
                  <w:rFonts w:ascii="Cambria Math" w:hAnsi="Cambria Math" w:cs="Arial"/>
                  <w:i/>
                  <w:iCs/>
                  <w:szCs w:val="20"/>
                </w:rPr>
              </m:ctrlPr>
            </m:sub>
          </m:sSub>
          <m:r>
            <w:rPr>
              <w:rFonts w:ascii="Cambria Math" w:hAnsi="Cambria Math" w:cs="Arial"/>
              <w:szCs w:val="20"/>
            </w:rPr>
            <m:t xml:space="preserve">= </m:t>
          </m:r>
          <m:sSub>
            <m:sSubPr>
              <m:ctrlPr>
                <w:rPr>
                  <w:rFonts w:ascii="Cambria Math" w:hAnsi="Cambria Math" w:cs="Arial"/>
                  <w:i/>
                  <w:szCs w:val="20"/>
                </w:rPr>
              </m:ctrlPr>
            </m:sSubPr>
            <m:e>
              <m:r>
                <w:rPr>
                  <w:rFonts w:ascii="Cambria Math" w:hAnsi="Cambria Math" w:cs="Arial"/>
                  <w:szCs w:val="20"/>
                </w:rPr>
                <m:t>MCE</m:t>
              </m:r>
              <m:ctrlPr>
                <w:rPr>
                  <w:rFonts w:ascii="Cambria Math" w:hAnsi="Cambria Math" w:cs="Arial"/>
                  <w:i/>
                  <w:iCs/>
                  <w:szCs w:val="20"/>
                </w:rPr>
              </m:ctrlPr>
            </m:e>
            <m:sub>
              <m:r>
                <w:rPr>
                  <w:rFonts w:ascii="Cambria Math" w:hAnsi="Cambria Math" w:cs="Arial"/>
                  <w:szCs w:val="20"/>
                </w:rPr>
                <m:t>i</m:t>
              </m:r>
              <m:ctrlPr>
                <w:rPr>
                  <w:rFonts w:ascii="Cambria Math" w:hAnsi="Cambria Math" w:cs="Arial"/>
                  <w:i/>
                  <w:iCs/>
                  <w:szCs w:val="20"/>
                </w:rPr>
              </m:ctrlPr>
            </m:sub>
          </m:sSub>
          <m:r>
            <w:rPr>
              <w:rFonts w:ascii="Cambria Math" w:hAnsi="Cambria Math" w:cs="Arial"/>
              <w:szCs w:val="20"/>
            </w:rPr>
            <m:t xml:space="preserve">= </m:t>
          </m:r>
          <m:sSubSup>
            <m:sSubSupPr>
              <m:ctrlPr>
                <w:rPr>
                  <w:rFonts w:ascii="Cambria Math" w:hAnsi="Cambria Math" w:cs="Arial"/>
                  <w:i/>
                  <w:iCs/>
                  <w:szCs w:val="20"/>
                </w:rPr>
              </m:ctrlPr>
            </m:sSubSupPr>
            <m:e>
              <m:r>
                <w:rPr>
                  <w:rFonts w:ascii="Cambria Math" w:hAnsi="Cambria Math" w:cs="Arial"/>
                  <w:szCs w:val="20"/>
                </w:rPr>
                <m:t>MCE</m:t>
              </m:r>
            </m:e>
            <m:sub>
              <m:r>
                <w:rPr>
                  <w:rFonts w:ascii="Cambria Math" w:hAnsi="Cambria Math" w:cs="Arial"/>
                  <w:szCs w:val="20"/>
                </w:rPr>
                <m:t>i</m:t>
              </m:r>
            </m:sub>
            <m:sup>
              <m:r>
                <w:rPr>
                  <w:rFonts w:ascii="Cambria Math" w:hAnsi="Cambria Math" w:cs="Arial"/>
                  <w:szCs w:val="20"/>
                </w:rPr>
                <m:t>Unsecured</m:t>
              </m:r>
            </m:sup>
          </m:sSubSup>
          <m:r>
            <w:rPr>
              <w:rFonts w:ascii="Cambria Math" w:hAnsi="Cambria Math" w:cs="Arial"/>
              <w:szCs w:val="20"/>
            </w:rPr>
            <m:t>+</m:t>
          </m:r>
          <m:sSubSup>
            <m:sSubSupPr>
              <m:ctrlPr>
                <w:rPr>
                  <w:rFonts w:ascii="Cambria Math" w:hAnsi="Cambria Math" w:cs="Arial"/>
                  <w:i/>
                  <w:iCs/>
                  <w:szCs w:val="20"/>
                </w:rPr>
              </m:ctrlPr>
            </m:sSubSupPr>
            <m:e>
              <m:r>
                <w:rPr>
                  <w:rFonts w:ascii="Cambria Math" w:hAnsi="Cambria Math" w:cs="Arial"/>
                  <w:szCs w:val="20"/>
                </w:rPr>
                <m:t>MCE</m:t>
              </m:r>
            </m:e>
            <m:sub>
              <m:r>
                <w:rPr>
                  <w:rFonts w:ascii="Cambria Math" w:hAnsi="Cambria Math" w:cs="Arial"/>
                  <w:szCs w:val="20"/>
                </w:rPr>
                <m:t>i</m:t>
              </m:r>
            </m:sub>
            <m:sup>
              <m:r>
                <w:rPr>
                  <w:rFonts w:ascii="Cambria Math" w:hAnsi="Cambria Math" w:cs="Arial"/>
                  <w:szCs w:val="20"/>
                </w:rPr>
                <m:t>Secured</m:t>
              </m:r>
            </m:sup>
          </m:sSubSup>
        </m:oMath>
      </m:oMathPara>
    </w:p>
    <w:p w14:paraId="4C0D06BA" w14:textId="77777777" w:rsidR="00B17F78" w:rsidRPr="0089742C" w:rsidRDefault="00B17F78" w:rsidP="00F55543">
      <w:pPr>
        <w:pStyle w:val="ECBBodyText"/>
        <w:spacing w:line="240" w:lineRule="auto"/>
        <w:jc w:val="both"/>
        <w:rPr>
          <w:rFonts w:cs="Arial"/>
          <w:bCs/>
          <w:kern w:val="28"/>
          <w:szCs w:val="20"/>
        </w:rPr>
      </w:pPr>
    </w:p>
    <w:p w14:paraId="2AC7F965" w14:textId="77777777" w:rsidR="003A55FE" w:rsidRPr="0089742C" w:rsidRDefault="003A55FE" w:rsidP="004867F5">
      <w:pPr>
        <w:pStyle w:val="ECBBodyText"/>
        <w:rPr>
          <w:rFonts w:cs="Arial"/>
          <w:szCs w:val="20"/>
        </w:rPr>
      </w:pPr>
      <w:r w:rsidRPr="0089742C">
        <w:rPr>
          <w:rFonts w:cs="Arial"/>
          <w:b/>
          <w:szCs w:val="20"/>
        </w:rPr>
        <w:t>Step 2</w:t>
      </w:r>
      <w:r w:rsidRPr="0089742C">
        <w:rPr>
          <w:rFonts w:cs="Arial"/>
          <w:szCs w:val="20"/>
        </w:rPr>
        <w:t>. Institutions shall calculate the total provisions and adjustments or deductions (uncapped) corresponding to individual exposures</w:t>
      </w:r>
      <w:r w:rsidR="004B429D" w:rsidRPr="0089742C">
        <w:rPr>
          <w:rStyle w:val="FootnoteReference"/>
          <w:rFonts w:cs="Arial"/>
          <w:szCs w:val="20"/>
        </w:rPr>
        <w:footnoteReference w:id="10"/>
      </w:r>
      <w:r w:rsidRPr="0089742C">
        <w:rPr>
          <w:rFonts w:cs="Arial"/>
          <w:szCs w:val="20"/>
        </w:rPr>
        <w:t xml:space="preserve"> by summing the items specified in the template </w:t>
      </w:r>
      <w:r w:rsidR="00963B0B" w:rsidRPr="0089742C">
        <w:rPr>
          <w:rFonts w:cs="Arial"/>
          <w:szCs w:val="20"/>
        </w:rPr>
        <w:t>(also specified under</w:t>
      </w:r>
      <w:r w:rsidRPr="0089742C">
        <w:rPr>
          <w:rFonts w:cs="Arial"/>
          <w:szCs w:val="20"/>
        </w:rPr>
        <w:t xml:space="preserve"> point (b) of Article 47c of the CRR</w:t>
      </w:r>
      <w:r w:rsidR="00963B0B" w:rsidRPr="0089742C">
        <w:rPr>
          <w:rFonts w:cs="Arial"/>
          <w:szCs w:val="20"/>
        </w:rPr>
        <w:t>)</w:t>
      </w:r>
      <w:r w:rsidRPr="0089742C">
        <w:rPr>
          <w:rFonts w:cs="Arial"/>
          <w:szCs w:val="20"/>
        </w:rPr>
        <w:t>.</w:t>
      </w:r>
    </w:p>
    <w:p w14:paraId="54B759C7" w14:textId="77777777" w:rsidR="003A55FE" w:rsidRPr="0089742C" w:rsidRDefault="003A55FE" w:rsidP="00F55543">
      <w:pPr>
        <w:pStyle w:val="ECBBodyText"/>
        <w:spacing w:line="240" w:lineRule="auto"/>
        <w:jc w:val="both"/>
        <w:rPr>
          <w:rFonts w:cs="Arial"/>
          <w:bCs/>
          <w:kern w:val="28"/>
          <w:szCs w:val="20"/>
        </w:rPr>
      </w:pPr>
    </w:p>
    <w:p w14:paraId="18FC0914" w14:textId="77777777" w:rsidR="003A55FE" w:rsidRPr="0089742C" w:rsidRDefault="00E62ED1" w:rsidP="00F55543">
      <w:pPr>
        <w:pStyle w:val="ECBBodyText"/>
        <w:spacing w:line="240" w:lineRule="auto"/>
        <w:jc w:val="both"/>
        <w:rPr>
          <w:rFonts w:cs="Arial"/>
          <w:szCs w:val="20"/>
        </w:rPr>
      </w:pPr>
      <m:oMath>
        <m:r>
          <w:rPr>
            <w:rFonts w:ascii="Cambria Math" w:hAnsi="Cambria Math" w:cs="Arial"/>
            <w:szCs w:val="20"/>
          </w:rPr>
          <m:t xml:space="preserve">Provisions and adjustments or deductions </m:t>
        </m:r>
        <m:d>
          <m:dPr>
            <m:ctrlPr>
              <w:rPr>
                <w:rFonts w:ascii="Cambria Math" w:hAnsi="Cambria Math" w:cs="Arial"/>
                <w:i/>
                <w:szCs w:val="20"/>
              </w:rPr>
            </m:ctrlPr>
          </m:dPr>
          <m:e>
            <m:r>
              <w:rPr>
                <w:rFonts w:ascii="Cambria Math" w:hAnsi="Cambria Math" w:cs="Arial"/>
                <w:szCs w:val="20"/>
              </w:rPr>
              <m:t>uncapped</m:t>
            </m:r>
          </m:e>
        </m:d>
        <m:r>
          <w:rPr>
            <w:rFonts w:ascii="Cambria Math" w:hAnsi="Cambria Math" w:cs="Arial"/>
            <w:szCs w:val="20"/>
          </w:rPr>
          <m:t xml:space="preserve">for </m:t>
        </m:r>
        <m:sSubSup>
          <m:sSubSupPr>
            <m:ctrlPr>
              <w:rPr>
                <w:rFonts w:ascii="Cambria Math" w:hAnsi="Cambria Math" w:cs="Arial"/>
                <w:i/>
                <w:szCs w:val="20"/>
              </w:rPr>
            </m:ctrlPr>
          </m:sSubSupPr>
          <m:e>
            <m:r>
              <w:rPr>
                <w:rFonts w:ascii="Cambria Math" w:hAnsi="Cambria Math" w:cs="Arial"/>
                <w:szCs w:val="20"/>
              </w:rPr>
              <m:t>EV</m:t>
            </m:r>
          </m:e>
          <m:sub>
            <m:r>
              <w:rPr>
                <w:rFonts w:ascii="Cambria Math" w:hAnsi="Cambria Math" w:cs="Arial"/>
                <w:szCs w:val="20"/>
              </w:rPr>
              <m:t>i</m:t>
            </m:r>
          </m:sub>
          <m:sup>
            <m:r>
              <w:rPr>
                <w:rFonts w:ascii="Cambria Math" w:hAnsi="Cambria Math" w:cs="Arial"/>
                <w:szCs w:val="20"/>
              </w:rPr>
              <m:t>Secured</m:t>
            </m:r>
          </m:sup>
        </m:sSubSup>
        <m:r>
          <w:rPr>
            <w:rFonts w:ascii="Cambria Math" w:hAnsi="Cambria Math" w:cs="Arial"/>
            <w:szCs w:val="20"/>
          </w:rPr>
          <m:t xml:space="preserve">= </m:t>
        </m:r>
        <m:sSubSup>
          <m:sSubSupPr>
            <m:ctrlPr>
              <w:rPr>
                <w:rFonts w:ascii="Cambria Math" w:hAnsi="Cambria Math" w:cs="Arial"/>
                <w:i/>
                <w:szCs w:val="20"/>
              </w:rPr>
            </m:ctrlPr>
          </m:sSubSupPr>
          <m:e>
            <m:r>
              <w:rPr>
                <w:rFonts w:ascii="Cambria Math" w:hAnsi="Cambria Math" w:cs="Arial"/>
                <w:szCs w:val="20"/>
              </w:rPr>
              <m:t>C</m:t>
            </m:r>
          </m:e>
          <m:sub>
            <m:r>
              <w:rPr>
                <w:rFonts w:ascii="Cambria Math" w:hAnsi="Cambria Math" w:cs="Arial"/>
                <w:szCs w:val="20"/>
              </w:rPr>
              <m:t>i</m:t>
            </m:r>
          </m:sub>
          <m:sup>
            <m:r>
              <w:rPr>
                <w:rFonts w:ascii="Cambria Math" w:hAnsi="Cambria Math" w:cs="Arial"/>
                <w:szCs w:val="20"/>
              </w:rPr>
              <m:t>Secured</m:t>
            </m:r>
          </m:sup>
        </m:sSubSup>
        <m:r>
          <w:rPr>
            <w:rFonts w:ascii="Cambria Math" w:hAnsi="Cambria Math" w:cs="Arial"/>
            <w:szCs w:val="20"/>
          </w:rPr>
          <m:t>=</m:t>
        </m:r>
        <m:d>
          <m:dPr>
            <m:ctrlPr>
              <w:rPr>
                <w:rFonts w:ascii="Cambria Math" w:hAnsi="Cambria Math" w:cs="Arial"/>
                <w:i/>
                <w:szCs w:val="20"/>
              </w:rPr>
            </m:ctrlPr>
          </m:dPr>
          <m:e>
            <m:sSubSup>
              <m:sSubSupPr>
                <m:ctrlPr>
                  <w:rPr>
                    <w:rFonts w:ascii="Cambria Math" w:hAnsi="Cambria Math" w:cs="Arial"/>
                    <w:i/>
                    <w:szCs w:val="20"/>
                  </w:rPr>
                </m:ctrlPr>
              </m:sSubSupPr>
              <m:e>
                <m:r>
                  <w:rPr>
                    <w:rFonts w:ascii="Cambria Math" w:hAnsi="Cambria Math" w:cs="Arial"/>
                    <w:szCs w:val="20"/>
                  </w:rPr>
                  <m:t xml:space="preserve">Specific credit risk adjustments </m:t>
                </m:r>
              </m:e>
              <m:sub>
                <m:r>
                  <w:rPr>
                    <w:rFonts w:ascii="Cambria Math" w:hAnsi="Cambria Math" w:cs="Arial"/>
                    <w:szCs w:val="20"/>
                  </w:rPr>
                  <m:t>i</m:t>
                </m:r>
              </m:sub>
              <m:sup>
                <m:r>
                  <w:rPr>
                    <w:rFonts w:ascii="Cambria Math" w:hAnsi="Cambria Math" w:cs="Arial"/>
                    <w:szCs w:val="20"/>
                  </w:rPr>
                  <m:t>Secured</m:t>
                </m:r>
              </m:sup>
            </m:sSubSup>
            <m:r>
              <w:rPr>
                <w:rFonts w:ascii="Cambria Math" w:hAnsi="Cambria Math" w:cs="Arial"/>
                <w:szCs w:val="20"/>
              </w:rPr>
              <m:t xml:space="preserve">+ </m:t>
            </m:r>
            <m:sSubSup>
              <m:sSubSupPr>
                <m:ctrlPr>
                  <w:rPr>
                    <w:rFonts w:ascii="Cambria Math" w:hAnsi="Cambria Math" w:cs="Arial"/>
                    <w:i/>
                    <w:szCs w:val="20"/>
                  </w:rPr>
                </m:ctrlPr>
              </m:sSubSupPr>
              <m:e>
                <m:r>
                  <w:rPr>
                    <w:rFonts w:ascii="Cambria Math" w:hAnsi="Cambria Math" w:cs="Arial"/>
                    <w:szCs w:val="20"/>
                  </w:rPr>
                  <m:t>Additional valuation adjustments</m:t>
                </m:r>
              </m:e>
              <m:sub>
                <m:r>
                  <w:rPr>
                    <w:rFonts w:ascii="Cambria Math" w:hAnsi="Cambria Math" w:cs="Arial"/>
                    <w:szCs w:val="20"/>
                  </w:rPr>
                  <m:t>i</m:t>
                </m:r>
              </m:sub>
              <m:sup>
                <m:r>
                  <w:rPr>
                    <w:rFonts w:ascii="Cambria Math" w:hAnsi="Cambria Math" w:cs="Arial"/>
                    <w:szCs w:val="20"/>
                  </w:rPr>
                  <m:t>Secured</m:t>
                </m:r>
              </m:sup>
            </m:sSubSup>
            <m:r>
              <w:rPr>
                <w:rFonts w:ascii="Cambria Math" w:hAnsi="Cambria Math" w:cs="Arial"/>
                <w:szCs w:val="20"/>
              </w:rPr>
              <m:t>+</m:t>
            </m:r>
            <m:sSubSup>
              <m:sSubSupPr>
                <m:ctrlPr>
                  <w:rPr>
                    <w:rFonts w:ascii="Cambria Math" w:hAnsi="Cambria Math" w:cs="Arial"/>
                    <w:i/>
                    <w:szCs w:val="20"/>
                  </w:rPr>
                </m:ctrlPr>
              </m:sSubSupPr>
              <m:e>
                <m:r>
                  <w:rPr>
                    <w:rFonts w:ascii="Cambria Math" w:hAnsi="Cambria Math" w:cs="Arial"/>
                    <w:szCs w:val="20"/>
                  </w:rPr>
                  <m:t xml:space="preserve"> Other own funds reductions</m:t>
                </m:r>
              </m:e>
              <m:sub>
                <m:r>
                  <w:rPr>
                    <w:rFonts w:ascii="Cambria Math" w:hAnsi="Cambria Math" w:cs="Arial"/>
                    <w:szCs w:val="20"/>
                  </w:rPr>
                  <m:t>i</m:t>
                </m:r>
              </m:sub>
              <m:sup>
                <m:r>
                  <w:rPr>
                    <w:rFonts w:ascii="Cambria Math" w:hAnsi="Cambria Math" w:cs="Arial"/>
                    <w:szCs w:val="20"/>
                  </w:rPr>
                  <m:t>Secured</m:t>
                </m:r>
              </m:sup>
            </m:sSubSup>
            <m:r>
              <w:rPr>
                <w:rFonts w:ascii="Cambria Math" w:hAnsi="Cambria Math" w:cs="Arial"/>
                <w:szCs w:val="20"/>
              </w:rPr>
              <m:t xml:space="preserve">+ </m:t>
            </m:r>
            <m:sSubSup>
              <m:sSubSupPr>
                <m:ctrlPr>
                  <w:rPr>
                    <w:rFonts w:ascii="Cambria Math" w:hAnsi="Cambria Math" w:cs="Arial"/>
                    <w:i/>
                    <w:szCs w:val="20"/>
                  </w:rPr>
                </m:ctrlPr>
              </m:sSubSupPr>
              <m:e>
                <m:r>
                  <w:rPr>
                    <w:rFonts w:ascii="Cambria Math" w:hAnsi="Cambria Math" w:cs="Arial"/>
                    <w:szCs w:val="20"/>
                  </w:rPr>
                  <m:t>IRB shortfall</m:t>
                </m:r>
              </m:e>
              <m:sub>
                <m:r>
                  <w:rPr>
                    <w:rFonts w:ascii="Cambria Math" w:hAnsi="Cambria Math" w:cs="Arial"/>
                    <w:szCs w:val="20"/>
                  </w:rPr>
                  <m:t>i</m:t>
                </m:r>
              </m:sub>
              <m:sup>
                <m:r>
                  <w:rPr>
                    <w:rFonts w:ascii="Cambria Math" w:hAnsi="Cambria Math" w:cs="Arial"/>
                    <w:szCs w:val="20"/>
                  </w:rPr>
                  <m:t>Secured</m:t>
                </m:r>
              </m:sup>
            </m:sSubSup>
            <m:r>
              <w:rPr>
                <w:rFonts w:ascii="Cambria Math" w:hAnsi="Cambria Math" w:cs="Arial"/>
                <w:szCs w:val="20"/>
              </w:rPr>
              <m:t xml:space="preserve"> + </m:t>
            </m:r>
            <m:sSubSup>
              <m:sSubSupPr>
                <m:ctrlPr>
                  <w:rPr>
                    <w:rFonts w:ascii="Cambria Math" w:hAnsi="Cambria Math" w:cs="Arial"/>
                    <w:i/>
                    <w:szCs w:val="20"/>
                  </w:rPr>
                </m:ctrlPr>
              </m:sSubSupPr>
              <m:e>
                <m:r>
                  <w:rPr>
                    <w:rFonts w:ascii="Cambria Math" w:hAnsi="Cambria Math" w:cs="Arial"/>
                    <w:szCs w:val="20"/>
                  </w:rPr>
                  <m:t>Discount at purchase</m:t>
                </m:r>
              </m:e>
              <m:sub>
                <m:r>
                  <w:rPr>
                    <w:rFonts w:ascii="Cambria Math" w:hAnsi="Cambria Math" w:cs="Arial"/>
                    <w:szCs w:val="20"/>
                  </w:rPr>
                  <m:t>i</m:t>
                </m:r>
              </m:sub>
              <m:sup>
                <m:r>
                  <w:rPr>
                    <w:rFonts w:ascii="Cambria Math" w:hAnsi="Cambria Math" w:cs="Arial"/>
                    <w:szCs w:val="20"/>
                  </w:rPr>
                  <m:t>Secured</m:t>
                </m:r>
              </m:sup>
            </m:sSubSup>
            <m:r>
              <w:rPr>
                <w:rFonts w:ascii="Cambria Math" w:hAnsi="Cambria Math" w:cs="Arial"/>
                <w:szCs w:val="20"/>
              </w:rPr>
              <m:t xml:space="preserve"> + </m:t>
            </m:r>
            <m:sSubSup>
              <m:sSubSupPr>
                <m:ctrlPr>
                  <w:rPr>
                    <w:rFonts w:ascii="Cambria Math" w:hAnsi="Cambria Math" w:cs="Arial"/>
                    <w:i/>
                    <w:szCs w:val="20"/>
                  </w:rPr>
                </m:ctrlPr>
              </m:sSubSupPr>
              <m:e>
                <m:r>
                  <w:rPr>
                    <w:rFonts w:ascii="Cambria Math" w:hAnsi="Cambria Math" w:cs="Arial"/>
                    <w:szCs w:val="20"/>
                  </w:rPr>
                  <m:t>Partial write-offs</m:t>
                </m:r>
              </m:e>
              <m:sub>
                <m:r>
                  <w:rPr>
                    <w:rFonts w:ascii="Cambria Math" w:hAnsi="Cambria Math" w:cs="Arial"/>
                    <w:szCs w:val="20"/>
                  </w:rPr>
                  <m:t>i</m:t>
                </m:r>
              </m:sub>
              <m:sup>
                <m:r>
                  <w:rPr>
                    <w:rFonts w:ascii="Cambria Math" w:hAnsi="Cambria Math" w:cs="Arial"/>
                    <w:szCs w:val="20"/>
                  </w:rPr>
                  <m:t>Secured</m:t>
                </m:r>
              </m:sup>
            </m:sSubSup>
          </m:e>
        </m:d>
      </m:oMath>
      <w:r w:rsidR="005D4B0D" w:rsidRPr="0089742C">
        <w:rPr>
          <w:rFonts w:cs="Arial"/>
          <w:szCs w:val="20"/>
        </w:rPr>
        <w:t xml:space="preserve"> </w:t>
      </w:r>
    </w:p>
    <w:p w14:paraId="17F4F951" w14:textId="77777777" w:rsidR="00184790" w:rsidRPr="0089742C" w:rsidRDefault="00184790" w:rsidP="00F55543">
      <w:pPr>
        <w:pStyle w:val="ECBBodyText"/>
        <w:spacing w:line="240" w:lineRule="auto"/>
        <w:jc w:val="both"/>
        <w:rPr>
          <w:rFonts w:cs="Arial"/>
          <w:szCs w:val="20"/>
        </w:rPr>
      </w:pPr>
    </w:p>
    <w:p w14:paraId="2C0D62FB" w14:textId="77777777" w:rsidR="003A55FE" w:rsidRPr="0089742C" w:rsidRDefault="00E62ED1" w:rsidP="003A55FE">
      <w:pPr>
        <w:pStyle w:val="ECBBodyText"/>
        <w:spacing w:line="240" w:lineRule="auto"/>
        <w:jc w:val="both"/>
        <w:rPr>
          <w:rFonts w:cs="Arial"/>
          <w:bCs/>
          <w:kern w:val="28"/>
          <w:szCs w:val="20"/>
        </w:rPr>
      </w:pPr>
      <m:oMathPara>
        <m:oMathParaPr>
          <m:jc m:val="left"/>
        </m:oMathParaPr>
        <m:oMath>
          <m:r>
            <w:rPr>
              <w:rFonts w:ascii="Cambria Math" w:hAnsi="Cambria Math" w:cs="Arial"/>
              <w:szCs w:val="20"/>
            </w:rPr>
            <m:t xml:space="preserve">Provisions and adjustments or deductions (uncapped) for </m:t>
          </m:r>
          <m:sSubSup>
            <m:sSubSupPr>
              <m:ctrlPr>
                <w:rPr>
                  <w:rFonts w:ascii="Cambria Math" w:hAnsi="Cambria Math" w:cs="Arial"/>
                  <w:i/>
                  <w:szCs w:val="20"/>
                </w:rPr>
              </m:ctrlPr>
            </m:sSubSupPr>
            <m:e>
              <m:r>
                <w:rPr>
                  <w:rFonts w:ascii="Cambria Math" w:hAnsi="Cambria Math" w:cs="Arial"/>
                  <w:szCs w:val="20"/>
                </w:rPr>
                <m:t>EV</m:t>
              </m:r>
            </m:e>
            <m:sub>
              <m:r>
                <w:rPr>
                  <w:rFonts w:ascii="Cambria Math" w:hAnsi="Cambria Math" w:cs="Arial"/>
                  <w:szCs w:val="20"/>
                </w:rPr>
                <m:t>i</m:t>
              </m:r>
            </m:sub>
            <m:sup>
              <m:r>
                <w:rPr>
                  <w:rFonts w:ascii="Cambria Math" w:hAnsi="Cambria Math" w:cs="Arial"/>
                  <w:szCs w:val="20"/>
                </w:rPr>
                <m:t>Unsecured</m:t>
              </m:r>
            </m:sup>
          </m:sSubSup>
          <m:r>
            <w:rPr>
              <w:rFonts w:ascii="Cambria Math" w:hAnsi="Cambria Math" w:cs="Arial"/>
              <w:szCs w:val="20"/>
            </w:rPr>
            <m:t xml:space="preserve">= </m:t>
          </m:r>
          <m:sSubSup>
            <m:sSubSupPr>
              <m:ctrlPr>
                <w:rPr>
                  <w:rFonts w:ascii="Cambria Math" w:hAnsi="Cambria Math" w:cs="Arial"/>
                  <w:i/>
                  <w:szCs w:val="20"/>
                </w:rPr>
              </m:ctrlPr>
            </m:sSubSupPr>
            <m:e>
              <m:r>
                <w:rPr>
                  <w:rFonts w:ascii="Cambria Math" w:hAnsi="Cambria Math" w:cs="Arial"/>
                  <w:szCs w:val="20"/>
                </w:rPr>
                <m:t>C</m:t>
              </m:r>
            </m:e>
            <m:sub>
              <m:r>
                <w:rPr>
                  <w:rFonts w:ascii="Cambria Math" w:hAnsi="Cambria Math" w:cs="Arial"/>
                  <w:szCs w:val="20"/>
                </w:rPr>
                <m:t>i</m:t>
              </m:r>
            </m:sub>
            <m:sup>
              <m:r>
                <w:rPr>
                  <w:rFonts w:ascii="Cambria Math" w:hAnsi="Cambria Math" w:cs="Arial"/>
                  <w:szCs w:val="20"/>
                </w:rPr>
                <m:t>Unsecured</m:t>
              </m:r>
            </m:sup>
          </m:sSubSup>
          <m:r>
            <w:rPr>
              <w:rFonts w:ascii="Cambria Math" w:hAnsi="Cambria Math" w:cs="Arial"/>
              <w:szCs w:val="20"/>
            </w:rPr>
            <m:t>=</m:t>
          </m:r>
          <m:d>
            <m:dPr>
              <m:ctrlPr>
                <w:rPr>
                  <w:rFonts w:ascii="Cambria Math" w:hAnsi="Cambria Math" w:cs="Arial"/>
                  <w:i/>
                  <w:szCs w:val="20"/>
                </w:rPr>
              </m:ctrlPr>
            </m:dPr>
            <m:e>
              <m:sSubSup>
                <m:sSubSupPr>
                  <m:ctrlPr>
                    <w:rPr>
                      <w:rFonts w:ascii="Cambria Math" w:hAnsi="Cambria Math" w:cs="Arial"/>
                      <w:i/>
                      <w:szCs w:val="20"/>
                    </w:rPr>
                  </m:ctrlPr>
                </m:sSubSupPr>
                <m:e>
                  <m:r>
                    <w:rPr>
                      <w:rFonts w:ascii="Cambria Math" w:hAnsi="Cambria Math" w:cs="Arial"/>
                      <w:szCs w:val="20"/>
                    </w:rPr>
                    <m:t xml:space="preserve">Specific credit risk adjustments </m:t>
                  </m:r>
                </m:e>
                <m:sub>
                  <m:r>
                    <w:rPr>
                      <w:rFonts w:ascii="Cambria Math" w:hAnsi="Cambria Math" w:cs="Arial"/>
                      <w:szCs w:val="20"/>
                    </w:rPr>
                    <m:t>i</m:t>
                  </m:r>
                </m:sub>
                <m:sup>
                  <m:r>
                    <w:rPr>
                      <w:rFonts w:ascii="Cambria Math" w:hAnsi="Cambria Math" w:cs="Arial"/>
                      <w:szCs w:val="20"/>
                    </w:rPr>
                    <m:t>Unsecured</m:t>
                  </m:r>
                </m:sup>
              </m:sSubSup>
              <m:r>
                <w:rPr>
                  <w:rFonts w:ascii="Cambria Math" w:hAnsi="Cambria Math" w:cs="Arial"/>
                  <w:szCs w:val="20"/>
                </w:rPr>
                <m:t xml:space="preserve">+ </m:t>
              </m:r>
              <m:sSubSup>
                <m:sSubSupPr>
                  <m:ctrlPr>
                    <w:rPr>
                      <w:rFonts w:ascii="Cambria Math" w:hAnsi="Cambria Math" w:cs="Arial"/>
                      <w:i/>
                      <w:szCs w:val="20"/>
                    </w:rPr>
                  </m:ctrlPr>
                </m:sSubSupPr>
                <m:e>
                  <m:r>
                    <w:rPr>
                      <w:rFonts w:ascii="Cambria Math" w:hAnsi="Cambria Math" w:cs="Arial"/>
                      <w:szCs w:val="20"/>
                    </w:rPr>
                    <m:t>Additional valuation adjustments</m:t>
                  </m:r>
                </m:e>
                <m:sub>
                  <m:r>
                    <w:rPr>
                      <w:rFonts w:ascii="Cambria Math" w:hAnsi="Cambria Math" w:cs="Arial"/>
                      <w:szCs w:val="20"/>
                    </w:rPr>
                    <m:t>i</m:t>
                  </m:r>
                </m:sub>
                <m:sup>
                  <m:r>
                    <w:rPr>
                      <w:rFonts w:ascii="Cambria Math" w:hAnsi="Cambria Math" w:cs="Arial"/>
                      <w:szCs w:val="20"/>
                    </w:rPr>
                    <m:t>Unsecured</m:t>
                  </m:r>
                </m:sup>
              </m:sSubSup>
              <m:r>
                <w:rPr>
                  <w:rFonts w:ascii="Cambria Math" w:hAnsi="Cambria Math" w:cs="Arial"/>
                  <w:szCs w:val="20"/>
                </w:rPr>
                <m:t>+</m:t>
              </m:r>
              <m:sSubSup>
                <m:sSubSupPr>
                  <m:ctrlPr>
                    <w:rPr>
                      <w:rFonts w:ascii="Cambria Math" w:hAnsi="Cambria Math" w:cs="Arial"/>
                      <w:i/>
                      <w:szCs w:val="20"/>
                    </w:rPr>
                  </m:ctrlPr>
                </m:sSubSupPr>
                <m:e>
                  <m:r>
                    <w:rPr>
                      <w:rFonts w:ascii="Cambria Math" w:hAnsi="Cambria Math" w:cs="Arial"/>
                      <w:szCs w:val="20"/>
                    </w:rPr>
                    <m:t xml:space="preserve"> Other own funds reductions</m:t>
                  </m:r>
                </m:e>
                <m:sub>
                  <m:r>
                    <w:rPr>
                      <w:rFonts w:ascii="Cambria Math" w:hAnsi="Cambria Math" w:cs="Arial"/>
                      <w:szCs w:val="20"/>
                    </w:rPr>
                    <m:t>i</m:t>
                  </m:r>
                </m:sub>
                <m:sup>
                  <m:r>
                    <w:rPr>
                      <w:rFonts w:ascii="Cambria Math" w:hAnsi="Cambria Math" w:cs="Arial"/>
                      <w:szCs w:val="20"/>
                    </w:rPr>
                    <m:t>Unsecured</m:t>
                  </m:r>
                </m:sup>
              </m:sSubSup>
              <m:r>
                <w:rPr>
                  <w:rFonts w:ascii="Cambria Math" w:hAnsi="Cambria Math" w:cs="Arial"/>
                  <w:szCs w:val="20"/>
                </w:rPr>
                <m:t xml:space="preserve">+ </m:t>
              </m:r>
              <m:sSubSup>
                <m:sSubSupPr>
                  <m:ctrlPr>
                    <w:rPr>
                      <w:rFonts w:ascii="Cambria Math" w:hAnsi="Cambria Math" w:cs="Arial"/>
                      <w:i/>
                      <w:szCs w:val="20"/>
                    </w:rPr>
                  </m:ctrlPr>
                </m:sSubSupPr>
                <m:e>
                  <m:r>
                    <w:rPr>
                      <w:rFonts w:ascii="Cambria Math" w:hAnsi="Cambria Math" w:cs="Arial"/>
                      <w:szCs w:val="20"/>
                    </w:rPr>
                    <m:t>IRB shortfall</m:t>
                  </m:r>
                </m:e>
                <m:sub>
                  <m:r>
                    <w:rPr>
                      <w:rFonts w:ascii="Cambria Math" w:hAnsi="Cambria Math" w:cs="Arial"/>
                      <w:szCs w:val="20"/>
                    </w:rPr>
                    <m:t>i</m:t>
                  </m:r>
                </m:sub>
                <m:sup>
                  <m:r>
                    <w:rPr>
                      <w:rFonts w:ascii="Cambria Math" w:hAnsi="Cambria Math" w:cs="Arial"/>
                      <w:szCs w:val="20"/>
                    </w:rPr>
                    <m:t>Unsecured</m:t>
                  </m:r>
                </m:sup>
              </m:sSubSup>
              <m:r>
                <w:rPr>
                  <w:rFonts w:ascii="Cambria Math" w:hAnsi="Cambria Math" w:cs="Arial"/>
                  <w:szCs w:val="20"/>
                </w:rPr>
                <m:t xml:space="preserve"> + </m:t>
              </m:r>
              <m:sSubSup>
                <m:sSubSupPr>
                  <m:ctrlPr>
                    <w:rPr>
                      <w:rFonts w:ascii="Cambria Math" w:hAnsi="Cambria Math" w:cs="Arial"/>
                      <w:i/>
                      <w:szCs w:val="20"/>
                    </w:rPr>
                  </m:ctrlPr>
                </m:sSubSupPr>
                <m:e>
                  <m:r>
                    <w:rPr>
                      <w:rFonts w:ascii="Cambria Math" w:hAnsi="Cambria Math" w:cs="Arial"/>
                      <w:szCs w:val="20"/>
                    </w:rPr>
                    <m:t>Discount at purchase</m:t>
                  </m:r>
                </m:e>
                <m:sub>
                  <m:r>
                    <w:rPr>
                      <w:rFonts w:ascii="Cambria Math" w:hAnsi="Cambria Math" w:cs="Arial"/>
                      <w:szCs w:val="20"/>
                    </w:rPr>
                    <m:t>i</m:t>
                  </m:r>
                </m:sub>
                <m:sup>
                  <m:r>
                    <w:rPr>
                      <w:rFonts w:ascii="Cambria Math" w:hAnsi="Cambria Math" w:cs="Arial"/>
                      <w:szCs w:val="20"/>
                    </w:rPr>
                    <m:t>Unsecured</m:t>
                  </m:r>
                </m:sup>
              </m:sSubSup>
              <m:r>
                <w:rPr>
                  <w:rFonts w:ascii="Cambria Math" w:hAnsi="Cambria Math" w:cs="Arial"/>
                  <w:szCs w:val="20"/>
                </w:rPr>
                <m:t xml:space="preserve"> + </m:t>
              </m:r>
              <m:sSubSup>
                <m:sSubSupPr>
                  <m:ctrlPr>
                    <w:rPr>
                      <w:rFonts w:ascii="Cambria Math" w:hAnsi="Cambria Math" w:cs="Arial"/>
                      <w:i/>
                      <w:szCs w:val="20"/>
                    </w:rPr>
                  </m:ctrlPr>
                </m:sSubSupPr>
                <m:e>
                  <m:r>
                    <w:rPr>
                      <w:rFonts w:ascii="Cambria Math" w:hAnsi="Cambria Math" w:cs="Arial"/>
                      <w:szCs w:val="20"/>
                    </w:rPr>
                    <m:t>Partial write-offs</m:t>
                  </m:r>
                </m:e>
                <m:sub>
                  <m:r>
                    <w:rPr>
                      <w:rFonts w:ascii="Cambria Math" w:hAnsi="Cambria Math" w:cs="Arial"/>
                      <w:szCs w:val="20"/>
                    </w:rPr>
                    <m:t>i</m:t>
                  </m:r>
                </m:sub>
                <m:sup>
                  <m:r>
                    <w:rPr>
                      <w:rFonts w:ascii="Cambria Math" w:hAnsi="Cambria Math" w:cs="Arial"/>
                      <w:szCs w:val="20"/>
                    </w:rPr>
                    <m:t>Unsecured</m:t>
                  </m:r>
                </m:sup>
              </m:sSubSup>
            </m:e>
          </m:d>
        </m:oMath>
      </m:oMathPara>
    </w:p>
    <w:p w14:paraId="189B06C3" w14:textId="77777777" w:rsidR="005D4B0D" w:rsidRPr="0089742C" w:rsidRDefault="005D4B0D" w:rsidP="005D4B0D">
      <w:pPr>
        <w:pStyle w:val="ECBBodyText"/>
        <w:spacing w:line="240" w:lineRule="auto"/>
        <w:jc w:val="both"/>
        <w:rPr>
          <w:rFonts w:cs="Arial"/>
          <w:bCs/>
          <w:kern w:val="28"/>
          <w:szCs w:val="20"/>
        </w:rPr>
      </w:pPr>
    </w:p>
    <w:p w14:paraId="0E5F1693" w14:textId="77777777" w:rsidR="00D43334" w:rsidRPr="0089742C" w:rsidRDefault="00962807" w:rsidP="00D43334">
      <w:pPr>
        <w:pStyle w:val="ECBBodyText"/>
        <w:rPr>
          <w:rFonts w:cs="Arial"/>
          <w:szCs w:val="20"/>
        </w:rPr>
      </w:pPr>
      <w:r w:rsidRPr="0089742C">
        <w:rPr>
          <w:rFonts w:cs="Arial"/>
          <w:szCs w:val="20"/>
        </w:rPr>
        <w:t xml:space="preserve">Note: </w:t>
      </w:r>
      <w:r w:rsidR="00D43334" w:rsidRPr="0089742C">
        <w:rPr>
          <w:rFonts w:cs="Arial"/>
          <w:szCs w:val="20"/>
        </w:rPr>
        <w:t>For template ‘2. NPE Addendum – total’ th</w:t>
      </w:r>
      <w:r w:rsidR="004758FB" w:rsidRPr="0089742C">
        <w:rPr>
          <w:rFonts w:cs="Arial"/>
          <w:szCs w:val="20"/>
        </w:rPr>
        <w:t>ere is a further breakdown of Secured exposures</w:t>
      </w:r>
      <w:r w:rsidR="00D43334" w:rsidRPr="0089742C">
        <w:rPr>
          <w:rFonts w:cs="Arial"/>
          <w:szCs w:val="20"/>
        </w:rPr>
        <w:t xml:space="preserve"> in the </w:t>
      </w:r>
      <w:r w:rsidR="00CF3C32" w:rsidRPr="0089742C">
        <w:rPr>
          <w:rFonts w:cs="Arial"/>
          <w:szCs w:val="20"/>
        </w:rPr>
        <w:t xml:space="preserve">three </w:t>
      </w:r>
      <w:r w:rsidR="00D43334" w:rsidRPr="0089742C">
        <w:rPr>
          <w:rFonts w:cs="Arial"/>
          <w:szCs w:val="20"/>
        </w:rPr>
        <w:t xml:space="preserve">categories indicated in the ECB’s “Communication on supervisory coverage expectations for NPEs” published on 22 August: </w:t>
      </w:r>
      <w:r w:rsidR="00D43334" w:rsidRPr="0089742C">
        <w:rPr>
          <w:rFonts w:cs="Arial"/>
          <w:i/>
          <w:szCs w:val="20"/>
        </w:rPr>
        <w:t>Secured by immovable property</w:t>
      </w:r>
      <w:r w:rsidR="00CF57CD" w:rsidRPr="0089742C">
        <w:rPr>
          <w:rFonts w:cs="Arial"/>
          <w:i/>
          <w:szCs w:val="20"/>
        </w:rPr>
        <w:t xml:space="preserve"> or residential loan guaranteed by an eligible protection provider</w:t>
      </w:r>
      <w:r w:rsidR="00D43334" w:rsidRPr="0089742C">
        <w:rPr>
          <w:rFonts w:cs="Arial"/>
          <w:szCs w:val="20"/>
        </w:rPr>
        <w:t xml:space="preserve">, </w:t>
      </w:r>
      <w:r w:rsidR="00D43334" w:rsidRPr="0089742C">
        <w:rPr>
          <w:rFonts w:cs="Arial"/>
          <w:i/>
          <w:szCs w:val="20"/>
        </w:rPr>
        <w:t>Secured by other funded or unfunded credit protection</w:t>
      </w:r>
      <w:r w:rsidR="00D43334" w:rsidRPr="0089742C">
        <w:rPr>
          <w:rFonts w:cs="Arial"/>
          <w:szCs w:val="20"/>
        </w:rPr>
        <w:t xml:space="preserve"> and </w:t>
      </w:r>
      <w:r w:rsidR="00D43334" w:rsidRPr="0089742C">
        <w:rPr>
          <w:rFonts w:cs="Arial"/>
          <w:i/>
          <w:szCs w:val="20"/>
        </w:rPr>
        <w:t xml:space="preserve">Guaranteed or insured by </w:t>
      </w:r>
      <w:r w:rsidR="00D43334" w:rsidRPr="0089742C">
        <w:rPr>
          <w:rFonts w:cs="Arial"/>
          <w:i/>
          <w:szCs w:val="20"/>
        </w:rPr>
        <w:lastRenderedPageBreak/>
        <w:t>an official export credit agency</w:t>
      </w:r>
      <w:r w:rsidR="0039200B" w:rsidRPr="0089742C">
        <w:rPr>
          <w:rFonts w:cs="Arial"/>
          <w:i/>
          <w:szCs w:val="20"/>
        </w:rPr>
        <w:t xml:space="preserve"> </w:t>
      </w:r>
      <w:r w:rsidR="0039200B" w:rsidRPr="0089742C">
        <w:rPr>
          <w:rFonts w:cs="Arial"/>
          <w:i/>
          <w:iCs/>
          <w:szCs w:val="20"/>
        </w:rPr>
        <w:t>or guaranteed or counter-guaranteed by national governments or other public entities</w:t>
      </w:r>
      <w:r w:rsidR="0039200B" w:rsidRPr="0089742C">
        <w:rPr>
          <w:rStyle w:val="FootnoteReference"/>
          <w:rFonts w:cs="Arial"/>
          <w:szCs w:val="20"/>
        </w:rPr>
        <w:footnoteReference w:id="11"/>
      </w:r>
      <w:r w:rsidR="00D43334" w:rsidRPr="0089742C">
        <w:rPr>
          <w:rFonts w:cs="Arial"/>
          <w:szCs w:val="20"/>
        </w:rPr>
        <w:t>.</w:t>
      </w:r>
      <w:r w:rsidRPr="0089742C">
        <w:rPr>
          <w:rFonts w:cs="Arial"/>
          <w:szCs w:val="20"/>
        </w:rPr>
        <w:t xml:space="preserve"> </w:t>
      </w:r>
      <w:r w:rsidR="00B20943" w:rsidRPr="0089742C">
        <w:rPr>
          <w:rFonts w:cs="Arial"/>
          <w:szCs w:val="20"/>
        </w:rPr>
        <w:t>These categories</w:t>
      </w:r>
      <w:r w:rsidRPr="0089742C">
        <w:rPr>
          <w:rFonts w:cs="Arial"/>
          <w:szCs w:val="20"/>
        </w:rPr>
        <w:t xml:space="preserve"> </w:t>
      </w:r>
      <w:r w:rsidR="004758FB" w:rsidRPr="0089742C">
        <w:rPr>
          <w:rFonts w:cs="Arial"/>
          <w:szCs w:val="20"/>
        </w:rPr>
        <w:t>should be</w:t>
      </w:r>
      <w:r w:rsidRPr="0089742C">
        <w:rPr>
          <w:rFonts w:cs="Arial"/>
          <w:szCs w:val="20"/>
        </w:rPr>
        <w:t xml:space="preserve"> mutually exclusive.</w:t>
      </w:r>
    </w:p>
    <w:p w14:paraId="70F1AD90" w14:textId="77777777" w:rsidR="0039200B" w:rsidRPr="0089742C" w:rsidRDefault="0039200B" w:rsidP="00D43334">
      <w:pPr>
        <w:pStyle w:val="ECBBodyText"/>
        <w:rPr>
          <w:rFonts w:cs="Arial"/>
          <w:szCs w:val="20"/>
        </w:rPr>
      </w:pPr>
      <w:r w:rsidRPr="0089742C">
        <w:rPr>
          <w:rFonts w:cs="Arial"/>
          <w:szCs w:val="20"/>
        </w:rPr>
        <w:t xml:space="preserve">After the publication of the REGULATION (EU) 2020/873 OF THE EUROPEAN PARLIAMENT AND OF THE COUNCIL of 24 June 2020 amending Regulations (EU) No 575/2013, </w:t>
      </w:r>
      <w:proofErr w:type="gramStart"/>
      <w:r w:rsidRPr="0089742C">
        <w:rPr>
          <w:rFonts w:cs="Arial"/>
          <w:szCs w:val="20"/>
        </w:rPr>
        <w:t>in order to</w:t>
      </w:r>
      <w:proofErr w:type="gramEnd"/>
      <w:r w:rsidRPr="0089742C">
        <w:rPr>
          <w:rFonts w:cs="Arial"/>
          <w:szCs w:val="20"/>
        </w:rPr>
        <w:t xml:space="preserve"> maintain the alignment with the Prudential Backstop, the category of “Guaranteed or insured by an official export credit agency” should include non-performing exposures that benefit from guarantees granted by national governments or other public entities.</w:t>
      </w:r>
    </w:p>
    <w:p w14:paraId="029C54F1" w14:textId="77777777" w:rsidR="00D43334" w:rsidRPr="0089742C" w:rsidRDefault="00D43334" w:rsidP="00D43334">
      <w:pPr>
        <w:pStyle w:val="ECBBodyText"/>
        <w:rPr>
          <w:rFonts w:cs="Arial"/>
          <w:szCs w:val="20"/>
        </w:rPr>
      </w:pPr>
    </w:p>
    <w:p w14:paraId="42735D1E" w14:textId="77777777" w:rsidR="003A55FE" w:rsidRPr="0089742C" w:rsidRDefault="003A55FE" w:rsidP="004867F5">
      <w:pPr>
        <w:pStyle w:val="ECBBodyText"/>
        <w:rPr>
          <w:rFonts w:cs="Arial"/>
          <w:szCs w:val="20"/>
        </w:rPr>
      </w:pPr>
      <w:r w:rsidRPr="0089742C">
        <w:rPr>
          <w:rFonts w:cs="Arial"/>
          <w:b/>
          <w:szCs w:val="20"/>
        </w:rPr>
        <w:t>Step 3</w:t>
      </w:r>
      <w:r w:rsidRPr="0089742C">
        <w:rPr>
          <w:rFonts w:cs="Arial"/>
          <w:szCs w:val="20"/>
        </w:rPr>
        <w:t xml:space="preserve">. Institutions shall calculate the total provisions and </w:t>
      </w:r>
      <w:proofErr w:type="gramStart"/>
      <w:r w:rsidRPr="0089742C">
        <w:rPr>
          <w:rFonts w:cs="Arial"/>
          <w:szCs w:val="20"/>
        </w:rPr>
        <w:t>adjustments</w:t>
      </w:r>
      <w:proofErr w:type="gramEnd"/>
      <w:r w:rsidRPr="0089742C">
        <w:rPr>
          <w:rFonts w:cs="Arial"/>
          <w:szCs w:val="20"/>
        </w:rPr>
        <w:t xml:space="preserve"> or deductions limited to the minimum coverage expectations (</w:t>
      </w:r>
      <w:r w:rsidR="00B17F78" w:rsidRPr="0089742C">
        <w:rPr>
          <w:rFonts w:cs="Arial"/>
          <w:szCs w:val="20"/>
        </w:rPr>
        <w:t>i.e. total provisions and adjustments or deductions (</w:t>
      </w:r>
      <w:r w:rsidRPr="0089742C">
        <w:rPr>
          <w:rFonts w:cs="Arial"/>
          <w:szCs w:val="20"/>
        </w:rPr>
        <w:t>capped)</w:t>
      </w:r>
      <w:r w:rsidR="00B17F78" w:rsidRPr="0089742C">
        <w:rPr>
          <w:rFonts w:cs="Arial"/>
          <w:szCs w:val="20"/>
        </w:rPr>
        <w:t>)</w:t>
      </w:r>
      <w:r w:rsidRPr="0089742C">
        <w:rPr>
          <w:rFonts w:cs="Arial"/>
          <w:szCs w:val="20"/>
        </w:rPr>
        <w:t xml:space="preserve">. The calculations shall be at the exposure level. This is needed to allow the aggregation </w:t>
      </w:r>
      <w:r w:rsidR="00D7524E" w:rsidRPr="0089742C">
        <w:rPr>
          <w:rFonts w:cs="Arial"/>
          <w:szCs w:val="20"/>
        </w:rPr>
        <w:t xml:space="preserve">of coverage gaps without </w:t>
      </w:r>
      <w:proofErr w:type="gramStart"/>
      <w:r w:rsidR="00D7524E" w:rsidRPr="0089742C">
        <w:rPr>
          <w:rFonts w:cs="Arial"/>
          <w:szCs w:val="20"/>
        </w:rPr>
        <w:t>taking into account</w:t>
      </w:r>
      <w:proofErr w:type="gramEnd"/>
      <w:r w:rsidR="00D7524E" w:rsidRPr="0089742C">
        <w:rPr>
          <w:rFonts w:cs="Arial"/>
          <w:szCs w:val="20"/>
        </w:rPr>
        <w:t xml:space="preserve"> the excess of coverage that some exposures may have</w:t>
      </w:r>
      <w:r w:rsidR="00B6435B" w:rsidRPr="0089742C">
        <w:rPr>
          <w:rStyle w:val="FootnoteReference"/>
          <w:rFonts w:cs="Arial"/>
          <w:szCs w:val="20"/>
        </w:rPr>
        <w:footnoteReference w:id="12"/>
      </w:r>
      <w:r w:rsidR="00D7524E" w:rsidRPr="0089742C">
        <w:rPr>
          <w:rFonts w:cs="Arial"/>
          <w:szCs w:val="20"/>
        </w:rPr>
        <w:t>.</w:t>
      </w:r>
    </w:p>
    <w:p w14:paraId="5EC83140" w14:textId="77777777" w:rsidR="00D7524E" w:rsidRPr="0089742C" w:rsidRDefault="00D7524E" w:rsidP="00F55543">
      <w:pPr>
        <w:pStyle w:val="ECBBodyText"/>
        <w:spacing w:line="240" w:lineRule="auto"/>
        <w:jc w:val="both"/>
        <w:rPr>
          <w:rFonts w:cs="Arial"/>
          <w:bCs/>
          <w:kern w:val="28"/>
          <w:szCs w:val="20"/>
        </w:rPr>
      </w:pPr>
    </w:p>
    <w:p w14:paraId="41163D91" w14:textId="77777777" w:rsidR="006534C5" w:rsidRPr="0089742C" w:rsidRDefault="00E62ED1" w:rsidP="00D7524E">
      <w:pPr>
        <w:pStyle w:val="ECBBodyText"/>
        <w:spacing w:line="240" w:lineRule="auto"/>
        <w:jc w:val="both"/>
        <w:rPr>
          <w:rFonts w:cs="Arial"/>
          <w:szCs w:val="20"/>
        </w:rPr>
      </w:pPr>
      <m:oMathPara>
        <m:oMathParaPr>
          <m:jc m:val="left"/>
        </m:oMathParaPr>
        <m:oMath>
          <m:r>
            <w:rPr>
              <w:rFonts w:ascii="Cambria Math" w:hAnsi="Cambria Math" w:cs="Arial"/>
              <w:szCs w:val="20"/>
            </w:rPr>
            <m:t xml:space="preserve">Provisions and adjustments or deductions </m:t>
          </m:r>
          <m:d>
            <m:dPr>
              <m:ctrlPr>
                <w:rPr>
                  <w:rFonts w:ascii="Cambria Math" w:hAnsi="Cambria Math" w:cs="Arial"/>
                  <w:i/>
                  <w:szCs w:val="20"/>
                </w:rPr>
              </m:ctrlPr>
            </m:dPr>
            <m:e>
              <m:r>
                <w:rPr>
                  <w:rFonts w:ascii="Cambria Math" w:hAnsi="Cambria Math" w:cs="Arial"/>
                  <w:szCs w:val="20"/>
                </w:rPr>
                <m:t>capped</m:t>
              </m:r>
            </m:e>
          </m:d>
          <m:r>
            <w:rPr>
              <w:rFonts w:ascii="Cambria Math" w:hAnsi="Cambria Math" w:cs="Arial"/>
              <w:szCs w:val="20"/>
            </w:rPr>
            <m:t xml:space="preserve">for </m:t>
          </m:r>
          <m:sSub>
            <m:sSubPr>
              <m:ctrlPr>
                <w:rPr>
                  <w:rFonts w:ascii="Cambria Math" w:hAnsi="Cambria Math" w:cs="Arial"/>
                  <w:i/>
                  <w:szCs w:val="20"/>
                </w:rPr>
              </m:ctrlPr>
            </m:sSubPr>
            <m:e>
              <m:r>
                <w:rPr>
                  <w:rFonts w:ascii="Cambria Math" w:hAnsi="Cambria Math" w:cs="Arial"/>
                  <w:szCs w:val="20"/>
                </w:rPr>
                <m:t>EV</m:t>
              </m:r>
            </m:e>
            <m:sub>
              <m:r>
                <w:rPr>
                  <w:rFonts w:ascii="Cambria Math" w:hAnsi="Cambria Math" w:cs="Arial"/>
                  <w:szCs w:val="20"/>
                </w:rPr>
                <m:t>i</m:t>
              </m:r>
            </m:sub>
          </m:sSub>
          <m:r>
            <w:rPr>
              <w:rFonts w:ascii="Cambria Math" w:hAnsi="Cambria Math" w:cs="Arial"/>
              <w:szCs w:val="20"/>
            </w:rPr>
            <m:t xml:space="preserve">= </m:t>
          </m:r>
        </m:oMath>
      </m:oMathPara>
    </w:p>
    <w:p w14:paraId="0D44AAF0" w14:textId="77777777" w:rsidR="00D7524E" w:rsidRPr="0089742C" w:rsidRDefault="00000000" w:rsidP="00D7524E">
      <w:pPr>
        <w:pStyle w:val="ECBBodyText"/>
        <w:spacing w:line="240" w:lineRule="auto"/>
        <w:jc w:val="both"/>
        <w:rPr>
          <w:rFonts w:cs="Arial"/>
          <w:szCs w:val="20"/>
        </w:rPr>
      </w:pPr>
      <m:oMathPara>
        <m:oMathParaPr>
          <m:jc m:val="left"/>
        </m:oMathParaPr>
        <m:oMath>
          <m:sSub>
            <m:sSubPr>
              <m:ctrlPr>
                <w:rPr>
                  <w:rFonts w:ascii="Cambria Math" w:hAnsi="Cambria Math" w:cs="Arial"/>
                  <w:i/>
                  <w:szCs w:val="20"/>
                </w:rPr>
              </m:ctrlPr>
            </m:sSubPr>
            <m:e>
              <m:r>
                <w:rPr>
                  <w:rFonts w:ascii="Cambria Math" w:hAnsi="Cambria Math" w:cs="Arial"/>
                  <w:szCs w:val="20"/>
                </w:rPr>
                <m:t>CC</m:t>
              </m:r>
            </m:e>
            <m:sub>
              <m:r>
                <w:rPr>
                  <w:rFonts w:ascii="Cambria Math" w:hAnsi="Cambria Math" w:cs="Arial"/>
                  <w:szCs w:val="20"/>
                </w:rPr>
                <m:t>i</m:t>
              </m:r>
            </m:sub>
          </m:sSub>
          <m:r>
            <m:rPr>
              <m:sty m:val="p"/>
            </m:rPr>
            <w:rPr>
              <w:rFonts w:ascii="Cambria Math" w:hAnsi="Cambria Math" w:cs="Arial"/>
              <w:szCs w:val="20"/>
            </w:rPr>
            <m:t>=min⁡</m:t>
          </m:r>
          <m:d>
            <m:dPr>
              <m:ctrlPr>
                <w:rPr>
                  <w:rFonts w:ascii="Cambria Math" w:hAnsi="Cambria Math" w:cs="Arial"/>
                  <w:i/>
                  <w:szCs w:val="20"/>
                </w:rPr>
              </m:ctrlPr>
            </m:dPr>
            <m:e>
              <m:sSub>
                <m:sSubPr>
                  <m:ctrlPr>
                    <w:rPr>
                      <w:rFonts w:ascii="Cambria Math" w:hAnsi="Cambria Math" w:cs="Arial"/>
                      <w:i/>
                      <w:szCs w:val="20"/>
                    </w:rPr>
                  </m:ctrlPr>
                </m:sSubPr>
                <m:e>
                  <m:r>
                    <w:rPr>
                      <w:rFonts w:ascii="Cambria Math" w:hAnsi="Cambria Math" w:cs="Arial"/>
                      <w:szCs w:val="20"/>
                    </w:rPr>
                    <m:t>C</m:t>
                  </m:r>
                </m:e>
                <m:sub>
                  <m:r>
                    <w:rPr>
                      <w:rFonts w:ascii="Cambria Math" w:hAnsi="Cambria Math" w:cs="Arial"/>
                      <w:szCs w:val="20"/>
                    </w:rPr>
                    <m:t>i</m:t>
                  </m:r>
                </m:sub>
              </m:sSub>
              <m: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MCE</m:t>
                  </m:r>
                </m:e>
                <m:sub>
                  <m:r>
                    <w:rPr>
                      <w:rFonts w:ascii="Cambria Math" w:hAnsi="Cambria Math" w:cs="Arial"/>
                      <w:szCs w:val="20"/>
                    </w:rPr>
                    <m:t>i</m:t>
                  </m:r>
                </m:sub>
              </m:sSub>
            </m:e>
          </m:d>
        </m:oMath>
      </m:oMathPara>
    </w:p>
    <w:p w14:paraId="1E5E62B3" w14:textId="77777777" w:rsidR="00184790" w:rsidRPr="0089742C" w:rsidRDefault="00184790" w:rsidP="00D7524E">
      <w:pPr>
        <w:pStyle w:val="ECBBodyText"/>
        <w:spacing w:line="240" w:lineRule="auto"/>
        <w:jc w:val="both"/>
        <w:rPr>
          <w:rFonts w:cs="Arial"/>
          <w:szCs w:val="20"/>
        </w:rPr>
      </w:pPr>
    </w:p>
    <w:p w14:paraId="25FD38A2" w14:textId="77777777" w:rsidR="00DF70F7" w:rsidRPr="0089742C" w:rsidRDefault="00DF70F7">
      <w:pPr>
        <w:spacing w:before="0" w:after="0" w:line="240" w:lineRule="auto"/>
        <w:rPr>
          <w:rFonts w:cs="Arial"/>
          <w:szCs w:val="20"/>
        </w:rPr>
      </w:pPr>
    </w:p>
    <w:tbl>
      <w:tblPr>
        <w:tblStyle w:val="TableGrid"/>
        <w:tblW w:w="0" w:type="auto"/>
        <w:tblInd w:w="250" w:type="dxa"/>
        <w:tblLook w:val="04A0" w:firstRow="1" w:lastRow="0" w:firstColumn="1" w:lastColumn="0" w:noHBand="0" w:noVBand="1"/>
      </w:tblPr>
      <w:tblGrid>
        <w:gridCol w:w="8930"/>
      </w:tblGrid>
      <w:tr w:rsidR="00DF70F7" w:rsidRPr="0089742C" w14:paraId="76F1F188" w14:textId="77777777" w:rsidTr="00921922">
        <w:tc>
          <w:tcPr>
            <w:tcW w:w="8930" w:type="dxa"/>
          </w:tcPr>
          <w:p w14:paraId="7E725CE4" w14:textId="77777777" w:rsidR="00DF70F7" w:rsidRPr="0089742C" w:rsidRDefault="00DF70F7" w:rsidP="00921922">
            <w:pPr>
              <w:pStyle w:val="ECBBodyText"/>
              <w:rPr>
                <w:rFonts w:cs="Arial"/>
                <w:b/>
                <w:szCs w:val="20"/>
              </w:rPr>
            </w:pPr>
            <w:r w:rsidRPr="0089742C">
              <w:rPr>
                <w:rFonts w:cs="Arial"/>
                <w:b/>
                <w:szCs w:val="20"/>
              </w:rPr>
              <w:t>Treatment of partial write-offs:</w:t>
            </w:r>
          </w:p>
          <w:p w14:paraId="04627FF5" w14:textId="77777777" w:rsidR="00963B0B" w:rsidRPr="0089742C" w:rsidRDefault="00963B0B" w:rsidP="00963B0B">
            <w:pPr>
              <w:jc w:val="both"/>
              <w:rPr>
                <w:rFonts w:cs="Arial"/>
                <w:szCs w:val="20"/>
              </w:rPr>
            </w:pPr>
            <w:r w:rsidRPr="0089742C">
              <w:rPr>
                <w:rFonts w:cs="Arial"/>
                <w:szCs w:val="20"/>
                <w:lang w:val="en-US"/>
              </w:rPr>
              <w:t xml:space="preserve">Partial write-offs should be </w:t>
            </w:r>
            <w:proofErr w:type="gramStart"/>
            <w:r w:rsidRPr="0089742C">
              <w:rPr>
                <w:rFonts w:cs="Arial"/>
                <w:szCs w:val="20"/>
                <w:lang w:val="en-US"/>
              </w:rPr>
              <w:t>taken into account</w:t>
            </w:r>
            <w:proofErr w:type="gramEnd"/>
            <w:r w:rsidRPr="0089742C">
              <w:rPr>
                <w:rFonts w:cs="Arial"/>
                <w:szCs w:val="20"/>
                <w:lang w:val="en-US"/>
              </w:rPr>
              <w:t xml:space="preserve"> when calculating the specific credit risk adjustments. </w:t>
            </w:r>
            <w:proofErr w:type="gramStart"/>
            <w:r w:rsidRPr="0089742C">
              <w:rPr>
                <w:rFonts w:cs="Arial"/>
                <w:szCs w:val="20"/>
                <w:lang w:val="en-US"/>
              </w:rPr>
              <w:t>In order to</w:t>
            </w:r>
            <w:proofErr w:type="gramEnd"/>
            <w:r w:rsidRPr="0089742C">
              <w:rPr>
                <w:rFonts w:cs="Arial"/>
                <w:szCs w:val="20"/>
                <w:lang w:val="en-US"/>
              </w:rPr>
              <w:t xml:space="preserve"> avoid any double counting of the write-off, it is necessary to use the </w:t>
            </w:r>
            <w:r w:rsidRPr="0089742C">
              <w:rPr>
                <w:rFonts w:cs="Arial"/>
                <w:bCs/>
                <w:szCs w:val="20"/>
                <w:lang w:val="en-US"/>
              </w:rPr>
              <w:t>original exposure value prior to the partial write-off</w:t>
            </w:r>
            <w:r w:rsidRPr="0089742C">
              <w:rPr>
                <w:rFonts w:cs="Arial"/>
                <w:szCs w:val="20"/>
                <w:lang w:val="en-US"/>
              </w:rPr>
              <w:t xml:space="preserve">. </w:t>
            </w:r>
          </w:p>
          <w:p w14:paraId="51D3877C" w14:textId="77777777" w:rsidR="00963B0B" w:rsidRPr="0089742C" w:rsidRDefault="00963B0B" w:rsidP="00963B0B">
            <w:pPr>
              <w:jc w:val="both"/>
              <w:rPr>
                <w:rFonts w:cs="Arial"/>
                <w:szCs w:val="20"/>
              </w:rPr>
            </w:pPr>
            <w:r w:rsidRPr="0089742C">
              <w:rPr>
                <w:rFonts w:cs="Arial"/>
                <w:szCs w:val="20"/>
                <w:lang w:val="en-US"/>
              </w:rPr>
              <w:t xml:space="preserve">Partial write-offs </w:t>
            </w:r>
            <w:proofErr w:type="gramStart"/>
            <w:r w:rsidRPr="0089742C">
              <w:rPr>
                <w:rFonts w:cs="Arial"/>
                <w:szCs w:val="20"/>
                <w:lang w:val="en-US"/>
              </w:rPr>
              <w:t>taken into account</w:t>
            </w:r>
            <w:proofErr w:type="gramEnd"/>
            <w:r w:rsidRPr="0089742C">
              <w:rPr>
                <w:rFonts w:cs="Arial"/>
                <w:szCs w:val="20"/>
                <w:lang w:val="en-US"/>
              </w:rPr>
              <w:t xml:space="preserve"> are those made by the institution since the last time the exposure was classified as non-performing.</w:t>
            </w:r>
          </w:p>
          <w:p w14:paraId="3B0183B4" w14:textId="77777777" w:rsidR="00963B0B" w:rsidRPr="0089742C" w:rsidRDefault="00963B0B" w:rsidP="00963B0B">
            <w:pPr>
              <w:rPr>
                <w:rFonts w:cs="Arial"/>
                <w:szCs w:val="20"/>
                <w:u w:val="single"/>
              </w:rPr>
            </w:pPr>
          </w:p>
          <w:p w14:paraId="44265A32" w14:textId="77777777" w:rsidR="00963B0B" w:rsidRPr="0089742C" w:rsidRDefault="00963B0B" w:rsidP="00963B0B">
            <w:pPr>
              <w:rPr>
                <w:rFonts w:cs="Arial"/>
                <w:szCs w:val="20"/>
                <w:u w:val="single"/>
              </w:rPr>
            </w:pPr>
            <w:r w:rsidRPr="0089742C">
              <w:rPr>
                <w:rFonts w:cs="Arial"/>
                <w:szCs w:val="20"/>
                <w:u w:val="single"/>
              </w:rPr>
              <w:t>Example</w:t>
            </w:r>
          </w:p>
          <w:p w14:paraId="0E5F06C9" w14:textId="77777777" w:rsidR="00963B0B" w:rsidRPr="0089742C" w:rsidRDefault="00963B0B" w:rsidP="00963B0B">
            <w:pPr>
              <w:rPr>
                <w:rFonts w:cs="Arial"/>
                <w:i/>
                <w:iCs/>
                <w:szCs w:val="20"/>
                <w:lang w:val="en-US"/>
              </w:rPr>
            </w:pPr>
            <w:r w:rsidRPr="0089742C">
              <w:rPr>
                <w:rFonts w:cs="Arial"/>
                <w:i/>
                <w:iCs/>
                <w:szCs w:val="20"/>
                <w:lang w:val="en-US"/>
              </w:rPr>
              <w:t>Secured NPL = €</w:t>
            </w:r>
            <w:r w:rsidR="00040D4E" w:rsidRPr="0089742C">
              <w:rPr>
                <w:rFonts w:cs="Arial"/>
                <w:i/>
                <w:iCs/>
                <w:szCs w:val="20"/>
                <w:lang w:val="en-US"/>
              </w:rPr>
              <w:t>2</w:t>
            </w:r>
            <w:r w:rsidRPr="0089742C">
              <w:rPr>
                <w:rFonts w:cs="Arial"/>
                <w:i/>
                <w:iCs/>
                <w:szCs w:val="20"/>
                <w:lang w:val="en-US"/>
              </w:rPr>
              <w:t>00</w:t>
            </w:r>
            <w:r w:rsidR="00040D4E" w:rsidRPr="0089742C">
              <w:rPr>
                <w:rFonts w:cs="Arial"/>
                <w:i/>
                <w:iCs/>
                <w:szCs w:val="20"/>
                <w:lang w:val="en-US"/>
              </w:rPr>
              <w:t xml:space="preserve"> before the last partial write-off</w:t>
            </w:r>
            <w:r w:rsidRPr="0089742C">
              <w:rPr>
                <w:rFonts w:cs="Arial"/>
                <w:i/>
                <w:iCs/>
                <w:szCs w:val="20"/>
                <w:lang w:val="en-US"/>
              </w:rPr>
              <w:t>; Partial write-off = €100</w:t>
            </w:r>
            <w:r w:rsidR="00040D4E" w:rsidRPr="0089742C">
              <w:rPr>
                <w:rFonts w:cs="Arial"/>
                <w:i/>
                <w:iCs/>
                <w:szCs w:val="20"/>
                <w:lang w:val="en-US"/>
              </w:rPr>
              <w:t>;</w:t>
            </w:r>
            <w:r w:rsidRPr="0089742C">
              <w:rPr>
                <w:rFonts w:cs="Arial"/>
                <w:i/>
                <w:iCs/>
                <w:szCs w:val="20"/>
                <w:lang w:val="en-US"/>
              </w:rPr>
              <w:t xml:space="preserve"> </w:t>
            </w:r>
            <w:r w:rsidR="00040D4E" w:rsidRPr="0089742C">
              <w:rPr>
                <w:rFonts w:cs="Arial"/>
                <w:i/>
                <w:iCs/>
                <w:szCs w:val="20"/>
                <w:lang w:val="en-US"/>
              </w:rPr>
              <w:t>Provision = €40</w:t>
            </w:r>
            <w:r w:rsidRPr="0089742C">
              <w:rPr>
                <w:rFonts w:cs="Arial"/>
                <w:i/>
                <w:iCs/>
                <w:szCs w:val="20"/>
                <w:lang w:val="en-US"/>
              </w:rPr>
              <w:t>;</w:t>
            </w:r>
            <w:r w:rsidR="00040D4E" w:rsidRPr="0089742C">
              <w:rPr>
                <w:rFonts w:cs="Arial"/>
                <w:i/>
                <w:iCs/>
                <w:szCs w:val="20"/>
                <w:lang w:val="en-US"/>
              </w:rPr>
              <w:t xml:space="preserve"> net NPL = 60.</w:t>
            </w:r>
            <w:r w:rsidRPr="0089742C">
              <w:rPr>
                <w:rFonts w:cs="Arial"/>
                <w:i/>
                <w:iCs/>
                <w:szCs w:val="20"/>
                <w:lang w:val="en-US"/>
              </w:rPr>
              <w:t xml:space="preserve"> </w:t>
            </w:r>
          </w:p>
          <w:p w14:paraId="6E93FF98" w14:textId="77777777" w:rsidR="00963B0B" w:rsidRPr="0089742C" w:rsidRDefault="00963B0B" w:rsidP="00963B0B">
            <w:pPr>
              <w:rPr>
                <w:rFonts w:cs="Arial"/>
                <w:szCs w:val="20"/>
              </w:rPr>
            </w:pPr>
          </w:p>
          <w:p w14:paraId="3EC15B5C" w14:textId="77777777" w:rsidR="00963B0B" w:rsidRPr="0089742C" w:rsidRDefault="00963B0B" w:rsidP="00963B0B">
            <w:pPr>
              <w:rPr>
                <w:rFonts w:cs="Arial"/>
                <w:szCs w:val="20"/>
              </w:rPr>
            </w:pPr>
            <w:r w:rsidRPr="0089742C">
              <w:rPr>
                <w:rFonts w:cs="Arial"/>
                <w:szCs w:val="20"/>
                <w:lang w:val="en-US"/>
              </w:rPr>
              <w:t>Incorrect treatment:</w:t>
            </w:r>
          </w:p>
          <w:p w14:paraId="1ADABD0E" w14:textId="77777777" w:rsidR="00963B0B" w:rsidRPr="0089742C" w:rsidRDefault="00963B0B" w:rsidP="00963B0B">
            <w:pPr>
              <w:rPr>
                <w:rFonts w:cs="Arial"/>
                <w:szCs w:val="20"/>
              </w:rPr>
            </w:pPr>
            <w:r w:rsidRPr="0089742C">
              <w:rPr>
                <w:rFonts w:cs="Arial"/>
                <w:szCs w:val="20"/>
                <w:lang w:val="en-US"/>
              </w:rPr>
              <w:t xml:space="preserve">  [Provisioning coverage: 40/100= 40%] </w:t>
            </w:r>
          </w:p>
          <w:p w14:paraId="54937363" w14:textId="77777777" w:rsidR="00963B0B" w:rsidRPr="0089742C" w:rsidRDefault="00963B0B" w:rsidP="00963B0B">
            <w:pPr>
              <w:rPr>
                <w:rFonts w:cs="Arial"/>
                <w:szCs w:val="20"/>
              </w:rPr>
            </w:pPr>
            <w:r w:rsidRPr="0089742C">
              <w:rPr>
                <w:rFonts w:cs="Arial"/>
                <w:szCs w:val="20"/>
                <w:lang w:val="en-US"/>
              </w:rPr>
              <w:lastRenderedPageBreak/>
              <w:t>Correct treatment</w:t>
            </w:r>
          </w:p>
          <w:p w14:paraId="37BE8ABC" w14:textId="77777777" w:rsidR="00963B0B" w:rsidRPr="0089742C" w:rsidRDefault="00963B0B" w:rsidP="00963B0B">
            <w:pPr>
              <w:rPr>
                <w:rFonts w:cs="Arial"/>
                <w:szCs w:val="20"/>
              </w:rPr>
            </w:pPr>
            <w:r w:rsidRPr="0089742C">
              <w:rPr>
                <w:rFonts w:cs="Arial"/>
                <w:szCs w:val="20"/>
                <w:lang w:val="en-US"/>
              </w:rPr>
              <w:t xml:space="preserve">  [Adjusted Prov. coverage: (40+100)</w:t>
            </w:r>
            <w:proofErr w:type="gramStart"/>
            <w:r w:rsidRPr="0089742C">
              <w:rPr>
                <w:rFonts w:cs="Arial"/>
                <w:szCs w:val="20"/>
                <w:lang w:val="en-US"/>
              </w:rPr>
              <w:t>/(</w:t>
            </w:r>
            <w:proofErr w:type="gramEnd"/>
            <w:r w:rsidRPr="0089742C">
              <w:rPr>
                <w:rFonts w:cs="Arial"/>
                <w:szCs w:val="20"/>
                <w:lang w:val="en-US"/>
              </w:rPr>
              <w:t xml:space="preserve">100+100) =70%] </w:t>
            </w:r>
          </w:p>
          <w:p w14:paraId="23DD2C1C" w14:textId="77777777" w:rsidR="00DF70F7" w:rsidRPr="0089742C" w:rsidRDefault="00DF70F7" w:rsidP="00921922">
            <w:pPr>
              <w:pStyle w:val="ECBBodyText"/>
              <w:spacing w:line="240" w:lineRule="auto"/>
              <w:rPr>
                <w:rFonts w:cs="Arial"/>
                <w:szCs w:val="20"/>
              </w:rPr>
            </w:pPr>
          </w:p>
        </w:tc>
      </w:tr>
    </w:tbl>
    <w:p w14:paraId="3ACBD38F" w14:textId="77777777" w:rsidR="00DF70F7" w:rsidRPr="0089742C" w:rsidRDefault="00DF70F7">
      <w:pPr>
        <w:spacing w:before="0" w:after="0" w:line="240" w:lineRule="auto"/>
        <w:rPr>
          <w:rFonts w:cs="Arial"/>
          <w:szCs w:val="20"/>
        </w:rPr>
      </w:pPr>
    </w:p>
    <w:tbl>
      <w:tblPr>
        <w:tblStyle w:val="TableGrid"/>
        <w:tblW w:w="0" w:type="auto"/>
        <w:tblInd w:w="250" w:type="dxa"/>
        <w:tblLook w:val="04A0" w:firstRow="1" w:lastRow="0" w:firstColumn="1" w:lastColumn="0" w:noHBand="0" w:noVBand="1"/>
      </w:tblPr>
      <w:tblGrid>
        <w:gridCol w:w="8930"/>
      </w:tblGrid>
      <w:tr w:rsidR="00DF70F7" w:rsidRPr="0089742C" w14:paraId="1D1BCC42" w14:textId="77777777" w:rsidTr="00921922">
        <w:tc>
          <w:tcPr>
            <w:tcW w:w="8930" w:type="dxa"/>
          </w:tcPr>
          <w:p w14:paraId="387FF72E" w14:textId="77777777" w:rsidR="00DF70F7" w:rsidRPr="0089742C" w:rsidRDefault="00DF70F7" w:rsidP="00921922">
            <w:pPr>
              <w:pStyle w:val="ECBBodyText"/>
              <w:rPr>
                <w:rFonts w:cs="Arial"/>
                <w:b/>
                <w:szCs w:val="20"/>
              </w:rPr>
            </w:pPr>
            <w:r w:rsidRPr="0089742C">
              <w:rPr>
                <w:rFonts w:cs="Arial"/>
                <w:b/>
                <w:szCs w:val="20"/>
              </w:rPr>
              <w:t>Treatment of purchased NPEs:</w:t>
            </w:r>
          </w:p>
          <w:p w14:paraId="203A7E93" w14:textId="77777777" w:rsidR="00963B0B" w:rsidRPr="0089742C" w:rsidRDefault="00963B0B" w:rsidP="00963B0B">
            <w:pPr>
              <w:jc w:val="both"/>
              <w:rPr>
                <w:rFonts w:cs="Arial"/>
                <w:szCs w:val="20"/>
              </w:rPr>
            </w:pPr>
            <w:r w:rsidRPr="0089742C">
              <w:rPr>
                <w:rFonts w:cs="Arial"/>
                <w:szCs w:val="20"/>
                <w:lang w:val="en-US"/>
              </w:rPr>
              <w:t xml:space="preserve">The coverage for purchased NPEs to be compared with supervisory expectations will consider the </w:t>
            </w:r>
            <w:r w:rsidRPr="0089742C">
              <w:rPr>
                <w:rFonts w:cs="Arial"/>
                <w:bCs/>
                <w:szCs w:val="20"/>
                <w:lang w:val="en-US"/>
              </w:rPr>
              <w:t xml:space="preserve">difference between lower purchase price and the amount owed by the debtor and shall be included </w:t>
            </w:r>
            <w:r w:rsidRPr="0089742C">
              <w:rPr>
                <w:rFonts w:cs="Arial"/>
                <w:szCs w:val="20"/>
                <w:lang w:val="en-US"/>
              </w:rPr>
              <w:t>in the bank’s supply for prudential provisioning purposes. Along the same line, the denominator</w:t>
            </w:r>
            <w:r w:rsidR="00040D4E" w:rsidRPr="0089742C">
              <w:rPr>
                <w:rFonts w:cs="Arial"/>
                <w:szCs w:val="20"/>
                <w:lang w:val="en-US"/>
              </w:rPr>
              <w:t xml:space="preserve"> (</w:t>
            </w:r>
            <w:proofErr w:type="gramStart"/>
            <w:r w:rsidR="00040D4E" w:rsidRPr="0089742C">
              <w:rPr>
                <w:rFonts w:cs="Arial"/>
                <w:szCs w:val="20"/>
                <w:lang w:val="en-US"/>
              </w:rPr>
              <w:t>i.e.</w:t>
            </w:r>
            <w:proofErr w:type="gramEnd"/>
            <w:r w:rsidR="00040D4E" w:rsidRPr="0089742C">
              <w:rPr>
                <w:rFonts w:cs="Arial"/>
                <w:szCs w:val="20"/>
                <w:lang w:val="en-US"/>
              </w:rPr>
              <w:t xml:space="preserve"> the exposure value)</w:t>
            </w:r>
            <w:r w:rsidRPr="0089742C">
              <w:rPr>
                <w:rFonts w:cs="Arial"/>
                <w:szCs w:val="20"/>
                <w:lang w:val="en-US"/>
              </w:rPr>
              <w:t xml:space="preserve"> in the formula also has to be adjusted accordingly to the amount owed.</w:t>
            </w:r>
          </w:p>
          <w:p w14:paraId="7F167F3A" w14:textId="77777777" w:rsidR="00DF70F7" w:rsidRPr="0089742C" w:rsidRDefault="00963B0B" w:rsidP="00F421F7">
            <w:pPr>
              <w:jc w:val="both"/>
              <w:rPr>
                <w:rFonts w:cs="Arial"/>
                <w:szCs w:val="20"/>
              </w:rPr>
            </w:pPr>
            <w:r w:rsidRPr="0089742C">
              <w:rPr>
                <w:rFonts w:cs="Arial"/>
                <w:szCs w:val="20"/>
                <w:lang w:val="en-US"/>
              </w:rPr>
              <w:t xml:space="preserve">The </w:t>
            </w:r>
            <w:r w:rsidRPr="0089742C">
              <w:rPr>
                <w:rFonts w:cs="Arial"/>
                <w:bCs/>
                <w:szCs w:val="20"/>
                <w:lang w:val="en-US"/>
              </w:rPr>
              <w:t xml:space="preserve">vintage count </w:t>
            </w:r>
            <w:r w:rsidRPr="0089742C">
              <w:rPr>
                <w:rFonts w:cs="Arial"/>
                <w:szCs w:val="20"/>
                <w:lang w:val="en-US"/>
              </w:rPr>
              <w:t>continues from the date on which the NPE was originally classified as non-performing.</w:t>
            </w:r>
          </w:p>
        </w:tc>
      </w:tr>
    </w:tbl>
    <w:p w14:paraId="4E77C0F0" w14:textId="77777777" w:rsidR="00DF70F7" w:rsidRPr="0089742C" w:rsidRDefault="00DF70F7">
      <w:pPr>
        <w:spacing w:before="0" w:after="0" w:line="240" w:lineRule="auto"/>
        <w:rPr>
          <w:rFonts w:cs="Arial"/>
          <w:szCs w:val="20"/>
        </w:rPr>
      </w:pPr>
    </w:p>
    <w:tbl>
      <w:tblPr>
        <w:tblStyle w:val="TableGrid"/>
        <w:tblW w:w="0" w:type="auto"/>
        <w:tblInd w:w="250" w:type="dxa"/>
        <w:tblLook w:val="04A0" w:firstRow="1" w:lastRow="0" w:firstColumn="1" w:lastColumn="0" w:noHBand="0" w:noVBand="1"/>
      </w:tblPr>
      <w:tblGrid>
        <w:gridCol w:w="8930"/>
      </w:tblGrid>
      <w:tr w:rsidR="00DF70F7" w:rsidRPr="0089742C" w14:paraId="0AD8EAD3" w14:textId="77777777" w:rsidTr="00921922">
        <w:tc>
          <w:tcPr>
            <w:tcW w:w="8930" w:type="dxa"/>
          </w:tcPr>
          <w:p w14:paraId="6331A388" w14:textId="77777777" w:rsidR="00DF70F7" w:rsidRPr="0089742C" w:rsidRDefault="00DF70F7" w:rsidP="00921922">
            <w:pPr>
              <w:pStyle w:val="ECBBodyText"/>
              <w:rPr>
                <w:rFonts w:cs="Arial"/>
                <w:b/>
                <w:szCs w:val="20"/>
              </w:rPr>
            </w:pPr>
            <w:r w:rsidRPr="0089742C">
              <w:rPr>
                <w:rFonts w:cs="Arial"/>
                <w:b/>
                <w:szCs w:val="20"/>
              </w:rPr>
              <w:t xml:space="preserve">Allocation of </w:t>
            </w:r>
            <w:r w:rsidR="001764E5" w:rsidRPr="0089742C">
              <w:rPr>
                <w:rFonts w:cs="Arial"/>
                <w:b/>
                <w:szCs w:val="20"/>
              </w:rPr>
              <w:t>IRB shortfall to individual exposures</w:t>
            </w:r>
            <w:r w:rsidRPr="0089742C">
              <w:rPr>
                <w:rFonts w:cs="Arial"/>
                <w:b/>
                <w:szCs w:val="20"/>
              </w:rPr>
              <w:t>:</w:t>
            </w:r>
          </w:p>
          <w:p w14:paraId="025B8B47" w14:textId="77777777" w:rsidR="00A00FB1" w:rsidRPr="0089742C" w:rsidRDefault="001764E5" w:rsidP="00F421F7">
            <w:pPr>
              <w:jc w:val="both"/>
              <w:rPr>
                <w:rFonts w:cs="Arial"/>
                <w:szCs w:val="20"/>
              </w:rPr>
            </w:pPr>
            <w:r w:rsidRPr="0089742C">
              <w:rPr>
                <w:rFonts w:cs="Arial"/>
                <w:szCs w:val="20"/>
                <w:lang w:val="en-US"/>
              </w:rPr>
              <w:t xml:space="preserve">The allocation of IRB shortfall to individual exposures should follow </w:t>
            </w:r>
            <w:r w:rsidR="00053AE8" w:rsidRPr="0089742C">
              <w:rPr>
                <w:rFonts w:cs="Arial"/>
                <w:szCs w:val="20"/>
              </w:rPr>
              <w:t>treatment defined in Article 47c (1.) (b) (iv)</w:t>
            </w:r>
            <w:r w:rsidRPr="0089742C">
              <w:rPr>
                <w:rFonts w:cs="Arial"/>
                <w:szCs w:val="20"/>
              </w:rPr>
              <w:t xml:space="preserve"> of the Regulation (EU) 2019/630</w:t>
            </w:r>
            <w:r w:rsidR="00053AE8" w:rsidRPr="0089742C">
              <w:rPr>
                <w:rFonts w:cs="Arial"/>
                <w:szCs w:val="20"/>
              </w:rPr>
              <w:t xml:space="preserve">: </w:t>
            </w:r>
          </w:p>
          <w:p w14:paraId="0CFAC15E" w14:textId="77777777" w:rsidR="001764E5" w:rsidRPr="0089742C" w:rsidRDefault="001764E5" w:rsidP="00F421F7">
            <w:pPr>
              <w:ind w:left="360"/>
              <w:jc w:val="both"/>
              <w:rPr>
                <w:rFonts w:cs="Arial"/>
                <w:szCs w:val="20"/>
              </w:rPr>
            </w:pPr>
            <w:r w:rsidRPr="0089742C">
              <w:rPr>
                <w:rFonts w:cs="Arial"/>
                <w:szCs w:val="20"/>
                <w:lang w:val="en-US"/>
              </w:rPr>
              <w:t>“</w:t>
            </w:r>
            <w:r w:rsidRPr="0089742C">
              <w:rPr>
                <w:rFonts w:cs="Arial"/>
                <w:i/>
                <w:iCs/>
                <w:szCs w:val="20"/>
                <w:lang w:val="en-US"/>
              </w:rPr>
              <w:t>for institutions calculating risk-weighted exposure amounts using the Internal Ratings Based Approach, the absolute value of the amounts deducted pursuant to point (d) of Article 36(1) which relate to non-performing exposures, where the absolute value attributable to each non-performing exposure is determined by multiplying the amounts deducted pursuant to point (d) of Article 36(1) by the contribution of the expected loss amount for the nonperforming exposure to total expected loss amounts for defaulted or non-defaulted exposures, as applicable</w:t>
            </w:r>
            <w:r w:rsidRPr="0089742C">
              <w:rPr>
                <w:rFonts w:cs="Arial"/>
                <w:szCs w:val="20"/>
                <w:lang w:val="en-US"/>
              </w:rPr>
              <w:t>;”</w:t>
            </w:r>
          </w:p>
        </w:tc>
      </w:tr>
    </w:tbl>
    <w:p w14:paraId="3EB5698C" w14:textId="77777777" w:rsidR="00184790" w:rsidRPr="0089742C" w:rsidRDefault="00184790">
      <w:pPr>
        <w:spacing w:before="0" w:after="0" w:line="240" w:lineRule="auto"/>
        <w:rPr>
          <w:rFonts w:cs="Arial"/>
          <w:szCs w:val="20"/>
        </w:rPr>
      </w:pPr>
      <w:r w:rsidRPr="0089742C">
        <w:rPr>
          <w:rFonts w:cs="Arial"/>
          <w:szCs w:val="20"/>
        </w:rPr>
        <w:br w:type="page"/>
      </w:r>
    </w:p>
    <w:tbl>
      <w:tblPr>
        <w:tblStyle w:val="TableGrid"/>
        <w:tblW w:w="0" w:type="auto"/>
        <w:tblInd w:w="250" w:type="dxa"/>
        <w:tblLook w:val="04A0" w:firstRow="1" w:lastRow="0" w:firstColumn="1" w:lastColumn="0" w:noHBand="0" w:noVBand="1"/>
      </w:tblPr>
      <w:tblGrid>
        <w:gridCol w:w="8930"/>
      </w:tblGrid>
      <w:tr w:rsidR="001764E5" w:rsidRPr="0089742C" w14:paraId="7B7D1431" w14:textId="77777777" w:rsidTr="00921922">
        <w:tc>
          <w:tcPr>
            <w:tcW w:w="8930" w:type="dxa"/>
          </w:tcPr>
          <w:p w14:paraId="509F06B0" w14:textId="77777777" w:rsidR="001764E5" w:rsidRPr="0089742C" w:rsidRDefault="001764E5" w:rsidP="00921922">
            <w:pPr>
              <w:pStyle w:val="ECBBodyText"/>
              <w:rPr>
                <w:rFonts w:cs="Arial"/>
                <w:b/>
                <w:szCs w:val="20"/>
              </w:rPr>
            </w:pPr>
            <w:r w:rsidRPr="0089742C">
              <w:rPr>
                <w:rFonts w:cs="Arial"/>
                <w:b/>
                <w:szCs w:val="20"/>
              </w:rPr>
              <w:lastRenderedPageBreak/>
              <w:t>Allocation of prudential provisioning supply between secured and unsecured portion of an NPE:</w:t>
            </w:r>
          </w:p>
          <w:p w14:paraId="7FD07748" w14:textId="77777777" w:rsidR="001764E5" w:rsidRPr="0089742C" w:rsidRDefault="001764E5" w:rsidP="001F3324">
            <w:pPr>
              <w:jc w:val="both"/>
              <w:rPr>
                <w:rFonts w:cs="Arial"/>
                <w:szCs w:val="20"/>
                <w:lang w:val="en-US"/>
              </w:rPr>
            </w:pPr>
            <w:r w:rsidRPr="0089742C">
              <w:rPr>
                <w:rFonts w:cs="Arial"/>
                <w:szCs w:val="20"/>
                <w:lang w:val="en-US"/>
              </w:rPr>
              <w:t xml:space="preserve">Where an exposure is partially secured, the expected loss shortfall may be primarily attributed to the unsecured portion. Similarly, collective provisions should be allocated consistently to individual exposures. Where an exposure is partially secured, again provisions may be primarily allocated to the unsecured portion of the exposure. </w:t>
            </w:r>
          </w:p>
        </w:tc>
      </w:tr>
    </w:tbl>
    <w:p w14:paraId="087C9291" w14:textId="77777777" w:rsidR="001764E5" w:rsidRPr="0089742C" w:rsidRDefault="001764E5">
      <w:pPr>
        <w:spacing w:before="0" w:after="0" w:line="240" w:lineRule="auto"/>
        <w:rPr>
          <w:rFonts w:cs="Arial"/>
          <w:szCs w:val="20"/>
        </w:rPr>
      </w:pPr>
    </w:p>
    <w:p w14:paraId="2E0F7468" w14:textId="77777777" w:rsidR="004867F5" w:rsidRPr="0089742C" w:rsidRDefault="004867F5" w:rsidP="004867F5">
      <w:pPr>
        <w:pStyle w:val="ECBBodyText"/>
        <w:rPr>
          <w:rFonts w:cs="Arial"/>
          <w:szCs w:val="20"/>
        </w:rPr>
      </w:pPr>
    </w:p>
    <w:p w14:paraId="21F1884F" w14:textId="77777777" w:rsidR="004867F5" w:rsidRPr="0089742C" w:rsidRDefault="00A25FA2" w:rsidP="00A25FA2">
      <w:pPr>
        <w:pStyle w:val="ECBBodyText"/>
        <w:outlineLvl w:val="0"/>
        <w:rPr>
          <w:rFonts w:cs="Arial"/>
          <w:b/>
          <w:szCs w:val="20"/>
        </w:rPr>
      </w:pPr>
      <w:r w:rsidRPr="0089742C">
        <w:rPr>
          <w:rFonts w:cs="Arial"/>
          <w:b/>
          <w:szCs w:val="20"/>
        </w:rPr>
        <w:t xml:space="preserve">3. </w:t>
      </w:r>
      <w:r w:rsidR="004867F5" w:rsidRPr="0089742C">
        <w:rPr>
          <w:rFonts w:cs="Arial"/>
          <w:b/>
          <w:szCs w:val="20"/>
        </w:rPr>
        <w:t>Reporting of templates</w:t>
      </w:r>
    </w:p>
    <w:p w14:paraId="4A06FFF6" w14:textId="77777777" w:rsidR="00697CB7" w:rsidRPr="0089742C" w:rsidRDefault="00697CB7">
      <w:pPr>
        <w:spacing w:before="0" w:after="0" w:line="240" w:lineRule="auto"/>
        <w:rPr>
          <w:rFonts w:eastAsiaTheme="minorEastAsia" w:cs="Arial"/>
          <w:szCs w:val="20"/>
          <w:lang w:eastAsia="en-US"/>
        </w:rPr>
      </w:pPr>
    </w:p>
    <w:p w14:paraId="0996623A" w14:textId="77777777" w:rsidR="000B634B" w:rsidRPr="0089742C" w:rsidRDefault="00A25FA2" w:rsidP="00A25FA2">
      <w:pPr>
        <w:pStyle w:val="Heading2"/>
        <w:numPr>
          <w:ilvl w:val="0"/>
          <w:numId w:val="0"/>
        </w:numPr>
        <w:ind w:left="851"/>
        <w:rPr>
          <w:rFonts w:eastAsiaTheme="minorEastAsia" w:cs="Arial"/>
          <w:szCs w:val="20"/>
          <w:lang w:eastAsia="en-US"/>
        </w:rPr>
      </w:pPr>
      <w:r w:rsidRPr="0089742C">
        <w:rPr>
          <w:rFonts w:cs="Arial"/>
          <w:szCs w:val="20"/>
        </w:rPr>
        <w:t xml:space="preserve">3.1 </w:t>
      </w:r>
      <w:r w:rsidR="000B634B" w:rsidRPr="0089742C">
        <w:rPr>
          <w:rFonts w:cs="Arial"/>
          <w:szCs w:val="20"/>
        </w:rPr>
        <w:t xml:space="preserve">Instructions for </w:t>
      </w:r>
      <w:r w:rsidR="001764E5" w:rsidRPr="0089742C">
        <w:rPr>
          <w:rFonts w:cs="Arial"/>
          <w:szCs w:val="20"/>
        </w:rPr>
        <w:t xml:space="preserve">Table 1: NPE </w:t>
      </w:r>
      <w:r w:rsidR="000B634B" w:rsidRPr="0089742C">
        <w:rPr>
          <w:rFonts w:cs="Arial"/>
          <w:szCs w:val="20"/>
        </w:rPr>
        <w:t xml:space="preserve">STOCK scope </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8843"/>
      </w:tblGrid>
      <w:tr w:rsidR="00FD5885" w:rsidRPr="0089742C" w14:paraId="332AEC55" w14:textId="77777777" w:rsidTr="000B634B">
        <w:tc>
          <w:tcPr>
            <w:tcW w:w="1188" w:type="dxa"/>
            <w:tcBorders>
              <w:top w:val="single" w:sz="4" w:space="0" w:color="auto"/>
              <w:left w:val="single" w:sz="4" w:space="0" w:color="auto"/>
              <w:bottom w:val="single" w:sz="4" w:space="0" w:color="auto"/>
              <w:right w:val="single" w:sz="4" w:space="0" w:color="auto"/>
            </w:tcBorders>
            <w:shd w:val="clear" w:color="auto" w:fill="CCCCCC"/>
            <w:hideMark/>
          </w:tcPr>
          <w:p w14:paraId="69430716" w14:textId="77777777" w:rsidR="00FD5885" w:rsidRPr="0089742C" w:rsidRDefault="00FD5885" w:rsidP="000B634B">
            <w:pPr>
              <w:rPr>
                <w:rFonts w:cs="Arial"/>
                <w:szCs w:val="20"/>
                <w:lang w:bidi="ne-NP"/>
              </w:rPr>
            </w:pPr>
            <w:r w:rsidRPr="0089742C">
              <w:rPr>
                <w:rFonts w:cs="Arial"/>
                <w:szCs w:val="20"/>
                <w:lang w:bidi="ne-NP"/>
              </w:rPr>
              <w:t>Rows</w:t>
            </w:r>
          </w:p>
        </w:tc>
        <w:tc>
          <w:tcPr>
            <w:tcW w:w="8843" w:type="dxa"/>
            <w:tcBorders>
              <w:top w:val="single" w:sz="4" w:space="0" w:color="auto"/>
              <w:left w:val="single" w:sz="4" w:space="0" w:color="auto"/>
              <w:bottom w:val="single" w:sz="4" w:space="0" w:color="auto"/>
              <w:right w:val="single" w:sz="4" w:space="0" w:color="auto"/>
            </w:tcBorders>
            <w:shd w:val="clear" w:color="auto" w:fill="CCCCCC"/>
            <w:hideMark/>
          </w:tcPr>
          <w:p w14:paraId="4B73C3CA" w14:textId="77777777" w:rsidR="00FD5885" w:rsidRPr="0089742C" w:rsidRDefault="00FD5885" w:rsidP="000B634B">
            <w:pPr>
              <w:rPr>
                <w:rFonts w:cs="Arial"/>
                <w:szCs w:val="20"/>
                <w:lang w:bidi="ne-NP"/>
              </w:rPr>
            </w:pPr>
            <w:r w:rsidRPr="0089742C">
              <w:rPr>
                <w:rFonts w:cs="Arial"/>
                <w:szCs w:val="20"/>
                <w:lang w:bidi="ne-NP"/>
              </w:rPr>
              <w:t>Instructions</w:t>
            </w:r>
          </w:p>
        </w:tc>
      </w:tr>
      <w:tr w:rsidR="00FD5885" w:rsidRPr="0089742C" w14:paraId="47F74420" w14:textId="77777777" w:rsidTr="000B634B">
        <w:tc>
          <w:tcPr>
            <w:tcW w:w="1188" w:type="dxa"/>
            <w:tcBorders>
              <w:top w:val="single" w:sz="4" w:space="0" w:color="auto"/>
              <w:left w:val="single" w:sz="4" w:space="0" w:color="auto"/>
              <w:bottom w:val="single" w:sz="4" w:space="0" w:color="auto"/>
              <w:right w:val="single" w:sz="4" w:space="0" w:color="auto"/>
            </w:tcBorders>
            <w:hideMark/>
          </w:tcPr>
          <w:p w14:paraId="10B94B74" w14:textId="77777777" w:rsidR="00FD5885" w:rsidRPr="0089742C" w:rsidRDefault="00FD5885" w:rsidP="000B634B">
            <w:pPr>
              <w:rPr>
                <w:rFonts w:cs="Arial"/>
                <w:szCs w:val="20"/>
              </w:rPr>
            </w:pPr>
            <w:r w:rsidRPr="0089742C">
              <w:rPr>
                <w:rFonts w:cs="Arial"/>
                <w:szCs w:val="20"/>
              </w:rPr>
              <w:t>010</w:t>
            </w:r>
          </w:p>
        </w:tc>
        <w:tc>
          <w:tcPr>
            <w:tcW w:w="8843" w:type="dxa"/>
            <w:tcBorders>
              <w:top w:val="single" w:sz="4" w:space="0" w:color="auto"/>
              <w:left w:val="single" w:sz="4" w:space="0" w:color="auto"/>
              <w:bottom w:val="single" w:sz="4" w:space="0" w:color="auto"/>
              <w:right w:val="single" w:sz="4" w:space="0" w:color="auto"/>
            </w:tcBorders>
          </w:tcPr>
          <w:p w14:paraId="2F905B10" w14:textId="77777777" w:rsidR="00FD5885" w:rsidRPr="0089742C" w:rsidRDefault="00FD5885" w:rsidP="000B634B">
            <w:pPr>
              <w:rPr>
                <w:rFonts w:cs="Arial"/>
                <w:b/>
                <w:szCs w:val="20"/>
                <w:u w:val="single"/>
              </w:rPr>
            </w:pPr>
            <w:r w:rsidRPr="0089742C">
              <w:rPr>
                <w:rFonts w:cs="Arial"/>
                <w:b/>
                <w:szCs w:val="20"/>
                <w:u w:val="single"/>
              </w:rPr>
              <w:t>Coverage expectation shortfall</w:t>
            </w:r>
          </w:p>
          <w:p w14:paraId="500237F3" w14:textId="77777777" w:rsidR="00FD5885" w:rsidRPr="0089742C" w:rsidRDefault="00FD5885" w:rsidP="00BC07EB">
            <w:pPr>
              <w:rPr>
                <w:rFonts w:cs="Arial"/>
                <w:szCs w:val="20"/>
              </w:rPr>
            </w:pPr>
            <w:r w:rsidRPr="0089742C">
              <w:rPr>
                <w:rFonts w:cs="Arial"/>
                <w:szCs w:val="20"/>
              </w:rPr>
              <w:t xml:space="preserve">This row is calculated automatically as the difference between the ‘Total provisions and adjustments or deductions (capped)’ (Row </w:t>
            </w:r>
            <w:r w:rsidR="001D4E52" w:rsidRPr="0089742C">
              <w:rPr>
                <w:rFonts w:cs="Arial"/>
                <w:szCs w:val="20"/>
              </w:rPr>
              <w:t>20</w:t>
            </w:r>
            <w:r w:rsidRPr="0089742C">
              <w:rPr>
                <w:rFonts w:cs="Arial"/>
                <w:szCs w:val="20"/>
              </w:rPr>
              <w:t>0) and the ‘Total minimum coverage expectations for non-performing exposures’</w:t>
            </w:r>
            <w:r w:rsidR="00C175AC" w:rsidRPr="0089742C">
              <w:rPr>
                <w:rFonts w:cs="Arial"/>
                <w:szCs w:val="20"/>
              </w:rPr>
              <w:t xml:space="preserve"> (Row </w:t>
            </w:r>
            <w:r w:rsidRPr="0089742C">
              <w:rPr>
                <w:rFonts w:cs="Arial"/>
                <w:szCs w:val="20"/>
              </w:rPr>
              <w:t>030).</w:t>
            </w:r>
          </w:p>
          <w:p w14:paraId="00293588" w14:textId="77777777" w:rsidR="000D739F" w:rsidRPr="0089742C" w:rsidRDefault="000D739F" w:rsidP="000D739F">
            <w:pPr>
              <w:rPr>
                <w:rFonts w:cs="Arial"/>
                <w:szCs w:val="20"/>
              </w:rPr>
            </w:pPr>
            <w:r w:rsidRPr="0089742C">
              <w:rPr>
                <w:rFonts w:cs="Arial"/>
                <w:szCs w:val="20"/>
              </w:rPr>
              <w:t>The shortfall shall be equal to or greater than zero.</w:t>
            </w:r>
          </w:p>
        </w:tc>
      </w:tr>
      <w:tr w:rsidR="00FD5885" w:rsidRPr="0089742C" w14:paraId="5494A556" w14:textId="77777777" w:rsidTr="000B634B">
        <w:tc>
          <w:tcPr>
            <w:tcW w:w="1188" w:type="dxa"/>
            <w:tcBorders>
              <w:top w:val="single" w:sz="4" w:space="0" w:color="auto"/>
              <w:left w:val="single" w:sz="4" w:space="0" w:color="auto"/>
              <w:bottom w:val="single" w:sz="4" w:space="0" w:color="auto"/>
              <w:right w:val="single" w:sz="4" w:space="0" w:color="auto"/>
            </w:tcBorders>
          </w:tcPr>
          <w:p w14:paraId="73FD4F6C" w14:textId="77777777" w:rsidR="00FD5885" w:rsidRPr="0089742C" w:rsidRDefault="008A6393" w:rsidP="000B634B">
            <w:pPr>
              <w:rPr>
                <w:rFonts w:cs="Arial"/>
                <w:szCs w:val="20"/>
              </w:rPr>
            </w:pPr>
            <w:r w:rsidRPr="0089742C">
              <w:rPr>
                <w:rFonts w:cs="Arial"/>
                <w:szCs w:val="20"/>
              </w:rPr>
              <w:t>020</w:t>
            </w:r>
          </w:p>
        </w:tc>
        <w:tc>
          <w:tcPr>
            <w:tcW w:w="8843" w:type="dxa"/>
            <w:tcBorders>
              <w:top w:val="single" w:sz="4" w:space="0" w:color="auto"/>
              <w:left w:val="single" w:sz="4" w:space="0" w:color="auto"/>
              <w:bottom w:val="single" w:sz="4" w:space="0" w:color="auto"/>
              <w:right w:val="single" w:sz="4" w:space="0" w:color="auto"/>
            </w:tcBorders>
          </w:tcPr>
          <w:p w14:paraId="57DCDB9E" w14:textId="77777777" w:rsidR="00FD5885" w:rsidRPr="0089742C" w:rsidRDefault="008A6393" w:rsidP="000B634B">
            <w:pPr>
              <w:rPr>
                <w:rFonts w:cs="Arial"/>
                <w:b/>
                <w:szCs w:val="20"/>
                <w:u w:val="single"/>
              </w:rPr>
            </w:pPr>
            <w:r w:rsidRPr="0089742C">
              <w:rPr>
                <w:rFonts w:cs="Arial"/>
                <w:b/>
                <w:szCs w:val="20"/>
                <w:u w:val="single"/>
              </w:rPr>
              <w:t>Coverage expectation shortfall after proposed exemptions</w:t>
            </w:r>
            <w:r w:rsidR="00FD5885" w:rsidRPr="0089742C">
              <w:rPr>
                <w:rFonts w:cs="Arial"/>
                <w:b/>
                <w:szCs w:val="20"/>
                <w:u w:val="single"/>
              </w:rPr>
              <w:t xml:space="preserve"> </w:t>
            </w:r>
          </w:p>
          <w:p w14:paraId="4EE22021" w14:textId="77777777" w:rsidR="008A6393" w:rsidRPr="0089742C" w:rsidRDefault="00A81478" w:rsidP="000B634B">
            <w:pPr>
              <w:rPr>
                <w:rFonts w:cs="Arial"/>
                <w:szCs w:val="20"/>
              </w:rPr>
            </w:pPr>
            <w:r w:rsidRPr="0089742C">
              <w:rPr>
                <w:rFonts w:cs="Arial"/>
                <w:szCs w:val="20"/>
              </w:rPr>
              <w:t xml:space="preserve">Please enter the coverage expectation shortfall after proposed exemptions on </w:t>
            </w:r>
            <w:r w:rsidR="00BC07EB" w:rsidRPr="0089742C">
              <w:rPr>
                <w:rFonts w:cs="Arial"/>
                <w:szCs w:val="20"/>
              </w:rPr>
              <w:t xml:space="preserve">Table </w:t>
            </w:r>
            <w:r w:rsidRPr="0089742C">
              <w:rPr>
                <w:rFonts w:cs="Arial"/>
                <w:szCs w:val="20"/>
              </w:rPr>
              <w:t>3.</w:t>
            </w:r>
          </w:p>
          <w:p w14:paraId="53F762C3" w14:textId="77777777" w:rsidR="008A6393" w:rsidRPr="0089742C" w:rsidRDefault="005E3552" w:rsidP="000B634B">
            <w:pPr>
              <w:rPr>
                <w:rFonts w:cs="Arial"/>
                <w:b/>
                <w:szCs w:val="20"/>
                <w:u w:val="single"/>
              </w:rPr>
            </w:pPr>
            <w:r w:rsidRPr="0089742C">
              <w:rPr>
                <w:rFonts w:cs="Arial"/>
                <w:szCs w:val="20"/>
                <w:lang w:bidi="ne-NP"/>
              </w:rPr>
              <w:t>Amounts to be reported in EUR.</w:t>
            </w:r>
          </w:p>
        </w:tc>
      </w:tr>
      <w:tr w:rsidR="008A6393" w:rsidRPr="0089742C" w14:paraId="71BC0961" w14:textId="77777777" w:rsidTr="000B634B">
        <w:tc>
          <w:tcPr>
            <w:tcW w:w="1188" w:type="dxa"/>
            <w:tcBorders>
              <w:top w:val="single" w:sz="4" w:space="0" w:color="auto"/>
              <w:left w:val="single" w:sz="4" w:space="0" w:color="auto"/>
              <w:bottom w:val="single" w:sz="4" w:space="0" w:color="auto"/>
              <w:right w:val="single" w:sz="4" w:space="0" w:color="auto"/>
            </w:tcBorders>
          </w:tcPr>
          <w:p w14:paraId="6597AD8E" w14:textId="77777777" w:rsidR="008A6393" w:rsidRPr="0089742C" w:rsidRDefault="008A6393" w:rsidP="000B634B">
            <w:pPr>
              <w:rPr>
                <w:rFonts w:cs="Arial"/>
                <w:szCs w:val="20"/>
              </w:rPr>
            </w:pPr>
            <w:r w:rsidRPr="0089742C">
              <w:rPr>
                <w:rFonts w:cs="Arial"/>
                <w:szCs w:val="20"/>
              </w:rPr>
              <w:t>030</w:t>
            </w:r>
          </w:p>
        </w:tc>
        <w:tc>
          <w:tcPr>
            <w:tcW w:w="8843" w:type="dxa"/>
            <w:tcBorders>
              <w:top w:val="single" w:sz="4" w:space="0" w:color="auto"/>
              <w:left w:val="single" w:sz="4" w:space="0" w:color="auto"/>
              <w:bottom w:val="single" w:sz="4" w:space="0" w:color="auto"/>
              <w:right w:val="single" w:sz="4" w:space="0" w:color="auto"/>
            </w:tcBorders>
          </w:tcPr>
          <w:p w14:paraId="06EA0E36" w14:textId="77777777" w:rsidR="008A6393" w:rsidRPr="0089742C" w:rsidRDefault="008A6393" w:rsidP="000B634B">
            <w:pPr>
              <w:rPr>
                <w:rFonts w:cs="Arial"/>
                <w:b/>
                <w:szCs w:val="20"/>
                <w:u w:val="single"/>
              </w:rPr>
            </w:pPr>
            <w:r w:rsidRPr="0089742C">
              <w:rPr>
                <w:rFonts w:cs="Arial"/>
                <w:b/>
                <w:szCs w:val="20"/>
                <w:u w:val="single"/>
              </w:rPr>
              <w:t>Total minimum coverage expectations for non-performing exposures</w:t>
            </w:r>
          </w:p>
          <w:p w14:paraId="5C2FD720" w14:textId="77777777" w:rsidR="00351180" w:rsidRPr="0089742C" w:rsidRDefault="00351180" w:rsidP="00351180">
            <w:pPr>
              <w:pStyle w:val="ECBBodyText"/>
              <w:rPr>
                <w:rFonts w:cs="Arial"/>
                <w:szCs w:val="20"/>
              </w:rPr>
            </w:pPr>
            <w:r w:rsidRPr="0089742C">
              <w:rPr>
                <w:rFonts w:cs="Arial"/>
                <w:szCs w:val="20"/>
              </w:rPr>
              <w:t xml:space="preserve">This row is calculated automatically as the sum of the minimum coverage expectations for unsecured (Row 040) and secured </w:t>
            </w:r>
            <w:r w:rsidR="00807798" w:rsidRPr="0089742C">
              <w:rPr>
                <w:rFonts w:cs="Arial"/>
                <w:szCs w:val="20"/>
              </w:rPr>
              <w:t xml:space="preserve">NPEs </w:t>
            </w:r>
            <w:r w:rsidRPr="0089742C">
              <w:rPr>
                <w:rFonts w:cs="Arial"/>
                <w:szCs w:val="20"/>
              </w:rPr>
              <w:t>(Row 070).</w:t>
            </w:r>
          </w:p>
          <w:p w14:paraId="325CD898" w14:textId="77777777" w:rsidR="00807798" w:rsidRPr="0089742C" w:rsidRDefault="00807798" w:rsidP="00351180">
            <w:pPr>
              <w:pStyle w:val="ECBBodyText"/>
              <w:rPr>
                <w:rFonts w:cs="Arial"/>
                <w:szCs w:val="20"/>
              </w:rPr>
            </w:pPr>
          </w:p>
          <w:p w14:paraId="2EEDFD43" w14:textId="77777777" w:rsidR="00321468" w:rsidRPr="0089742C" w:rsidRDefault="00321468" w:rsidP="00321468">
            <w:pPr>
              <w:pStyle w:val="ECBBodyText"/>
              <w:rPr>
                <w:rFonts w:cs="Arial"/>
                <w:szCs w:val="20"/>
              </w:rPr>
            </w:pPr>
            <w:r w:rsidRPr="0089742C">
              <w:rPr>
                <w:rFonts w:cs="Arial"/>
                <w:szCs w:val="20"/>
              </w:rPr>
              <w:t xml:space="preserve">This value </w:t>
            </w:r>
            <w:r w:rsidR="00502074" w:rsidRPr="0089742C">
              <w:rPr>
                <w:rFonts w:cs="Arial"/>
                <w:szCs w:val="20"/>
              </w:rPr>
              <w:t xml:space="preserve">should be equal to </w:t>
            </w:r>
            <w:r w:rsidRPr="0089742C">
              <w:rPr>
                <w:rFonts w:cs="Arial"/>
                <w:szCs w:val="20"/>
              </w:rPr>
              <w:t>the aggregation of ‘Total minimum coverage expectation’ calculated at exposure level:</w:t>
            </w:r>
          </w:p>
          <w:p w14:paraId="7B19B619" w14:textId="77777777" w:rsidR="00321468" w:rsidRPr="0089742C" w:rsidRDefault="00321468" w:rsidP="00321468">
            <w:pPr>
              <w:pStyle w:val="ECBBodyText"/>
              <w:spacing w:line="240" w:lineRule="auto"/>
              <w:jc w:val="both"/>
              <w:rPr>
                <w:rFonts w:cs="Arial"/>
                <w:bCs/>
                <w:kern w:val="28"/>
                <w:szCs w:val="20"/>
              </w:rPr>
            </w:pPr>
          </w:p>
          <w:p w14:paraId="246BD738" w14:textId="77777777" w:rsidR="007F74D7" w:rsidRPr="0089742C" w:rsidRDefault="00000000" w:rsidP="007F74D7">
            <w:pPr>
              <w:pStyle w:val="ECBBodyText"/>
              <w:spacing w:line="240" w:lineRule="auto"/>
              <w:jc w:val="both"/>
              <w:rPr>
                <w:rFonts w:cs="Arial"/>
                <w:szCs w:val="20"/>
              </w:rPr>
            </w:pPr>
            <m:oMathPara>
              <m:oMathParaPr>
                <m:jc m:val="left"/>
              </m:oMathParaPr>
              <m:oMath>
                <m:sSub>
                  <m:sSubPr>
                    <m:ctrlPr>
                      <w:rPr>
                        <w:rFonts w:ascii="Cambria Math" w:hAnsi="Cambria Math" w:cs="Arial"/>
                        <w:i/>
                        <w:szCs w:val="20"/>
                      </w:rPr>
                    </m:ctrlPr>
                  </m:sSubPr>
                  <m:e>
                    <m:r>
                      <w:rPr>
                        <w:rFonts w:ascii="Cambria Math" w:hAnsi="Cambria Math" w:cs="Arial"/>
                        <w:szCs w:val="20"/>
                      </w:rPr>
                      <m:t>Let I</m:t>
                    </m:r>
                  </m:e>
                  <m:sub>
                    <m:r>
                      <w:rPr>
                        <w:rFonts w:ascii="Cambria Math" w:hAnsi="Cambria Math" w:cs="Arial"/>
                        <w:szCs w:val="20"/>
                      </w:rPr>
                      <m:t xml:space="preserve">v </m:t>
                    </m:r>
                  </m:sub>
                </m:sSub>
                <m:r>
                  <w:rPr>
                    <w:rFonts w:ascii="Cambria Math" w:hAnsi="Cambria Math" w:cs="Arial"/>
                    <w:szCs w:val="20"/>
                  </w:rPr>
                  <m:t xml:space="preserve">be the number of exposures within a given vintage  bucket </m:t>
                </m:r>
                <m:d>
                  <m:dPr>
                    <m:ctrlPr>
                      <w:rPr>
                        <w:rFonts w:ascii="Cambria Math" w:hAnsi="Cambria Math" w:cs="Arial"/>
                        <w:i/>
                        <w:szCs w:val="20"/>
                      </w:rPr>
                    </m:ctrlPr>
                  </m:dPr>
                  <m:e>
                    <m:r>
                      <w:rPr>
                        <w:rFonts w:ascii="Cambria Math" w:hAnsi="Cambria Math" w:cs="Arial"/>
                        <w:szCs w:val="20"/>
                      </w:rPr>
                      <m:t xml:space="preserve">i.e all exposures with </m:t>
                    </m:r>
                    <m:sSub>
                      <m:sSubPr>
                        <m:ctrlPr>
                          <w:rPr>
                            <w:rFonts w:ascii="Cambria Math" w:hAnsi="Cambria Math" w:cs="Arial"/>
                            <w:i/>
                            <w:szCs w:val="20"/>
                          </w:rPr>
                        </m:ctrlPr>
                      </m:sSubPr>
                      <m:e>
                        <m:r>
                          <w:rPr>
                            <w:rFonts w:ascii="Cambria Math" w:hAnsi="Cambria Math" w:cs="Arial"/>
                            <w:szCs w:val="20"/>
                          </w:rPr>
                          <m:t>v</m:t>
                        </m:r>
                      </m:e>
                      <m:sub>
                        <m:r>
                          <w:rPr>
                            <w:rFonts w:ascii="Cambria Math" w:hAnsi="Cambria Math" w:cs="Arial"/>
                            <w:szCs w:val="20"/>
                          </w:rPr>
                          <m:t>i</m:t>
                        </m:r>
                      </m:sub>
                    </m:sSub>
                    <m:r>
                      <w:rPr>
                        <w:rFonts w:ascii="Cambria Math" w:hAnsi="Cambria Math" w:cs="Arial"/>
                        <w:szCs w:val="20"/>
                      </w:rPr>
                      <m:t>=v</m:t>
                    </m:r>
                  </m:e>
                </m:d>
                <m:r>
                  <w:rPr>
                    <w:rFonts w:ascii="Cambria Math" w:hAnsi="Cambria Math" w:cs="Arial"/>
                    <w:szCs w:val="20"/>
                  </w:rPr>
                  <m:t>.</m:t>
                </m:r>
              </m:oMath>
            </m:oMathPara>
          </w:p>
          <w:p w14:paraId="582C35D1" w14:textId="77777777" w:rsidR="00321468" w:rsidRPr="0089742C" w:rsidRDefault="00000000" w:rsidP="00321468">
            <w:pPr>
              <w:pStyle w:val="numberedparagraph"/>
              <w:numPr>
                <w:ilvl w:val="0"/>
                <w:numId w:val="0"/>
              </w:numPr>
              <w:ind w:left="720"/>
              <w:jc w:val="left"/>
              <w:rPr>
                <w:rFonts w:ascii="Arial" w:hAnsi="Arial" w:cs="Arial"/>
                <w:sz w:val="20"/>
                <w:szCs w:val="20"/>
              </w:rPr>
            </w:pPr>
            <m:oMathPara>
              <m:oMathParaPr>
                <m:jc m:val="left"/>
              </m:oMathParaPr>
              <m:oMath>
                <m:sSub>
                  <m:sSubPr>
                    <m:ctrlPr>
                      <w:rPr>
                        <w:rFonts w:ascii="Cambria Math" w:hAnsi="Cambria Math" w:cs="Arial"/>
                        <w:i/>
                        <w:sz w:val="20"/>
                        <w:szCs w:val="20"/>
                      </w:rPr>
                    </m:ctrlPr>
                  </m:sSubPr>
                  <m:e>
                    <m:r>
                      <w:rPr>
                        <w:rFonts w:ascii="Cambria Math" w:hAnsi="Cambria Math" w:cs="Arial"/>
                        <w:sz w:val="20"/>
                        <w:szCs w:val="20"/>
                      </w:rPr>
                      <m:t>Total minumum coverage expectation for NPEs</m:t>
                    </m:r>
                  </m:e>
                  <m:sub>
                    <m:r>
                      <w:rPr>
                        <w:rFonts w:ascii="Cambria Math" w:hAnsi="Cambria Math" w:cs="Arial"/>
                        <w:sz w:val="20"/>
                        <w:szCs w:val="20"/>
                      </w:rPr>
                      <m:t>v</m:t>
                    </m:r>
                  </m:sub>
                </m:sSub>
                <m:r>
                  <w:rPr>
                    <w:rFonts w:ascii="Cambria Math" w:hAnsi="Cambria Math" w:cs="Arial"/>
                    <w:sz w:val="20"/>
                    <w:szCs w:val="20"/>
                  </w:rPr>
                  <m:t xml:space="preserve">= </m:t>
                </m:r>
                <m:nary>
                  <m:naryPr>
                    <m:chr m:val="∑"/>
                    <m:limLoc m:val="undOvr"/>
                    <m:ctrlPr>
                      <w:rPr>
                        <w:rFonts w:ascii="Cambria Math" w:hAnsi="Cambria Math" w:cs="Arial"/>
                        <w:i/>
                        <w:sz w:val="20"/>
                        <w:szCs w:val="20"/>
                      </w:rPr>
                    </m:ctrlPr>
                  </m:naryPr>
                  <m:sub>
                    <m:r>
                      <w:rPr>
                        <w:rFonts w:ascii="Cambria Math" w:hAnsi="Cambria Math" w:cs="Arial"/>
                        <w:sz w:val="20"/>
                        <w:szCs w:val="20"/>
                      </w:rPr>
                      <m:t>i</m:t>
                    </m:r>
                  </m:sub>
                  <m:sup>
                    <m:sSub>
                      <m:sSubPr>
                        <m:ctrlPr>
                          <w:rPr>
                            <w:rFonts w:ascii="Cambria Math" w:eastAsia="Times New Roman" w:hAnsi="Cambria Math" w:cs="Arial"/>
                            <w:i/>
                            <w:sz w:val="20"/>
                            <w:szCs w:val="20"/>
                            <w:lang w:val="en-GB" w:eastAsia="en-GB"/>
                          </w:rPr>
                        </m:ctrlPr>
                      </m:sSubPr>
                      <m:e>
                        <m:r>
                          <w:rPr>
                            <w:rFonts w:ascii="Cambria Math" w:hAnsi="Cambria Math" w:cs="Arial"/>
                            <w:sz w:val="20"/>
                            <w:szCs w:val="20"/>
                          </w:rPr>
                          <m:t>I</m:t>
                        </m:r>
                      </m:e>
                      <m:sub>
                        <m:r>
                          <w:rPr>
                            <w:rFonts w:ascii="Cambria Math" w:hAnsi="Cambria Math" w:cs="Arial"/>
                            <w:sz w:val="20"/>
                            <w:szCs w:val="20"/>
                          </w:rPr>
                          <m:t>v</m:t>
                        </m:r>
                      </m:sub>
                    </m:sSub>
                  </m:sup>
                  <m:e>
                    <m:sSubSup>
                      <m:sSubSupPr>
                        <m:ctrlPr>
                          <w:rPr>
                            <w:rFonts w:ascii="Cambria Math" w:eastAsia="Times New Roman" w:hAnsi="Cambria Math" w:cs="Arial"/>
                            <w:i/>
                            <w:sz w:val="20"/>
                            <w:szCs w:val="20"/>
                            <w:lang w:val="en-GB" w:eastAsia="en-GB"/>
                          </w:rPr>
                        </m:ctrlPr>
                      </m:sSubSupPr>
                      <m:e>
                        <m:r>
                          <w:rPr>
                            <w:rFonts w:ascii="Cambria Math" w:hAnsi="Cambria Math" w:cs="Arial"/>
                            <w:sz w:val="20"/>
                            <w:szCs w:val="20"/>
                          </w:rPr>
                          <m:t>MCE</m:t>
                        </m:r>
                      </m:e>
                      <m:sub>
                        <m:r>
                          <w:rPr>
                            <w:rFonts w:ascii="Cambria Math" w:hAnsi="Cambria Math" w:cs="Arial"/>
                            <w:sz w:val="20"/>
                            <w:szCs w:val="20"/>
                          </w:rPr>
                          <m:t>i</m:t>
                        </m:r>
                      </m:sub>
                      <m:sup>
                        <m:r>
                          <w:rPr>
                            <w:rFonts w:ascii="Cambria Math" w:hAnsi="Cambria Math" w:cs="Arial"/>
                            <w:sz w:val="20"/>
                            <w:szCs w:val="20"/>
                          </w:rPr>
                          <m:t>Secured</m:t>
                        </m:r>
                      </m:sup>
                    </m:sSubSup>
                  </m:e>
                </m:nary>
                <m:r>
                  <w:rPr>
                    <w:rFonts w:ascii="Cambria Math" w:hAnsi="Cambria Math" w:cs="Arial"/>
                    <w:sz w:val="20"/>
                    <w:szCs w:val="20"/>
                  </w:rPr>
                  <m:t>+</m:t>
                </m:r>
                <m:nary>
                  <m:naryPr>
                    <m:chr m:val="∑"/>
                    <m:limLoc m:val="undOvr"/>
                    <m:ctrlPr>
                      <w:rPr>
                        <w:rFonts w:ascii="Cambria Math" w:hAnsi="Cambria Math" w:cs="Arial"/>
                        <w:i/>
                        <w:sz w:val="20"/>
                        <w:szCs w:val="20"/>
                      </w:rPr>
                    </m:ctrlPr>
                  </m:naryPr>
                  <m:sub>
                    <m:r>
                      <w:rPr>
                        <w:rFonts w:ascii="Cambria Math" w:hAnsi="Cambria Math" w:cs="Arial"/>
                        <w:sz w:val="20"/>
                        <w:szCs w:val="20"/>
                      </w:rPr>
                      <m:t>i</m:t>
                    </m:r>
                  </m:sub>
                  <m:sup>
                    <m:sSub>
                      <m:sSubPr>
                        <m:ctrlPr>
                          <w:rPr>
                            <w:rFonts w:ascii="Cambria Math" w:eastAsia="Times New Roman" w:hAnsi="Cambria Math" w:cs="Arial"/>
                            <w:i/>
                            <w:sz w:val="20"/>
                            <w:szCs w:val="20"/>
                            <w:lang w:val="en-GB" w:eastAsia="en-GB"/>
                          </w:rPr>
                        </m:ctrlPr>
                      </m:sSubPr>
                      <m:e>
                        <m:r>
                          <w:rPr>
                            <w:rFonts w:ascii="Cambria Math" w:hAnsi="Cambria Math" w:cs="Arial"/>
                            <w:sz w:val="20"/>
                            <w:szCs w:val="20"/>
                          </w:rPr>
                          <m:t>I</m:t>
                        </m:r>
                      </m:e>
                      <m:sub>
                        <m:r>
                          <w:rPr>
                            <w:rFonts w:ascii="Cambria Math" w:hAnsi="Cambria Math" w:cs="Arial"/>
                            <w:sz w:val="20"/>
                            <w:szCs w:val="20"/>
                          </w:rPr>
                          <m:t>v</m:t>
                        </m:r>
                      </m:sub>
                    </m:sSub>
                  </m:sup>
                  <m:e>
                    <m:sSubSup>
                      <m:sSubSupPr>
                        <m:ctrlPr>
                          <w:rPr>
                            <w:rFonts w:ascii="Cambria Math" w:eastAsia="Times New Roman" w:hAnsi="Cambria Math" w:cs="Arial"/>
                            <w:i/>
                            <w:sz w:val="20"/>
                            <w:szCs w:val="20"/>
                            <w:lang w:val="en-GB" w:eastAsia="en-GB"/>
                          </w:rPr>
                        </m:ctrlPr>
                      </m:sSubSupPr>
                      <m:e>
                        <m:r>
                          <w:rPr>
                            <w:rFonts w:ascii="Cambria Math" w:hAnsi="Cambria Math" w:cs="Arial"/>
                            <w:sz w:val="20"/>
                            <w:szCs w:val="20"/>
                          </w:rPr>
                          <m:t>MCE</m:t>
                        </m:r>
                      </m:e>
                      <m:sub>
                        <m:r>
                          <w:rPr>
                            <w:rFonts w:ascii="Cambria Math" w:hAnsi="Cambria Math" w:cs="Arial"/>
                            <w:sz w:val="20"/>
                            <w:szCs w:val="20"/>
                          </w:rPr>
                          <m:t>i</m:t>
                        </m:r>
                      </m:sub>
                      <m:sup>
                        <m:r>
                          <w:rPr>
                            <w:rFonts w:ascii="Cambria Math" w:hAnsi="Cambria Math" w:cs="Arial"/>
                            <w:sz w:val="20"/>
                            <w:szCs w:val="20"/>
                          </w:rPr>
                          <m:t>Unsecured</m:t>
                        </m:r>
                      </m:sup>
                    </m:sSubSup>
                  </m:e>
                </m:nary>
              </m:oMath>
            </m:oMathPara>
          </w:p>
          <w:p w14:paraId="33196ECA" w14:textId="77777777" w:rsidR="00321468" w:rsidRPr="0089742C" w:rsidRDefault="00321468" w:rsidP="00321468">
            <w:pPr>
              <w:pStyle w:val="ECBBodyText"/>
              <w:rPr>
                <w:rFonts w:cs="Arial"/>
                <w:szCs w:val="20"/>
              </w:rPr>
            </w:pPr>
          </w:p>
        </w:tc>
      </w:tr>
      <w:tr w:rsidR="00C3778E" w:rsidRPr="0089742C" w14:paraId="22BDC84F" w14:textId="77777777" w:rsidTr="000B634B">
        <w:tc>
          <w:tcPr>
            <w:tcW w:w="1188" w:type="dxa"/>
            <w:tcBorders>
              <w:top w:val="single" w:sz="4" w:space="0" w:color="auto"/>
              <w:left w:val="single" w:sz="4" w:space="0" w:color="auto"/>
              <w:bottom w:val="single" w:sz="4" w:space="0" w:color="auto"/>
              <w:right w:val="single" w:sz="4" w:space="0" w:color="auto"/>
            </w:tcBorders>
          </w:tcPr>
          <w:p w14:paraId="55C0D1D0" w14:textId="77777777" w:rsidR="00C3778E" w:rsidRPr="0089742C" w:rsidRDefault="00C3778E" w:rsidP="000B634B">
            <w:pPr>
              <w:rPr>
                <w:rFonts w:cs="Arial"/>
                <w:szCs w:val="20"/>
              </w:rPr>
            </w:pPr>
            <w:r w:rsidRPr="0089742C">
              <w:rPr>
                <w:rFonts w:cs="Arial"/>
                <w:szCs w:val="20"/>
              </w:rPr>
              <w:lastRenderedPageBreak/>
              <w:t>040</w:t>
            </w:r>
          </w:p>
        </w:tc>
        <w:tc>
          <w:tcPr>
            <w:tcW w:w="8843" w:type="dxa"/>
            <w:tcBorders>
              <w:top w:val="single" w:sz="4" w:space="0" w:color="auto"/>
              <w:left w:val="single" w:sz="4" w:space="0" w:color="auto"/>
              <w:bottom w:val="single" w:sz="4" w:space="0" w:color="auto"/>
              <w:right w:val="single" w:sz="4" w:space="0" w:color="auto"/>
            </w:tcBorders>
          </w:tcPr>
          <w:p w14:paraId="613DF0E7" w14:textId="77777777" w:rsidR="00C3778E" w:rsidRPr="0089742C" w:rsidRDefault="00351180" w:rsidP="000B634B">
            <w:pPr>
              <w:rPr>
                <w:rFonts w:cs="Arial"/>
                <w:b/>
                <w:szCs w:val="20"/>
                <w:u w:val="single"/>
              </w:rPr>
            </w:pPr>
            <w:r w:rsidRPr="0089742C">
              <w:rPr>
                <w:rFonts w:cs="Arial"/>
                <w:b/>
                <w:szCs w:val="20"/>
                <w:u w:val="single"/>
              </w:rPr>
              <w:t xml:space="preserve">Unsecured. </w:t>
            </w:r>
            <w:r w:rsidR="00C3778E" w:rsidRPr="0089742C">
              <w:rPr>
                <w:rFonts w:cs="Arial"/>
                <w:b/>
                <w:szCs w:val="20"/>
                <w:u w:val="single"/>
              </w:rPr>
              <w:t>Minimum coverage expectation</w:t>
            </w:r>
          </w:p>
          <w:p w14:paraId="204FADAE" w14:textId="77777777" w:rsidR="00C3778E" w:rsidRPr="0089742C" w:rsidRDefault="00C3778E" w:rsidP="000B634B">
            <w:pPr>
              <w:rPr>
                <w:rFonts w:cs="Arial"/>
                <w:szCs w:val="20"/>
              </w:rPr>
            </w:pPr>
            <w:r w:rsidRPr="0089742C">
              <w:rPr>
                <w:rFonts w:cs="Arial"/>
                <w:szCs w:val="20"/>
              </w:rPr>
              <w:t>This row is calculated automatically as the produc</w:t>
            </w:r>
            <w:r w:rsidR="00C7324F" w:rsidRPr="0089742C">
              <w:rPr>
                <w:rFonts w:cs="Arial"/>
                <w:szCs w:val="20"/>
              </w:rPr>
              <w:t xml:space="preserve">t of the ‘exposure value’ (Row 050) and the ‘factor’ (Row </w:t>
            </w:r>
            <w:r w:rsidRPr="0089742C">
              <w:rPr>
                <w:rFonts w:cs="Arial"/>
                <w:szCs w:val="20"/>
              </w:rPr>
              <w:t>060).</w:t>
            </w:r>
          </w:p>
          <w:p w14:paraId="2BC6A4EF" w14:textId="77777777" w:rsidR="001C365E" w:rsidRPr="0089742C" w:rsidRDefault="001C365E" w:rsidP="001C365E">
            <w:pPr>
              <w:pStyle w:val="ECBBodyText"/>
              <w:rPr>
                <w:rFonts w:cs="Arial"/>
                <w:szCs w:val="20"/>
              </w:rPr>
            </w:pPr>
            <w:r w:rsidRPr="0089742C">
              <w:rPr>
                <w:rFonts w:cs="Arial"/>
                <w:szCs w:val="20"/>
              </w:rPr>
              <w:t xml:space="preserve">This value </w:t>
            </w:r>
            <w:r w:rsidR="00502074" w:rsidRPr="0089742C">
              <w:rPr>
                <w:rFonts w:cs="Arial"/>
                <w:szCs w:val="20"/>
              </w:rPr>
              <w:t>should be equal to t</w:t>
            </w:r>
            <w:r w:rsidRPr="0089742C">
              <w:rPr>
                <w:rFonts w:cs="Arial"/>
                <w:szCs w:val="20"/>
              </w:rPr>
              <w:t xml:space="preserve">he aggregation of </w:t>
            </w:r>
            <w:r w:rsidR="00B90813" w:rsidRPr="0089742C">
              <w:rPr>
                <w:rFonts w:cs="Arial"/>
                <w:szCs w:val="20"/>
              </w:rPr>
              <w:t xml:space="preserve">MCE </w:t>
            </w:r>
            <w:r w:rsidRPr="0089742C">
              <w:rPr>
                <w:rFonts w:cs="Arial"/>
                <w:szCs w:val="20"/>
              </w:rPr>
              <w:t>calculated at exposure level:</w:t>
            </w:r>
          </w:p>
          <w:p w14:paraId="7EB22B8E" w14:textId="77777777" w:rsidR="001C365E" w:rsidRPr="0089742C" w:rsidRDefault="00000000" w:rsidP="001C365E">
            <w:pPr>
              <w:pStyle w:val="numberedparagraph"/>
              <w:numPr>
                <w:ilvl w:val="0"/>
                <w:numId w:val="0"/>
              </w:numPr>
              <w:ind w:left="720"/>
              <w:jc w:val="left"/>
              <w:rPr>
                <w:rFonts w:ascii="Arial" w:hAnsi="Arial" w:cs="Arial"/>
                <w:sz w:val="20"/>
                <w:szCs w:val="20"/>
              </w:rPr>
            </w:pPr>
            <m:oMathPara>
              <m:oMathParaPr>
                <m:jc m:val="left"/>
              </m:oMathParaPr>
              <m:oMath>
                <m:nary>
                  <m:naryPr>
                    <m:chr m:val="∑"/>
                    <m:limLoc m:val="undOvr"/>
                    <m:ctrlPr>
                      <w:rPr>
                        <w:rFonts w:ascii="Cambria Math" w:hAnsi="Cambria Math" w:cs="Arial"/>
                        <w:i/>
                        <w:sz w:val="20"/>
                        <w:szCs w:val="20"/>
                      </w:rPr>
                    </m:ctrlPr>
                  </m:naryPr>
                  <m:sub>
                    <m:r>
                      <w:rPr>
                        <w:rFonts w:ascii="Cambria Math" w:hAnsi="Cambria Math" w:cs="Arial"/>
                        <w:sz w:val="20"/>
                        <w:szCs w:val="20"/>
                      </w:rPr>
                      <m:t>i</m:t>
                    </m:r>
                  </m:sub>
                  <m:sup>
                    <m:sSub>
                      <m:sSubPr>
                        <m:ctrlPr>
                          <w:rPr>
                            <w:rFonts w:ascii="Cambria Math" w:eastAsia="Times New Roman" w:hAnsi="Cambria Math" w:cs="Arial"/>
                            <w:i/>
                            <w:sz w:val="20"/>
                            <w:szCs w:val="20"/>
                            <w:lang w:val="en-GB" w:eastAsia="en-GB"/>
                          </w:rPr>
                        </m:ctrlPr>
                      </m:sSubPr>
                      <m:e>
                        <m:r>
                          <w:rPr>
                            <w:rFonts w:ascii="Cambria Math" w:hAnsi="Cambria Math" w:cs="Arial"/>
                            <w:sz w:val="20"/>
                            <w:szCs w:val="20"/>
                          </w:rPr>
                          <m:t>I</m:t>
                        </m:r>
                      </m:e>
                      <m:sub>
                        <m:r>
                          <w:rPr>
                            <w:rFonts w:ascii="Cambria Math" w:hAnsi="Cambria Math" w:cs="Arial"/>
                            <w:sz w:val="20"/>
                            <w:szCs w:val="20"/>
                          </w:rPr>
                          <m:t>v</m:t>
                        </m:r>
                      </m:sub>
                    </m:sSub>
                  </m:sup>
                  <m:e>
                    <m:sSubSup>
                      <m:sSubSupPr>
                        <m:ctrlPr>
                          <w:rPr>
                            <w:rFonts w:ascii="Cambria Math" w:eastAsia="Times New Roman" w:hAnsi="Cambria Math" w:cs="Arial"/>
                            <w:i/>
                            <w:sz w:val="20"/>
                            <w:szCs w:val="20"/>
                            <w:lang w:val="en-GB" w:eastAsia="en-GB"/>
                          </w:rPr>
                        </m:ctrlPr>
                      </m:sSubSupPr>
                      <m:e>
                        <m:r>
                          <w:rPr>
                            <w:rFonts w:ascii="Cambria Math" w:hAnsi="Cambria Math" w:cs="Arial"/>
                            <w:sz w:val="20"/>
                            <w:szCs w:val="20"/>
                          </w:rPr>
                          <m:t>MCE</m:t>
                        </m:r>
                      </m:e>
                      <m:sub>
                        <m:r>
                          <w:rPr>
                            <w:rFonts w:ascii="Cambria Math" w:hAnsi="Cambria Math" w:cs="Arial"/>
                            <w:sz w:val="20"/>
                            <w:szCs w:val="20"/>
                          </w:rPr>
                          <m:t>i</m:t>
                        </m:r>
                      </m:sub>
                      <m:sup>
                        <m:r>
                          <w:rPr>
                            <w:rFonts w:ascii="Cambria Math" w:hAnsi="Cambria Math" w:cs="Arial"/>
                            <w:sz w:val="20"/>
                            <w:szCs w:val="20"/>
                          </w:rPr>
                          <m:t>Unsecured</m:t>
                        </m:r>
                      </m:sup>
                    </m:sSubSup>
                  </m:e>
                </m:nary>
              </m:oMath>
            </m:oMathPara>
          </w:p>
          <w:p w14:paraId="143DD269" w14:textId="77777777" w:rsidR="001C365E" w:rsidRPr="0089742C" w:rsidRDefault="001C365E" w:rsidP="000B634B">
            <w:pPr>
              <w:rPr>
                <w:rFonts w:cs="Arial"/>
                <w:szCs w:val="20"/>
              </w:rPr>
            </w:pPr>
          </w:p>
        </w:tc>
      </w:tr>
      <w:tr w:rsidR="008A6393" w:rsidRPr="0089742C" w14:paraId="16615F21" w14:textId="77777777" w:rsidTr="000B634B">
        <w:tc>
          <w:tcPr>
            <w:tcW w:w="1188" w:type="dxa"/>
            <w:tcBorders>
              <w:top w:val="single" w:sz="4" w:space="0" w:color="auto"/>
              <w:left w:val="single" w:sz="4" w:space="0" w:color="auto"/>
              <w:bottom w:val="single" w:sz="4" w:space="0" w:color="auto"/>
              <w:right w:val="single" w:sz="4" w:space="0" w:color="auto"/>
            </w:tcBorders>
          </w:tcPr>
          <w:p w14:paraId="65BA4115" w14:textId="77777777" w:rsidR="008A6393" w:rsidRPr="0089742C" w:rsidRDefault="008A6393" w:rsidP="000B634B">
            <w:pPr>
              <w:rPr>
                <w:rFonts w:cs="Arial"/>
                <w:szCs w:val="20"/>
              </w:rPr>
            </w:pPr>
            <w:r w:rsidRPr="0089742C">
              <w:rPr>
                <w:rFonts w:cs="Arial"/>
                <w:szCs w:val="20"/>
              </w:rPr>
              <w:t>050</w:t>
            </w:r>
          </w:p>
        </w:tc>
        <w:tc>
          <w:tcPr>
            <w:tcW w:w="8843" w:type="dxa"/>
            <w:tcBorders>
              <w:top w:val="single" w:sz="4" w:space="0" w:color="auto"/>
              <w:left w:val="single" w:sz="4" w:space="0" w:color="auto"/>
              <w:bottom w:val="single" w:sz="4" w:space="0" w:color="auto"/>
              <w:right w:val="single" w:sz="4" w:space="0" w:color="auto"/>
            </w:tcBorders>
          </w:tcPr>
          <w:p w14:paraId="355FC049" w14:textId="77777777" w:rsidR="008A6393" w:rsidRPr="0089742C" w:rsidRDefault="00351180" w:rsidP="000B634B">
            <w:pPr>
              <w:rPr>
                <w:rFonts w:cs="Arial"/>
                <w:b/>
                <w:szCs w:val="20"/>
                <w:u w:val="single"/>
              </w:rPr>
            </w:pPr>
            <w:r w:rsidRPr="0089742C">
              <w:rPr>
                <w:rFonts w:cs="Arial"/>
                <w:b/>
                <w:szCs w:val="20"/>
                <w:u w:val="single"/>
              </w:rPr>
              <w:t xml:space="preserve">Unsecured. </w:t>
            </w:r>
            <w:r w:rsidR="008A6393" w:rsidRPr="0089742C">
              <w:rPr>
                <w:rFonts w:cs="Arial"/>
                <w:b/>
                <w:szCs w:val="20"/>
                <w:u w:val="single"/>
              </w:rPr>
              <w:t>Exposure value</w:t>
            </w:r>
          </w:p>
          <w:p w14:paraId="35607B73" w14:textId="77777777" w:rsidR="009D7785" w:rsidRPr="0089742C" w:rsidRDefault="00153908" w:rsidP="00BC07EB">
            <w:pPr>
              <w:pStyle w:val="ListParagraph"/>
              <w:numPr>
                <w:ilvl w:val="0"/>
                <w:numId w:val="19"/>
              </w:numPr>
              <w:rPr>
                <w:rFonts w:cs="Arial"/>
                <w:szCs w:val="20"/>
              </w:rPr>
            </w:pPr>
            <w:r w:rsidRPr="0089742C">
              <w:rPr>
                <w:rFonts w:cs="Arial"/>
                <w:szCs w:val="20"/>
              </w:rPr>
              <w:t xml:space="preserve">The exposure value shall be defined in accordance with Articles 47a (1) and (2) </w:t>
            </w:r>
            <w:r w:rsidR="00BC07EB" w:rsidRPr="0089742C">
              <w:rPr>
                <w:rFonts w:cs="Arial"/>
                <w:szCs w:val="20"/>
              </w:rPr>
              <w:t xml:space="preserve">of the </w:t>
            </w:r>
            <w:r w:rsidRPr="0089742C">
              <w:rPr>
                <w:rFonts w:cs="Arial"/>
                <w:szCs w:val="20"/>
              </w:rPr>
              <w:t xml:space="preserve">CRR. In particular, the exposure value shall be equal to the accounting value measured without </w:t>
            </w:r>
            <w:proofErr w:type="gramStart"/>
            <w:r w:rsidRPr="0089742C">
              <w:rPr>
                <w:rFonts w:cs="Arial"/>
                <w:szCs w:val="20"/>
              </w:rPr>
              <w:t>taking into account</w:t>
            </w:r>
            <w:proofErr w:type="gramEnd"/>
            <w:r w:rsidRPr="0089742C">
              <w:rPr>
                <w:rFonts w:cs="Arial"/>
                <w:szCs w:val="20"/>
              </w:rPr>
              <w:t xml:space="preserve"> any of the adjustments listed </w:t>
            </w:r>
            <w:r w:rsidR="00AE1EE1" w:rsidRPr="0089742C">
              <w:rPr>
                <w:rFonts w:cs="Arial"/>
                <w:szCs w:val="20"/>
              </w:rPr>
              <w:t xml:space="preserve">under Article 47a (2) </w:t>
            </w:r>
            <w:r w:rsidR="00BC07EB" w:rsidRPr="0089742C">
              <w:rPr>
                <w:rFonts w:cs="Arial"/>
                <w:szCs w:val="20"/>
              </w:rPr>
              <w:t xml:space="preserve">of the </w:t>
            </w:r>
            <w:r w:rsidR="00AE1EE1" w:rsidRPr="0089742C">
              <w:rPr>
                <w:rFonts w:cs="Arial"/>
                <w:szCs w:val="20"/>
              </w:rPr>
              <w:t>CRR</w:t>
            </w:r>
            <w:r w:rsidRPr="0089742C">
              <w:rPr>
                <w:rFonts w:cs="Arial"/>
                <w:szCs w:val="20"/>
              </w:rPr>
              <w:t xml:space="preserve">. Moreover, non-performing exposures that are held off-balance are to be included under the </w:t>
            </w:r>
            <w:r w:rsidR="00AE1EE1" w:rsidRPr="0089742C">
              <w:rPr>
                <w:rFonts w:cs="Arial"/>
                <w:szCs w:val="20"/>
              </w:rPr>
              <w:t xml:space="preserve">conditions listed under Article 47a (1) </w:t>
            </w:r>
            <w:r w:rsidR="00BC07EB" w:rsidRPr="0089742C">
              <w:rPr>
                <w:rFonts w:cs="Arial"/>
                <w:szCs w:val="20"/>
              </w:rPr>
              <w:t xml:space="preserve">of the </w:t>
            </w:r>
            <w:r w:rsidR="00AE1EE1" w:rsidRPr="0089742C">
              <w:rPr>
                <w:rFonts w:cs="Arial"/>
                <w:szCs w:val="20"/>
              </w:rPr>
              <w:t>CRR.</w:t>
            </w:r>
            <w:r w:rsidRPr="0089742C">
              <w:rPr>
                <w:rFonts w:cs="Arial"/>
                <w:szCs w:val="20"/>
              </w:rPr>
              <w:t xml:space="preserve"> </w:t>
            </w:r>
          </w:p>
          <w:p w14:paraId="516CB6D4" w14:textId="77777777" w:rsidR="007F3D6B" w:rsidRPr="0089742C" w:rsidRDefault="007F3D6B" w:rsidP="007F3D6B">
            <w:pPr>
              <w:pStyle w:val="ListParagraph"/>
              <w:rPr>
                <w:rFonts w:cs="Arial"/>
                <w:szCs w:val="20"/>
              </w:rPr>
            </w:pPr>
          </w:p>
          <w:p w14:paraId="52AECADE" w14:textId="77777777" w:rsidR="007F3D6B" w:rsidRPr="0089742C" w:rsidRDefault="007F3D6B" w:rsidP="00BC07EB">
            <w:pPr>
              <w:pStyle w:val="ListParagraph"/>
              <w:numPr>
                <w:ilvl w:val="0"/>
                <w:numId w:val="19"/>
              </w:numPr>
              <w:rPr>
                <w:rFonts w:cs="Arial"/>
                <w:szCs w:val="20"/>
              </w:rPr>
            </w:pPr>
            <w:r w:rsidRPr="0089742C">
              <w:rPr>
                <w:rFonts w:cs="Arial"/>
                <w:szCs w:val="20"/>
              </w:rPr>
              <w:t>Allocations into vintage buckets are to be made according to the instructions provided in Section II of this document.</w:t>
            </w:r>
          </w:p>
          <w:p w14:paraId="16A9770D" w14:textId="77777777" w:rsidR="007F3D6B" w:rsidRPr="0089742C" w:rsidRDefault="007F3D6B" w:rsidP="007F3D6B">
            <w:pPr>
              <w:pStyle w:val="ListParagraph"/>
              <w:rPr>
                <w:rFonts w:cs="Arial"/>
                <w:szCs w:val="20"/>
              </w:rPr>
            </w:pPr>
          </w:p>
          <w:p w14:paraId="7E48DD60" w14:textId="77777777" w:rsidR="00153908" w:rsidRPr="0089742C" w:rsidRDefault="007F3D6B" w:rsidP="00BC07EB">
            <w:pPr>
              <w:pStyle w:val="ListParagraph"/>
              <w:numPr>
                <w:ilvl w:val="0"/>
                <w:numId w:val="19"/>
              </w:numPr>
              <w:rPr>
                <w:rFonts w:cs="Arial"/>
                <w:b/>
                <w:szCs w:val="20"/>
                <w:u w:val="single"/>
              </w:rPr>
            </w:pPr>
            <w:r w:rsidRPr="0089742C">
              <w:rPr>
                <w:rFonts w:cs="Arial"/>
                <w:szCs w:val="20"/>
              </w:rPr>
              <w:t>The unsecured part of a non-performing exposure corresponds to the difference, if any, between the value of the exposure as referred to in the first paragraph of this point and the secured part of the exposure</w:t>
            </w:r>
            <w:r w:rsidR="00BC07EB" w:rsidRPr="0089742C">
              <w:rPr>
                <w:rFonts w:cs="Arial"/>
                <w:szCs w:val="20"/>
              </w:rPr>
              <w:t xml:space="preserve"> (row 080)</w:t>
            </w:r>
            <w:r w:rsidRPr="0089742C">
              <w:rPr>
                <w:rFonts w:cs="Arial"/>
                <w:szCs w:val="20"/>
              </w:rPr>
              <w:t xml:space="preserve">, if any. </w:t>
            </w:r>
          </w:p>
          <w:p w14:paraId="4C6199CB" w14:textId="77777777" w:rsidR="009D7785" w:rsidRPr="0089742C" w:rsidRDefault="005E3552" w:rsidP="000B634B">
            <w:pPr>
              <w:rPr>
                <w:rFonts w:cs="Arial"/>
                <w:b/>
                <w:szCs w:val="20"/>
                <w:u w:val="single"/>
              </w:rPr>
            </w:pPr>
            <w:r w:rsidRPr="0089742C">
              <w:rPr>
                <w:rFonts w:cs="Arial"/>
                <w:szCs w:val="20"/>
                <w:lang w:bidi="ne-NP"/>
              </w:rPr>
              <w:t>Amounts to be reported in EUR.</w:t>
            </w:r>
          </w:p>
          <w:p w14:paraId="5755EC91" w14:textId="77777777" w:rsidR="00FF7DDF" w:rsidRPr="0089742C" w:rsidRDefault="00FF7DDF" w:rsidP="001C365E">
            <w:pPr>
              <w:rPr>
                <w:rFonts w:cs="Arial"/>
                <w:szCs w:val="20"/>
              </w:rPr>
            </w:pPr>
          </w:p>
        </w:tc>
      </w:tr>
      <w:tr w:rsidR="008A6393" w:rsidRPr="0089742C" w14:paraId="703165F6" w14:textId="77777777" w:rsidTr="000B634B">
        <w:tc>
          <w:tcPr>
            <w:tcW w:w="1188" w:type="dxa"/>
            <w:tcBorders>
              <w:top w:val="single" w:sz="4" w:space="0" w:color="auto"/>
              <w:left w:val="single" w:sz="4" w:space="0" w:color="auto"/>
              <w:bottom w:val="single" w:sz="4" w:space="0" w:color="auto"/>
              <w:right w:val="single" w:sz="4" w:space="0" w:color="auto"/>
            </w:tcBorders>
          </w:tcPr>
          <w:p w14:paraId="308B3068" w14:textId="77777777" w:rsidR="008A6393" w:rsidRPr="0089742C" w:rsidRDefault="00601D7E" w:rsidP="000B634B">
            <w:pPr>
              <w:rPr>
                <w:rFonts w:cs="Arial"/>
                <w:szCs w:val="20"/>
              </w:rPr>
            </w:pPr>
            <w:r w:rsidRPr="0089742C">
              <w:rPr>
                <w:rFonts w:cs="Arial"/>
                <w:szCs w:val="20"/>
              </w:rPr>
              <w:t>060</w:t>
            </w:r>
          </w:p>
        </w:tc>
        <w:tc>
          <w:tcPr>
            <w:tcW w:w="8843" w:type="dxa"/>
            <w:tcBorders>
              <w:top w:val="single" w:sz="4" w:space="0" w:color="auto"/>
              <w:left w:val="single" w:sz="4" w:space="0" w:color="auto"/>
              <w:bottom w:val="single" w:sz="4" w:space="0" w:color="auto"/>
              <w:right w:val="single" w:sz="4" w:space="0" w:color="auto"/>
            </w:tcBorders>
          </w:tcPr>
          <w:p w14:paraId="66CCE131" w14:textId="77777777" w:rsidR="008A6393" w:rsidRPr="0089742C" w:rsidRDefault="00351180" w:rsidP="000B634B">
            <w:pPr>
              <w:rPr>
                <w:rFonts w:cs="Arial"/>
                <w:b/>
                <w:szCs w:val="20"/>
                <w:u w:val="single"/>
              </w:rPr>
            </w:pPr>
            <w:r w:rsidRPr="0089742C">
              <w:rPr>
                <w:rFonts w:cs="Arial"/>
                <w:b/>
                <w:szCs w:val="20"/>
                <w:u w:val="single"/>
              </w:rPr>
              <w:t xml:space="preserve">Unsecured. </w:t>
            </w:r>
            <w:r w:rsidR="00601D7E" w:rsidRPr="0089742C">
              <w:rPr>
                <w:rFonts w:cs="Arial"/>
                <w:b/>
                <w:szCs w:val="20"/>
                <w:u w:val="single"/>
              </w:rPr>
              <w:t>Factor</w:t>
            </w:r>
          </w:p>
          <w:p w14:paraId="5CE805B7" w14:textId="77777777" w:rsidR="00D52DD6" w:rsidRPr="0089742C" w:rsidRDefault="00D52DD6" w:rsidP="000B634B">
            <w:pPr>
              <w:rPr>
                <w:rFonts w:cs="Arial"/>
                <w:szCs w:val="20"/>
              </w:rPr>
            </w:pPr>
            <w:r w:rsidRPr="0089742C">
              <w:rPr>
                <w:rFonts w:cs="Arial"/>
                <w:szCs w:val="20"/>
              </w:rPr>
              <w:t xml:space="preserve">The institution shall use the individual </w:t>
            </w:r>
            <w:r w:rsidR="00E02A17" w:rsidRPr="0089742C">
              <w:rPr>
                <w:rFonts w:cs="Arial"/>
                <w:szCs w:val="20"/>
              </w:rPr>
              <w:t>P</w:t>
            </w:r>
            <w:r w:rsidRPr="0089742C">
              <w:rPr>
                <w:rFonts w:cs="Arial"/>
                <w:szCs w:val="20"/>
              </w:rPr>
              <w:t xml:space="preserve">illar 2 coverage expectation for the stock of NPEs communicated in the SREP letter. </w:t>
            </w:r>
          </w:p>
          <w:p w14:paraId="4C30336B" w14:textId="77777777" w:rsidR="00B669A1" w:rsidRPr="0089742C" w:rsidRDefault="00B669A1" w:rsidP="00D52DD6">
            <w:pPr>
              <w:rPr>
                <w:rFonts w:cs="Arial"/>
                <w:szCs w:val="20"/>
              </w:rPr>
            </w:pPr>
          </w:p>
        </w:tc>
      </w:tr>
      <w:tr w:rsidR="008A6393" w:rsidRPr="0089742C" w14:paraId="300AB34C" w14:textId="77777777" w:rsidTr="000B634B">
        <w:tc>
          <w:tcPr>
            <w:tcW w:w="1188" w:type="dxa"/>
            <w:tcBorders>
              <w:top w:val="single" w:sz="4" w:space="0" w:color="auto"/>
              <w:left w:val="single" w:sz="4" w:space="0" w:color="auto"/>
              <w:bottom w:val="single" w:sz="4" w:space="0" w:color="auto"/>
              <w:right w:val="single" w:sz="4" w:space="0" w:color="auto"/>
            </w:tcBorders>
          </w:tcPr>
          <w:p w14:paraId="32218342" w14:textId="77777777" w:rsidR="008A6393" w:rsidRPr="0089742C" w:rsidRDefault="00B2004B" w:rsidP="000B634B">
            <w:pPr>
              <w:rPr>
                <w:rFonts w:cs="Arial"/>
                <w:szCs w:val="20"/>
              </w:rPr>
            </w:pPr>
            <w:r w:rsidRPr="0089742C">
              <w:rPr>
                <w:rFonts w:cs="Arial"/>
                <w:szCs w:val="20"/>
              </w:rPr>
              <w:t>070</w:t>
            </w:r>
          </w:p>
        </w:tc>
        <w:tc>
          <w:tcPr>
            <w:tcW w:w="8843" w:type="dxa"/>
            <w:tcBorders>
              <w:top w:val="single" w:sz="4" w:space="0" w:color="auto"/>
              <w:left w:val="single" w:sz="4" w:space="0" w:color="auto"/>
              <w:bottom w:val="single" w:sz="4" w:space="0" w:color="auto"/>
              <w:right w:val="single" w:sz="4" w:space="0" w:color="auto"/>
            </w:tcBorders>
          </w:tcPr>
          <w:p w14:paraId="4AB53C3D" w14:textId="77777777" w:rsidR="008A6393" w:rsidRPr="0089742C" w:rsidRDefault="00351180" w:rsidP="000B634B">
            <w:pPr>
              <w:rPr>
                <w:rFonts w:cs="Arial"/>
                <w:b/>
                <w:szCs w:val="20"/>
                <w:u w:val="single"/>
              </w:rPr>
            </w:pPr>
            <w:r w:rsidRPr="0089742C">
              <w:rPr>
                <w:rFonts w:cs="Arial"/>
                <w:b/>
                <w:szCs w:val="20"/>
                <w:u w:val="single"/>
              </w:rPr>
              <w:t xml:space="preserve">Secured. </w:t>
            </w:r>
            <w:r w:rsidR="00B2004B" w:rsidRPr="0089742C">
              <w:rPr>
                <w:rFonts w:cs="Arial"/>
                <w:b/>
                <w:szCs w:val="20"/>
                <w:u w:val="single"/>
              </w:rPr>
              <w:t>Minimum coverage expectation</w:t>
            </w:r>
          </w:p>
          <w:p w14:paraId="25D4D205" w14:textId="77777777" w:rsidR="00552DEF" w:rsidRPr="0089742C" w:rsidRDefault="00B669A1" w:rsidP="004C67CC">
            <w:pPr>
              <w:rPr>
                <w:rFonts w:cs="Arial"/>
                <w:szCs w:val="20"/>
              </w:rPr>
            </w:pPr>
            <w:r w:rsidRPr="0089742C">
              <w:rPr>
                <w:rFonts w:cs="Arial"/>
                <w:szCs w:val="20"/>
              </w:rPr>
              <w:t>This row is calculated automatically as the produc</w:t>
            </w:r>
            <w:r w:rsidR="00C7324F" w:rsidRPr="0089742C">
              <w:rPr>
                <w:rFonts w:cs="Arial"/>
                <w:szCs w:val="20"/>
              </w:rPr>
              <w:t xml:space="preserve">t of the ‘exposure value’ (Row 080) and the ‘factor’ (Row </w:t>
            </w:r>
            <w:r w:rsidRPr="0089742C">
              <w:rPr>
                <w:rFonts w:cs="Arial"/>
                <w:szCs w:val="20"/>
              </w:rPr>
              <w:t>0</w:t>
            </w:r>
            <w:r w:rsidR="001D4E52" w:rsidRPr="0089742C">
              <w:rPr>
                <w:rFonts w:cs="Arial"/>
                <w:szCs w:val="20"/>
              </w:rPr>
              <w:t>90</w:t>
            </w:r>
            <w:r w:rsidRPr="0089742C">
              <w:rPr>
                <w:rFonts w:cs="Arial"/>
                <w:szCs w:val="20"/>
              </w:rPr>
              <w:t>).</w:t>
            </w:r>
            <w:r w:rsidR="00807798" w:rsidRPr="0089742C">
              <w:rPr>
                <w:rFonts w:cs="Arial"/>
                <w:szCs w:val="20"/>
              </w:rPr>
              <w:t xml:space="preserve"> </w:t>
            </w:r>
            <w:r w:rsidR="00552DEF" w:rsidRPr="0089742C">
              <w:rPr>
                <w:rFonts w:cs="Arial"/>
                <w:szCs w:val="20"/>
              </w:rPr>
              <w:t>This value should be equal to the aggregation of values calculated at exposure level:</w:t>
            </w:r>
          </w:p>
          <w:p w14:paraId="7089C5D5" w14:textId="77777777" w:rsidR="001C365E" w:rsidRPr="0089742C" w:rsidRDefault="00000000" w:rsidP="001C365E">
            <w:pPr>
              <w:pStyle w:val="numberedparagraph"/>
              <w:numPr>
                <w:ilvl w:val="0"/>
                <w:numId w:val="0"/>
              </w:numPr>
              <w:ind w:left="720"/>
              <w:jc w:val="left"/>
              <w:rPr>
                <w:rFonts w:ascii="Arial" w:hAnsi="Arial" w:cs="Arial"/>
                <w:sz w:val="20"/>
                <w:szCs w:val="20"/>
              </w:rPr>
            </w:pPr>
            <m:oMathPara>
              <m:oMathParaPr>
                <m:jc m:val="left"/>
              </m:oMathParaPr>
              <m:oMath>
                <m:nary>
                  <m:naryPr>
                    <m:chr m:val="∑"/>
                    <m:limLoc m:val="undOvr"/>
                    <m:ctrlPr>
                      <w:rPr>
                        <w:rFonts w:ascii="Cambria Math" w:hAnsi="Cambria Math" w:cs="Arial"/>
                        <w:i/>
                        <w:sz w:val="20"/>
                        <w:szCs w:val="20"/>
                      </w:rPr>
                    </m:ctrlPr>
                  </m:naryPr>
                  <m:sub>
                    <m:r>
                      <w:rPr>
                        <w:rFonts w:ascii="Cambria Math" w:hAnsi="Cambria Math" w:cs="Arial"/>
                        <w:sz w:val="20"/>
                        <w:szCs w:val="20"/>
                      </w:rPr>
                      <m:t>i</m:t>
                    </m:r>
                  </m:sub>
                  <m:sup>
                    <m:sSub>
                      <m:sSubPr>
                        <m:ctrlPr>
                          <w:rPr>
                            <w:rFonts w:ascii="Cambria Math" w:eastAsia="Times New Roman" w:hAnsi="Cambria Math" w:cs="Arial"/>
                            <w:i/>
                            <w:sz w:val="20"/>
                            <w:szCs w:val="20"/>
                            <w:lang w:val="en-GB" w:eastAsia="en-GB"/>
                          </w:rPr>
                        </m:ctrlPr>
                      </m:sSubPr>
                      <m:e>
                        <m:r>
                          <w:rPr>
                            <w:rFonts w:ascii="Cambria Math" w:hAnsi="Cambria Math" w:cs="Arial"/>
                            <w:sz w:val="20"/>
                            <w:szCs w:val="20"/>
                          </w:rPr>
                          <m:t>I</m:t>
                        </m:r>
                      </m:e>
                      <m:sub>
                        <m:r>
                          <w:rPr>
                            <w:rFonts w:ascii="Cambria Math" w:hAnsi="Cambria Math" w:cs="Arial"/>
                            <w:sz w:val="20"/>
                            <w:szCs w:val="20"/>
                          </w:rPr>
                          <m:t>v</m:t>
                        </m:r>
                      </m:sub>
                    </m:sSub>
                  </m:sup>
                  <m:e>
                    <m:sSubSup>
                      <m:sSubSupPr>
                        <m:ctrlPr>
                          <w:rPr>
                            <w:rFonts w:ascii="Cambria Math" w:eastAsia="Times New Roman" w:hAnsi="Cambria Math" w:cs="Arial"/>
                            <w:i/>
                            <w:sz w:val="20"/>
                            <w:szCs w:val="20"/>
                            <w:lang w:val="en-GB" w:eastAsia="en-GB"/>
                          </w:rPr>
                        </m:ctrlPr>
                      </m:sSubSupPr>
                      <m:e>
                        <m:r>
                          <w:rPr>
                            <w:rFonts w:ascii="Cambria Math" w:hAnsi="Cambria Math" w:cs="Arial"/>
                            <w:sz w:val="20"/>
                            <w:szCs w:val="20"/>
                          </w:rPr>
                          <m:t>MCE</m:t>
                        </m:r>
                      </m:e>
                      <m:sub>
                        <m:r>
                          <w:rPr>
                            <w:rFonts w:ascii="Cambria Math" w:hAnsi="Cambria Math" w:cs="Arial"/>
                            <w:sz w:val="20"/>
                            <w:szCs w:val="20"/>
                          </w:rPr>
                          <m:t>i</m:t>
                        </m:r>
                      </m:sub>
                      <m:sup>
                        <m:r>
                          <w:rPr>
                            <w:rFonts w:ascii="Cambria Math" w:hAnsi="Cambria Math" w:cs="Arial"/>
                            <w:sz w:val="20"/>
                            <w:szCs w:val="20"/>
                          </w:rPr>
                          <m:t>Secured</m:t>
                        </m:r>
                      </m:sup>
                    </m:sSubSup>
                  </m:e>
                </m:nary>
              </m:oMath>
            </m:oMathPara>
          </w:p>
          <w:p w14:paraId="7077692C" w14:textId="77777777" w:rsidR="00B2004B" w:rsidRPr="0089742C" w:rsidRDefault="00B2004B" w:rsidP="000B634B">
            <w:pPr>
              <w:rPr>
                <w:rFonts w:cs="Arial"/>
                <w:szCs w:val="20"/>
              </w:rPr>
            </w:pPr>
          </w:p>
        </w:tc>
      </w:tr>
      <w:tr w:rsidR="00C7324F" w:rsidRPr="0089742C" w14:paraId="73057A2D" w14:textId="77777777" w:rsidTr="000B634B">
        <w:tc>
          <w:tcPr>
            <w:tcW w:w="1188" w:type="dxa"/>
            <w:tcBorders>
              <w:top w:val="single" w:sz="4" w:space="0" w:color="auto"/>
              <w:left w:val="single" w:sz="4" w:space="0" w:color="auto"/>
              <w:bottom w:val="single" w:sz="4" w:space="0" w:color="auto"/>
              <w:right w:val="single" w:sz="4" w:space="0" w:color="auto"/>
            </w:tcBorders>
          </w:tcPr>
          <w:p w14:paraId="258D3D42" w14:textId="77777777" w:rsidR="00C7324F" w:rsidRPr="0089742C" w:rsidRDefault="00C7324F" w:rsidP="000B634B">
            <w:pPr>
              <w:rPr>
                <w:rFonts w:cs="Arial"/>
                <w:szCs w:val="20"/>
              </w:rPr>
            </w:pPr>
            <w:r w:rsidRPr="0089742C">
              <w:rPr>
                <w:rFonts w:cs="Arial"/>
                <w:szCs w:val="20"/>
              </w:rPr>
              <w:lastRenderedPageBreak/>
              <w:t>080</w:t>
            </w:r>
          </w:p>
        </w:tc>
        <w:tc>
          <w:tcPr>
            <w:tcW w:w="8843" w:type="dxa"/>
            <w:tcBorders>
              <w:top w:val="single" w:sz="4" w:space="0" w:color="auto"/>
              <w:left w:val="single" w:sz="4" w:space="0" w:color="auto"/>
              <w:bottom w:val="single" w:sz="4" w:space="0" w:color="auto"/>
              <w:right w:val="single" w:sz="4" w:space="0" w:color="auto"/>
            </w:tcBorders>
          </w:tcPr>
          <w:p w14:paraId="3673CDDE" w14:textId="77777777" w:rsidR="00C7324F" w:rsidRPr="0089742C" w:rsidRDefault="00351180" w:rsidP="000B634B">
            <w:pPr>
              <w:rPr>
                <w:rFonts w:cs="Arial"/>
                <w:b/>
                <w:szCs w:val="20"/>
                <w:u w:val="single"/>
              </w:rPr>
            </w:pPr>
            <w:r w:rsidRPr="0089742C">
              <w:rPr>
                <w:rFonts w:cs="Arial"/>
                <w:b/>
                <w:szCs w:val="20"/>
                <w:u w:val="single"/>
              </w:rPr>
              <w:t xml:space="preserve">Secured. </w:t>
            </w:r>
            <w:r w:rsidR="00C7324F" w:rsidRPr="0089742C">
              <w:rPr>
                <w:rFonts w:cs="Arial"/>
                <w:b/>
                <w:szCs w:val="20"/>
                <w:u w:val="single"/>
              </w:rPr>
              <w:t>Exposure Value</w:t>
            </w:r>
          </w:p>
          <w:p w14:paraId="13AD7CAB" w14:textId="77777777" w:rsidR="00AE1EE1" w:rsidRPr="0089742C" w:rsidRDefault="00AE1EE1" w:rsidP="00AE1EE1">
            <w:pPr>
              <w:pStyle w:val="ListParagraph"/>
              <w:numPr>
                <w:ilvl w:val="0"/>
                <w:numId w:val="20"/>
              </w:numPr>
              <w:rPr>
                <w:rFonts w:cs="Arial"/>
                <w:szCs w:val="20"/>
              </w:rPr>
            </w:pPr>
            <w:r w:rsidRPr="0089742C">
              <w:rPr>
                <w:rFonts w:cs="Arial"/>
                <w:szCs w:val="20"/>
              </w:rPr>
              <w:t xml:space="preserve">The exposure value shall be defined in accordance with Articles 47a (1) and (2) </w:t>
            </w:r>
            <w:r w:rsidR="00BC07EB" w:rsidRPr="0089742C">
              <w:rPr>
                <w:rFonts w:cs="Arial"/>
                <w:szCs w:val="20"/>
              </w:rPr>
              <w:t xml:space="preserve">of the </w:t>
            </w:r>
            <w:r w:rsidRPr="0089742C">
              <w:rPr>
                <w:rFonts w:cs="Arial"/>
                <w:szCs w:val="20"/>
              </w:rPr>
              <w:t xml:space="preserve">CRR. In particular, the exposure value shall be equal to the accounting value measured without </w:t>
            </w:r>
            <w:proofErr w:type="gramStart"/>
            <w:r w:rsidRPr="0089742C">
              <w:rPr>
                <w:rFonts w:cs="Arial"/>
                <w:szCs w:val="20"/>
              </w:rPr>
              <w:t>taking into account</w:t>
            </w:r>
            <w:proofErr w:type="gramEnd"/>
            <w:r w:rsidRPr="0089742C">
              <w:rPr>
                <w:rFonts w:cs="Arial"/>
                <w:szCs w:val="20"/>
              </w:rPr>
              <w:t xml:space="preserve"> any of the adjustments listed under Article 47a (2) </w:t>
            </w:r>
            <w:r w:rsidR="00BC07EB" w:rsidRPr="0089742C">
              <w:rPr>
                <w:rFonts w:cs="Arial"/>
                <w:szCs w:val="20"/>
              </w:rPr>
              <w:t xml:space="preserve">of the </w:t>
            </w:r>
            <w:r w:rsidRPr="0089742C">
              <w:rPr>
                <w:rFonts w:cs="Arial"/>
                <w:szCs w:val="20"/>
              </w:rPr>
              <w:t>CRR. Moreover, non-performing exposures that are held off-balance are to be included under the conditions listed under Article 47a (1)</w:t>
            </w:r>
            <w:r w:rsidR="00BC07EB" w:rsidRPr="0089742C">
              <w:rPr>
                <w:rFonts w:cs="Arial"/>
                <w:szCs w:val="20"/>
              </w:rPr>
              <w:t xml:space="preserve"> of the</w:t>
            </w:r>
            <w:r w:rsidRPr="0089742C">
              <w:rPr>
                <w:rFonts w:cs="Arial"/>
                <w:szCs w:val="20"/>
              </w:rPr>
              <w:t xml:space="preserve"> CRR. </w:t>
            </w:r>
          </w:p>
          <w:p w14:paraId="01945663" w14:textId="77777777" w:rsidR="00AE1EE1" w:rsidRPr="0089742C" w:rsidRDefault="00AE1EE1" w:rsidP="00AE1EE1">
            <w:pPr>
              <w:pStyle w:val="ListParagraph"/>
              <w:rPr>
                <w:rFonts w:cs="Arial"/>
                <w:szCs w:val="20"/>
              </w:rPr>
            </w:pPr>
          </w:p>
          <w:p w14:paraId="32C2B229" w14:textId="77777777" w:rsidR="00AE1EE1" w:rsidRPr="0089742C" w:rsidRDefault="00AE1EE1" w:rsidP="00AE1EE1">
            <w:pPr>
              <w:pStyle w:val="ListParagraph"/>
              <w:numPr>
                <w:ilvl w:val="0"/>
                <w:numId w:val="20"/>
              </w:numPr>
              <w:rPr>
                <w:rFonts w:cs="Arial"/>
                <w:szCs w:val="20"/>
              </w:rPr>
            </w:pPr>
            <w:r w:rsidRPr="0089742C">
              <w:rPr>
                <w:rFonts w:cs="Arial"/>
                <w:szCs w:val="20"/>
              </w:rPr>
              <w:t>Allocations into vintage buckets are to be made according to the instructions provided in Section II of this document.</w:t>
            </w:r>
          </w:p>
          <w:p w14:paraId="7239B073" w14:textId="77777777" w:rsidR="00AE1EE1" w:rsidRPr="0089742C" w:rsidRDefault="00AE1EE1" w:rsidP="00AE1EE1">
            <w:pPr>
              <w:pStyle w:val="ListParagraph"/>
              <w:rPr>
                <w:rFonts w:cs="Arial"/>
                <w:szCs w:val="20"/>
              </w:rPr>
            </w:pPr>
          </w:p>
          <w:p w14:paraId="2A332427" w14:textId="77777777" w:rsidR="00243434" w:rsidRPr="0089742C" w:rsidRDefault="00B31323" w:rsidP="00B31323">
            <w:pPr>
              <w:pStyle w:val="ListParagraph"/>
              <w:numPr>
                <w:ilvl w:val="0"/>
                <w:numId w:val="20"/>
              </w:numPr>
              <w:rPr>
                <w:rFonts w:cs="Arial"/>
                <w:szCs w:val="20"/>
              </w:rPr>
            </w:pPr>
            <w:r w:rsidRPr="0089742C">
              <w:rPr>
                <w:rFonts w:cs="Arial"/>
                <w:szCs w:val="20"/>
              </w:rPr>
              <w:t xml:space="preserve">The secured part of a non-performing exposure is that part of the exposure which, for the purpose of calculating own funds requirements pursuant to Title II of Part Three, </w:t>
            </w:r>
            <w:proofErr w:type="gramStart"/>
            <w:r w:rsidRPr="0089742C">
              <w:rPr>
                <w:rFonts w:cs="Arial"/>
                <w:szCs w:val="20"/>
              </w:rPr>
              <w:t>is considered to be</w:t>
            </w:r>
            <w:proofErr w:type="gramEnd"/>
            <w:r w:rsidRPr="0089742C">
              <w:rPr>
                <w:rFonts w:cs="Arial"/>
                <w:szCs w:val="20"/>
              </w:rPr>
              <w:t xml:space="preserve"> covered by a funded credit protection or unfunded credit protection or fully and completely secured by mortgages.</w:t>
            </w:r>
          </w:p>
          <w:p w14:paraId="06FEAB7C" w14:textId="77777777" w:rsidR="00C7324F" w:rsidRPr="0089742C" w:rsidRDefault="005E3552" w:rsidP="000B634B">
            <w:pPr>
              <w:rPr>
                <w:rFonts w:cs="Arial"/>
                <w:b/>
                <w:szCs w:val="20"/>
                <w:u w:val="single"/>
              </w:rPr>
            </w:pPr>
            <w:r w:rsidRPr="0089742C">
              <w:rPr>
                <w:rFonts w:cs="Arial"/>
                <w:szCs w:val="20"/>
                <w:lang w:bidi="ne-NP"/>
              </w:rPr>
              <w:t>Amounts to be reported in EUR.</w:t>
            </w:r>
          </w:p>
        </w:tc>
      </w:tr>
      <w:tr w:rsidR="00B2004B" w:rsidRPr="0089742C" w14:paraId="233A97F8" w14:textId="77777777" w:rsidTr="000B634B">
        <w:tc>
          <w:tcPr>
            <w:tcW w:w="1188" w:type="dxa"/>
            <w:tcBorders>
              <w:top w:val="single" w:sz="4" w:space="0" w:color="auto"/>
              <w:left w:val="single" w:sz="4" w:space="0" w:color="auto"/>
              <w:bottom w:val="single" w:sz="4" w:space="0" w:color="auto"/>
              <w:right w:val="single" w:sz="4" w:space="0" w:color="auto"/>
            </w:tcBorders>
          </w:tcPr>
          <w:p w14:paraId="342D1127" w14:textId="77777777" w:rsidR="00B2004B" w:rsidRPr="0089742C" w:rsidRDefault="00B669A1" w:rsidP="000B634B">
            <w:pPr>
              <w:rPr>
                <w:rFonts w:cs="Arial"/>
                <w:szCs w:val="20"/>
              </w:rPr>
            </w:pPr>
            <w:r w:rsidRPr="0089742C">
              <w:rPr>
                <w:rFonts w:cs="Arial"/>
                <w:szCs w:val="20"/>
              </w:rPr>
              <w:t>0</w:t>
            </w:r>
            <w:r w:rsidR="00C7324F" w:rsidRPr="0089742C">
              <w:rPr>
                <w:rFonts w:cs="Arial"/>
                <w:szCs w:val="20"/>
              </w:rPr>
              <w:t>90</w:t>
            </w:r>
          </w:p>
        </w:tc>
        <w:tc>
          <w:tcPr>
            <w:tcW w:w="8843" w:type="dxa"/>
            <w:tcBorders>
              <w:top w:val="single" w:sz="4" w:space="0" w:color="auto"/>
              <w:left w:val="single" w:sz="4" w:space="0" w:color="auto"/>
              <w:bottom w:val="single" w:sz="4" w:space="0" w:color="auto"/>
              <w:right w:val="single" w:sz="4" w:space="0" w:color="auto"/>
            </w:tcBorders>
          </w:tcPr>
          <w:p w14:paraId="3FF7C1EF" w14:textId="77777777" w:rsidR="00B2004B" w:rsidRPr="0089742C" w:rsidRDefault="00351180" w:rsidP="000B634B">
            <w:pPr>
              <w:rPr>
                <w:rFonts w:cs="Arial"/>
                <w:b/>
                <w:szCs w:val="20"/>
                <w:u w:val="single"/>
              </w:rPr>
            </w:pPr>
            <w:r w:rsidRPr="0089742C">
              <w:rPr>
                <w:rFonts w:cs="Arial"/>
                <w:b/>
                <w:szCs w:val="20"/>
                <w:u w:val="single"/>
              </w:rPr>
              <w:t xml:space="preserve">Secured. </w:t>
            </w:r>
            <w:r w:rsidR="00B669A1" w:rsidRPr="0089742C">
              <w:rPr>
                <w:rFonts w:cs="Arial"/>
                <w:b/>
                <w:szCs w:val="20"/>
                <w:u w:val="single"/>
              </w:rPr>
              <w:t>Factor</w:t>
            </w:r>
          </w:p>
          <w:p w14:paraId="1ED7D394" w14:textId="77777777" w:rsidR="00D52DD6" w:rsidRPr="0089742C" w:rsidRDefault="00D52DD6" w:rsidP="00D52DD6">
            <w:pPr>
              <w:rPr>
                <w:rFonts w:cs="Arial"/>
                <w:szCs w:val="20"/>
              </w:rPr>
            </w:pPr>
            <w:r w:rsidRPr="0089742C">
              <w:rPr>
                <w:rFonts w:cs="Arial"/>
                <w:szCs w:val="20"/>
              </w:rPr>
              <w:t xml:space="preserve">The institution shall use the individual </w:t>
            </w:r>
            <w:r w:rsidR="00E02A17" w:rsidRPr="0089742C">
              <w:rPr>
                <w:rFonts w:cs="Arial"/>
                <w:szCs w:val="20"/>
              </w:rPr>
              <w:t>P</w:t>
            </w:r>
            <w:r w:rsidRPr="0089742C">
              <w:rPr>
                <w:rFonts w:cs="Arial"/>
                <w:szCs w:val="20"/>
              </w:rPr>
              <w:t xml:space="preserve">illar 2 coverage expectation for the stock of NPEs communicated in the SREP letter. </w:t>
            </w:r>
          </w:p>
          <w:p w14:paraId="58DCA1DE" w14:textId="77777777" w:rsidR="00B669A1" w:rsidRPr="0089742C" w:rsidRDefault="00B669A1" w:rsidP="000B634B">
            <w:pPr>
              <w:rPr>
                <w:rFonts w:cs="Arial"/>
                <w:b/>
                <w:szCs w:val="20"/>
                <w:u w:val="single"/>
              </w:rPr>
            </w:pPr>
          </w:p>
        </w:tc>
      </w:tr>
      <w:tr w:rsidR="00B2004B" w:rsidRPr="0089742C" w14:paraId="023EF105" w14:textId="77777777" w:rsidTr="000B634B">
        <w:tc>
          <w:tcPr>
            <w:tcW w:w="1188" w:type="dxa"/>
            <w:tcBorders>
              <w:top w:val="single" w:sz="4" w:space="0" w:color="auto"/>
              <w:left w:val="single" w:sz="4" w:space="0" w:color="auto"/>
              <w:bottom w:val="single" w:sz="4" w:space="0" w:color="auto"/>
              <w:right w:val="single" w:sz="4" w:space="0" w:color="auto"/>
            </w:tcBorders>
          </w:tcPr>
          <w:p w14:paraId="19E4C22A" w14:textId="77777777" w:rsidR="00B2004B" w:rsidRPr="0089742C" w:rsidRDefault="001D4E52" w:rsidP="000B634B">
            <w:pPr>
              <w:rPr>
                <w:rFonts w:cs="Arial"/>
                <w:szCs w:val="20"/>
              </w:rPr>
            </w:pPr>
            <w:r w:rsidRPr="0089742C">
              <w:rPr>
                <w:rFonts w:cs="Arial"/>
                <w:szCs w:val="20"/>
              </w:rPr>
              <w:t>20</w:t>
            </w:r>
            <w:r w:rsidR="00267D53" w:rsidRPr="0089742C">
              <w:rPr>
                <w:rFonts w:cs="Arial"/>
                <w:szCs w:val="20"/>
              </w:rPr>
              <w:t>0</w:t>
            </w:r>
          </w:p>
        </w:tc>
        <w:tc>
          <w:tcPr>
            <w:tcW w:w="8843" w:type="dxa"/>
            <w:tcBorders>
              <w:top w:val="single" w:sz="4" w:space="0" w:color="auto"/>
              <w:left w:val="single" w:sz="4" w:space="0" w:color="auto"/>
              <w:bottom w:val="single" w:sz="4" w:space="0" w:color="auto"/>
              <w:right w:val="single" w:sz="4" w:space="0" w:color="auto"/>
            </w:tcBorders>
          </w:tcPr>
          <w:p w14:paraId="77F97A27" w14:textId="77777777" w:rsidR="00B2004B" w:rsidRPr="0089742C" w:rsidRDefault="007A60EF" w:rsidP="000B634B">
            <w:pPr>
              <w:rPr>
                <w:rFonts w:cs="Arial"/>
                <w:b/>
                <w:szCs w:val="20"/>
                <w:u w:val="single"/>
              </w:rPr>
            </w:pPr>
            <w:r w:rsidRPr="0089742C">
              <w:rPr>
                <w:rFonts w:cs="Arial"/>
                <w:b/>
                <w:szCs w:val="20"/>
                <w:u w:val="single"/>
              </w:rPr>
              <w:t>Total provisions and adjustments of deductions (capped)</w:t>
            </w:r>
          </w:p>
          <w:p w14:paraId="38D03383" w14:textId="77777777" w:rsidR="00100AA6" w:rsidRPr="0089742C" w:rsidRDefault="00100AA6" w:rsidP="00100AA6">
            <w:pPr>
              <w:rPr>
                <w:rFonts w:cs="Arial"/>
                <w:szCs w:val="20"/>
              </w:rPr>
            </w:pPr>
            <w:r w:rsidRPr="0089742C">
              <w:rPr>
                <w:rFonts w:cs="Arial"/>
                <w:szCs w:val="20"/>
              </w:rPr>
              <w:t xml:space="preserve">This value </w:t>
            </w:r>
            <w:proofErr w:type="gramStart"/>
            <w:r w:rsidRPr="0089742C">
              <w:rPr>
                <w:rFonts w:cs="Arial"/>
                <w:szCs w:val="20"/>
              </w:rPr>
              <w:t>has to</w:t>
            </w:r>
            <w:proofErr w:type="gramEnd"/>
            <w:r w:rsidRPr="0089742C">
              <w:rPr>
                <w:rFonts w:cs="Arial"/>
                <w:szCs w:val="20"/>
              </w:rPr>
              <w:t xml:space="preserve"> be computed first at exposure level as indicated in step 3 in section II. The value to be reported is the aggregation of the individual values of ‘Provisions and adjustments or deductions (capped)’</w:t>
            </w:r>
          </w:p>
          <w:p w14:paraId="2655007C" w14:textId="77777777" w:rsidR="0048251A" w:rsidRPr="0089742C" w:rsidRDefault="00000000" w:rsidP="0048251A">
            <w:pPr>
              <w:pStyle w:val="ECBBodyText"/>
              <w:spacing w:line="240" w:lineRule="auto"/>
              <w:jc w:val="both"/>
              <w:rPr>
                <w:rFonts w:cs="Arial"/>
                <w:szCs w:val="20"/>
              </w:rPr>
            </w:pPr>
            <m:oMathPara>
              <m:oMathParaPr>
                <m:jc m:val="left"/>
              </m:oMathParaPr>
              <m:oMath>
                <m:sSub>
                  <m:sSubPr>
                    <m:ctrlPr>
                      <w:rPr>
                        <w:rFonts w:ascii="Cambria Math" w:hAnsi="Cambria Math" w:cs="Arial"/>
                        <w:i/>
                        <w:szCs w:val="20"/>
                      </w:rPr>
                    </m:ctrlPr>
                  </m:sSubPr>
                  <m:e>
                    <m:r>
                      <w:rPr>
                        <w:rFonts w:ascii="Cambria Math" w:hAnsi="Cambria Math" w:cs="Arial"/>
                        <w:szCs w:val="20"/>
                      </w:rPr>
                      <m:t>Let I</m:t>
                    </m:r>
                  </m:e>
                  <m:sub>
                    <m:r>
                      <w:rPr>
                        <w:rFonts w:ascii="Cambria Math" w:hAnsi="Cambria Math" w:cs="Arial"/>
                        <w:szCs w:val="20"/>
                      </w:rPr>
                      <m:t xml:space="preserve">v </m:t>
                    </m:r>
                  </m:sub>
                </m:sSub>
                <m:r>
                  <w:rPr>
                    <w:rFonts w:ascii="Cambria Math" w:hAnsi="Cambria Math" w:cs="Arial"/>
                    <w:szCs w:val="20"/>
                  </w:rPr>
                  <m:t xml:space="preserve">be the number of exposures within a given vintage  bucket </m:t>
                </m:r>
                <m:d>
                  <m:dPr>
                    <m:ctrlPr>
                      <w:rPr>
                        <w:rFonts w:ascii="Cambria Math" w:hAnsi="Cambria Math" w:cs="Arial"/>
                        <w:i/>
                        <w:szCs w:val="20"/>
                      </w:rPr>
                    </m:ctrlPr>
                  </m:dPr>
                  <m:e>
                    <m:r>
                      <w:rPr>
                        <w:rFonts w:ascii="Cambria Math" w:hAnsi="Cambria Math" w:cs="Arial"/>
                        <w:szCs w:val="20"/>
                      </w:rPr>
                      <m:t xml:space="preserve">i.e all exposures with </m:t>
                    </m:r>
                    <m:sSub>
                      <m:sSubPr>
                        <m:ctrlPr>
                          <w:rPr>
                            <w:rFonts w:ascii="Cambria Math" w:hAnsi="Cambria Math" w:cs="Arial"/>
                            <w:i/>
                            <w:szCs w:val="20"/>
                          </w:rPr>
                        </m:ctrlPr>
                      </m:sSubPr>
                      <m:e>
                        <m:r>
                          <w:rPr>
                            <w:rFonts w:ascii="Cambria Math" w:hAnsi="Cambria Math" w:cs="Arial"/>
                            <w:szCs w:val="20"/>
                          </w:rPr>
                          <m:t>v</m:t>
                        </m:r>
                      </m:e>
                      <m:sub>
                        <m:r>
                          <w:rPr>
                            <w:rFonts w:ascii="Cambria Math" w:hAnsi="Cambria Math" w:cs="Arial"/>
                            <w:szCs w:val="20"/>
                          </w:rPr>
                          <m:t>i</m:t>
                        </m:r>
                      </m:sub>
                    </m:sSub>
                    <m:r>
                      <w:rPr>
                        <w:rFonts w:ascii="Cambria Math" w:hAnsi="Cambria Math" w:cs="Arial"/>
                        <w:szCs w:val="20"/>
                      </w:rPr>
                      <m:t>=v</m:t>
                    </m:r>
                  </m:e>
                </m:d>
                <m:r>
                  <w:rPr>
                    <w:rFonts w:ascii="Cambria Math" w:hAnsi="Cambria Math" w:cs="Arial"/>
                    <w:szCs w:val="20"/>
                  </w:rPr>
                  <m:t>.</m:t>
                </m:r>
              </m:oMath>
            </m:oMathPara>
          </w:p>
          <w:p w14:paraId="26004AFF" w14:textId="77777777" w:rsidR="0048251A" w:rsidRPr="0089742C" w:rsidRDefault="00000000" w:rsidP="0048251A">
            <w:pPr>
              <w:pStyle w:val="numberedparagraph"/>
              <w:numPr>
                <w:ilvl w:val="0"/>
                <w:numId w:val="0"/>
              </w:numPr>
              <w:ind w:left="720"/>
              <w:jc w:val="left"/>
              <w:rPr>
                <w:rFonts w:ascii="Arial" w:hAnsi="Arial" w:cs="Arial"/>
                <w:sz w:val="20"/>
                <w:szCs w:val="20"/>
              </w:rPr>
            </w:pPr>
            <m:oMathPara>
              <m:oMathParaPr>
                <m:jc m:val="left"/>
              </m:oMathParaPr>
              <m:oMath>
                <m:sSub>
                  <m:sSubPr>
                    <m:ctrlPr>
                      <w:rPr>
                        <w:rFonts w:ascii="Cambria Math" w:hAnsi="Cambria Math" w:cs="Arial"/>
                        <w:i/>
                        <w:sz w:val="20"/>
                        <w:szCs w:val="20"/>
                      </w:rPr>
                    </m:ctrlPr>
                  </m:sSubPr>
                  <m:e>
                    <m:r>
                      <w:rPr>
                        <w:rFonts w:ascii="Cambria Math" w:hAnsi="Cambria Math" w:cs="Arial"/>
                        <w:sz w:val="20"/>
                        <w:szCs w:val="20"/>
                      </w:rPr>
                      <m:t xml:space="preserve">Total provisions and adjustments or deductions </m:t>
                    </m:r>
                    <m:d>
                      <m:dPr>
                        <m:ctrlPr>
                          <w:rPr>
                            <w:rFonts w:ascii="Cambria Math" w:hAnsi="Cambria Math" w:cs="Arial"/>
                            <w:i/>
                            <w:sz w:val="20"/>
                            <w:szCs w:val="20"/>
                          </w:rPr>
                        </m:ctrlPr>
                      </m:dPr>
                      <m:e>
                        <m:r>
                          <w:rPr>
                            <w:rFonts w:ascii="Cambria Math" w:hAnsi="Cambria Math" w:cs="Arial"/>
                            <w:sz w:val="20"/>
                            <w:szCs w:val="20"/>
                          </w:rPr>
                          <m:t>capped</m:t>
                        </m:r>
                      </m:e>
                    </m:d>
                    <m:r>
                      <w:rPr>
                        <w:rFonts w:ascii="Cambria Math" w:hAnsi="Cambria Math" w:cs="Arial"/>
                        <w:sz w:val="20"/>
                        <w:szCs w:val="20"/>
                      </w:rPr>
                      <m:t xml:space="preserve"> for NPEs</m:t>
                    </m:r>
                  </m:e>
                  <m:sub>
                    <m:r>
                      <w:rPr>
                        <w:rFonts w:ascii="Cambria Math" w:hAnsi="Cambria Math" w:cs="Arial"/>
                        <w:sz w:val="20"/>
                        <w:szCs w:val="20"/>
                      </w:rPr>
                      <m:t>v</m:t>
                    </m:r>
                  </m:sub>
                </m:sSub>
                <m:r>
                  <w:rPr>
                    <w:rFonts w:ascii="Cambria Math" w:hAnsi="Cambria Math" w:cs="Arial"/>
                    <w:sz w:val="20"/>
                    <w:szCs w:val="20"/>
                  </w:rPr>
                  <m:t xml:space="preserve">= </m:t>
                </m:r>
                <m:nary>
                  <m:naryPr>
                    <m:chr m:val="∑"/>
                    <m:limLoc m:val="undOvr"/>
                    <m:ctrlPr>
                      <w:rPr>
                        <w:rFonts w:ascii="Cambria Math" w:hAnsi="Cambria Math" w:cs="Arial"/>
                        <w:i/>
                        <w:sz w:val="20"/>
                        <w:szCs w:val="20"/>
                      </w:rPr>
                    </m:ctrlPr>
                  </m:naryPr>
                  <m:sub>
                    <m:r>
                      <w:rPr>
                        <w:rFonts w:ascii="Cambria Math" w:hAnsi="Cambria Math" w:cs="Arial"/>
                        <w:sz w:val="20"/>
                        <w:szCs w:val="20"/>
                      </w:rPr>
                      <m:t>i</m:t>
                    </m:r>
                  </m:sub>
                  <m:sup>
                    <m:sSub>
                      <m:sSubPr>
                        <m:ctrlPr>
                          <w:rPr>
                            <w:rFonts w:ascii="Cambria Math" w:eastAsia="Times New Roman" w:hAnsi="Cambria Math" w:cs="Arial"/>
                            <w:i/>
                            <w:sz w:val="20"/>
                            <w:szCs w:val="20"/>
                            <w:lang w:val="en-GB" w:eastAsia="en-GB"/>
                          </w:rPr>
                        </m:ctrlPr>
                      </m:sSubPr>
                      <m:e>
                        <m:r>
                          <w:rPr>
                            <w:rFonts w:ascii="Cambria Math" w:hAnsi="Cambria Math" w:cs="Arial"/>
                            <w:sz w:val="20"/>
                            <w:szCs w:val="20"/>
                          </w:rPr>
                          <m:t>I</m:t>
                        </m:r>
                      </m:e>
                      <m:sub>
                        <m:r>
                          <w:rPr>
                            <w:rFonts w:ascii="Cambria Math" w:hAnsi="Cambria Math" w:cs="Arial"/>
                            <w:sz w:val="20"/>
                            <w:szCs w:val="20"/>
                          </w:rPr>
                          <m:t>v</m:t>
                        </m:r>
                      </m:sub>
                    </m:sSub>
                  </m:sup>
                  <m:e>
                    <m:sSub>
                      <m:sSubPr>
                        <m:ctrlPr>
                          <w:rPr>
                            <w:rFonts w:ascii="Cambria Math" w:hAnsi="Cambria Math" w:cs="Arial"/>
                            <w:i/>
                            <w:sz w:val="20"/>
                            <w:szCs w:val="20"/>
                          </w:rPr>
                        </m:ctrlPr>
                      </m:sSubPr>
                      <m:e>
                        <m:r>
                          <w:rPr>
                            <w:rFonts w:ascii="Cambria Math" w:hAnsi="Cambria Math" w:cs="Arial"/>
                            <w:sz w:val="20"/>
                            <w:szCs w:val="20"/>
                          </w:rPr>
                          <m:t>CC</m:t>
                        </m:r>
                      </m:e>
                      <m:sub>
                        <m:r>
                          <w:rPr>
                            <w:rFonts w:ascii="Cambria Math" w:hAnsi="Cambria Math" w:cs="Arial"/>
                            <w:sz w:val="20"/>
                            <w:szCs w:val="20"/>
                          </w:rPr>
                          <m:t>i</m:t>
                        </m:r>
                      </m:sub>
                    </m:sSub>
                  </m:e>
                </m:nary>
              </m:oMath>
            </m:oMathPara>
          </w:p>
          <w:p w14:paraId="7449EA15" w14:textId="77777777" w:rsidR="0048251A" w:rsidRPr="0089742C" w:rsidRDefault="0048251A" w:rsidP="0048251A">
            <w:pPr>
              <w:rPr>
                <w:rFonts w:cs="Arial"/>
                <w:i/>
                <w:szCs w:val="20"/>
              </w:rPr>
            </w:pPr>
            <w:r w:rsidRPr="0089742C">
              <w:rPr>
                <w:rFonts w:cs="Arial"/>
                <w:i/>
                <w:szCs w:val="20"/>
              </w:rPr>
              <w:t xml:space="preserve">With </w:t>
            </w:r>
            <w:proofErr w:type="spellStart"/>
            <w:r w:rsidRPr="0089742C">
              <w:rPr>
                <w:rFonts w:cs="Arial"/>
                <w:i/>
                <w:szCs w:val="20"/>
              </w:rPr>
              <w:t>CC</w:t>
            </w:r>
            <w:r w:rsidRPr="0089742C">
              <w:rPr>
                <w:rFonts w:cs="Arial"/>
                <w:i/>
                <w:szCs w:val="20"/>
                <w:vertAlign w:val="subscript"/>
              </w:rPr>
              <w:t>i</w:t>
            </w:r>
            <w:proofErr w:type="spellEnd"/>
            <w:r w:rsidRPr="0089742C">
              <w:rPr>
                <w:rFonts w:cs="Arial"/>
                <w:i/>
                <w:szCs w:val="20"/>
              </w:rPr>
              <w:t xml:space="preserve"> as defined in Section II. </w:t>
            </w:r>
          </w:p>
          <w:p w14:paraId="52A6127A" w14:textId="77777777" w:rsidR="001C365E" w:rsidRPr="0089742C" w:rsidRDefault="0048251A" w:rsidP="001C365E">
            <w:pPr>
              <w:pStyle w:val="ECBBodyText"/>
              <w:rPr>
                <w:rFonts w:cs="Arial"/>
                <w:szCs w:val="20"/>
              </w:rPr>
            </w:pPr>
            <w:r w:rsidRPr="0089742C">
              <w:rPr>
                <w:rFonts w:cs="Arial"/>
                <w:szCs w:val="20"/>
                <w:lang w:bidi="ne-NP"/>
              </w:rPr>
              <w:t>Amounts to be reported in EUR.</w:t>
            </w:r>
          </w:p>
          <w:p w14:paraId="481FAD0F" w14:textId="77777777" w:rsidR="00DC55A4" w:rsidRPr="0089742C" w:rsidRDefault="006534C5" w:rsidP="00100AA6">
            <w:pPr>
              <w:pStyle w:val="ECBBodyText"/>
              <w:spacing w:line="240" w:lineRule="auto"/>
              <w:jc w:val="both"/>
              <w:rPr>
                <w:rFonts w:cs="Arial"/>
                <w:szCs w:val="20"/>
              </w:rPr>
            </w:pPr>
            <w:r w:rsidRPr="0089742C">
              <w:rPr>
                <w:rFonts w:cs="Arial"/>
                <w:i/>
                <w:szCs w:val="20"/>
              </w:rPr>
              <w:lastRenderedPageBreak/>
              <w:t xml:space="preserve"> </w:t>
            </w:r>
          </w:p>
        </w:tc>
      </w:tr>
      <w:tr w:rsidR="00100AA6" w:rsidRPr="0089742C" w14:paraId="0316E2FC" w14:textId="77777777" w:rsidTr="00040D4E">
        <w:tc>
          <w:tcPr>
            <w:tcW w:w="1188" w:type="dxa"/>
            <w:tcBorders>
              <w:top w:val="single" w:sz="4" w:space="0" w:color="auto"/>
              <w:left w:val="single" w:sz="4" w:space="0" w:color="auto"/>
              <w:bottom w:val="single" w:sz="4" w:space="0" w:color="auto"/>
              <w:right w:val="single" w:sz="4" w:space="0" w:color="auto"/>
            </w:tcBorders>
          </w:tcPr>
          <w:p w14:paraId="43B0F4C1" w14:textId="77777777" w:rsidR="00100AA6" w:rsidRPr="0089742C" w:rsidRDefault="00100AA6" w:rsidP="00040D4E">
            <w:pPr>
              <w:rPr>
                <w:rFonts w:cs="Arial"/>
                <w:szCs w:val="20"/>
              </w:rPr>
            </w:pPr>
            <w:r w:rsidRPr="0089742C">
              <w:rPr>
                <w:rFonts w:cs="Arial"/>
                <w:szCs w:val="20"/>
              </w:rPr>
              <w:lastRenderedPageBreak/>
              <w:t>210</w:t>
            </w:r>
          </w:p>
        </w:tc>
        <w:tc>
          <w:tcPr>
            <w:tcW w:w="8843" w:type="dxa"/>
            <w:tcBorders>
              <w:top w:val="single" w:sz="4" w:space="0" w:color="auto"/>
              <w:left w:val="single" w:sz="4" w:space="0" w:color="auto"/>
              <w:bottom w:val="single" w:sz="4" w:space="0" w:color="auto"/>
              <w:right w:val="single" w:sz="4" w:space="0" w:color="auto"/>
            </w:tcBorders>
          </w:tcPr>
          <w:p w14:paraId="76AA62D5" w14:textId="77777777" w:rsidR="00100AA6" w:rsidRPr="0089742C" w:rsidRDefault="00100AA6" w:rsidP="00040D4E">
            <w:pPr>
              <w:rPr>
                <w:rFonts w:cs="Arial"/>
                <w:b/>
                <w:szCs w:val="20"/>
                <w:u w:val="single"/>
              </w:rPr>
            </w:pPr>
            <w:r w:rsidRPr="0089742C">
              <w:rPr>
                <w:rFonts w:cs="Arial"/>
                <w:b/>
                <w:szCs w:val="20"/>
                <w:u w:val="single"/>
              </w:rPr>
              <w:t>Total provisions and adjustments or deductions (uncapped)</w:t>
            </w:r>
          </w:p>
          <w:p w14:paraId="019E8A9B" w14:textId="77777777" w:rsidR="00100AA6" w:rsidRPr="0089742C" w:rsidRDefault="00100AA6" w:rsidP="00040D4E">
            <w:pPr>
              <w:rPr>
                <w:rFonts w:cs="Arial"/>
                <w:szCs w:val="20"/>
              </w:rPr>
            </w:pPr>
            <w:r w:rsidRPr="0089742C">
              <w:rPr>
                <w:rFonts w:cs="Arial"/>
                <w:szCs w:val="20"/>
              </w:rPr>
              <w:t xml:space="preserve">This row is automatically calculated as the sum of the individual rows </w:t>
            </w:r>
            <w:r w:rsidR="001E4826" w:rsidRPr="0089742C">
              <w:rPr>
                <w:rFonts w:cs="Arial"/>
                <w:szCs w:val="20"/>
              </w:rPr>
              <w:t>220</w:t>
            </w:r>
            <w:r w:rsidRPr="0089742C">
              <w:rPr>
                <w:rFonts w:cs="Arial"/>
                <w:szCs w:val="20"/>
              </w:rPr>
              <w:t xml:space="preserve"> – </w:t>
            </w:r>
            <w:r w:rsidR="001E4826" w:rsidRPr="0089742C">
              <w:rPr>
                <w:rFonts w:cs="Arial"/>
                <w:szCs w:val="20"/>
              </w:rPr>
              <w:t>270</w:t>
            </w:r>
            <w:r w:rsidRPr="0089742C">
              <w:rPr>
                <w:rFonts w:cs="Arial"/>
                <w:szCs w:val="20"/>
              </w:rPr>
              <w:t>.</w:t>
            </w:r>
          </w:p>
          <w:p w14:paraId="3A380E49" w14:textId="77777777" w:rsidR="00100AA6" w:rsidRPr="0089742C" w:rsidRDefault="00100AA6" w:rsidP="00040D4E">
            <w:pPr>
              <w:rPr>
                <w:rFonts w:cs="Arial"/>
                <w:szCs w:val="20"/>
              </w:rPr>
            </w:pPr>
            <w:r w:rsidRPr="0089742C">
              <w:rPr>
                <w:rFonts w:cs="Arial"/>
                <w:szCs w:val="20"/>
              </w:rPr>
              <w:t>This should be equal to the aggregation of ‘Total provisions and adjustments or deductions (uncapped)’ calculated at exposure level:</w:t>
            </w:r>
          </w:p>
          <w:p w14:paraId="1388E648" w14:textId="77777777" w:rsidR="00100AA6" w:rsidRPr="0089742C" w:rsidRDefault="00100AA6" w:rsidP="00040D4E">
            <w:pPr>
              <w:pStyle w:val="ECBBodyText"/>
              <w:spacing w:line="240" w:lineRule="auto"/>
              <w:jc w:val="both"/>
              <w:rPr>
                <w:rFonts w:cs="Arial"/>
                <w:bCs/>
                <w:kern w:val="28"/>
                <w:szCs w:val="20"/>
              </w:rPr>
            </w:pPr>
          </w:p>
          <w:p w14:paraId="05F71C58" w14:textId="77777777" w:rsidR="00100AA6" w:rsidRPr="0089742C" w:rsidRDefault="00000000" w:rsidP="00040D4E">
            <w:pPr>
              <w:pStyle w:val="ECBBodyText"/>
              <w:spacing w:line="240" w:lineRule="auto"/>
              <w:jc w:val="both"/>
              <w:rPr>
                <w:rFonts w:cs="Arial"/>
                <w:szCs w:val="20"/>
              </w:rPr>
            </w:pPr>
            <m:oMathPara>
              <m:oMathParaPr>
                <m:jc m:val="left"/>
              </m:oMathParaPr>
              <m:oMath>
                <m:sSub>
                  <m:sSubPr>
                    <m:ctrlPr>
                      <w:rPr>
                        <w:rFonts w:ascii="Cambria Math" w:hAnsi="Cambria Math" w:cs="Arial"/>
                        <w:i/>
                        <w:szCs w:val="20"/>
                      </w:rPr>
                    </m:ctrlPr>
                  </m:sSubPr>
                  <m:e>
                    <m:r>
                      <w:rPr>
                        <w:rFonts w:ascii="Cambria Math" w:hAnsi="Cambria Math" w:cs="Arial"/>
                        <w:szCs w:val="20"/>
                      </w:rPr>
                      <m:t>Let I</m:t>
                    </m:r>
                  </m:e>
                  <m:sub>
                    <m:r>
                      <w:rPr>
                        <w:rFonts w:ascii="Cambria Math" w:hAnsi="Cambria Math" w:cs="Arial"/>
                        <w:szCs w:val="20"/>
                      </w:rPr>
                      <m:t>v</m:t>
                    </m:r>
                  </m:sub>
                </m:sSub>
                <m:r>
                  <w:rPr>
                    <w:rFonts w:ascii="Cambria Math" w:hAnsi="Cambria Math" w:cs="Arial"/>
                    <w:szCs w:val="20"/>
                  </w:rPr>
                  <m:t xml:space="preserve"> be the number of exposures within a given vintage bucket (i.e all exposures with </m:t>
                </m:r>
                <m:sSub>
                  <m:sSubPr>
                    <m:ctrlPr>
                      <w:rPr>
                        <w:rFonts w:ascii="Cambria Math" w:hAnsi="Cambria Math" w:cs="Arial"/>
                        <w:i/>
                        <w:szCs w:val="20"/>
                      </w:rPr>
                    </m:ctrlPr>
                  </m:sSubPr>
                  <m:e>
                    <m:r>
                      <w:rPr>
                        <w:rFonts w:ascii="Cambria Math" w:hAnsi="Cambria Math" w:cs="Arial"/>
                        <w:szCs w:val="20"/>
                      </w:rPr>
                      <m:t>v</m:t>
                    </m:r>
                  </m:e>
                  <m:sub>
                    <m:r>
                      <w:rPr>
                        <w:rFonts w:ascii="Cambria Math" w:hAnsi="Cambria Math" w:cs="Arial"/>
                        <w:szCs w:val="20"/>
                      </w:rPr>
                      <m:t>i</m:t>
                    </m:r>
                  </m:sub>
                </m:sSub>
                <m:r>
                  <w:rPr>
                    <w:rFonts w:ascii="Cambria Math" w:hAnsi="Cambria Math" w:cs="Arial"/>
                    <w:szCs w:val="20"/>
                  </w:rPr>
                  <m:t>=v)</m:t>
                </m:r>
              </m:oMath>
            </m:oMathPara>
          </w:p>
          <w:p w14:paraId="74071AAE" w14:textId="77777777" w:rsidR="00100AA6" w:rsidRPr="0089742C" w:rsidRDefault="00000000" w:rsidP="00040D4E">
            <w:pPr>
              <w:pStyle w:val="numberedparagraph"/>
              <w:numPr>
                <w:ilvl w:val="0"/>
                <w:numId w:val="0"/>
              </w:numPr>
              <w:jc w:val="left"/>
              <w:rPr>
                <w:rFonts w:ascii="Arial" w:hAnsi="Arial" w:cs="Arial"/>
                <w:sz w:val="20"/>
                <w:szCs w:val="20"/>
              </w:rPr>
            </w:pPr>
            <m:oMathPara>
              <m:oMathParaPr>
                <m:jc m:val="left"/>
              </m:oMathParaPr>
              <m:oMath>
                <m:sSub>
                  <m:sSubPr>
                    <m:ctrlPr>
                      <w:rPr>
                        <w:rFonts w:ascii="Cambria Math" w:hAnsi="Cambria Math" w:cs="Arial"/>
                        <w:i/>
                        <w:sz w:val="20"/>
                        <w:szCs w:val="20"/>
                      </w:rPr>
                    </m:ctrlPr>
                  </m:sSubPr>
                  <m:e>
                    <m:r>
                      <w:rPr>
                        <w:rFonts w:ascii="Cambria Math" w:hAnsi="Cambria Math" w:cs="Arial"/>
                        <w:sz w:val="20"/>
                        <w:szCs w:val="20"/>
                      </w:rPr>
                      <m:t>Total minumum coverage expectation for NPEs</m:t>
                    </m:r>
                  </m:e>
                  <m:sub>
                    <m:r>
                      <w:rPr>
                        <w:rFonts w:ascii="Cambria Math" w:hAnsi="Cambria Math" w:cs="Arial"/>
                        <w:sz w:val="20"/>
                        <w:szCs w:val="20"/>
                      </w:rPr>
                      <m:t>v</m:t>
                    </m:r>
                  </m:sub>
                </m:sSub>
                <m:r>
                  <w:rPr>
                    <w:rFonts w:ascii="Cambria Math" w:hAnsi="Cambria Math" w:cs="Arial"/>
                    <w:sz w:val="20"/>
                    <w:szCs w:val="20"/>
                  </w:rPr>
                  <m:t xml:space="preserve">= </m:t>
                </m:r>
                <m:nary>
                  <m:naryPr>
                    <m:chr m:val="∑"/>
                    <m:limLoc m:val="undOvr"/>
                    <m:ctrlPr>
                      <w:rPr>
                        <w:rFonts w:ascii="Cambria Math" w:hAnsi="Cambria Math" w:cs="Arial"/>
                        <w:i/>
                        <w:sz w:val="20"/>
                        <w:szCs w:val="20"/>
                      </w:rPr>
                    </m:ctrlPr>
                  </m:naryPr>
                  <m:sub>
                    <m:r>
                      <w:rPr>
                        <w:rFonts w:ascii="Cambria Math" w:hAnsi="Cambria Math" w:cs="Arial"/>
                        <w:sz w:val="20"/>
                        <w:szCs w:val="20"/>
                      </w:rPr>
                      <m:t>i</m:t>
                    </m:r>
                  </m:sub>
                  <m:sup>
                    <m:sSub>
                      <m:sSubPr>
                        <m:ctrlPr>
                          <w:rPr>
                            <w:rFonts w:ascii="Cambria Math" w:eastAsia="Times New Roman" w:hAnsi="Cambria Math" w:cs="Arial"/>
                            <w:i/>
                            <w:sz w:val="20"/>
                            <w:szCs w:val="20"/>
                            <w:lang w:val="en-GB" w:eastAsia="en-GB"/>
                          </w:rPr>
                        </m:ctrlPr>
                      </m:sSubPr>
                      <m:e>
                        <m:r>
                          <w:rPr>
                            <w:rFonts w:ascii="Cambria Math" w:hAnsi="Cambria Math" w:cs="Arial"/>
                            <w:sz w:val="20"/>
                            <w:szCs w:val="20"/>
                          </w:rPr>
                          <m:t>I</m:t>
                        </m:r>
                      </m:e>
                      <m:sub>
                        <m:r>
                          <w:rPr>
                            <w:rFonts w:ascii="Cambria Math" w:hAnsi="Cambria Math" w:cs="Arial"/>
                            <w:sz w:val="20"/>
                            <w:szCs w:val="20"/>
                          </w:rPr>
                          <m:t>v</m:t>
                        </m:r>
                      </m:sub>
                    </m:sSub>
                  </m:sup>
                  <m:e>
                    <m:sSubSup>
                      <m:sSubSupPr>
                        <m:ctrlPr>
                          <w:rPr>
                            <w:rFonts w:ascii="Cambria Math" w:hAnsi="Cambria Math" w:cs="Arial"/>
                            <w:i/>
                            <w:sz w:val="20"/>
                            <w:szCs w:val="20"/>
                          </w:rPr>
                        </m:ctrlPr>
                      </m:sSubSupPr>
                      <m:e>
                        <m:r>
                          <w:rPr>
                            <w:rFonts w:ascii="Cambria Math" w:hAnsi="Cambria Math" w:cs="Arial"/>
                            <w:sz w:val="20"/>
                            <w:szCs w:val="20"/>
                          </w:rPr>
                          <m:t>C</m:t>
                        </m:r>
                      </m:e>
                      <m:sub>
                        <m:r>
                          <w:rPr>
                            <w:rFonts w:ascii="Cambria Math" w:hAnsi="Cambria Math" w:cs="Arial"/>
                            <w:sz w:val="20"/>
                            <w:szCs w:val="20"/>
                          </w:rPr>
                          <m:t>i</m:t>
                        </m:r>
                      </m:sub>
                      <m:sup>
                        <m:r>
                          <w:rPr>
                            <w:rFonts w:ascii="Cambria Math" w:hAnsi="Cambria Math" w:cs="Arial"/>
                            <w:sz w:val="20"/>
                            <w:szCs w:val="20"/>
                          </w:rPr>
                          <m:t>Secured</m:t>
                        </m:r>
                      </m:sup>
                    </m:sSubSup>
                  </m:e>
                </m:nary>
                <m:r>
                  <w:rPr>
                    <w:rFonts w:ascii="Cambria Math" w:hAnsi="Cambria Math" w:cs="Arial"/>
                    <w:sz w:val="20"/>
                    <w:szCs w:val="20"/>
                  </w:rPr>
                  <m:t>+</m:t>
                </m:r>
                <m:nary>
                  <m:naryPr>
                    <m:chr m:val="∑"/>
                    <m:limLoc m:val="undOvr"/>
                    <m:ctrlPr>
                      <w:rPr>
                        <w:rFonts w:ascii="Cambria Math" w:hAnsi="Cambria Math" w:cs="Arial"/>
                        <w:i/>
                        <w:sz w:val="20"/>
                        <w:szCs w:val="20"/>
                      </w:rPr>
                    </m:ctrlPr>
                  </m:naryPr>
                  <m:sub>
                    <m:r>
                      <w:rPr>
                        <w:rFonts w:ascii="Cambria Math" w:hAnsi="Cambria Math" w:cs="Arial"/>
                        <w:sz w:val="20"/>
                        <w:szCs w:val="20"/>
                      </w:rPr>
                      <m:t>i</m:t>
                    </m:r>
                  </m:sub>
                  <m:sup>
                    <m:sSub>
                      <m:sSubPr>
                        <m:ctrlPr>
                          <w:rPr>
                            <w:rFonts w:ascii="Cambria Math" w:eastAsia="Times New Roman" w:hAnsi="Cambria Math" w:cs="Arial"/>
                            <w:i/>
                            <w:sz w:val="20"/>
                            <w:szCs w:val="20"/>
                            <w:lang w:val="en-GB" w:eastAsia="en-GB"/>
                          </w:rPr>
                        </m:ctrlPr>
                      </m:sSubPr>
                      <m:e>
                        <m:r>
                          <w:rPr>
                            <w:rFonts w:ascii="Cambria Math" w:hAnsi="Cambria Math" w:cs="Arial"/>
                            <w:sz w:val="20"/>
                            <w:szCs w:val="20"/>
                          </w:rPr>
                          <m:t>I</m:t>
                        </m:r>
                      </m:e>
                      <m:sub>
                        <m:r>
                          <w:rPr>
                            <w:rFonts w:ascii="Cambria Math" w:hAnsi="Cambria Math" w:cs="Arial"/>
                            <w:sz w:val="20"/>
                            <w:szCs w:val="20"/>
                          </w:rPr>
                          <m:t>v</m:t>
                        </m:r>
                      </m:sub>
                    </m:sSub>
                  </m:sup>
                  <m:e>
                    <m:sSubSup>
                      <m:sSubSupPr>
                        <m:ctrlPr>
                          <w:rPr>
                            <w:rFonts w:ascii="Cambria Math" w:hAnsi="Cambria Math" w:cs="Arial"/>
                            <w:i/>
                            <w:sz w:val="20"/>
                            <w:szCs w:val="20"/>
                          </w:rPr>
                        </m:ctrlPr>
                      </m:sSubSupPr>
                      <m:e>
                        <m:r>
                          <w:rPr>
                            <w:rFonts w:ascii="Cambria Math" w:hAnsi="Cambria Math" w:cs="Arial"/>
                            <w:sz w:val="20"/>
                            <w:szCs w:val="20"/>
                          </w:rPr>
                          <m:t>C</m:t>
                        </m:r>
                      </m:e>
                      <m:sub>
                        <m:r>
                          <w:rPr>
                            <w:rFonts w:ascii="Cambria Math" w:hAnsi="Cambria Math" w:cs="Arial"/>
                            <w:sz w:val="20"/>
                            <w:szCs w:val="20"/>
                          </w:rPr>
                          <m:t>i</m:t>
                        </m:r>
                      </m:sub>
                      <m:sup>
                        <m:r>
                          <w:rPr>
                            <w:rFonts w:ascii="Cambria Math" w:hAnsi="Cambria Math" w:cs="Arial"/>
                            <w:sz w:val="20"/>
                            <w:szCs w:val="20"/>
                          </w:rPr>
                          <m:t>Unsecured</m:t>
                        </m:r>
                      </m:sup>
                    </m:sSubSup>
                  </m:e>
                </m:nary>
              </m:oMath>
            </m:oMathPara>
          </w:p>
          <w:p w14:paraId="4F9786B0" w14:textId="77777777" w:rsidR="00100AA6" w:rsidRPr="0089742C" w:rsidRDefault="00100AA6" w:rsidP="00040D4E">
            <w:pPr>
              <w:rPr>
                <w:rFonts w:cs="Arial"/>
                <w:szCs w:val="20"/>
              </w:rPr>
            </w:pPr>
          </w:p>
        </w:tc>
      </w:tr>
      <w:tr w:rsidR="00B2004B" w:rsidRPr="0089742C" w14:paraId="3CE539EB" w14:textId="77777777" w:rsidTr="000B634B">
        <w:tc>
          <w:tcPr>
            <w:tcW w:w="1188" w:type="dxa"/>
            <w:tcBorders>
              <w:top w:val="single" w:sz="4" w:space="0" w:color="auto"/>
              <w:left w:val="single" w:sz="4" w:space="0" w:color="auto"/>
              <w:bottom w:val="single" w:sz="4" w:space="0" w:color="auto"/>
              <w:right w:val="single" w:sz="4" w:space="0" w:color="auto"/>
            </w:tcBorders>
          </w:tcPr>
          <w:p w14:paraId="200E973E" w14:textId="77777777" w:rsidR="00B2004B" w:rsidRPr="0089742C" w:rsidRDefault="00100AA6" w:rsidP="000B634B">
            <w:pPr>
              <w:rPr>
                <w:rFonts w:cs="Arial"/>
                <w:szCs w:val="20"/>
              </w:rPr>
            </w:pPr>
            <w:r w:rsidRPr="0089742C">
              <w:rPr>
                <w:rFonts w:cs="Arial"/>
                <w:szCs w:val="20"/>
              </w:rPr>
              <w:t>220</w:t>
            </w:r>
          </w:p>
        </w:tc>
        <w:tc>
          <w:tcPr>
            <w:tcW w:w="8843" w:type="dxa"/>
            <w:tcBorders>
              <w:top w:val="single" w:sz="4" w:space="0" w:color="auto"/>
              <w:left w:val="single" w:sz="4" w:space="0" w:color="auto"/>
              <w:bottom w:val="single" w:sz="4" w:space="0" w:color="auto"/>
              <w:right w:val="single" w:sz="4" w:space="0" w:color="auto"/>
            </w:tcBorders>
          </w:tcPr>
          <w:p w14:paraId="6ACCFA1E" w14:textId="77777777" w:rsidR="00B2004B" w:rsidRPr="0089742C" w:rsidRDefault="001D4E52" w:rsidP="000B634B">
            <w:pPr>
              <w:rPr>
                <w:rFonts w:cs="Arial"/>
                <w:b/>
                <w:szCs w:val="20"/>
                <w:u w:val="single"/>
              </w:rPr>
            </w:pPr>
            <w:r w:rsidRPr="0089742C">
              <w:rPr>
                <w:rFonts w:cs="Arial"/>
                <w:b/>
                <w:szCs w:val="20"/>
                <w:u w:val="single"/>
              </w:rPr>
              <w:t>Specific credit risk adjustments</w:t>
            </w:r>
          </w:p>
          <w:p w14:paraId="54A44483" w14:textId="77777777" w:rsidR="00D61BDE" w:rsidRPr="0089742C" w:rsidRDefault="00D61BDE" w:rsidP="000B634B">
            <w:pPr>
              <w:rPr>
                <w:rFonts w:cs="Arial"/>
                <w:b/>
                <w:szCs w:val="20"/>
                <w:u w:val="single"/>
              </w:rPr>
            </w:pPr>
            <w:r w:rsidRPr="0089742C">
              <w:rPr>
                <w:rFonts w:cs="Arial"/>
                <w:szCs w:val="20"/>
                <w:lang w:bidi="ne-NP"/>
              </w:rPr>
              <w:t>Point (b)(i) of Article 47</w:t>
            </w:r>
            <w:proofErr w:type="gramStart"/>
            <w:r w:rsidRPr="0089742C">
              <w:rPr>
                <w:rFonts w:cs="Arial"/>
                <w:szCs w:val="20"/>
                <w:lang w:bidi="ne-NP"/>
              </w:rPr>
              <w:t>c(</w:t>
            </w:r>
            <w:proofErr w:type="gramEnd"/>
            <w:r w:rsidRPr="0089742C">
              <w:rPr>
                <w:rFonts w:cs="Arial"/>
                <w:szCs w:val="20"/>
                <w:lang w:bidi="ne-NP"/>
              </w:rPr>
              <w:t>1) of the CRR.</w:t>
            </w:r>
            <w:r w:rsidR="00436E6A" w:rsidRPr="0089742C">
              <w:rPr>
                <w:rFonts w:cs="Arial"/>
                <w:szCs w:val="20"/>
                <w:lang w:bidi="ne-NP"/>
              </w:rPr>
              <w:t xml:space="preserve"> Amounts to be reported </w:t>
            </w:r>
            <w:r w:rsidR="005E3552" w:rsidRPr="0089742C">
              <w:rPr>
                <w:rFonts w:cs="Arial"/>
                <w:szCs w:val="20"/>
                <w:lang w:bidi="ne-NP"/>
              </w:rPr>
              <w:t xml:space="preserve">in EUR </w:t>
            </w:r>
            <w:r w:rsidR="00436E6A" w:rsidRPr="0089742C">
              <w:rPr>
                <w:rFonts w:cs="Arial"/>
                <w:szCs w:val="20"/>
                <w:lang w:bidi="ne-NP"/>
              </w:rPr>
              <w:t>with a positive sign.</w:t>
            </w:r>
          </w:p>
        </w:tc>
      </w:tr>
      <w:tr w:rsidR="00B2004B" w:rsidRPr="0089742C" w14:paraId="223B112A" w14:textId="77777777" w:rsidTr="000B634B">
        <w:tc>
          <w:tcPr>
            <w:tcW w:w="1188" w:type="dxa"/>
            <w:tcBorders>
              <w:top w:val="single" w:sz="4" w:space="0" w:color="auto"/>
              <w:left w:val="single" w:sz="4" w:space="0" w:color="auto"/>
              <w:bottom w:val="single" w:sz="4" w:space="0" w:color="auto"/>
              <w:right w:val="single" w:sz="4" w:space="0" w:color="auto"/>
            </w:tcBorders>
          </w:tcPr>
          <w:p w14:paraId="40EBCE87" w14:textId="77777777" w:rsidR="00B2004B" w:rsidRPr="0089742C" w:rsidRDefault="00100AA6" w:rsidP="000B634B">
            <w:pPr>
              <w:rPr>
                <w:rFonts w:cs="Arial"/>
                <w:szCs w:val="20"/>
              </w:rPr>
            </w:pPr>
            <w:r w:rsidRPr="0089742C">
              <w:rPr>
                <w:rFonts w:cs="Arial"/>
                <w:szCs w:val="20"/>
              </w:rPr>
              <w:t>230</w:t>
            </w:r>
          </w:p>
        </w:tc>
        <w:tc>
          <w:tcPr>
            <w:tcW w:w="8843" w:type="dxa"/>
            <w:tcBorders>
              <w:top w:val="single" w:sz="4" w:space="0" w:color="auto"/>
              <w:left w:val="single" w:sz="4" w:space="0" w:color="auto"/>
              <w:bottom w:val="single" w:sz="4" w:space="0" w:color="auto"/>
              <w:right w:val="single" w:sz="4" w:space="0" w:color="auto"/>
            </w:tcBorders>
          </w:tcPr>
          <w:p w14:paraId="315EE8EF" w14:textId="77777777" w:rsidR="00B2004B" w:rsidRPr="0089742C" w:rsidRDefault="001D4E52" w:rsidP="000B634B">
            <w:pPr>
              <w:rPr>
                <w:rFonts w:cs="Arial"/>
                <w:b/>
                <w:szCs w:val="20"/>
                <w:u w:val="single"/>
              </w:rPr>
            </w:pPr>
            <w:r w:rsidRPr="0089742C">
              <w:rPr>
                <w:rFonts w:cs="Arial"/>
                <w:b/>
                <w:szCs w:val="20"/>
                <w:u w:val="single"/>
              </w:rPr>
              <w:t>Additional valuation adjustments</w:t>
            </w:r>
          </w:p>
          <w:p w14:paraId="211AF523" w14:textId="77777777" w:rsidR="00D61BDE" w:rsidRPr="0089742C" w:rsidRDefault="00D61BDE" w:rsidP="000B634B">
            <w:pPr>
              <w:rPr>
                <w:rFonts w:cs="Arial"/>
                <w:b/>
                <w:szCs w:val="20"/>
                <w:u w:val="single"/>
              </w:rPr>
            </w:pPr>
            <w:r w:rsidRPr="0089742C">
              <w:rPr>
                <w:rFonts w:cs="Arial"/>
                <w:szCs w:val="20"/>
                <w:lang w:bidi="ne-NP"/>
              </w:rPr>
              <w:t>Point (b)(ii) of Article 47</w:t>
            </w:r>
            <w:proofErr w:type="gramStart"/>
            <w:r w:rsidRPr="0089742C">
              <w:rPr>
                <w:rFonts w:cs="Arial"/>
                <w:szCs w:val="20"/>
                <w:lang w:bidi="ne-NP"/>
              </w:rPr>
              <w:t>c(</w:t>
            </w:r>
            <w:proofErr w:type="gramEnd"/>
            <w:r w:rsidRPr="0089742C">
              <w:rPr>
                <w:rFonts w:cs="Arial"/>
                <w:szCs w:val="20"/>
                <w:lang w:bidi="ne-NP"/>
              </w:rPr>
              <w:t>1) of the CRR.</w:t>
            </w:r>
            <w:r w:rsidR="00436E6A" w:rsidRPr="0089742C">
              <w:rPr>
                <w:rFonts w:cs="Arial"/>
                <w:szCs w:val="20"/>
                <w:lang w:bidi="ne-NP"/>
              </w:rPr>
              <w:t xml:space="preserve"> Amounts to be reported </w:t>
            </w:r>
            <w:r w:rsidR="005E3552" w:rsidRPr="0089742C">
              <w:rPr>
                <w:rFonts w:cs="Arial"/>
                <w:szCs w:val="20"/>
                <w:lang w:bidi="ne-NP"/>
              </w:rPr>
              <w:t xml:space="preserve">in EUR </w:t>
            </w:r>
            <w:r w:rsidR="00436E6A" w:rsidRPr="0089742C">
              <w:rPr>
                <w:rFonts w:cs="Arial"/>
                <w:szCs w:val="20"/>
                <w:lang w:bidi="ne-NP"/>
              </w:rPr>
              <w:t>with a positive sign.</w:t>
            </w:r>
          </w:p>
        </w:tc>
      </w:tr>
      <w:tr w:rsidR="00B2004B" w:rsidRPr="0089742C" w14:paraId="3C3E144D" w14:textId="77777777" w:rsidTr="000B634B">
        <w:tc>
          <w:tcPr>
            <w:tcW w:w="1188" w:type="dxa"/>
            <w:tcBorders>
              <w:top w:val="single" w:sz="4" w:space="0" w:color="auto"/>
              <w:left w:val="single" w:sz="4" w:space="0" w:color="auto"/>
              <w:bottom w:val="single" w:sz="4" w:space="0" w:color="auto"/>
              <w:right w:val="single" w:sz="4" w:space="0" w:color="auto"/>
            </w:tcBorders>
          </w:tcPr>
          <w:p w14:paraId="4F0E3CBE" w14:textId="77777777" w:rsidR="00B2004B" w:rsidRPr="0089742C" w:rsidRDefault="00100AA6" w:rsidP="000B634B">
            <w:pPr>
              <w:rPr>
                <w:rFonts w:cs="Arial"/>
                <w:szCs w:val="20"/>
              </w:rPr>
            </w:pPr>
            <w:r w:rsidRPr="0089742C">
              <w:rPr>
                <w:rFonts w:cs="Arial"/>
                <w:szCs w:val="20"/>
              </w:rPr>
              <w:t>240</w:t>
            </w:r>
          </w:p>
        </w:tc>
        <w:tc>
          <w:tcPr>
            <w:tcW w:w="8843" w:type="dxa"/>
            <w:tcBorders>
              <w:top w:val="single" w:sz="4" w:space="0" w:color="auto"/>
              <w:left w:val="single" w:sz="4" w:space="0" w:color="auto"/>
              <w:bottom w:val="single" w:sz="4" w:space="0" w:color="auto"/>
              <w:right w:val="single" w:sz="4" w:space="0" w:color="auto"/>
            </w:tcBorders>
          </w:tcPr>
          <w:p w14:paraId="703D1F9C" w14:textId="77777777" w:rsidR="00B2004B" w:rsidRPr="0089742C" w:rsidRDefault="001D4E52" w:rsidP="000B634B">
            <w:pPr>
              <w:rPr>
                <w:rFonts w:cs="Arial"/>
                <w:b/>
                <w:szCs w:val="20"/>
                <w:u w:val="single"/>
              </w:rPr>
            </w:pPr>
            <w:r w:rsidRPr="0089742C">
              <w:rPr>
                <w:rFonts w:cs="Arial"/>
                <w:b/>
                <w:szCs w:val="20"/>
                <w:u w:val="single"/>
              </w:rPr>
              <w:t>Other own funds deductions</w:t>
            </w:r>
          </w:p>
          <w:p w14:paraId="73F294A9" w14:textId="28243E20" w:rsidR="00D61BDE" w:rsidRPr="0089742C" w:rsidRDefault="00D61BDE" w:rsidP="000B634B">
            <w:pPr>
              <w:rPr>
                <w:rFonts w:cs="Arial"/>
                <w:b/>
                <w:szCs w:val="20"/>
                <w:u w:val="single"/>
              </w:rPr>
            </w:pPr>
            <w:r w:rsidRPr="0089742C">
              <w:rPr>
                <w:rFonts w:cs="Arial"/>
                <w:szCs w:val="20"/>
                <w:lang w:bidi="ne-NP"/>
              </w:rPr>
              <w:t>Point (b)(iii) of Article 47</w:t>
            </w:r>
            <w:proofErr w:type="gramStart"/>
            <w:r w:rsidRPr="0089742C">
              <w:rPr>
                <w:rFonts w:cs="Arial"/>
                <w:szCs w:val="20"/>
                <w:lang w:bidi="ne-NP"/>
              </w:rPr>
              <w:t>c(</w:t>
            </w:r>
            <w:proofErr w:type="gramEnd"/>
            <w:r w:rsidRPr="0089742C">
              <w:rPr>
                <w:rFonts w:cs="Arial"/>
                <w:szCs w:val="20"/>
                <w:lang w:bidi="ne-NP"/>
              </w:rPr>
              <w:t>1) of the CRR.</w:t>
            </w:r>
            <w:r w:rsidR="00436E6A" w:rsidRPr="0089742C">
              <w:rPr>
                <w:rFonts w:cs="Arial"/>
                <w:szCs w:val="20"/>
                <w:lang w:bidi="ne-NP"/>
              </w:rPr>
              <w:t xml:space="preserve"> Amounts to be reported</w:t>
            </w:r>
            <w:r w:rsidR="005E3552" w:rsidRPr="0089742C">
              <w:rPr>
                <w:rFonts w:cs="Arial"/>
                <w:szCs w:val="20"/>
                <w:lang w:bidi="ne-NP"/>
              </w:rPr>
              <w:t xml:space="preserve"> in EUR</w:t>
            </w:r>
            <w:r w:rsidR="00436E6A" w:rsidRPr="0089742C">
              <w:rPr>
                <w:rFonts w:cs="Arial"/>
                <w:szCs w:val="20"/>
                <w:lang w:bidi="ne-NP"/>
              </w:rPr>
              <w:t xml:space="preserve"> with a positive sign.</w:t>
            </w:r>
            <w:r w:rsidR="00A2162D" w:rsidRPr="0089742C">
              <w:rPr>
                <w:rFonts w:cs="Arial"/>
                <w:szCs w:val="20"/>
                <w:lang w:bidi="ne-NP"/>
              </w:rPr>
              <w:t xml:space="preserve"> Any voluntary CET1 deductions related to the NPEs subject to the ECB coverage expectations should be reported in row 240. For the avoidance of doubt, it is not sufficient to report them only in C.01.00 Row 524.</w:t>
            </w:r>
          </w:p>
        </w:tc>
      </w:tr>
      <w:tr w:rsidR="001D4E52" w:rsidRPr="0089742C" w14:paraId="41CB6D93" w14:textId="77777777" w:rsidTr="000B634B">
        <w:tc>
          <w:tcPr>
            <w:tcW w:w="1188" w:type="dxa"/>
            <w:tcBorders>
              <w:top w:val="single" w:sz="4" w:space="0" w:color="auto"/>
              <w:left w:val="single" w:sz="4" w:space="0" w:color="auto"/>
              <w:bottom w:val="single" w:sz="4" w:space="0" w:color="auto"/>
              <w:right w:val="single" w:sz="4" w:space="0" w:color="auto"/>
            </w:tcBorders>
          </w:tcPr>
          <w:p w14:paraId="349DA005" w14:textId="77777777" w:rsidR="001D4E52" w:rsidRPr="0089742C" w:rsidRDefault="00100AA6" w:rsidP="000B634B">
            <w:pPr>
              <w:rPr>
                <w:rFonts w:cs="Arial"/>
                <w:szCs w:val="20"/>
              </w:rPr>
            </w:pPr>
            <w:r w:rsidRPr="0089742C">
              <w:rPr>
                <w:rFonts w:cs="Arial"/>
                <w:szCs w:val="20"/>
              </w:rPr>
              <w:t>250</w:t>
            </w:r>
          </w:p>
        </w:tc>
        <w:tc>
          <w:tcPr>
            <w:tcW w:w="8843" w:type="dxa"/>
            <w:tcBorders>
              <w:top w:val="single" w:sz="4" w:space="0" w:color="auto"/>
              <w:left w:val="single" w:sz="4" w:space="0" w:color="auto"/>
              <w:bottom w:val="single" w:sz="4" w:space="0" w:color="auto"/>
              <w:right w:val="single" w:sz="4" w:space="0" w:color="auto"/>
            </w:tcBorders>
          </w:tcPr>
          <w:p w14:paraId="1E10B5B0" w14:textId="77777777" w:rsidR="001D4E52" w:rsidRPr="0089742C" w:rsidRDefault="001D4E52" w:rsidP="000B634B">
            <w:pPr>
              <w:rPr>
                <w:rFonts w:cs="Arial"/>
                <w:b/>
                <w:szCs w:val="20"/>
                <w:u w:val="single"/>
              </w:rPr>
            </w:pPr>
            <w:r w:rsidRPr="0089742C">
              <w:rPr>
                <w:rFonts w:cs="Arial"/>
                <w:b/>
                <w:szCs w:val="20"/>
                <w:u w:val="single"/>
              </w:rPr>
              <w:t>IRB Shortfall</w:t>
            </w:r>
          </w:p>
          <w:p w14:paraId="0216DA90" w14:textId="77777777" w:rsidR="00D61BDE" w:rsidRPr="0089742C" w:rsidRDefault="00D61BDE" w:rsidP="000B634B">
            <w:pPr>
              <w:rPr>
                <w:rFonts w:cs="Arial"/>
                <w:b/>
                <w:szCs w:val="20"/>
                <w:u w:val="single"/>
              </w:rPr>
            </w:pPr>
            <w:r w:rsidRPr="0089742C">
              <w:rPr>
                <w:rFonts w:cs="Arial"/>
                <w:szCs w:val="20"/>
                <w:lang w:bidi="ne-NP"/>
              </w:rPr>
              <w:t>Point (b)(iv) of Article 47</w:t>
            </w:r>
            <w:proofErr w:type="gramStart"/>
            <w:r w:rsidRPr="0089742C">
              <w:rPr>
                <w:rFonts w:cs="Arial"/>
                <w:szCs w:val="20"/>
                <w:lang w:bidi="ne-NP"/>
              </w:rPr>
              <w:t>c(</w:t>
            </w:r>
            <w:proofErr w:type="gramEnd"/>
            <w:r w:rsidRPr="0089742C">
              <w:rPr>
                <w:rFonts w:cs="Arial"/>
                <w:szCs w:val="20"/>
                <w:lang w:bidi="ne-NP"/>
              </w:rPr>
              <w:t>1) of the CRR.</w:t>
            </w:r>
            <w:r w:rsidR="00436E6A" w:rsidRPr="0089742C">
              <w:rPr>
                <w:rFonts w:cs="Arial"/>
                <w:szCs w:val="20"/>
                <w:lang w:bidi="ne-NP"/>
              </w:rPr>
              <w:t xml:space="preserve"> Amounts to be reported </w:t>
            </w:r>
            <w:r w:rsidR="005E3552" w:rsidRPr="0089742C">
              <w:rPr>
                <w:rFonts w:cs="Arial"/>
                <w:szCs w:val="20"/>
                <w:lang w:bidi="ne-NP"/>
              </w:rPr>
              <w:t xml:space="preserve">in EUR </w:t>
            </w:r>
            <w:r w:rsidR="00436E6A" w:rsidRPr="0089742C">
              <w:rPr>
                <w:rFonts w:cs="Arial"/>
                <w:szCs w:val="20"/>
                <w:lang w:bidi="ne-NP"/>
              </w:rPr>
              <w:t>with a positive sign.</w:t>
            </w:r>
          </w:p>
        </w:tc>
      </w:tr>
      <w:tr w:rsidR="001D4E52" w:rsidRPr="0089742C" w14:paraId="49BADDE6" w14:textId="77777777" w:rsidTr="000B634B">
        <w:tc>
          <w:tcPr>
            <w:tcW w:w="1188" w:type="dxa"/>
            <w:tcBorders>
              <w:top w:val="single" w:sz="4" w:space="0" w:color="auto"/>
              <w:left w:val="single" w:sz="4" w:space="0" w:color="auto"/>
              <w:bottom w:val="single" w:sz="4" w:space="0" w:color="auto"/>
              <w:right w:val="single" w:sz="4" w:space="0" w:color="auto"/>
            </w:tcBorders>
          </w:tcPr>
          <w:p w14:paraId="34378123" w14:textId="77777777" w:rsidR="001D4E52" w:rsidRPr="0089742C" w:rsidRDefault="00100AA6" w:rsidP="000B634B">
            <w:pPr>
              <w:rPr>
                <w:rFonts w:cs="Arial"/>
                <w:szCs w:val="20"/>
              </w:rPr>
            </w:pPr>
            <w:r w:rsidRPr="0089742C">
              <w:rPr>
                <w:rFonts w:cs="Arial"/>
                <w:szCs w:val="20"/>
              </w:rPr>
              <w:t>260</w:t>
            </w:r>
          </w:p>
        </w:tc>
        <w:tc>
          <w:tcPr>
            <w:tcW w:w="8843" w:type="dxa"/>
            <w:tcBorders>
              <w:top w:val="single" w:sz="4" w:space="0" w:color="auto"/>
              <w:left w:val="single" w:sz="4" w:space="0" w:color="auto"/>
              <w:bottom w:val="single" w:sz="4" w:space="0" w:color="auto"/>
              <w:right w:val="single" w:sz="4" w:space="0" w:color="auto"/>
            </w:tcBorders>
          </w:tcPr>
          <w:p w14:paraId="5061F94D" w14:textId="77777777" w:rsidR="001D4E52" w:rsidRPr="0089742C" w:rsidRDefault="001D4E52" w:rsidP="000B634B">
            <w:pPr>
              <w:rPr>
                <w:rFonts w:cs="Arial"/>
                <w:b/>
                <w:szCs w:val="20"/>
                <w:u w:val="single"/>
              </w:rPr>
            </w:pPr>
            <w:r w:rsidRPr="0089742C">
              <w:rPr>
                <w:rFonts w:cs="Arial"/>
                <w:b/>
                <w:szCs w:val="20"/>
                <w:u w:val="single"/>
              </w:rPr>
              <w:t>The difference between the purchase price and the amount owed by the debtor</w:t>
            </w:r>
          </w:p>
          <w:p w14:paraId="59A5D3CA" w14:textId="77777777" w:rsidR="00D61BDE" w:rsidRPr="0089742C" w:rsidRDefault="00D61BDE" w:rsidP="000B634B">
            <w:pPr>
              <w:rPr>
                <w:rFonts w:cs="Arial"/>
                <w:b/>
                <w:szCs w:val="20"/>
                <w:u w:val="single"/>
              </w:rPr>
            </w:pPr>
            <w:r w:rsidRPr="0089742C">
              <w:rPr>
                <w:rFonts w:cs="Arial"/>
                <w:szCs w:val="20"/>
                <w:lang w:bidi="ne-NP"/>
              </w:rPr>
              <w:t>Point (b)(v) of Article 47</w:t>
            </w:r>
            <w:proofErr w:type="gramStart"/>
            <w:r w:rsidRPr="0089742C">
              <w:rPr>
                <w:rFonts w:cs="Arial"/>
                <w:szCs w:val="20"/>
                <w:lang w:bidi="ne-NP"/>
              </w:rPr>
              <w:t>c(</w:t>
            </w:r>
            <w:proofErr w:type="gramEnd"/>
            <w:r w:rsidRPr="0089742C">
              <w:rPr>
                <w:rFonts w:cs="Arial"/>
                <w:szCs w:val="20"/>
                <w:lang w:bidi="ne-NP"/>
              </w:rPr>
              <w:t>1) of the CRR.</w:t>
            </w:r>
            <w:r w:rsidR="00436E6A" w:rsidRPr="0089742C">
              <w:rPr>
                <w:rFonts w:cs="Arial"/>
                <w:szCs w:val="20"/>
                <w:lang w:bidi="ne-NP"/>
              </w:rPr>
              <w:t xml:space="preserve"> Amounts to be reported </w:t>
            </w:r>
            <w:r w:rsidR="005E3552" w:rsidRPr="0089742C">
              <w:rPr>
                <w:rFonts w:cs="Arial"/>
                <w:szCs w:val="20"/>
                <w:lang w:bidi="ne-NP"/>
              </w:rPr>
              <w:t xml:space="preserve">in EUR </w:t>
            </w:r>
            <w:r w:rsidR="00436E6A" w:rsidRPr="0089742C">
              <w:rPr>
                <w:rFonts w:cs="Arial"/>
                <w:szCs w:val="20"/>
                <w:lang w:bidi="ne-NP"/>
              </w:rPr>
              <w:t>with a positive sign.</w:t>
            </w:r>
          </w:p>
        </w:tc>
      </w:tr>
      <w:tr w:rsidR="001D4E52" w:rsidRPr="0089742C" w14:paraId="61BAEAD5" w14:textId="77777777" w:rsidTr="000B634B">
        <w:tc>
          <w:tcPr>
            <w:tcW w:w="1188" w:type="dxa"/>
            <w:tcBorders>
              <w:top w:val="single" w:sz="4" w:space="0" w:color="auto"/>
              <w:left w:val="single" w:sz="4" w:space="0" w:color="auto"/>
              <w:bottom w:val="single" w:sz="4" w:space="0" w:color="auto"/>
              <w:right w:val="single" w:sz="4" w:space="0" w:color="auto"/>
            </w:tcBorders>
          </w:tcPr>
          <w:p w14:paraId="20DFA184" w14:textId="77777777" w:rsidR="001D4E52" w:rsidRPr="0089742C" w:rsidRDefault="00100AA6" w:rsidP="000B634B">
            <w:pPr>
              <w:rPr>
                <w:rFonts w:cs="Arial"/>
                <w:szCs w:val="20"/>
              </w:rPr>
            </w:pPr>
            <w:r w:rsidRPr="0089742C">
              <w:rPr>
                <w:rFonts w:cs="Arial"/>
                <w:szCs w:val="20"/>
              </w:rPr>
              <w:t>270</w:t>
            </w:r>
          </w:p>
        </w:tc>
        <w:tc>
          <w:tcPr>
            <w:tcW w:w="8843" w:type="dxa"/>
            <w:tcBorders>
              <w:top w:val="single" w:sz="4" w:space="0" w:color="auto"/>
              <w:left w:val="single" w:sz="4" w:space="0" w:color="auto"/>
              <w:bottom w:val="single" w:sz="4" w:space="0" w:color="auto"/>
              <w:right w:val="single" w:sz="4" w:space="0" w:color="auto"/>
            </w:tcBorders>
          </w:tcPr>
          <w:p w14:paraId="3E43FA14" w14:textId="77777777" w:rsidR="001D4E52" w:rsidRPr="0089742C" w:rsidRDefault="001D4E52" w:rsidP="000B634B">
            <w:pPr>
              <w:rPr>
                <w:rFonts w:cs="Arial"/>
                <w:b/>
                <w:szCs w:val="20"/>
                <w:u w:val="single"/>
              </w:rPr>
            </w:pPr>
            <w:r w:rsidRPr="0089742C">
              <w:rPr>
                <w:rFonts w:cs="Arial"/>
                <w:b/>
                <w:szCs w:val="20"/>
                <w:u w:val="single"/>
              </w:rPr>
              <w:t>Partial amounts written-off</w:t>
            </w:r>
          </w:p>
          <w:p w14:paraId="50DDA2C9" w14:textId="77777777" w:rsidR="00B07B32" w:rsidRPr="0089742C" w:rsidRDefault="00D61BDE" w:rsidP="000B634B">
            <w:pPr>
              <w:rPr>
                <w:rFonts w:cs="Arial"/>
                <w:b/>
                <w:szCs w:val="20"/>
                <w:u w:val="single"/>
              </w:rPr>
            </w:pPr>
            <w:r w:rsidRPr="0089742C">
              <w:rPr>
                <w:rFonts w:cs="Arial"/>
                <w:szCs w:val="20"/>
                <w:lang w:bidi="ne-NP"/>
              </w:rPr>
              <w:t>Point (b)(vi) of Article 47</w:t>
            </w:r>
            <w:proofErr w:type="gramStart"/>
            <w:r w:rsidRPr="0089742C">
              <w:rPr>
                <w:rFonts w:cs="Arial"/>
                <w:szCs w:val="20"/>
                <w:lang w:bidi="ne-NP"/>
              </w:rPr>
              <w:t>c(</w:t>
            </w:r>
            <w:proofErr w:type="gramEnd"/>
            <w:r w:rsidRPr="0089742C">
              <w:rPr>
                <w:rFonts w:cs="Arial"/>
                <w:szCs w:val="20"/>
                <w:lang w:bidi="ne-NP"/>
              </w:rPr>
              <w:t>1) of the CRR.</w:t>
            </w:r>
            <w:r w:rsidR="00436E6A" w:rsidRPr="0089742C">
              <w:rPr>
                <w:rFonts w:cs="Arial"/>
                <w:szCs w:val="20"/>
                <w:lang w:bidi="ne-NP"/>
              </w:rPr>
              <w:t xml:space="preserve"> Amounts to be reported </w:t>
            </w:r>
            <w:r w:rsidR="005E3552" w:rsidRPr="0089742C">
              <w:rPr>
                <w:rFonts w:cs="Arial"/>
                <w:szCs w:val="20"/>
                <w:lang w:bidi="ne-NP"/>
              </w:rPr>
              <w:t xml:space="preserve">in EUR </w:t>
            </w:r>
            <w:r w:rsidR="00436E6A" w:rsidRPr="0089742C">
              <w:rPr>
                <w:rFonts w:cs="Arial"/>
                <w:szCs w:val="20"/>
                <w:lang w:bidi="ne-NP"/>
              </w:rPr>
              <w:t>with a positive sign.</w:t>
            </w:r>
          </w:p>
        </w:tc>
      </w:tr>
      <w:tr w:rsidR="00100AA6" w:rsidRPr="0089742C" w14:paraId="705A904A" w14:textId="77777777" w:rsidTr="00040D4E">
        <w:tc>
          <w:tcPr>
            <w:tcW w:w="1188" w:type="dxa"/>
            <w:tcBorders>
              <w:top w:val="single" w:sz="4" w:space="0" w:color="auto"/>
              <w:left w:val="single" w:sz="4" w:space="0" w:color="auto"/>
              <w:bottom w:val="single" w:sz="4" w:space="0" w:color="auto"/>
              <w:right w:val="single" w:sz="4" w:space="0" w:color="auto"/>
            </w:tcBorders>
          </w:tcPr>
          <w:p w14:paraId="5ACFEA35" w14:textId="77777777" w:rsidR="00100AA6" w:rsidRPr="0089742C" w:rsidRDefault="00100AA6" w:rsidP="00040D4E">
            <w:pPr>
              <w:rPr>
                <w:rFonts w:cs="Arial"/>
                <w:szCs w:val="20"/>
              </w:rPr>
            </w:pPr>
            <w:r w:rsidRPr="0089742C">
              <w:rPr>
                <w:rFonts w:cs="Arial"/>
                <w:szCs w:val="20"/>
              </w:rPr>
              <w:t>280</w:t>
            </w:r>
          </w:p>
        </w:tc>
        <w:tc>
          <w:tcPr>
            <w:tcW w:w="8843" w:type="dxa"/>
            <w:tcBorders>
              <w:top w:val="single" w:sz="4" w:space="0" w:color="auto"/>
              <w:left w:val="single" w:sz="4" w:space="0" w:color="auto"/>
              <w:bottom w:val="single" w:sz="4" w:space="0" w:color="auto"/>
              <w:right w:val="single" w:sz="4" w:space="0" w:color="auto"/>
            </w:tcBorders>
          </w:tcPr>
          <w:p w14:paraId="7558E49E" w14:textId="77777777" w:rsidR="00CB4D28" w:rsidRPr="0089742C" w:rsidRDefault="00CB4D28" w:rsidP="00CB4D28">
            <w:pPr>
              <w:rPr>
                <w:rFonts w:cs="Arial"/>
                <w:i/>
                <w:szCs w:val="20"/>
              </w:rPr>
            </w:pPr>
            <w:r w:rsidRPr="0089742C">
              <w:rPr>
                <w:rFonts w:cs="Arial"/>
                <w:b/>
                <w:szCs w:val="20"/>
                <w:u w:val="single"/>
              </w:rPr>
              <w:t>Of which: Unsecured</w:t>
            </w:r>
            <w:r w:rsidRPr="0089742C">
              <w:rPr>
                <w:rFonts w:cs="Arial"/>
                <w:i/>
                <w:szCs w:val="20"/>
              </w:rPr>
              <w:t xml:space="preserve"> </w:t>
            </w:r>
          </w:p>
          <w:p w14:paraId="6E477AC8" w14:textId="77777777" w:rsidR="00CB4D28" w:rsidRPr="0089742C" w:rsidRDefault="00CB4D28" w:rsidP="00CB4D28">
            <w:pPr>
              <w:rPr>
                <w:rFonts w:cs="Arial"/>
                <w:szCs w:val="20"/>
              </w:rPr>
            </w:pPr>
            <w:r w:rsidRPr="0089742C">
              <w:rPr>
                <w:rFonts w:cs="Arial"/>
                <w:szCs w:val="20"/>
              </w:rPr>
              <w:t xml:space="preserve">The value to be reported is the aggregation of the individual values of ‘Provisions and adjustments or deductions (uncapped)’ related to the unsecured parts of </w:t>
            </w:r>
            <w:proofErr w:type="gramStart"/>
            <w:r w:rsidRPr="0089742C">
              <w:rPr>
                <w:rFonts w:cs="Arial"/>
                <w:szCs w:val="20"/>
              </w:rPr>
              <w:t>NPEs :</w:t>
            </w:r>
            <w:proofErr w:type="gramEnd"/>
          </w:p>
          <w:p w14:paraId="473E2E63" w14:textId="77777777" w:rsidR="00CB4D28" w:rsidRPr="0089742C" w:rsidRDefault="00000000" w:rsidP="00CB4D28">
            <w:pPr>
              <w:pStyle w:val="ECBBodyText"/>
              <w:spacing w:line="240" w:lineRule="auto"/>
              <w:jc w:val="both"/>
              <w:rPr>
                <w:rFonts w:cs="Arial"/>
                <w:szCs w:val="20"/>
              </w:rPr>
            </w:pPr>
            <m:oMathPara>
              <m:oMathParaPr>
                <m:jc m:val="left"/>
              </m:oMathParaPr>
              <m:oMath>
                <m:sSub>
                  <m:sSubPr>
                    <m:ctrlPr>
                      <w:rPr>
                        <w:rFonts w:ascii="Cambria Math" w:hAnsi="Cambria Math" w:cs="Arial"/>
                        <w:i/>
                        <w:szCs w:val="20"/>
                      </w:rPr>
                    </m:ctrlPr>
                  </m:sSubPr>
                  <m:e>
                    <m:r>
                      <w:rPr>
                        <w:rFonts w:ascii="Cambria Math" w:hAnsi="Cambria Math" w:cs="Arial"/>
                        <w:szCs w:val="20"/>
                      </w:rPr>
                      <m:t>Let I</m:t>
                    </m:r>
                  </m:e>
                  <m:sub>
                    <m:r>
                      <w:rPr>
                        <w:rFonts w:ascii="Cambria Math" w:hAnsi="Cambria Math" w:cs="Arial"/>
                        <w:szCs w:val="20"/>
                      </w:rPr>
                      <m:t xml:space="preserve">v </m:t>
                    </m:r>
                  </m:sub>
                </m:sSub>
                <m:r>
                  <w:rPr>
                    <w:rFonts w:ascii="Cambria Math" w:hAnsi="Cambria Math" w:cs="Arial"/>
                    <w:szCs w:val="20"/>
                  </w:rPr>
                  <m:t xml:space="preserve">be the number of within a given vintage bucket (i.e all exposures with </m:t>
                </m:r>
                <m:sSub>
                  <m:sSubPr>
                    <m:ctrlPr>
                      <w:rPr>
                        <w:rFonts w:ascii="Cambria Math" w:hAnsi="Cambria Math" w:cs="Arial"/>
                        <w:i/>
                        <w:szCs w:val="20"/>
                      </w:rPr>
                    </m:ctrlPr>
                  </m:sSubPr>
                  <m:e>
                    <m:r>
                      <w:rPr>
                        <w:rFonts w:ascii="Cambria Math" w:hAnsi="Cambria Math" w:cs="Arial"/>
                        <w:szCs w:val="20"/>
                      </w:rPr>
                      <m:t>v</m:t>
                    </m:r>
                  </m:e>
                  <m:sub>
                    <m:r>
                      <w:rPr>
                        <w:rFonts w:ascii="Cambria Math" w:hAnsi="Cambria Math" w:cs="Arial"/>
                        <w:szCs w:val="20"/>
                      </w:rPr>
                      <m:t>i</m:t>
                    </m:r>
                  </m:sub>
                </m:sSub>
                <m:r>
                  <w:rPr>
                    <w:rFonts w:ascii="Cambria Math" w:hAnsi="Cambria Math" w:cs="Arial"/>
                    <w:szCs w:val="20"/>
                  </w:rPr>
                  <m:t>=v)</m:t>
                </m:r>
              </m:oMath>
            </m:oMathPara>
          </w:p>
          <w:p w14:paraId="37865CD0" w14:textId="77777777" w:rsidR="00CB4D28" w:rsidRPr="0089742C" w:rsidRDefault="00000000" w:rsidP="00CB4D28">
            <w:pPr>
              <w:pStyle w:val="numberedparagraph"/>
              <w:numPr>
                <w:ilvl w:val="0"/>
                <w:numId w:val="0"/>
              </w:numPr>
              <w:ind w:left="720"/>
              <w:jc w:val="left"/>
              <w:rPr>
                <w:rFonts w:ascii="Arial" w:hAnsi="Arial" w:cs="Arial"/>
                <w:sz w:val="20"/>
                <w:szCs w:val="20"/>
              </w:rPr>
            </w:pPr>
            <m:oMathPara>
              <m:oMathParaPr>
                <m:jc m:val="left"/>
              </m:oMathParaPr>
              <m:oMath>
                <m:nary>
                  <m:naryPr>
                    <m:chr m:val="∑"/>
                    <m:limLoc m:val="undOvr"/>
                    <m:ctrlPr>
                      <w:rPr>
                        <w:rFonts w:ascii="Cambria Math" w:hAnsi="Cambria Math" w:cs="Arial"/>
                        <w:i/>
                        <w:sz w:val="20"/>
                        <w:szCs w:val="20"/>
                      </w:rPr>
                    </m:ctrlPr>
                  </m:naryPr>
                  <m:sub>
                    <m:r>
                      <w:rPr>
                        <w:rFonts w:ascii="Cambria Math" w:hAnsi="Cambria Math" w:cs="Arial"/>
                        <w:sz w:val="20"/>
                        <w:szCs w:val="20"/>
                      </w:rPr>
                      <m:t>i</m:t>
                    </m:r>
                  </m:sub>
                  <m:sup>
                    <m:sSub>
                      <m:sSubPr>
                        <m:ctrlPr>
                          <w:rPr>
                            <w:rFonts w:ascii="Cambria Math" w:eastAsia="Times New Roman" w:hAnsi="Cambria Math" w:cs="Arial"/>
                            <w:i/>
                            <w:sz w:val="20"/>
                            <w:szCs w:val="20"/>
                            <w:lang w:val="en-GB" w:eastAsia="en-GB"/>
                          </w:rPr>
                        </m:ctrlPr>
                      </m:sSubPr>
                      <m:e>
                        <m:r>
                          <w:rPr>
                            <w:rFonts w:ascii="Cambria Math" w:hAnsi="Cambria Math" w:cs="Arial"/>
                            <w:sz w:val="20"/>
                            <w:szCs w:val="20"/>
                          </w:rPr>
                          <m:t>I</m:t>
                        </m:r>
                      </m:e>
                      <m:sub>
                        <m:r>
                          <w:rPr>
                            <w:rFonts w:ascii="Cambria Math" w:hAnsi="Cambria Math" w:cs="Arial"/>
                            <w:sz w:val="20"/>
                            <w:szCs w:val="20"/>
                          </w:rPr>
                          <m:t>v</m:t>
                        </m:r>
                      </m:sub>
                    </m:sSub>
                  </m:sup>
                  <m:e>
                    <m:sSubSup>
                      <m:sSubSupPr>
                        <m:ctrlPr>
                          <w:rPr>
                            <w:rFonts w:ascii="Cambria Math" w:hAnsi="Cambria Math" w:cs="Arial"/>
                            <w:i/>
                            <w:sz w:val="20"/>
                            <w:szCs w:val="20"/>
                          </w:rPr>
                        </m:ctrlPr>
                      </m:sSubSupPr>
                      <m:e>
                        <m:r>
                          <w:rPr>
                            <w:rFonts w:ascii="Cambria Math" w:hAnsi="Cambria Math" w:cs="Arial"/>
                            <w:sz w:val="20"/>
                            <w:szCs w:val="20"/>
                          </w:rPr>
                          <m:t>C</m:t>
                        </m:r>
                      </m:e>
                      <m:sub>
                        <m:r>
                          <w:rPr>
                            <w:rFonts w:ascii="Cambria Math" w:hAnsi="Cambria Math" w:cs="Arial"/>
                            <w:sz w:val="20"/>
                            <w:szCs w:val="20"/>
                          </w:rPr>
                          <m:t>i</m:t>
                        </m:r>
                      </m:sub>
                      <m:sup>
                        <m:r>
                          <w:rPr>
                            <w:rFonts w:ascii="Cambria Math" w:hAnsi="Cambria Math" w:cs="Arial"/>
                            <w:sz w:val="20"/>
                            <w:szCs w:val="20"/>
                          </w:rPr>
                          <m:t>Unsecured</m:t>
                        </m:r>
                      </m:sup>
                    </m:sSubSup>
                  </m:e>
                </m:nary>
              </m:oMath>
            </m:oMathPara>
          </w:p>
          <w:p w14:paraId="38A37107" w14:textId="77777777" w:rsidR="00100AA6" w:rsidRPr="0089742C" w:rsidRDefault="00CB4D28" w:rsidP="00100AA6">
            <w:pPr>
              <w:pStyle w:val="numberedparagraph"/>
              <w:numPr>
                <w:ilvl w:val="0"/>
                <w:numId w:val="0"/>
              </w:numPr>
              <w:ind w:left="720"/>
              <w:jc w:val="left"/>
              <w:rPr>
                <w:rFonts w:ascii="Arial" w:hAnsi="Arial" w:cs="Arial"/>
                <w:i/>
                <w:sz w:val="20"/>
                <w:szCs w:val="20"/>
              </w:rPr>
            </w:pPr>
            <w:r w:rsidRPr="0089742C">
              <w:rPr>
                <w:rFonts w:ascii="Arial" w:hAnsi="Arial" w:cs="Arial"/>
                <w:i/>
                <w:sz w:val="20"/>
                <w:szCs w:val="20"/>
              </w:rPr>
              <w:t>With C</w:t>
            </w:r>
            <w:r w:rsidRPr="0089742C">
              <w:rPr>
                <w:rFonts w:ascii="Arial" w:hAnsi="Arial" w:cs="Arial"/>
                <w:i/>
                <w:sz w:val="20"/>
                <w:szCs w:val="20"/>
                <w:vertAlign w:val="subscript"/>
              </w:rPr>
              <w:t>i</w:t>
            </w:r>
            <w:r w:rsidRPr="0089742C">
              <w:rPr>
                <w:rFonts w:ascii="Arial" w:hAnsi="Arial" w:cs="Arial"/>
                <w:i/>
                <w:sz w:val="20"/>
                <w:szCs w:val="20"/>
              </w:rPr>
              <w:t xml:space="preserve"> as defined in Section II.</w:t>
            </w:r>
          </w:p>
          <w:p w14:paraId="7133EEBC" w14:textId="77777777" w:rsidR="00DA6924" w:rsidRPr="0089742C" w:rsidRDefault="00DA6924" w:rsidP="00DA6924">
            <w:pPr>
              <w:pStyle w:val="numberedparagraph"/>
              <w:numPr>
                <w:ilvl w:val="0"/>
                <w:numId w:val="0"/>
              </w:numPr>
              <w:ind w:left="284" w:hanging="284"/>
              <w:jc w:val="left"/>
              <w:rPr>
                <w:rFonts w:ascii="Arial" w:hAnsi="Arial" w:cs="Arial"/>
                <w:sz w:val="20"/>
                <w:szCs w:val="20"/>
              </w:rPr>
            </w:pPr>
            <w:r w:rsidRPr="0089742C">
              <w:rPr>
                <w:rFonts w:ascii="Arial" w:hAnsi="Arial" w:cs="Arial"/>
                <w:i/>
                <w:sz w:val="20"/>
                <w:szCs w:val="20"/>
              </w:rPr>
              <w:t>(Please note that Rows 280 to 290 of this sheet are a breakdown of row 210).</w:t>
            </w:r>
          </w:p>
        </w:tc>
      </w:tr>
      <w:tr w:rsidR="00100AA6" w:rsidRPr="0089742C" w14:paraId="698D9634" w14:textId="77777777" w:rsidTr="00040D4E">
        <w:tc>
          <w:tcPr>
            <w:tcW w:w="1188" w:type="dxa"/>
            <w:tcBorders>
              <w:top w:val="single" w:sz="4" w:space="0" w:color="auto"/>
              <w:left w:val="single" w:sz="4" w:space="0" w:color="auto"/>
              <w:bottom w:val="single" w:sz="4" w:space="0" w:color="auto"/>
              <w:right w:val="single" w:sz="4" w:space="0" w:color="auto"/>
            </w:tcBorders>
          </w:tcPr>
          <w:p w14:paraId="5D5E5999" w14:textId="77777777" w:rsidR="00100AA6" w:rsidRPr="0089742C" w:rsidRDefault="00100AA6" w:rsidP="00040D4E">
            <w:pPr>
              <w:rPr>
                <w:rFonts w:cs="Arial"/>
                <w:szCs w:val="20"/>
              </w:rPr>
            </w:pPr>
            <w:r w:rsidRPr="0089742C">
              <w:rPr>
                <w:rFonts w:cs="Arial"/>
                <w:szCs w:val="20"/>
              </w:rPr>
              <w:lastRenderedPageBreak/>
              <w:t>290</w:t>
            </w:r>
          </w:p>
        </w:tc>
        <w:tc>
          <w:tcPr>
            <w:tcW w:w="8843" w:type="dxa"/>
            <w:tcBorders>
              <w:top w:val="single" w:sz="4" w:space="0" w:color="auto"/>
              <w:left w:val="single" w:sz="4" w:space="0" w:color="auto"/>
              <w:bottom w:val="single" w:sz="4" w:space="0" w:color="auto"/>
              <w:right w:val="single" w:sz="4" w:space="0" w:color="auto"/>
            </w:tcBorders>
          </w:tcPr>
          <w:p w14:paraId="07A02005" w14:textId="77777777" w:rsidR="00CB4D28" w:rsidRPr="0089742C" w:rsidRDefault="00CB4D28" w:rsidP="00CB4D28">
            <w:pPr>
              <w:rPr>
                <w:rFonts w:cs="Arial"/>
                <w:i/>
                <w:szCs w:val="20"/>
              </w:rPr>
            </w:pPr>
            <w:r w:rsidRPr="0089742C">
              <w:rPr>
                <w:rFonts w:cs="Arial"/>
                <w:b/>
                <w:szCs w:val="20"/>
                <w:u w:val="single"/>
              </w:rPr>
              <w:t>Of which: Secured</w:t>
            </w:r>
            <w:r w:rsidRPr="0089742C">
              <w:rPr>
                <w:rFonts w:cs="Arial"/>
                <w:i/>
                <w:szCs w:val="20"/>
              </w:rPr>
              <w:t xml:space="preserve"> </w:t>
            </w:r>
          </w:p>
          <w:p w14:paraId="24F926B3" w14:textId="77777777" w:rsidR="005E3552" w:rsidRPr="0089742C" w:rsidRDefault="00CB4D28" w:rsidP="00CB4D28">
            <w:pPr>
              <w:rPr>
                <w:rFonts w:cs="Arial"/>
                <w:szCs w:val="20"/>
              </w:rPr>
            </w:pPr>
            <w:r w:rsidRPr="0089742C">
              <w:rPr>
                <w:rFonts w:cs="Arial"/>
                <w:szCs w:val="20"/>
              </w:rPr>
              <w:t>The value to be reported is the aggregation of the individual values of ‘Provisions and adjustments or deductions (uncapped)’ related to the secured parts of NPEs:</w:t>
            </w:r>
          </w:p>
          <w:p w14:paraId="054E746D" w14:textId="77777777" w:rsidR="00CB4D28" w:rsidRPr="0089742C" w:rsidRDefault="00000000" w:rsidP="00CB4D28">
            <w:pPr>
              <w:pStyle w:val="ECBBodyText"/>
              <w:spacing w:line="240" w:lineRule="auto"/>
              <w:jc w:val="both"/>
              <w:rPr>
                <w:rFonts w:cs="Arial"/>
                <w:szCs w:val="20"/>
              </w:rPr>
            </w:pPr>
            <m:oMathPara>
              <m:oMathParaPr>
                <m:jc m:val="left"/>
              </m:oMathParaPr>
              <m:oMath>
                <m:sSub>
                  <m:sSubPr>
                    <m:ctrlPr>
                      <w:rPr>
                        <w:rFonts w:ascii="Cambria Math" w:hAnsi="Cambria Math" w:cs="Arial"/>
                        <w:i/>
                        <w:szCs w:val="20"/>
                      </w:rPr>
                    </m:ctrlPr>
                  </m:sSubPr>
                  <m:e>
                    <m:r>
                      <w:rPr>
                        <w:rFonts w:ascii="Cambria Math" w:hAnsi="Cambria Math" w:cs="Arial"/>
                        <w:szCs w:val="20"/>
                      </w:rPr>
                      <m:t>Let I</m:t>
                    </m:r>
                  </m:e>
                  <m:sub>
                    <m:r>
                      <w:rPr>
                        <w:rFonts w:ascii="Cambria Math" w:hAnsi="Cambria Math" w:cs="Arial"/>
                        <w:szCs w:val="20"/>
                      </w:rPr>
                      <m:t xml:space="preserve">v </m:t>
                    </m:r>
                  </m:sub>
                </m:sSub>
                <m:r>
                  <w:rPr>
                    <w:rFonts w:ascii="Cambria Math" w:hAnsi="Cambria Math" w:cs="Arial"/>
                    <w:szCs w:val="20"/>
                  </w:rPr>
                  <m:t xml:space="preserve">be the number of exposures within a given vintage bucket  (i.e all exposures with </m:t>
                </m:r>
                <m:sSub>
                  <m:sSubPr>
                    <m:ctrlPr>
                      <w:rPr>
                        <w:rFonts w:ascii="Cambria Math" w:hAnsi="Cambria Math" w:cs="Arial"/>
                        <w:i/>
                        <w:szCs w:val="20"/>
                      </w:rPr>
                    </m:ctrlPr>
                  </m:sSubPr>
                  <m:e>
                    <m:r>
                      <w:rPr>
                        <w:rFonts w:ascii="Cambria Math" w:hAnsi="Cambria Math" w:cs="Arial"/>
                        <w:szCs w:val="20"/>
                      </w:rPr>
                      <m:t>v</m:t>
                    </m:r>
                  </m:e>
                  <m:sub>
                    <m:r>
                      <w:rPr>
                        <w:rFonts w:ascii="Cambria Math" w:hAnsi="Cambria Math" w:cs="Arial"/>
                        <w:szCs w:val="20"/>
                      </w:rPr>
                      <m:t>i</m:t>
                    </m:r>
                  </m:sub>
                </m:sSub>
                <m:r>
                  <w:rPr>
                    <w:rFonts w:ascii="Cambria Math" w:hAnsi="Cambria Math" w:cs="Arial"/>
                    <w:szCs w:val="20"/>
                  </w:rPr>
                  <m:t>=v)</m:t>
                </m:r>
              </m:oMath>
            </m:oMathPara>
          </w:p>
          <w:p w14:paraId="2DD53372" w14:textId="77777777" w:rsidR="00CB4D28" w:rsidRPr="0089742C" w:rsidRDefault="00CB4D28" w:rsidP="00CB4D28">
            <w:pPr>
              <w:ind w:left="720"/>
              <w:rPr>
                <w:rFonts w:cs="Arial"/>
                <w:i/>
                <w:szCs w:val="20"/>
              </w:rPr>
            </w:pPr>
            <m:oMathPara>
              <m:oMathParaPr>
                <m:jc m:val="left"/>
              </m:oMathParaPr>
              <m:oMath>
                <m:r>
                  <w:rPr>
                    <w:rFonts w:ascii="Cambria Math" w:hAnsi="Cambria Math" w:cs="Arial"/>
                    <w:szCs w:val="20"/>
                  </w:rPr>
                  <m:t xml:space="preserve"> </m:t>
                </m:r>
                <m:nary>
                  <m:naryPr>
                    <m:chr m:val="∑"/>
                    <m:limLoc m:val="undOvr"/>
                    <m:ctrlPr>
                      <w:rPr>
                        <w:rFonts w:ascii="Cambria Math" w:hAnsi="Cambria Math" w:cs="Arial"/>
                        <w:i/>
                        <w:szCs w:val="20"/>
                      </w:rPr>
                    </m:ctrlPr>
                  </m:naryPr>
                  <m:sub>
                    <m:r>
                      <w:rPr>
                        <w:rFonts w:ascii="Cambria Math" w:hAnsi="Cambria Math" w:cs="Arial"/>
                        <w:szCs w:val="20"/>
                      </w:rPr>
                      <m:t>i</m:t>
                    </m:r>
                  </m:sub>
                  <m:sup>
                    <m:sSub>
                      <m:sSubPr>
                        <m:ctrlPr>
                          <w:rPr>
                            <w:rFonts w:ascii="Cambria Math" w:hAnsi="Cambria Math" w:cs="Arial"/>
                            <w:i/>
                            <w:szCs w:val="20"/>
                          </w:rPr>
                        </m:ctrlPr>
                      </m:sSubPr>
                      <m:e>
                        <m:r>
                          <w:rPr>
                            <w:rFonts w:ascii="Cambria Math" w:hAnsi="Cambria Math" w:cs="Arial"/>
                            <w:szCs w:val="20"/>
                          </w:rPr>
                          <m:t>I</m:t>
                        </m:r>
                      </m:e>
                      <m:sub>
                        <m:r>
                          <w:rPr>
                            <w:rFonts w:ascii="Cambria Math" w:hAnsi="Cambria Math" w:cs="Arial"/>
                            <w:szCs w:val="20"/>
                          </w:rPr>
                          <m:t>v</m:t>
                        </m:r>
                      </m:sub>
                    </m:sSub>
                  </m:sup>
                  <m:e>
                    <m:sSubSup>
                      <m:sSubSupPr>
                        <m:ctrlPr>
                          <w:rPr>
                            <w:rFonts w:ascii="Cambria Math" w:hAnsi="Cambria Math" w:cs="Arial"/>
                            <w:i/>
                            <w:szCs w:val="20"/>
                          </w:rPr>
                        </m:ctrlPr>
                      </m:sSubSupPr>
                      <m:e>
                        <m:r>
                          <w:rPr>
                            <w:rFonts w:ascii="Cambria Math" w:hAnsi="Cambria Math" w:cs="Arial"/>
                            <w:szCs w:val="20"/>
                          </w:rPr>
                          <m:t>C</m:t>
                        </m:r>
                      </m:e>
                      <m:sub>
                        <m:r>
                          <w:rPr>
                            <w:rFonts w:ascii="Cambria Math" w:hAnsi="Cambria Math" w:cs="Arial"/>
                            <w:szCs w:val="20"/>
                          </w:rPr>
                          <m:t>i</m:t>
                        </m:r>
                      </m:sub>
                      <m:sup>
                        <m:r>
                          <w:rPr>
                            <w:rFonts w:ascii="Cambria Math" w:hAnsi="Cambria Math" w:cs="Arial"/>
                            <w:szCs w:val="20"/>
                          </w:rPr>
                          <m:t>Secured</m:t>
                        </m:r>
                      </m:sup>
                    </m:sSubSup>
                  </m:e>
                </m:nary>
              </m:oMath>
            </m:oMathPara>
          </w:p>
          <w:p w14:paraId="67235894" w14:textId="77777777" w:rsidR="00100AA6" w:rsidRPr="0089742C" w:rsidRDefault="00CB4D28" w:rsidP="00100AA6">
            <w:pPr>
              <w:ind w:left="720"/>
              <w:rPr>
                <w:rFonts w:cs="Arial"/>
                <w:i/>
                <w:szCs w:val="20"/>
              </w:rPr>
            </w:pPr>
            <w:r w:rsidRPr="0089742C">
              <w:rPr>
                <w:rFonts w:cs="Arial"/>
                <w:i/>
                <w:szCs w:val="20"/>
              </w:rPr>
              <w:t>With C</w:t>
            </w:r>
            <w:r w:rsidRPr="0089742C">
              <w:rPr>
                <w:rFonts w:cs="Arial"/>
                <w:i/>
                <w:szCs w:val="20"/>
                <w:vertAlign w:val="subscript"/>
              </w:rPr>
              <w:t>i</w:t>
            </w:r>
            <w:r w:rsidRPr="0089742C">
              <w:rPr>
                <w:rFonts w:cs="Arial"/>
                <w:i/>
                <w:szCs w:val="20"/>
              </w:rPr>
              <w:t xml:space="preserve"> as defined in Section II.</w:t>
            </w:r>
          </w:p>
          <w:p w14:paraId="520A207F" w14:textId="77777777" w:rsidR="00DA6924" w:rsidRPr="0089742C" w:rsidRDefault="00DA6924" w:rsidP="00DA6924">
            <w:pPr>
              <w:rPr>
                <w:rFonts w:cs="Arial"/>
                <w:i/>
                <w:szCs w:val="20"/>
              </w:rPr>
            </w:pPr>
            <w:r w:rsidRPr="0089742C">
              <w:rPr>
                <w:rFonts w:cs="Arial"/>
                <w:i/>
                <w:szCs w:val="20"/>
              </w:rPr>
              <w:t>(Please note that Rows 280 to 290 of this sheet are a breakdown of row 210).</w:t>
            </w:r>
          </w:p>
        </w:tc>
      </w:tr>
    </w:tbl>
    <w:p w14:paraId="77C84292" w14:textId="77777777" w:rsidR="0026131E" w:rsidRPr="0089742C" w:rsidRDefault="0026131E">
      <w:pPr>
        <w:pStyle w:val="numberedparagraph"/>
        <w:numPr>
          <w:ilvl w:val="0"/>
          <w:numId w:val="0"/>
        </w:numPr>
        <w:ind w:left="284" w:hanging="284"/>
        <w:jc w:val="left"/>
        <w:rPr>
          <w:rFonts w:ascii="Arial" w:hAnsi="Arial" w:cs="Arial"/>
          <w:sz w:val="20"/>
          <w:szCs w:val="20"/>
          <w:lang w:val="en-GB"/>
        </w:rPr>
      </w:pPr>
    </w:p>
    <w:p w14:paraId="58AEDAA4" w14:textId="77777777" w:rsidR="0026131E" w:rsidRPr="0089742C" w:rsidRDefault="0026131E">
      <w:pPr>
        <w:spacing w:before="0" w:after="0" w:line="240" w:lineRule="auto"/>
        <w:rPr>
          <w:rFonts w:eastAsiaTheme="minorEastAsia" w:cs="Arial"/>
          <w:szCs w:val="20"/>
          <w:lang w:eastAsia="en-US"/>
        </w:rPr>
      </w:pPr>
    </w:p>
    <w:p w14:paraId="4706AC4E" w14:textId="77777777" w:rsidR="002B6975" w:rsidRPr="0089742C" w:rsidRDefault="002B6975">
      <w:pPr>
        <w:spacing w:before="0" w:after="0" w:line="240" w:lineRule="auto"/>
        <w:rPr>
          <w:rFonts w:cs="Arial"/>
          <w:b/>
          <w:szCs w:val="20"/>
        </w:rPr>
      </w:pPr>
    </w:p>
    <w:p w14:paraId="660D074C" w14:textId="77777777" w:rsidR="00267D53" w:rsidRPr="0089742C" w:rsidRDefault="00A25FA2" w:rsidP="00A25FA2">
      <w:pPr>
        <w:pStyle w:val="Heading2"/>
        <w:numPr>
          <w:ilvl w:val="0"/>
          <w:numId w:val="0"/>
        </w:numPr>
        <w:ind w:left="851"/>
        <w:rPr>
          <w:rFonts w:eastAsiaTheme="minorEastAsia" w:cs="Arial"/>
          <w:szCs w:val="20"/>
          <w:lang w:eastAsia="en-US"/>
        </w:rPr>
      </w:pPr>
      <w:r w:rsidRPr="0089742C">
        <w:rPr>
          <w:rFonts w:cs="Arial"/>
          <w:szCs w:val="20"/>
        </w:rPr>
        <w:t xml:space="preserve">3.2 </w:t>
      </w:r>
      <w:r w:rsidR="00267D53" w:rsidRPr="0089742C">
        <w:rPr>
          <w:rFonts w:cs="Arial"/>
          <w:szCs w:val="20"/>
        </w:rPr>
        <w:t xml:space="preserve">Reporting for </w:t>
      </w:r>
      <w:r w:rsidR="00B90813" w:rsidRPr="0089742C">
        <w:rPr>
          <w:rFonts w:cs="Arial"/>
          <w:szCs w:val="20"/>
        </w:rPr>
        <w:t xml:space="preserve">Table 2: NPE </w:t>
      </w:r>
      <w:r w:rsidR="00267D53" w:rsidRPr="0089742C">
        <w:rPr>
          <w:rFonts w:cs="Arial"/>
          <w:szCs w:val="20"/>
        </w:rPr>
        <w:t xml:space="preserve">Addendum Scope </w:t>
      </w:r>
    </w:p>
    <w:p w14:paraId="1CDDDC15" w14:textId="77777777" w:rsidR="00267D53" w:rsidRPr="0089742C" w:rsidRDefault="00267D53">
      <w:pPr>
        <w:spacing w:before="0" w:after="0" w:line="240" w:lineRule="auto"/>
        <w:rPr>
          <w:rFonts w:eastAsiaTheme="minorEastAsia" w:cs="Arial"/>
          <w:szCs w:val="20"/>
          <w:lang w:eastAsia="en-US"/>
        </w:rPr>
      </w:pPr>
    </w:p>
    <w:tbl>
      <w:tblPr>
        <w:tblStyle w:val="TableGrid"/>
        <w:tblW w:w="10036" w:type="dxa"/>
        <w:tblLayout w:type="fixed"/>
        <w:tblLook w:val="04A0" w:firstRow="1" w:lastRow="0" w:firstColumn="1" w:lastColumn="0" w:noHBand="0" w:noVBand="1"/>
      </w:tblPr>
      <w:tblGrid>
        <w:gridCol w:w="1191"/>
        <w:gridCol w:w="8845"/>
      </w:tblGrid>
      <w:tr w:rsidR="00267D53" w:rsidRPr="0089742C" w14:paraId="25FF12F9" w14:textId="77777777" w:rsidTr="006600AC">
        <w:tc>
          <w:tcPr>
            <w:tcW w:w="1191" w:type="dxa"/>
            <w:shd w:val="clear" w:color="auto" w:fill="BFBFBF" w:themeFill="background1" w:themeFillShade="BF"/>
          </w:tcPr>
          <w:p w14:paraId="0650D392" w14:textId="77777777" w:rsidR="00267D53" w:rsidRPr="0089742C" w:rsidRDefault="00267D53" w:rsidP="00A02FBE">
            <w:pPr>
              <w:rPr>
                <w:rFonts w:cs="Arial"/>
                <w:szCs w:val="20"/>
                <w:lang w:bidi="ne-NP"/>
              </w:rPr>
            </w:pPr>
            <w:r w:rsidRPr="0089742C">
              <w:rPr>
                <w:rFonts w:cs="Arial"/>
                <w:szCs w:val="20"/>
                <w:lang w:bidi="ne-NP"/>
              </w:rPr>
              <w:t>Rows</w:t>
            </w:r>
          </w:p>
        </w:tc>
        <w:tc>
          <w:tcPr>
            <w:tcW w:w="8845" w:type="dxa"/>
            <w:shd w:val="clear" w:color="auto" w:fill="BFBFBF" w:themeFill="background1" w:themeFillShade="BF"/>
          </w:tcPr>
          <w:p w14:paraId="65D13585" w14:textId="77777777" w:rsidR="00267D53" w:rsidRPr="0089742C" w:rsidRDefault="00267D53" w:rsidP="00A02FBE">
            <w:pPr>
              <w:rPr>
                <w:rFonts w:cs="Arial"/>
                <w:szCs w:val="20"/>
                <w:lang w:bidi="ne-NP"/>
              </w:rPr>
            </w:pPr>
            <w:r w:rsidRPr="0089742C">
              <w:rPr>
                <w:rFonts w:cs="Arial"/>
                <w:szCs w:val="20"/>
                <w:lang w:bidi="ne-NP"/>
              </w:rPr>
              <w:t>Instructions</w:t>
            </w:r>
          </w:p>
        </w:tc>
      </w:tr>
      <w:tr w:rsidR="00267D53" w:rsidRPr="0089742C" w14:paraId="42B7EBBA" w14:textId="77777777" w:rsidTr="006600AC">
        <w:tc>
          <w:tcPr>
            <w:tcW w:w="1191" w:type="dxa"/>
          </w:tcPr>
          <w:p w14:paraId="4587A443" w14:textId="77777777" w:rsidR="00267D53" w:rsidRPr="0089742C" w:rsidRDefault="00267D53" w:rsidP="00A02FBE">
            <w:pPr>
              <w:rPr>
                <w:rFonts w:cs="Arial"/>
                <w:szCs w:val="20"/>
              </w:rPr>
            </w:pPr>
            <w:r w:rsidRPr="0089742C">
              <w:rPr>
                <w:rFonts w:cs="Arial"/>
                <w:szCs w:val="20"/>
              </w:rPr>
              <w:t>010</w:t>
            </w:r>
          </w:p>
        </w:tc>
        <w:tc>
          <w:tcPr>
            <w:tcW w:w="8845" w:type="dxa"/>
          </w:tcPr>
          <w:p w14:paraId="7FB574F4" w14:textId="77777777" w:rsidR="00267D53" w:rsidRPr="0089742C" w:rsidRDefault="00267D53" w:rsidP="00A02FBE">
            <w:pPr>
              <w:rPr>
                <w:rFonts w:cs="Arial"/>
                <w:b/>
                <w:szCs w:val="20"/>
                <w:u w:val="single"/>
              </w:rPr>
            </w:pPr>
            <w:r w:rsidRPr="0089742C">
              <w:rPr>
                <w:rFonts w:cs="Arial"/>
                <w:b/>
                <w:szCs w:val="20"/>
                <w:u w:val="single"/>
              </w:rPr>
              <w:t>Coverage expectation shortfall</w:t>
            </w:r>
          </w:p>
          <w:p w14:paraId="6F54B3F1" w14:textId="77777777" w:rsidR="00341B6B" w:rsidRPr="0089742C" w:rsidRDefault="00341B6B" w:rsidP="009B72E8">
            <w:pPr>
              <w:rPr>
                <w:rFonts w:cs="Arial"/>
                <w:szCs w:val="20"/>
              </w:rPr>
            </w:pPr>
            <w:r w:rsidRPr="0089742C">
              <w:rPr>
                <w:rFonts w:cs="Arial"/>
                <w:szCs w:val="20"/>
              </w:rPr>
              <w:t>This row is calculated automatically as the difference between the ‘Total provisions and adjustments or deductions (capped)’ (Row 200) and the ‘Total minimum coverage expectations for non-performing exposures’ (Row 030).</w:t>
            </w:r>
          </w:p>
          <w:p w14:paraId="1F8815C5" w14:textId="77777777" w:rsidR="000D739F" w:rsidRPr="0089742C" w:rsidRDefault="000D739F" w:rsidP="009B72E8">
            <w:pPr>
              <w:rPr>
                <w:rFonts w:cs="Arial"/>
                <w:b/>
                <w:szCs w:val="20"/>
                <w:u w:val="single"/>
              </w:rPr>
            </w:pPr>
            <w:r w:rsidRPr="0089742C">
              <w:rPr>
                <w:rFonts w:cs="Arial"/>
                <w:szCs w:val="20"/>
              </w:rPr>
              <w:t>The shortfall shall be equal to or greater than zero.</w:t>
            </w:r>
          </w:p>
        </w:tc>
      </w:tr>
      <w:tr w:rsidR="00267D53" w:rsidRPr="0089742C" w14:paraId="6270AA1A" w14:textId="77777777" w:rsidTr="006600AC">
        <w:tc>
          <w:tcPr>
            <w:tcW w:w="1191" w:type="dxa"/>
          </w:tcPr>
          <w:p w14:paraId="24DB0B26" w14:textId="77777777" w:rsidR="00267D53" w:rsidRPr="0089742C" w:rsidRDefault="00267D53" w:rsidP="00A02FBE">
            <w:pPr>
              <w:rPr>
                <w:rFonts w:cs="Arial"/>
                <w:szCs w:val="20"/>
              </w:rPr>
            </w:pPr>
            <w:r w:rsidRPr="0089742C">
              <w:rPr>
                <w:rFonts w:cs="Arial"/>
                <w:szCs w:val="20"/>
              </w:rPr>
              <w:t>020</w:t>
            </w:r>
          </w:p>
        </w:tc>
        <w:tc>
          <w:tcPr>
            <w:tcW w:w="8845" w:type="dxa"/>
          </w:tcPr>
          <w:p w14:paraId="02477CB6" w14:textId="77777777" w:rsidR="00267D53" w:rsidRPr="0089742C" w:rsidRDefault="00267D53" w:rsidP="00A02FBE">
            <w:pPr>
              <w:rPr>
                <w:rFonts w:cs="Arial"/>
                <w:b/>
                <w:szCs w:val="20"/>
                <w:u w:val="single"/>
              </w:rPr>
            </w:pPr>
            <w:r w:rsidRPr="0089742C">
              <w:rPr>
                <w:rFonts w:cs="Arial"/>
                <w:b/>
                <w:szCs w:val="20"/>
                <w:u w:val="single"/>
              </w:rPr>
              <w:t>Coverage expectation shortfall after proposed exemptions</w:t>
            </w:r>
          </w:p>
          <w:p w14:paraId="0B8805AC" w14:textId="77777777" w:rsidR="00A81478" w:rsidRPr="0089742C" w:rsidRDefault="00A81478" w:rsidP="00A81478">
            <w:pPr>
              <w:rPr>
                <w:rFonts w:cs="Arial"/>
                <w:szCs w:val="20"/>
              </w:rPr>
            </w:pPr>
            <w:r w:rsidRPr="0089742C">
              <w:rPr>
                <w:rFonts w:cs="Arial"/>
                <w:szCs w:val="20"/>
              </w:rPr>
              <w:t xml:space="preserve">Please enter the coverage expectation shortfall after proposed exemptions on </w:t>
            </w:r>
            <w:r w:rsidR="00BC07EB" w:rsidRPr="0089742C">
              <w:rPr>
                <w:rFonts w:cs="Arial"/>
                <w:szCs w:val="20"/>
              </w:rPr>
              <w:t xml:space="preserve">Table </w:t>
            </w:r>
            <w:r w:rsidRPr="0089742C">
              <w:rPr>
                <w:rFonts w:cs="Arial"/>
                <w:szCs w:val="20"/>
              </w:rPr>
              <w:t>4.</w:t>
            </w:r>
          </w:p>
          <w:p w14:paraId="7C4E49C3" w14:textId="77777777" w:rsidR="00341B6B" w:rsidRPr="0089742C" w:rsidRDefault="0048251A" w:rsidP="00A02FBE">
            <w:pPr>
              <w:rPr>
                <w:rFonts w:cs="Arial"/>
                <w:b/>
                <w:szCs w:val="20"/>
                <w:u w:val="single"/>
              </w:rPr>
            </w:pPr>
            <w:r w:rsidRPr="0089742C">
              <w:rPr>
                <w:rFonts w:cs="Arial"/>
                <w:szCs w:val="20"/>
                <w:lang w:bidi="ne-NP"/>
              </w:rPr>
              <w:t>Amounts to be reported in EUR.</w:t>
            </w:r>
          </w:p>
        </w:tc>
      </w:tr>
      <w:tr w:rsidR="00267D53" w:rsidRPr="0089742C" w14:paraId="6196FEC1" w14:textId="77777777" w:rsidTr="006600AC">
        <w:tc>
          <w:tcPr>
            <w:tcW w:w="1191" w:type="dxa"/>
          </w:tcPr>
          <w:p w14:paraId="173A8422" w14:textId="77777777" w:rsidR="00267D53" w:rsidRPr="0089742C" w:rsidRDefault="00267D53" w:rsidP="00A02FBE">
            <w:pPr>
              <w:rPr>
                <w:rFonts w:cs="Arial"/>
                <w:szCs w:val="20"/>
              </w:rPr>
            </w:pPr>
            <w:r w:rsidRPr="0089742C">
              <w:rPr>
                <w:rFonts w:cs="Arial"/>
                <w:szCs w:val="20"/>
              </w:rPr>
              <w:t>030</w:t>
            </w:r>
          </w:p>
        </w:tc>
        <w:tc>
          <w:tcPr>
            <w:tcW w:w="8845" w:type="dxa"/>
          </w:tcPr>
          <w:p w14:paraId="3AEBDA47" w14:textId="77777777" w:rsidR="00267D53" w:rsidRPr="0089742C" w:rsidRDefault="00267D53" w:rsidP="00A02FBE">
            <w:pPr>
              <w:rPr>
                <w:rFonts w:cs="Arial"/>
                <w:b/>
                <w:szCs w:val="20"/>
                <w:u w:val="single"/>
              </w:rPr>
            </w:pPr>
            <w:r w:rsidRPr="0089742C">
              <w:rPr>
                <w:rFonts w:cs="Arial"/>
                <w:b/>
                <w:szCs w:val="20"/>
                <w:u w:val="single"/>
              </w:rPr>
              <w:t xml:space="preserve">Total minimum coverage </w:t>
            </w:r>
            <w:r w:rsidR="00535E2E" w:rsidRPr="0089742C">
              <w:rPr>
                <w:rFonts w:cs="Arial"/>
                <w:b/>
                <w:szCs w:val="20"/>
                <w:u w:val="single"/>
              </w:rPr>
              <w:t xml:space="preserve">expectations </w:t>
            </w:r>
            <w:r w:rsidRPr="0089742C">
              <w:rPr>
                <w:rFonts w:cs="Arial"/>
                <w:b/>
                <w:szCs w:val="20"/>
                <w:u w:val="single"/>
              </w:rPr>
              <w:t>for non-performing exposures</w:t>
            </w:r>
          </w:p>
          <w:p w14:paraId="0521AC0A" w14:textId="77777777" w:rsidR="00341B6B" w:rsidRPr="0089742C" w:rsidRDefault="00341B6B" w:rsidP="00341B6B">
            <w:pPr>
              <w:rPr>
                <w:rFonts w:cs="Arial"/>
                <w:szCs w:val="20"/>
              </w:rPr>
            </w:pPr>
            <w:r w:rsidRPr="0089742C">
              <w:rPr>
                <w:rFonts w:cs="Arial"/>
                <w:szCs w:val="20"/>
              </w:rPr>
              <w:t>This row is calculated automatically as sum of the minimum coverage expectations in rows 040, 100, 130 and 160 (where applicable).</w:t>
            </w:r>
          </w:p>
          <w:p w14:paraId="77D1B1BA" w14:textId="77777777" w:rsidR="00DD1EDA" w:rsidRPr="0089742C" w:rsidRDefault="00DD1EDA" w:rsidP="00341B6B">
            <w:pPr>
              <w:rPr>
                <w:rFonts w:cs="Arial"/>
                <w:szCs w:val="20"/>
              </w:rPr>
            </w:pPr>
          </w:p>
          <w:p w14:paraId="429C3251" w14:textId="77777777" w:rsidR="00DD1EDA" w:rsidRPr="0089742C" w:rsidRDefault="00DD1EDA" w:rsidP="00DD1EDA">
            <w:pPr>
              <w:pStyle w:val="ECBBodyText"/>
              <w:rPr>
                <w:rFonts w:cs="Arial"/>
                <w:szCs w:val="20"/>
              </w:rPr>
            </w:pPr>
            <w:r w:rsidRPr="0089742C">
              <w:rPr>
                <w:rFonts w:cs="Arial"/>
                <w:szCs w:val="20"/>
              </w:rPr>
              <w:t>This value should be equal to the aggregation of ‘Total minimum coverage expectation’ calculated at exposure level:</w:t>
            </w:r>
          </w:p>
          <w:p w14:paraId="7D43301A" w14:textId="77777777" w:rsidR="00DD1EDA" w:rsidRPr="0089742C" w:rsidRDefault="00DD1EDA" w:rsidP="00DD1EDA">
            <w:pPr>
              <w:pStyle w:val="ECBBodyText"/>
              <w:spacing w:line="240" w:lineRule="auto"/>
              <w:jc w:val="both"/>
              <w:rPr>
                <w:rFonts w:cs="Arial"/>
                <w:bCs/>
                <w:kern w:val="28"/>
                <w:szCs w:val="20"/>
              </w:rPr>
            </w:pPr>
          </w:p>
          <w:p w14:paraId="15995E1E" w14:textId="77777777" w:rsidR="00DD1EDA" w:rsidRPr="0089742C" w:rsidRDefault="00000000" w:rsidP="00DD1EDA">
            <w:pPr>
              <w:pStyle w:val="ECBBodyText"/>
              <w:spacing w:line="240" w:lineRule="auto"/>
              <w:jc w:val="both"/>
              <w:rPr>
                <w:rFonts w:cs="Arial"/>
                <w:szCs w:val="20"/>
              </w:rPr>
            </w:pPr>
            <m:oMathPara>
              <m:oMathParaPr>
                <m:jc m:val="left"/>
              </m:oMathParaPr>
              <m:oMath>
                <m:sSub>
                  <m:sSubPr>
                    <m:ctrlPr>
                      <w:rPr>
                        <w:rFonts w:ascii="Cambria Math" w:hAnsi="Cambria Math" w:cs="Arial"/>
                        <w:i/>
                        <w:szCs w:val="20"/>
                      </w:rPr>
                    </m:ctrlPr>
                  </m:sSubPr>
                  <m:e>
                    <m:r>
                      <w:rPr>
                        <w:rFonts w:ascii="Cambria Math" w:hAnsi="Cambria Math" w:cs="Arial"/>
                        <w:szCs w:val="20"/>
                      </w:rPr>
                      <m:t>Let I</m:t>
                    </m:r>
                  </m:e>
                  <m:sub>
                    <m:r>
                      <w:rPr>
                        <w:rFonts w:ascii="Cambria Math" w:hAnsi="Cambria Math" w:cs="Arial"/>
                        <w:szCs w:val="20"/>
                      </w:rPr>
                      <m:t xml:space="preserve">v </m:t>
                    </m:r>
                  </m:sub>
                </m:sSub>
                <m:r>
                  <w:rPr>
                    <w:rFonts w:ascii="Cambria Math" w:hAnsi="Cambria Math" w:cs="Arial"/>
                    <w:szCs w:val="20"/>
                  </w:rPr>
                  <m:t xml:space="preserve">be the number of exposures within a given vintage  bucket </m:t>
                </m:r>
                <m:d>
                  <m:dPr>
                    <m:ctrlPr>
                      <w:rPr>
                        <w:rFonts w:ascii="Cambria Math" w:hAnsi="Cambria Math" w:cs="Arial"/>
                        <w:i/>
                        <w:szCs w:val="20"/>
                      </w:rPr>
                    </m:ctrlPr>
                  </m:dPr>
                  <m:e>
                    <m:r>
                      <w:rPr>
                        <w:rFonts w:ascii="Cambria Math" w:hAnsi="Cambria Math" w:cs="Arial"/>
                        <w:szCs w:val="20"/>
                      </w:rPr>
                      <m:t xml:space="preserve">i.e all exposures with </m:t>
                    </m:r>
                    <m:sSub>
                      <m:sSubPr>
                        <m:ctrlPr>
                          <w:rPr>
                            <w:rFonts w:ascii="Cambria Math" w:hAnsi="Cambria Math" w:cs="Arial"/>
                            <w:i/>
                            <w:szCs w:val="20"/>
                          </w:rPr>
                        </m:ctrlPr>
                      </m:sSubPr>
                      <m:e>
                        <m:r>
                          <w:rPr>
                            <w:rFonts w:ascii="Cambria Math" w:hAnsi="Cambria Math" w:cs="Arial"/>
                            <w:szCs w:val="20"/>
                          </w:rPr>
                          <m:t>v</m:t>
                        </m:r>
                      </m:e>
                      <m:sub>
                        <m:r>
                          <w:rPr>
                            <w:rFonts w:ascii="Cambria Math" w:hAnsi="Cambria Math" w:cs="Arial"/>
                            <w:szCs w:val="20"/>
                          </w:rPr>
                          <m:t>i</m:t>
                        </m:r>
                      </m:sub>
                    </m:sSub>
                    <m:r>
                      <w:rPr>
                        <w:rFonts w:ascii="Cambria Math" w:hAnsi="Cambria Math" w:cs="Arial"/>
                        <w:szCs w:val="20"/>
                      </w:rPr>
                      <m:t>=v</m:t>
                    </m:r>
                  </m:e>
                </m:d>
                <m:r>
                  <w:rPr>
                    <w:rFonts w:ascii="Cambria Math" w:hAnsi="Cambria Math" w:cs="Arial"/>
                    <w:szCs w:val="20"/>
                  </w:rPr>
                  <m:t>.</m:t>
                </m:r>
              </m:oMath>
            </m:oMathPara>
          </w:p>
          <w:p w14:paraId="37BC645D" w14:textId="77777777" w:rsidR="00DD1EDA" w:rsidRPr="0089742C" w:rsidRDefault="00000000" w:rsidP="00DD1EDA">
            <w:pPr>
              <w:pStyle w:val="numberedparagraph"/>
              <w:numPr>
                <w:ilvl w:val="0"/>
                <w:numId w:val="0"/>
              </w:numPr>
              <w:ind w:left="720"/>
              <w:jc w:val="left"/>
              <w:rPr>
                <w:rFonts w:ascii="Arial" w:hAnsi="Arial" w:cs="Arial"/>
                <w:sz w:val="20"/>
                <w:szCs w:val="20"/>
              </w:rPr>
            </w:pPr>
            <m:oMathPara>
              <m:oMathParaPr>
                <m:jc m:val="left"/>
              </m:oMathParaPr>
              <m:oMath>
                <m:sSub>
                  <m:sSubPr>
                    <m:ctrlPr>
                      <w:rPr>
                        <w:rFonts w:ascii="Cambria Math" w:hAnsi="Cambria Math" w:cs="Arial"/>
                        <w:i/>
                        <w:sz w:val="20"/>
                        <w:szCs w:val="20"/>
                      </w:rPr>
                    </m:ctrlPr>
                  </m:sSubPr>
                  <m:e>
                    <m:r>
                      <w:rPr>
                        <w:rFonts w:ascii="Cambria Math" w:hAnsi="Cambria Math" w:cs="Arial"/>
                        <w:sz w:val="20"/>
                        <w:szCs w:val="20"/>
                      </w:rPr>
                      <m:t>Total minumum coverage expectation for NPEs</m:t>
                    </m:r>
                  </m:e>
                  <m:sub>
                    <m:r>
                      <w:rPr>
                        <w:rFonts w:ascii="Cambria Math" w:hAnsi="Cambria Math" w:cs="Arial"/>
                        <w:sz w:val="20"/>
                        <w:szCs w:val="20"/>
                      </w:rPr>
                      <m:t>v</m:t>
                    </m:r>
                  </m:sub>
                </m:sSub>
                <m:r>
                  <w:rPr>
                    <w:rFonts w:ascii="Cambria Math" w:hAnsi="Cambria Math" w:cs="Arial"/>
                    <w:sz w:val="20"/>
                    <w:szCs w:val="20"/>
                  </w:rPr>
                  <m:t xml:space="preserve">= </m:t>
                </m:r>
                <m:nary>
                  <m:naryPr>
                    <m:chr m:val="∑"/>
                    <m:limLoc m:val="undOvr"/>
                    <m:ctrlPr>
                      <w:rPr>
                        <w:rFonts w:ascii="Cambria Math" w:hAnsi="Cambria Math" w:cs="Arial"/>
                        <w:i/>
                        <w:sz w:val="20"/>
                        <w:szCs w:val="20"/>
                      </w:rPr>
                    </m:ctrlPr>
                  </m:naryPr>
                  <m:sub>
                    <m:r>
                      <w:rPr>
                        <w:rFonts w:ascii="Cambria Math" w:hAnsi="Cambria Math" w:cs="Arial"/>
                        <w:sz w:val="20"/>
                        <w:szCs w:val="20"/>
                      </w:rPr>
                      <m:t>i</m:t>
                    </m:r>
                  </m:sub>
                  <m:sup>
                    <m:sSub>
                      <m:sSubPr>
                        <m:ctrlPr>
                          <w:rPr>
                            <w:rFonts w:ascii="Cambria Math" w:eastAsia="Times New Roman" w:hAnsi="Cambria Math" w:cs="Arial"/>
                            <w:i/>
                            <w:sz w:val="20"/>
                            <w:szCs w:val="20"/>
                            <w:lang w:val="en-GB" w:eastAsia="en-GB"/>
                          </w:rPr>
                        </m:ctrlPr>
                      </m:sSubPr>
                      <m:e>
                        <m:r>
                          <w:rPr>
                            <w:rFonts w:ascii="Cambria Math" w:hAnsi="Cambria Math" w:cs="Arial"/>
                            <w:sz w:val="20"/>
                            <w:szCs w:val="20"/>
                          </w:rPr>
                          <m:t>I</m:t>
                        </m:r>
                      </m:e>
                      <m:sub>
                        <m:r>
                          <w:rPr>
                            <w:rFonts w:ascii="Cambria Math" w:hAnsi="Cambria Math" w:cs="Arial"/>
                            <w:sz w:val="20"/>
                            <w:szCs w:val="20"/>
                          </w:rPr>
                          <m:t>v</m:t>
                        </m:r>
                      </m:sub>
                    </m:sSub>
                  </m:sup>
                  <m:e>
                    <m:sSubSup>
                      <m:sSubSupPr>
                        <m:ctrlPr>
                          <w:rPr>
                            <w:rFonts w:ascii="Cambria Math" w:eastAsia="Times New Roman" w:hAnsi="Cambria Math" w:cs="Arial"/>
                            <w:i/>
                            <w:sz w:val="20"/>
                            <w:szCs w:val="20"/>
                            <w:lang w:val="en-GB" w:eastAsia="en-GB"/>
                          </w:rPr>
                        </m:ctrlPr>
                      </m:sSubSupPr>
                      <m:e>
                        <m:r>
                          <w:rPr>
                            <w:rFonts w:ascii="Cambria Math" w:hAnsi="Cambria Math" w:cs="Arial"/>
                            <w:sz w:val="20"/>
                            <w:szCs w:val="20"/>
                          </w:rPr>
                          <m:t>MCE</m:t>
                        </m:r>
                      </m:e>
                      <m:sub>
                        <m:r>
                          <w:rPr>
                            <w:rFonts w:ascii="Cambria Math" w:hAnsi="Cambria Math" w:cs="Arial"/>
                            <w:sz w:val="20"/>
                            <w:szCs w:val="20"/>
                          </w:rPr>
                          <m:t>i</m:t>
                        </m:r>
                      </m:sub>
                      <m:sup>
                        <m:r>
                          <w:rPr>
                            <w:rFonts w:ascii="Cambria Math" w:hAnsi="Cambria Math" w:cs="Arial"/>
                            <w:sz w:val="20"/>
                            <w:szCs w:val="20"/>
                          </w:rPr>
                          <m:t>Unsecured</m:t>
                        </m:r>
                      </m:sup>
                    </m:sSubSup>
                  </m:e>
                </m:nary>
                <m:r>
                  <w:rPr>
                    <w:rFonts w:ascii="Cambria Math" w:hAnsi="Cambria Math" w:cs="Arial"/>
                    <w:sz w:val="20"/>
                    <w:szCs w:val="20"/>
                  </w:rPr>
                  <m:t>+</m:t>
                </m:r>
                <m:nary>
                  <m:naryPr>
                    <m:chr m:val="∑"/>
                    <m:limLoc m:val="undOvr"/>
                    <m:ctrlPr>
                      <w:rPr>
                        <w:rFonts w:ascii="Cambria Math" w:hAnsi="Cambria Math" w:cs="Arial"/>
                        <w:i/>
                        <w:sz w:val="20"/>
                        <w:szCs w:val="20"/>
                      </w:rPr>
                    </m:ctrlPr>
                  </m:naryPr>
                  <m:sub>
                    <m:r>
                      <w:rPr>
                        <w:rFonts w:ascii="Cambria Math" w:hAnsi="Cambria Math" w:cs="Arial"/>
                        <w:sz w:val="20"/>
                        <w:szCs w:val="20"/>
                      </w:rPr>
                      <m:t>i</m:t>
                    </m:r>
                  </m:sub>
                  <m:sup>
                    <m:sSub>
                      <m:sSubPr>
                        <m:ctrlPr>
                          <w:rPr>
                            <w:rFonts w:ascii="Cambria Math" w:eastAsia="Times New Roman" w:hAnsi="Cambria Math" w:cs="Arial"/>
                            <w:i/>
                            <w:sz w:val="20"/>
                            <w:szCs w:val="20"/>
                            <w:lang w:val="en-GB" w:eastAsia="en-GB"/>
                          </w:rPr>
                        </m:ctrlPr>
                      </m:sSubPr>
                      <m:e>
                        <m:r>
                          <w:rPr>
                            <w:rFonts w:ascii="Cambria Math" w:hAnsi="Cambria Math" w:cs="Arial"/>
                            <w:sz w:val="20"/>
                            <w:szCs w:val="20"/>
                          </w:rPr>
                          <m:t>I</m:t>
                        </m:r>
                      </m:e>
                      <m:sub>
                        <m:r>
                          <w:rPr>
                            <w:rFonts w:ascii="Cambria Math" w:hAnsi="Cambria Math" w:cs="Arial"/>
                            <w:sz w:val="20"/>
                            <w:szCs w:val="20"/>
                          </w:rPr>
                          <m:t>v</m:t>
                        </m:r>
                      </m:sub>
                    </m:sSub>
                  </m:sup>
                  <m:e>
                    <m:sSubSup>
                      <m:sSubSupPr>
                        <m:ctrlPr>
                          <w:rPr>
                            <w:rFonts w:ascii="Cambria Math" w:eastAsia="Times New Roman" w:hAnsi="Cambria Math" w:cs="Arial"/>
                            <w:i/>
                            <w:sz w:val="20"/>
                            <w:szCs w:val="20"/>
                            <w:lang w:val="en-GB" w:eastAsia="en-GB"/>
                          </w:rPr>
                        </m:ctrlPr>
                      </m:sSubSupPr>
                      <m:e>
                        <m:r>
                          <w:rPr>
                            <w:rFonts w:ascii="Cambria Math" w:hAnsi="Cambria Math" w:cs="Arial"/>
                            <w:sz w:val="20"/>
                            <w:szCs w:val="20"/>
                          </w:rPr>
                          <m:t>MCE</m:t>
                        </m:r>
                      </m:e>
                      <m:sub>
                        <m:r>
                          <w:rPr>
                            <w:rFonts w:ascii="Cambria Math" w:hAnsi="Cambria Math" w:cs="Arial"/>
                            <w:sz w:val="20"/>
                            <w:szCs w:val="20"/>
                          </w:rPr>
                          <m:t>i</m:t>
                        </m:r>
                      </m:sub>
                      <m:sup>
                        <m:r>
                          <w:rPr>
                            <w:rFonts w:ascii="Cambria Math" w:hAnsi="Cambria Math" w:cs="Arial"/>
                            <w:sz w:val="20"/>
                            <w:szCs w:val="20"/>
                          </w:rPr>
                          <m:t>Secured by immovable property</m:t>
                        </m:r>
                      </m:sup>
                    </m:sSubSup>
                  </m:e>
                </m:nary>
                <m:r>
                  <w:rPr>
                    <w:rFonts w:ascii="Cambria Math" w:hAnsi="Cambria Math" w:cs="Arial"/>
                    <w:sz w:val="20"/>
                    <w:szCs w:val="20"/>
                  </w:rPr>
                  <m:t>+</m:t>
                </m:r>
                <m:nary>
                  <m:naryPr>
                    <m:chr m:val="∑"/>
                    <m:limLoc m:val="undOvr"/>
                    <m:ctrlPr>
                      <w:rPr>
                        <w:rFonts w:ascii="Cambria Math" w:hAnsi="Cambria Math" w:cs="Arial"/>
                        <w:i/>
                        <w:sz w:val="20"/>
                        <w:szCs w:val="20"/>
                      </w:rPr>
                    </m:ctrlPr>
                  </m:naryPr>
                  <m:sub>
                    <m:r>
                      <w:rPr>
                        <w:rFonts w:ascii="Cambria Math" w:hAnsi="Cambria Math" w:cs="Arial"/>
                        <w:sz w:val="20"/>
                        <w:szCs w:val="20"/>
                      </w:rPr>
                      <m:t>i</m:t>
                    </m:r>
                  </m:sub>
                  <m:sup>
                    <m:sSub>
                      <m:sSubPr>
                        <m:ctrlPr>
                          <w:rPr>
                            <w:rFonts w:ascii="Cambria Math" w:eastAsia="Times New Roman" w:hAnsi="Cambria Math" w:cs="Arial"/>
                            <w:i/>
                            <w:sz w:val="20"/>
                            <w:szCs w:val="20"/>
                            <w:lang w:val="en-GB" w:eastAsia="en-GB"/>
                          </w:rPr>
                        </m:ctrlPr>
                      </m:sSubPr>
                      <m:e>
                        <m:r>
                          <w:rPr>
                            <w:rFonts w:ascii="Cambria Math" w:hAnsi="Cambria Math" w:cs="Arial"/>
                            <w:sz w:val="20"/>
                            <w:szCs w:val="20"/>
                          </w:rPr>
                          <m:t>I</m:t>
                        </m:r>
                      </m:e>
                      <m:sub>
                        <m:r>
                          <w:rPr>
                            <w:rFonts w:ascii="Cambria Math" w:hAnsi="Cambria Math" w:cs="Arial"/>
                            <w:sz w:val="20"/>
                            <w:szCs w:val="20"/>
                          </w:rPr>
                          <m:t>v</m:t>
                        </m:r>
                      </m:sub>
                    </m:sSub>
                  </m:sup>
                  <m:e>
                    <m:sSubSup>
                      <m:sSubSupPr>
                        <m:ctrlPr>
                          <w:rPr>
                            <w:rFonts w:ascii="Cambria Math" w:eastAsia="Times New Roman" w:hAnsi="Cambria Math" w:cs="Arial"/>
                            <w:i/>
                            <w:sz w:val="20"/>
                            <w:szCs w:val="20"/>
                            <w:lang w:val="en-GB" w:eastAsia="en-GB"/>
                          </w:rPr>
                        </m:ctrlPr>
                      </m:sSubSupPr>
                      <m:e>
                        <m:r>
                          <w:rPr>
                            <w:rFonts w:ascii="Cambria Math" w:hAnsi="Cambria Math" w:cs="Arial"/>
                            <w:sz w:val="20"/>
                            <w:szCs w:val="20"/>
                          </w:rPr>
                          <m:t>MCE</m:t>
                        </m:r>
                      </m:e>
                      <m:sub>
                        <m:r>
                          <w:rPr>
                            <w:rFonts w:ascii="Cambria Math" w:hAnsi="Cambria Math" w:cs="Arial"/>
                            <w:sz w:val="20"/>
                            <w:szCs w:val="20"/>
                          </w:rPr>
                          <m:t>i</m:t>
                        </m:r>
                      </m:sub>
                      <m:sup>
                        <m:r>
                          <w:rPr>
                            <w:rFonts w:ascii="Cambria Math" w:hAnsi="Cambria Math" w:cs="Arial"/>
                            <w:sz w:val="20"/>
                            <w:szCs w:val="20"/>
                          </w:rPr>
                          <m:t>Secured by other funded or unfunded credit protection</m:t>
                        </m:r>
                      </m:sup>
                    </m:sSubSup>
                  </m:e>
                </m:nary>
                <m:r>
                  <w:rPr>
                    <w:rFonts w:ascii="Cambria Math" w:hAnsi="Cambria Math" w:cs="Arial"/>
                    <w:sz w:val="20"/>
                    <w:szCs w:val="20"/>
                  </w:rPr>
                  <m:t>+</m:t>
                </m:r>
                <m:nary>
                  <m:naryPr>
                    <m:chr m:val="∑"/>
                    <m:limLoc m:val="undOvr"/>
                    <m:ctrlPr>
                      <w:rPr>
                        <w:rFonts w:ascii="Cambria Math" w:hAnsi="Cambria Math" w:cs="Arial"/>
                        <w:i/>
                        <w:sz w:val="20"/>
                        <w:szCs w:val="20"/>
                      </w:rPr>
                    </m:ctrlPr>
                  </m:naryPr>
                  <m:sub>
                    <m:r>
                      <w:rPr>
                        <w:rFonts w:ascii="Cambria Math" w:hAnsi="Cambria Math" w:cs="Arial"/>
                        <w:sz w:val="20"/>
                        <w:szCs w:val="20"/>
                      </w:rPr>
                      <m:t>i</m:t>
                    </m:r>
                  </m:sub>
                  <m:sup>
                    <m:sSub>
                      <m:sSubPr>
                        <m:ctrlPr>
                          <w:rPr>
                            <w:rFonts w:ascii="Cambria Math" w:eastAsia="Times New Roman" w:hAnsi="Cambria Math" w:cs="Arial"/>
                            <w:i/>
                            <w:sz w:val="20"/>
                            <w:szCs w:val="20"/>
                            <w:lang w:val="en-GB" w:eastAsia="en-GB"/>
                          </w:rPr>
                        </m:ctrlPr>
                      </m:sSubPr>
                      <m:e>
                        <m:r>
                          <w:rPr>
                            <w:rFonts w:ascii="Cambria Math" w:hAnsi="Cambria Math" w:cs="Arial"/>
                            <w:sz w:val="20"/>
                            <w:szCs w:val="20"/>
                          </w:rPr>
                          <m:t>I</m:t>
                        </m:r>
                      </m:e>
                      <m:sub>
                        <m:r>
                          <w:rPr>
                            <w:rFonts w:ascii="Cambria Math" w:hAnsi="Cambria Math" w:cs="Arial"/>
                            <w:sz w:val="20"/>
                            <w:szCs w:val="20"/>
                          </w:rPr>
                          <m:t>v</m:t>
                        </m:r>
                      </m:sub>
                    </m:sSub>
                  </m:sup>
                  <m:e>
                    <m:sSubSup>
                      <m:sSubSupPr>
                        <m:ctrlPr>
                          <w:rPr>
                            <w:rFonts w:ascii="Cambria Math" w:eastAsia="Times New Roman" w:hAnsi="Cambria Math" w:cs="Arial"/>
                            <w:i/>
                            <w:sz w:val="20"/>
                            <w:szCs w:val="20"/>
                            <w:lang w:val="en-GB" w:eastAsia="en-GB"/>
                          </w:rPr>
                        </m:ctrlPr>
                      </m:sSubSupPr>
                      <m:e>
                        <m:r>
                          <w:rPr>
                            <w:rFonts w:ascii="Cambria Math" w:hAnsi="Cambria Math" w:cs="Arial"/>
                            <w:sz w:val="20"/>
                            <w:szCs w:val="20"/>
                          </w:rPr>
                          <m:t>MCE</m:t>
                        </m:r>
                      </m:e>
                      <m:sub>
                        <m:r>
                          <w:rPr>
                            <w:rFonts w:ascii="Cambria Math" w:hAnsi="Cambria Math" w:cs="Arial"/>
                            <w:sz w:val="20"/>
                            <w:szCs w:val="20"/>
                          </w:rPr>
                          <m:t>i</m:t>
                        </m:r>
                      </m:sub>
                      <m:sup>
                        <m:r>
                          <w:rPr>
                            <w:rFonts w:ascii="Cambria Math" w:hAnsi="Cambria Math" w:cs="Arial"/>
                            <w:sz w:val="20"/>
                            <w:szCs w:val="20"/>
                          </w:rPr>
                          <m:t>Guaranteed or insured by an official export cred.  agency</m:t>
                        </m:r>
                      </m:sup>
                    </m:sSubSup>
                  </m:e>
                </m:nary>
              </m:oMath>
            </m:oMathPara>
          </w:p>
          <w:p w14:paraId="516317DB" w14:textId="77777777" w:rsidR="00DD1EDA" w:rsidRPr="0089742C" w:rsidRDefault="0048251A" w:rsidP="00341B6B">
            <w:pPr>
              <w:rPr>
                <w:rFonts w:cs="Arial"/>
                <w:szCs w:val="20"/>
              </w:rPr>
            </w:pPr>
            <w:r w:rsidRPr="0089742C">
              <w:rPr>
                <w:rFonts w:cs="Arial"/>
                <w:szCs w:val="20"/>
                <w:lang w:bidi="ne-NP"/>
              </w:rPr>
              <w:t>Amounts to be reported in EUR.</w:t>
            </w:r>
          </w:p>
        </w:tc>
      </w:tr>
      <w:tr w:rsidR="00267D53" w:rsidRPr="0089742C" w14:paraId="57267857" w14:textId="77777777" w:rsidTr="006600AC">
        <w:tc>
          <w:tcPr>
            <w:tcW w:w="1191" w:type="dxa"/>
          </w:tcPr>
          <w:p w14:paraId="78B815EA" w14:textId="77777777" w:rsidR="00267D53" w:rsidRPr="0089742C" w:rsidRDefault="00267D53" w:rsidP="00A02FBE">
            <w:pPr>
              <w:rPr>
                <w:rFonts w:cs="Arial"/>
                <w:szCs w:val="20"/>
              </w:rPr>
            </w:pPr>
            <w:r w:rsidRPr="0089742C">
              <w:rPr>
                <w:rFonts w:cs="Arial"/>
                <w:szCs w:val="20"/>
              </w:rPr>
              <w:lastRenderedPageBreak/>
              <w:t>040</w:t>
            </w:r>
          </w:p>
        </w:tc>
        <w:tc>
          <w:tcPr>
            <w:tcW w:w="8845" w:type="dxa"/>
          </w:tcPr>
          <w:p w14:paraId="492DB01D" w14:textId="77777777" w:rsidR="00267D53" w:rsidRPr="0089742C" w:rsidRDefault="00BC71DD" w:rsidP="00A02FBE">
            <w:pPr>
              <w:rPr>
                <w:rFonts w:cs="Arial"/>
                <w:b/>
                <w:szCs w:val="20"/>
                <w:u w:val="single"/>
              </w:rPr>
            </w:pPr>
            <w:r w:rsidRPr="0089742C">
              <w:rPr>
                <w:rFonts w:cs="Arial"/>
                <w:b/>
                <w:szCs w:val="20"/>
                <w:u w:val="single"/>
              </w:rPr>
              <w:t xml:space="preserve">Unsecured. </w:t>
            </w:r>
            <w:r w:rsidR="00267D53" w:rsidRPr="0089742C">
              <w:rPr>
                <w:rFonts w:cs="Arial"/>
                <w:b/>
                <w:szCs w:val="20"/>
                <w:u w:val="single"/>
              </w:rPr>
              <w:t xml:space="preserve">Minimum coverage expectation </w:t>
            </w:r>
          </w:p>
          <w:p w14:paraId="78CA16FB" w14:textId="77777777" w:rsidR="00341B6B" w:rsidRPr="0089742C" w:rsidRDefault="00A81478" w:rsidP="00A02FBE">
            <w:pPr>
              <w:rPr>
                <w:rFonts w:cs="Arial"/>
                <w:szCs w:val="20"/>
              </w:rPr>
            </w:pPr>
            <w:r w:rsidRPr="0089742C">
              <w:rPr>
                <w:rFonts w:cs="Arial"/>
                <w:szCs w:val="20"/>
              </w:rPr>
              <w:t>This row is calculated automatically as the product of the ‘exposure value’ (R</w:t>
            </w:r>
            <w:r w:rsidR="00C7324F" w:rsidRPr="0089742C">
              <w:rPr>
                <w:rFonts w:cs="Arial"/>
                <w:szCs w:val="20"/>
              </w:rPr>
              <w:t xml:space="preserve">ow 050) and the ‘factor’ (Row </w:t>
            </w:r>
            <w:r w:rsidRPr="0089742C">
              <w:rPr>
                <w:rFonts w:cs="Arial"/>
                <w:szCs w:val="20"/>
              </w:rPr>
              <w:t>060).</w:t>
            </w:r>
          </w:p>
          <w:p w14:paraId="7BE0A233" w14:textId="77777777" w:rsidR="00F833B3" w:rsidRPr="0089742C" w:rsidRDefault="00F833B3" w:rsidP="00F833B3">
            <w:pPr>
              <w:rPr>
                <w:rFonts w:cs="Arial"/>
                <w:szCs w:val="20"/>
              </w:rPr>
            </w:pPr>
            <w:r w:rsidRPr="0089742C">
              <w:rPr>
                <w:rFonts w:cs="Arial"/>
                <w:szCs w:val="20"/>
              </w:rPr>
              <w:t>This should be equal to the aggregation of ‘Minimum coverage expectation for unsecured’ calculated at exposure level:</w:t>
            </w:r>
          </w:p>
          <w:p w14:paraId="73BB8B04" w14:textId="77777777" w:rsidR="00DD1EDA" w:rsidRPr="0089742C" w:rsidRDefault="00000000" w:rsidP="00DD1EDA">
            <w:pPr>
              <w:pStyle w:val="ECBBodyText"/>
              <w:spacing w:line="240" w:lineRule="auto"/>
              <w:jc w:val="both"/>
              <w:rPr>
                <w:rFonts w:cs="Arial"/>
                <w:szCs w:val="20"/>
              </w:rPr>
            </w:pPr>
            <m:oMathPara>
              <m:oMathParaPr>
                <m:jc m:val="left"/>
              </m:oMathParaPr>
              <m:oMath>
                <m:sSub>
                  <m:sSubPr>
                    <m:ctrlPr>
                      <w:rPr>
                        <w:rFonts w:ascii="Cambria Math" w:hAnsi="Cambria Math" w:cs="Arial"/>
                        <w:i/>
                        <w:szCs w:val="20"/>
                      </w:rPr>
                    </m:ctrlPr>
                  </m:sSubPr>
                  <m:e>
                    <m:r>
                      <w:rPr>
                        <w:rFonts w:ascii="Cambria Math" w:hAnsi="Cambria Math" w:cs="Arial"/>
                        <w:szCs w:val="20"/>
                      </w:rPr>
                      <m:t>Let I</m:t>
                    </m:r>
                  </m:e>
                  <m:sub>
                    <m:r>
                      <w:rPr>
                        <w:rFonts w:ascii="Cambria Math" w:hAnsi="Cambria Math" w:cs="Arial"/>
                        <w:szCs w:val="20"/>
                      </w:rPr>
                      <m:t xml:space="preserve">v </m:t>
                    </m:r>
                  </m:sub>
                </m:sSub>
                <m:r>
                  <w:rPr>
                    <w:rFonts w:ascii="Cambria Math" w:hAnsi="Cambria Math" w:cs="Arial"/>
                    <w:szCs w:val="20"/>
                  </w:rPr>
                  <m:t xml:space="preserve">be the number of exposures within a given vintage  bucket </m:t>
                </m:r>
                <m:d>
                  <m:dPr>
                    <m:ctrlPr>
                      <w:rPr>
                        <w:rFonts w:ascii="Cambria Math" w:hAnsi="Cambria Math" w:cs="Arial"/>
                        <w:i/>
                        <w:szCs w:val="20"/>
                      </w:rPr>
                    </m:ctrlPr>
                  </m:dPr>
                  <m:e>
                    <m:r>
                      <w:rPr>
                        <w:rFonts w:ascii="Cambria Math" w:hAnsi="Cambria Math" w:cs="Arial"/>
                        <w:szCs w:val="20"/>
                      </w:rPr>
                      <m:t xml:space="preserve">i.e all exposures with </m:t>
                    </m:r>
                    <m:sSub>
                      <m:sSubPr>
                        <m:ctrlPr>
                          <w:rPr>
                            <w:rFonts w:ascii="Cambria Math" w:hAnsi="Cambria Math" w:cs="Arial"/>
                            <w:i/>
                            <w:szCs w:val="20"/>
                          </w:rPr>
                        </m:ctrlPr>
                      </m:sSubPr>
                      <m:e>
                        <m:r>
                          <w:rPr>
                            <w:rFonts w:ascii="Cambria Math" w:hAnsi="Cambria Math" w:cs="Arial"/>
                            <w:szCs w:val="20"/>
                          </w:rPr>
                          <m:t>v</m:t>
                        </m:r>
                      </m:e>
                      <m:sub>
                        <m:r>
                          <w:rPr>
                            <w:rFonts w:ascii="Cambria Math" w:hAnsi="Cambria Math" w:cs="Arial"/>
                            <w:szCs w:val="20"/>
                          </w:rPr>
                          <m:t>i</m:t>
                        </m:r>
                      </m:sub>
                    </m:sSub>
                    <m:r>
                      <w:rPr>
                        <w:rFonts w:ascii="Cambria Math" w:hAnsi="Cambria Math" w:cs="Arial"/>
                        <w:szCs w:val="20"/>
                      </w:rPr>
                      <m:t>=v</m:t>
                    </m:r>
                  </m:e>
                </m:d>
                <m:r>
                  <w:rPr>
                    <w:rFonts w:ascii="Cambria Math" w:hAnsi="Cambria Math" w:cs="Arial"/>
                    <w:szCs w:val="20"/>
                  </w:rPr>
                  <m:t>.</m:t>
                </m:r>
              </m:oMath>
            </m:oMathPara>
          </w:p>
          <w:p w14:paraId="7CD10878" w14:textId="77777777" w:rsidR="00DD1EDA" w:rsidRPr="0089742C" w:rsidRDefault="00DD1EDA" w:rsidP="00DD1EDA">
            <w:pPr>
              <w:pStyle w:val="numberedparagraph"/>
              <w:numPr>
                <w:ilvl w:val="0"/>
                <w:numId w:val="0"/>
              </w:numPr>
              <w:ind w:left="720"/>
              <w:jc w:val="left"/>
              <w:rPr>
                <w:rFonts w:ascii="Arial" w:hAnsi="Arial" w:cs="Arial"/>
                <w:sz w:val="20"/>
                <w:szCs w:val="20"/>
              </w:rPr>
            </w:pPr>
            <m:oMathPara>
              <m:oMathParaPr>
                <m:jc m:val="left"/>
              </m:oMathParaPr>
              <m:oMath>
                <m:r>
                  <w:rPr>
                    <w:rFonts w:ascii="Cambria Math" w:hAnsi="Cambria Math" w:cs="Arial"/>
                    <w:sz w:val="20"/>
                    <w:szCs w:val="20"/>
                  </w:rPr>
                  <m:t>minimum coverage expectation for unsecured parts of NPEs=</m:t>
                </m:r>
                <m:nary>
                  <m:naryPr>
                    <m:chr m:val="∑"/>
                    <m:limLoc m:val="undOvr"/>
                    <m:ctrlPr>
                      <w:rPr>
                        <w:rFonts w:ascii="Cambria Math" w:hAnsi="Cambria Math" w:cs="Arial"/>
                        <w:i/>
                        <w:sz w:val="20"/>
                        <w:szCs w:val="20"/>
                      </w:rPr>
                    </m:ctrlPr>
                  </m:naryPr>
                  <m:sub>
                    <m:r>
                      <w:rPr>
                        <w:rFonts w:ascii="Cambria Math" w:hAnsi="Cambria Math" w:cs="Arial"/>
                        <w:sz w:val="20"/>
                        <w:szCs w:val="20"/>
                      </w:rPr>
                      <m:t>i</m:t>
                    </m:r>
                  </m:sub>
                  <m:sup>
                    <m:sSub>
                      <m:sSubPr>
                        <m:ctrlPr>
                          <w:rPr>
                            <w:rFonts w:ascii="Cambria Math" w:eastAsia="Times New Roman" w:hAnsi="Cambria Math" w:cs="Arial"/>
                            <w:i/>
                            <w:sz w:val="20"/>
                            <w:szCs w:val="20"/>
                            <w:lang w:val="en-GB" w:eastAsia="en-GB"/>
                          </w:rPr>
                        </m:ctrlPr>
                      </m:sSubPr>
                      <m:e>
                        <m:r>
                          <w:rPr>
                            <w:rFonts w:ascii="Cambria Math" w:hAnsi="Cambria Math" w:cs="Arial"/>
                            <w:sz w:val="20"/>
                            <w:szCs w:val="20"/>
                          </w:rPr>
                          <m:t>I</m:t>
                        </m:r>
                      </m:e>
                      <m:sub>
                        <m:r>
                          <w:rPr>
                            <w:rFonts w:ascii="Cambria Math" w:hAnsi="Cambria Math" w:cs="Arial"/>
                            <w:sz w:val="20"/>
                            <w:szCs w:val="20"/>
                          </w:rPr>
                          <m:t>v</m:t>
                        </m:r>
                      </m:sub>
                    </m:sSub>
                  </m:sup>
                  <m:e>
                    <m:sSubSup>
                      <m:sSubSupPr>
                        <m:ctrlPr>
                          <w:rPr>
                            <w:rFonts w:ascii="Cambria Math" w:eastAsia="Times New Roman" w:hAnsi="Cambria Math" w:cs="Arial"/>
                            <w:i/>
                            <w:sz w:val="20"/>
                            <w:szCs w:val="20"/>
                            <w:lang w:val="en-GB" w:eastAsia="en-GB"/>
                          </w:rPr>
                        </m:ctrlPr>
                      </m:sSubSupPr>
                      <m:e>
                        <m:r>
                          <w:rPr>
                            <w:rFonts w:ascii="Cambria Math" w:hAnsi="Cambria Math" w:cs="Arial"/>
                            <w:sz w:val="20"/>
                            <w:szCs w:val="20"/>
                          </w:rPr>
                          <m:t>MCE</m:t>
                        </m:r>
                      </m:e>
                      <m:sub>
                        <m:r>
                          <w:rPr>
                            <w:rFonts w:ascii="Cambria Math" w:hAnsi="Cambria Math" w:cs="Arial"/>
                            <w:sz w:val="20"/>
                            <w:szCs w:val="20"/>
                          </w:rPr>
                          <m:t>i</m:t>
                        </m:r>
                      </m:sub>
                      <m:sup>
                        <m:r>
                          <w:rPr>
                            <w:rFonts w:ascii="Cambria Math" w:hAnsi="Cambria Math" w:cs="Arial"/>
                            <w:sz w:val="20"/>
                            <w:szCs w:val="20"/>
                          </w:rPr>
                          <m:t>Unsecured</m:t>
                        </m:r>
                      </m:sup>
                    </m:sSubSup>
                  </m:e>
                </m:nary>
              </m:oMath>
            </m:oMathPara>
          </w:p>
          <w:p w14:paraId="7A3ED2B6" w14:textId="77777777" w:rsidR="00DD1EDA" w:rsidRPr="0089742C" w:rsidRDefault="00DD1EDA" w:rsidP="00A02FBE">
            <w:pPr>
              <w:rPr>
                <w:rFonts w:cs="Arial"/>
                <w:b/>
                <w:szCs w:val="20"/>
                <w:u w:val="single"/>
              </w:rPr>
            </w:pPr>
          </w:p>
        </w:tc>
      </w:tr>
      <w:tr w:rsidR="00267D53" w:rsidRPr="0089742C" w14:paraId="10704AB2" w14:textId="77777777" w:rsidTr="006600AC">
        <w:tc>
          <w:tcPr>
            <w:tcW w:w="1191" w:type="dxa"/>
          </w:tcPr>
          <w:p w14:paraId="79E394EB" w14:textId="77777777" w:rsidR="00267D53" w:rsidRPr="0089742C" w:rsidRDefault="00267D53" w:rsidP="00A02FBE">
            <w:pPr>
              <w:rPr>
                <w:rFonts w:cs="Arial"/>
                <w:szCs w:val="20"/>
              </w:rPr>
            </w:pPr>
            <w:r w:rsidRPr="0089742C">
              <w:rPr>
                <w:rFonts w:cs="Arial"/>
                <w:szCs w:val="20"/>
              </w:rPr>
              <w:t>050</w:t>
            </w:r>
          </w:p>
        </w:tc>
        <w:tc>
          <w:tcPr>
            <w:tcW w:w="8845" w:type="dxa"/>
          </w:tcPr>
          <w:p w14:paraId="2AD4EA1E" w14:textId="77777777" w:rsidR="00267D53" w:rsidRPr="0089742C" w:rsidRDefault="00BC71DD" w:rsidP="00A02FBE">
            <w:pPr>
              <w:rPr>
                <w:rFonts w:cs="Arial"/>
                <w:b/>
                <w:szCs w:val="20"/>
                <w:u w:val="single"/>
              </w:rPr>
            </w:pPr>
            <w:r w:rsidRPr="0089742C">
              <w:rPr>
                <w:rFonts w:cs="Arial"/>
                <w:b/>
                <w:szCs w:val="20"/>
                <w:u w:val="single"/>
              </w:rPr>
              <w:t>Unsecured. Exposure value</w:t>
            </w:r>
          </w:p>
          <w:p w14:paraId="4526465B" w14:textId="77777777" w:rsidR="00B31323" w:rsidRPr="0089742C" w:rsidRDefault="00B31323" w:rsidP="00B31323">
            <w:pPr>
              <w:pStyle w:val="ListParagraph"/>
              <w:numPr>
                <w:ilvl w:val="0"/>
                <w:numId w:val="22"/>
              </w:numPr>
              <w:rPr>
                <w:rFonts w:cs="Arial"/>
                <w:szCs w:val="20"/>
              </w:rPr>
            </w:pPr>
            <w:r w:rsidRPr="0089742C">
              <w:rPr>
                <w:rFonts w:cs="Arial"/>
                <w:szCs w:val="20"/>
              </w:rPr>
              <w:t xml:space="preserve">The exposure value shall be defined in accordance with Articles 47a (1) and (2) </w:t>
            </w:r>
            <w:r w:rsidR="00535E2E" w:rsidRPr="0089742C">
              <w:rPr>
                <w:rFonts w:cs="Arial"/>
                <w:szCs w:val="20"/>
              </w:rPr>
              <w:t xml:space="preserve">of the </w:t>
            </w:r>
            <w:r w:rsidRPr="0089742C">
              <w:rPr>
                <w:rFonts w:cs="Arial"/>
                <w:szCs w:val="20"/>
              </w:rPr>
              <w:t xml:space="preserve">CRR. In particular, the exposure value shall be equal to the accounting value measured without </w:t>
            </w:r>
            <w:proofErr w:type="gramStart"/>
            <w:r w:rsidRPr="0089742C">
              <w:rPr>
                <w:rFonts w:cs="Arial"/>
                <w:szCs w:val="20"/>
              </w:rPr>
              <w:t>taking into account</w:t>
            </w:r>
            <w:proofErr w:type="gramEnd"/>
            <w:r w:rsidRPr="0089742C">
              <w:rPr>
                <w:rFonts w:cs="Arial"/>
                <w:szCs w:val="20"/>
              </w:rPr>
              <w:t xml:space="preserve"> any of the adjustments listed under Article 47a (2) </w:t>
            </w:r>
            <w:r w:rsidR="00535E2E" w:rsidRPr="0089742C">
              <w:rPr>
                <w:rFonts w:cs="Arial"/>
                <w:szCs w:val="20"/>
              </w:rPr>
              <w:t xml:space="preserve">of the </w:t>
            </w:r>
            <w:r w:rsidRPr="0089742C">
              <w:rPr>
                <w:rFonts w:cs="Arial"/>
                <w:szCs w:val="20"/>
              </w:rPr>
              <w:t xml:space="preserve">CRR. Moreover, non-performing exposures that are held off-balance are to be included under the conditions listed under Article 47a (1) </w:t>
            </w:r>
            <w:r w:rsidR="00535E2E" w:rsidRPr="0089742C">
              <w:rPr>
                <w:rFonts w:cs="Arial"/>
                <w:szCs w:val="20"/>
              </w:rPr>
              <w:t xml:space="preserve">of the </w:t>
            </w:r>
            <w:r w:rsidRPr="0089742C">
              <w:rPr>
                <w:rFonts w:cs="Arial"/>
                <w:szCs w:val="20"/>
              </w:rPr>
              <w:t xml:space="preserve">CRR. </w:t>
            </w:r>
          </w:p>
          <w:p w14:paraId="6865F982" w14:textId="77777777" w:rsidR="00B31323" w:rsidRPr="0089742C" w:rsidRDefault="00B31323" w:rsidP="00B31323">
            <w:pPr>
              <w:pStyle w:val="ListParagraph"/>
              <w:rPr>
                <w:rFonts w:cs="Arial"/>
                <w:szCs w:val="20"/>
              </w:rPr>
            </w:pPr>
          </w:p>
          <w:p w14:paraId="2B21D202" w14:textId="77777777" w:rsidR="00B31323" w:rsidRPr="0089742C" w:rsidRDefault="00B31323" w:rsidP="00B31323">
            <w:pPr>
              <w:pStyle w:val="ListParagraph"/>
              <w:numPr>
                <w:ilvl w:val="0"/>
                <w:numId w:val="22"/>
              </w:numPr>
              <w:rPr>
                <w:rFonts w:cs="Arial"/>
                <w:szCs w:val="20"/>
              </w:rPr>
            </w:pPr>
            <w:r w:rsidRPr="0089742C">
              <w:rPr>
                <w:rFonts w:cs="Arial"/>
                <w:szCs w:val="20"/>
              </w:rPr>
              <w:t>Allocations into vintage buckets are to be made according to the instructions provided in Section II of this document.</w:t>
            </w:r>
          </w:p>
          <w:p w14:paraId="4B827224" w14:textId="77777777" w:rsidR="00B31323" w:rsidRPr="0089742C" w:rsidRDefault="00B31323" w:rsidP="00B31323">
            <w:pPr>
              <w:pStyle w:val="ListParagraph"/>
              <w:rPr>
                <w:rFonts w:cs="Arial"/>
                <w:szCs w:val="20"/>
              </w:rPr>
            </w:pPr>
          </w:p>
          <w:p w14:paraId="666199A1" w14:textId="77777777" w:rsidR="00B31323" w:rsidRPr="0089742C" w:rsidRDefault="00B31323" w:rsidP="007349B4">
            <w:pPr>
              <w:pStyle w:val="ListParagraph"/>
              <w:numPr>
                <w:ilvl w:val="0"/>
                <w:numId w:val="22"/>
              </w:numPr>
              <w:rPr>
                <w:rFonts w:cs="Arial"/>
                <w:b/>
                <w:szCs w:val="20"/>
                <w:u w:val="single"/>
              </w:rPr>
            </w:pPr>
            <w:r w:rsidRPr="0089742C">
              <w:rPr>
                <w:rFonts w:cs="Arial"/>
                <w:szCs w:val="20"/>
              </w:rPr>
              <w:lastRenderedPageBreak/>
              <w:t>The unsecured part of a non-performing exposure corresponds to the difference, if any, between the value of the exposure as referred to in the first paragraph of this point and the secured part of the exposure</w:t>
            </w:r>
            <w:r w:rsidR="001144A3" w:rsidRPr="0089742C">
              <w:rPr>
                <w:rFonts w:cs="Arial"/>
                <w:szCs w:val="20"/>
              </w:rPr>
              <w:t xml:space="preserve"> (rows 110, 140 and 170)</w:t>
            </w:r>
            <w:r w:rsidRPr="0089742C">
              <w:rPr>
                <w:rFonts w:cs="Arial"/>
                <w:szCs w:val="20"/>
              </w:rPr>
              <w:t>, if any.</w:t>
            </w:r>
          </w:p>
          <w:p w14:paraId="494FAB6D" w14:textId="77777777" w:rsidR="00341B6B" w:rsidRPr="0089742C" w:rsidRDefault="0048251A" w:rsidP="00A02FBE">
            <w:pPr>
              <w:rPr>
                <w:rFonts w:cs="Arial"/>
                <w:b/>
                <w:szCs w:val="20"/>
                <w:u w:val="single"/>
              </w:rPr>
            </w:pPr>
            <w:r w:rsidRPr="0089742C">
              <w:rPr>
                <w:rFonts w:cs="Arial"/>
                <w:szCs w:val="20"/>
                <w:lang w:bidi="ne-NP"/>
              </w:rPr>
              <w:t>Amounts to be reported in EUR.</w:t>
            </w:r>
          </w:p>
        </w:tc>
      </w:tr>
      <w:tr w:rsidR="00267D53" w:rsidRPr="0089742C" w14:paraId="762957AF" w14:textId="77777777" w:rsidTr="006600AC">
        <w:tc>
          <w:tcPr>
            <w:tcW w:w="1191" w:type="dxa"/>
          </w:tcPr>
          <w:p w14:paraId="3EEE36D3" w14:textId="77777777" w:rsidR="00267D53" w:rsidRPr="0089742C" w:rsidRDefault="00267D53" w:rsidP="00A02FBE">
            <w:pPr>
              <w:rPr>
                <w:rFonts w:cs="Arial"/>
                <w:szCs w:val="20"/>
              </w:rPr>
            </w:pPr>
            <w:r w:rsidRPr="0089742C">
              <w:rPr>
                <w:rFonts w:cs="Arial"/>
                <w:szCs w:val="20"/>
              </w:rPr>
              <w:lastRenderedPageBreak/>
              <w:t>060</w:t>
            </w:r>
          </w:p>
        </w:tc>
        <w:tc>
          <w:tcPr>
            <w:tcW w:w="8845" w:type="dxa"/>
          </w:tcPr>
          <w:p w14:paraId="53BA2447" w14:textId="77777777" w:rsidR="00267D53" w:rsidRPr="0089742C" w:rsidRDefault="00BC71DD" w:rsidP="00A02FBE">
            <w:pPr>
              <w:rPr>
                <w:rFonts w:cs="Arial"/>
                <w:b/>
                <w:szCs w:val="20"/>
                <w:u w:val="single"/>
              </w:rPr>
            </w:pPr>
            <w:r w:rsidRPr="0089742C">
              <w:rPr>
                <w:rFonts w:cs="Arial"/>
                <w:b/>
                <w:szCs w:val="20"/>
                <w:u w:val="single"/>
              </w:rPr>
              <w:t>Unsecured. Factor</w:t>
            </w:r>
          </w:p>
          <w:p w14:paraId="270E99A7" w14:textId="77777777" w:rsidR="00341B6B" w:rsidRPr="0089742C" w:rsidRDefault="00AA4B91" w:rsidP="00AA4B91">
            <w:pPr>
              <w:rPr>
                <w:rFonts w:cs="Arial"/>
                <w:szCs w:val="20"/>
              </w:rPr>
            </w:pPr>
            <w:r w:rsidRPr="0089742C">
              <w:rPr>
                <w:rFonts w:cs="Arial"/>
                <w:szCs w:val="20"/>
              </w:rPr>
              <w:t>Factor levels</w:t>
            </w:r>
            <w:r w:rsidR="00341B6B" w:rsidRPr="0089742C">
              <w:rPr>
                <w:rFonts w:cs="Arial"/>
                <w:szCs w:val="20"/>
              </w:rPr>
              <w:t xml:space="preserve"> for unsecured NPEs are prefilled and aligned with</w:t>
            </w:r>
            <w:r w:rsidRPr="0089742C">
              <w:rPr>
                <w:rFonts w:cs="Arial"/>
                <w:szCs w:val="20"/>
              </w:rPr>
              <w:t xml:space="preserve"> </w:t>
            </w:r>
            <w:r w:rsidR="00D52DD6" w:rsidRPr="0089742C">
              <w:rPr>
                <w:rFonts w:cs="Arial"/>
                <w:szCs w:val="20"/>
              </w:rPr>
              <w:t>the ECB’s “Communication on supervisory coverage expectations for NPEs” published on 22 August 2019.</w:t>
            </w:r>
          </w:p>
        </w:tc>
      </w:tr>
      <w:tr w:rsidR="00267D53" w:rsidRPr="0089742C" w14:paraId="509E6330" w14:textId="77777777" w:rsidTr="006600AC">
        <w:tc>
          <w:tcPr>
            <w:tcW w:w="1191" w:type="dxa"/>
          </w:tcPr>
          <w:p w14:paraId="2B15C15F" w14:textId="77777777" w:rsidR="00267D53" w:rsidRPr="0089742C" w:rsidRDefault="00267D53" w:rsidP="00A02FBE">
            <w:pPr>
              <w:rPr>
                <w:rFonts w:cs="Arial"/>
                <w:szCs w:val="20"/>
              </w:rPr>
            </w:pPr>
            <w:r w:rsidRPr="0089742C">
              <w:rPr>
                <w:rFonts w:cs="Arial"/>
                <w:szCs w:val="20"/>
              </w:rPr>
              <w:t>100</w:t>
            </w:r>
          </w:p>
        </w:tc>
        <w:tc>
          <w:tcPr>
            <w:tcW w:w="8845" w:type="dxa"/>
          </w:tcPr>
          <w:p w14:paraId="7CA82975" w14:textId="77777777" w:rsidR="00267D53" w:rsidRPr="0089742C" w:rsidRDefault="00BC71DD" w:rsidP="00A02FBE">
            <w:pPr>
              <w:rPr>
                <w:rFonts w:cs="Arial"/>
                <w:b/>
                <w:szCs w:val="20"/>
                <w:u w:val="single"/>
              </w:rPr>
            </w:pPr>
            <w:r w:rsidRPr="0089742C">
              <w:rPr>
                <w:rFonts w:cs="Arial"/>
                <w:b/>
                <w:szCs w:val="20"/>
                <w:u w:val="single"/>
              </w:rPr>
              <w:t>Secured by immovable property</w:t>
            </w:r>
            <w:r w:rsidR="00CF57CD" w:rsidRPr="0089742C">
              <w:rPr>
                <w:rFonts w:cs="Arial"/>
                <w:szCs w:val="20"/>
              </w:rPr>
              <w:t xml:space="preserve"> </w:t>
            </w:r>
            <w:r w:rsidR="00CF57CD" w:rsidRPr="0089742C">
              <w:rPr>
                <w:rFonts w:cs="Arial"/>
                <w:b/>
                <w:szCs w:val="20"/>
                <w:u w:val="single"/>
              </w:rPr>
              <w:t>or residential loan guaranteed by an eligible protection provider</w:t>
            </w:r>
            <w:r w:rsidRPr="0089742C">
              <w:rPr>
                <w:rFonts w:cs="Arial"/>
                <w:b/>
                <w:szCs w:val="20"/>
                <w:u w:val="single"/>
              </w:rPr>
              <w:t xml:space="preserve">. </w:t>
            </w:r>
            <w:r w:rsidR="00267D53" w:rsidRPr="0089742C">
              <w:rPr>
                <w:rFonts w:cs="Arial"/>
                <w:b/>
                <w:szCs w:val="20"/>
                <w:u w:val="single"/>
              </w:rPr>
              <w:t>Minimum coverage expectation</w:t>
            </w:r>
          </w:p>
          <w:p w14:paraId="5A4B6670" w14:textId="77777777" w:rsidR="000331D8" w:rsidRPr="0089742C" w:rsidRDefault="000331D8" w:rsidP="000331D8">
            <w:pPr>
              <w:rPr>
                <w:rFonts w:cs="Arial"/>
                <w:szCs w:val="20"/>
              </w:rPr>
            </w:pPr>
            <w:r w:rsidRPr="0089742C">
              <w:rPr>
                <w:rFonts w:cs="Arial"/>
                <w:szCs w:val="20"/>
              </w:rPr>
              <w:t>This row is calculated automatically as the product of the ‘exposure value’ (Row 110) and the ‘factor’ (Row 120).</w:t>
            </w:r>
          </w:p>
          <w:p w14:paraId="19A5B71F" w14:textId="77777777" w:rsidR="00F833B3" w:rsidRPr="0089742C" w:rsidRDefault="00F833B3" w:rsidP="00F833B3">
            <w:pPr>
              <w:rPr>
                <w:rFonts w:cs="Arial"/>
                <w:szCs w:val="20"/>
              </w:rPr>
            </w:pPr>
            <w:r w:rsidRPr="0089742C">
              <w:rPr>
                <w:rFonts w:cs="Arial"/>
                <w:szCs w:val="20"/>
              </w:rPr>
              <w:t xml:space="preserve">This should be equal to the aggregation of ‘Minimum coverage expectation for </w:t>
            </w:r>
            <w:r w:rsidR="006A7FA0" w:rsidRPr="0089742C">
              <w:rPr>
                <w:rFonts w:cs="Arial"/>
                <w:szCs w:val="20"/>
              </w:rPr>
              <w:t>the part</w:t>
            </w:r>
            <w:r w:rsidR="008C7DDD" w:rsidRPr="0089742C">
              <w:rPr>
                <w:rFonts w:cs="Arial"/>
                <w:szCs w:val="20"/>
              </w:rPr>
              <w:t>s</w:t>
            </w:r>
            <w:r w:rsidR="006A7FA0" w:rsidRPr="0089742C">
              <w:rPr>
                <w:rFonts w:cs="Arial"/>
                <w:szCs w:val="20"/>
              </w:rPr>
              <w:t xml:space="preserve"> of </w:t>
            </w:r>
            <w:r w:rsidRPr="0089742C">
              <w:rPr>
                <w:rFonts w:cs="Arial"/>
                <w:szCs w:val="20"/>
              </w:rPr>
              <w:t>NPEs secured by immovable property</w:t>
            </w:r>
            <w:r w:rsidR="00CF57CD" w:rsidRPr="0089742C">
              <w:rPr>
                <w:rFonts w:cs="Arial"/>
                <w:szCs w:val="20"/>
              </w:rPr>
              <w:t xml:space="preserve"> or residential loan guaranteed by an eligible protection provider</w:t>
            </w:r>
            <w:r w:rsidRPr="0089742C">
              <w:rPr>
                <w:rFonts w:cs="Arial"/>
                <w:szCs w:val="20"/>
              </w:rPr>
              <w:t>’ calculated at exposure level:</w:t>
            </w:r>
          </w:p>
          <w:p w14:paraId="056EF157" w14:textId="77777777" w:rsidR="00F833B3" w:rsidRPr="0089742C" w:rsidRDefault="00F833B3" w:rsidP="000331D8">
            <w:pPr>
              <w:rPr>
                <w:rFonts w:cs="Arial"/>
                <w:szCs w:val="20"/>
              </w:rPr>
            </w:pPr>
          </w:p>
          <w:p w14:paraId="0C2D3840" w14:textId="77777777" w:rsidR="00DD1EDA" w:rsidRPr="0089742C" w:rsidRDefault="00DD1EDA" w:rsidP="000331D8">
            <w:pPr>
              <w:rPr>
                <w:rFonts w:cs="Arial"/>
                <w:szCs w:val="20"/>
              </w:rPr>
            </w:pPr>
          </w:p>
          <w:p w14:paraId="3DD3B815" w14:textId="77777777" w:rsidR="00DD1EDA" w:rsidRPr="0089742C" w:rsidRDefault="00000000" w:rsidP="00DD1EDA">
            <w:pPr>
              <w:pStyle w:val="ECBBodyText"/>
              <w:spacing w:line="240" w:lineRule="auto"/>
              <w:jc w:val="both"/>
              <w:rPr>
                <w:rFonts w:cs="Arial"/>
                <w:szCs w:val="20"/>
              </w:rPr>
            </w:pPr>
            <m:oMathPara>
              <m:oMathParaPr>
                <m:jc m:val="left"/>
              </m:oMathParaPr>
              <m:oMath>
                <m:sSub>
                  <m:sSubPr>
                    <m:ctrlPr>
                      <w:rPr>
                        <w:rFonts w:ascii="Cambria Math" w:hAnsi="Cambria Math" w:cs="Arial"/>
                        <w:i/>
                        <w:szCs w:val="20"/>
                      </w:rPr>
                    </m:ctrlPr>
                  </m:sSubPr>
                  <m:e>
                    <m:r>
                      <w:rPr>
                        <w:rFonts w:ascii="Cambria Math" w:hAnsi="Cambria Math" w:cs="Arial"/>
                        <w:szCs w:val="20"/>
                      </w:rPr>
                      <m:t>Let I</m:t>
                    </m:r>
                  </m:e>
                  <m:sub>
                    <m:r>
                      <w:rPr>
                        <w:rFonts w:ascii="Cambria Math" w:hAnsi="Cambria Math" w:cs="Arial"/>
                        <w:szCs w:val="20"/>
                      </w:rPr>
                      <m:t xml:space="preserve">v </m:t>
                    </m:r>
                  </m:sub>
                </m:sSub>
                <m:r>
                  <w:rPr>
                    <w:rFonts w:ascii="Cambria Math" w:hAnsi="Cambria Math" w:cs="Arial"/>
                    <w:szCs w:val="20"/>
                  </w:rPr>
                  <m:t xml:space="preserve">be the number of exposures within a given vintage  bucket </m:t>
                </m:r>
                <m:d>
                  <m:dPr>
                    <m:ctrlPr>
                      <w:rPr>
                        <w:rFonts w:ascii="Cambria Math" w:hAnsi="Cambria Math" w:cs="Arial"/>
                        <w:i/>
                        <w:szCs w:val="20"/>
                      </w:rPr>
                    </m:ctrlPr>
                  </m:dPr>
                  <m:e>
                    <m:r>
                      <w:rPr>
                        <w:rFonts w:ascii="Cambria Math" w:hAnsi="Cambria Math" w:cs="Arial"/>
                        <w:szCs w:val="20"/>
                      </w:rPr>
                      <m:t xml:space="preserve">i.e all exposures with </m:t>
                    </m:r>
                    <m:sSub>
                      <m:sSubPr>
                        <m:ctrlPr>
                          <w:rPr>
                            <w:rFonts w:ascii="Cambria Math" w:hAnsi="Cambria Math" w:cs="Arial"/>
                            <w:i/>
                            <w:szCs w:val="20"/>
                          </w:rPr>
                        </m:ctrlPr>
                      </m:sSubPr>
                      <m:e>
                        <m:r>
                          <w:rPr>
                            <w:rFonts w:ascii="Cambria Math" w:hAnsi="Cambria Math" w:cs="Arial"/>
                            <w:szCs w:val="20"/>
                          </w:rPr>
                          <m:t>v</m:t>
                        </m:r>
                      </m:e>
                      <m:sub>
                        <m:r>
                          <w:rPr>
                            <w:rFonts w:ascii="Cambria Math" w:hAnsi="Cambria Math" w:cs="Arial"/>
                            <w:szCs w:val="20"/>
                          </w:rPr>
                          <m:t>i</m:t>
                        </m:r>
                      </m:sub>
                    </m:sSub>
                    <m:r>
                      <w:rPr>
                        <w:rFonts w:ascii="Cambria Math" w:hAnsi="Cambria Math" w:cs="Arial"/>
                        <w:szCs w:val="20"/>
                      </w:rPr>
                      <m:t>=v</m:t>
                    </m:r>
                  </m:e>
                </m:d>
                <m:r>
                  <w:rPr>
                    <w:rFonts w:ascii="Cambria Math" w:hAnsi="Cambria Math" w:cs="Arial"/>
                    <w:szCs w:val="20"/>
                  </w:rPr>
                  <m:t>.</m:t>
                </m:r>
              </m:oMath>
            </m:oMathPara>
          </w:p>
          <w:p w14:paraId="7E49C661" w14:textId="77777777" w:rsidR="00DD1EDA" w:rsidRPr="0089742C" w:rsidRDefault="00DD1EDA" w:rsidP="00DD1EDA">
            <w:pPr>
              <w:pStyle w:val="numberedparagraph"/>
              <w:numPr>
                <w:ilvl w:val="0"/>
                <w:numId w:val="0"/>
              </w:numPr>
              <w:ind w:left="720"/>
              <w:jc w:val="left"/>
              <w:rPr>
                <w:rFonts w:ascii="Arial" w:eastAsia="Times New Roman" w:hAnsi="Arial" w:cs="Arial"/>
                <w:sz w:val="20"/>
                <w:szCs w:val="20"/>
              </w:rPr>
            </w:pPr>
            <m:oMathPara>
              <m:oMathParaPr>
                <m:jc m:val="left"/>
              </m:oMathParaPr>
              <m:oMath>
                <m:r>
                  <w:rPr>
                    <w:rFonts w:ascii="Cambria Math" w:hAnsi="Cambria Math" w:cs="Arial"/>
                    <w:sz w:val="20"/>
                    <w:szCs w:val="20"/>
                  </w:rPr>
                  <m:t xml:space="preserve">minimum coverage expectation for parts of NPEs </m:t>
                </m:r>
              </m:oMath>
            </m:oMathPara>
          </w:p>
          <w:p w14:paraId="6F4C85C0" w14:textId="77777777" w:rsidR="00DD1EDA" w:rsidRPr="0089742C" w:rsidRDefault="00DD1EDA" w:rsidP="00DD1EDA">
            <w:pPr>
              <w:pStyle w:val="numberedparagraph"/>
              <w:numPr>
                <w:ilvl w:val="0"/>
                <w:numId w:val="0"/>
              </w:numPr>
              <w:ind w:left="720"/>
              <w:jc w:val="left"/>
              <w:rPr>
                <w:rFonts w:ascii="Arial" w:hAnsi="Arial" w:cs="Arial"/>
                <w:sz w:val="20"/>
                <w:szCs w:val="20"/>
              </w:rPr>
            </w:pPr>
            <m:oMathPara>
              <m:oMathParaPr>
                <m:jc m:val="left"/>
              </m:oMathParaPr>
              <m:oMath>
                <m:r>
                  <w:rPr>
                    <w:rFonts w:ascii="Cambria Math" w:hAnsi="Cambria Math" w:cs="Arial"/>
                    <w:sz w:val="20"/>
                    <w:szCs w:val="20"/>
                  </w:rPr>
                  <m:t>secured by immovable property=</m:t>
                </m:r>
                <m:nary>
                  <m:naryPr>
                    <m:chr m:val="∑"/>
                    <m:limLoc m:val="undOvr"/>
                    <m:ctrlPr>
                      <w:rPr>
                        <w:rFonts w:ascii="Cambria Math" w:hAnsi="Cambria Math" w:cs="Arial"/>
                        <w:i/>
                        <w:sz w:val="20"/>
                        <w:szCs w:val="20"/>
                      </w:rPr>
                    </m:ctrlPr>
                  </m:naryPr>
                  <m:sub>
                    <m:r>
                      <w:rPr>
                        <w:rFonts w:ascii="Cambria Math" w:hAnsi="Cambria Math" w:cs="Arial"/>
                        <w:sz w:val="20"/>
                        <w:szCs w:val="20"/>
                      </w:rPr>
                      <m:t>i</m:t>
                    </m:r>
                  </m:sub>
                  <m:sup>
                    <m:sSub>
                      <m:sSubPr>
                        <m:ctrlPr>
                          <w:rPr>
                            <w:rFonts w:ascii="Cambria Math" w:eastAsia="Times New Roman" w:hAnsi="Cambria Math" w:cs="Arial"/>
                            <w:i/>
                            <w:sz w:val="20"/>
                            <w:szCs w:val="20"/>
                            <w:lang w:val="en-GB" w:eastAsia="en-GB"/>
                          </w:rPr>
                        </m:ctrlPr>
                      </m:sSubPr>
                      <m:e>
                        <m:r>
                          <w:rPr>
                            <w:rFonts w:ascii="Cambria Math" w:hAnsi="Cambria Math" w:cs="Arial"/>
                            <w:sz w:val="20"/>
                            <w:szCs w:val="20"/>
                          </w:rPr>
                          <m:t>I</m:t>
                        </m:r>
                      </m:e>
                      <m:sub>
                        <m:r>
                          <w:rPr>
                            <w:rFonts w:ascii="Cambria Math" w:hAnsi="Cambria Math" w:cs="Arial"/>
                            <w:sz w:val="20"/>
                            <w:szCs w:val="20"/>
                          </w:rPr>
                          <m:t>v</m:t>
                        </m:r>
                      </m:sub>
                    </m:sSub>
                  </m:sup>
                  <m:e>
                    <m:sSubSup>
                      <m:sSubSupPr>
                        <m:ctrlPr>
                          <w:rPr>
                            <w:rFonts w:ascii="Cambria Math" w:eastAsia="Times New Roman" w:hAnsi="Cambria Math" w:cs="Arial"/>
                            <w:i/>
                            <w:sz w:val="20"/>
                            <w:szCs w:val="20"/>
                            <w:lang w:val="en-GB" w:eastAsia="en-GB"/>
                          </w:rPr>
                        </m:ctrlPr>
                      </m:sSubSupPr>
                      <m:e>
                        <m:r>
                          <w:rPr>
                            <w:rFonts w:ascii="Cambria Math" w:hAnsi="Cambria Math" w:cs="Arial"/>
                            <w:sz w:val="20"/>
                            <w:szCs w:val="20"/>
                          </w:rPr>
                          <m:t>MCE</m:t>
                        </m:r>
                      </m:e>
                      <m:sub>
                        <m:r>
                          <w:rPr>
                            <w:rFonts w:ascii="Cambria Math" w:hAnsi="Cambria Math" w:cs="Arial"/>
                            <w:sz w:val="20"/>
                            <w:szCs w:val="20"/>
                          </w:rPr>
                          <m:t>i</m:t>
                        </m:r>
                      </m:sub>
                      <m:sup>
                        <m:r>
                          <w:rPr>
                            <w:rFonts w:ascii="Cambria Math" w:hAnsi="Cambria Math" w:cs="Arial"/>
                            <w:sz w:val="20"/>
                            <w:szCs w:val="20"/>
                          </w:rPr>
                          <m:t>secured by immovable property</m:t>
                        </m:r>
                      </m:sup>
                    </m:sSubSup>
                  </m:e>
                </m:nary>
              </m:oMath>
            </m:oMathPara>
          </w:p>
          <w:p w14:paraId="65B4032B" w14:textId="77777777" w:rsidR="00DD1EDA" w:rsidRPr="0089742C" w:rsidRDefault="00DD1EDA" w:rsidP="000331D8">
            <w:pPr>
              <w:rPr>
                <w:rFonts w:cs="Arial"/>
                <w:szCs w:val="20"/>
              </w:rPr>
            </w:pPr>
          </w:p>
          <w:p w14:paraId="45EA8288" w14:textId="77777777" w:rsidR="00DD1EDA" w:rsidRPr="0089742C" w:rsidRDefault="00DD1EDA" w:rsidP="00FF6567">
            <w:pPr>
              <w:pStyle w:val="numberedparagraph"/>
              <w:numPr>
                <w:ilvl w:val="0"/>
                <w:numId w:val="0"/>
              </w:numPr>
              <w:ind w:left="720"/>
              <w:jc w:val="left"/>
              <w:rPr>
                <w:rFonts w:ascii="Arial" w:hAnsi="Arial" w:cs="Arial"/>
                <w:sz w:val="20"/>
                <w:szCs w:val="20"/>
              </w:rPr>
            </w:pPr>
          </w:p>
        </w:tc>
      </w:tr>
      <w:tr w:rsidR="00267D53" w:rsidRPr="0089742C" w14:paraId="5F247DDD" w14:textId="77777777" w:rsidTr="006600AC">
        <w:tc>
          <w:tcPr>
            <w:tcW w:w="1191" w:type="dxa"/>
          </w:tcPr>
          <w:p w14:paraId="675002B9" w14:textId="77777777" w:rsidR="00267D53" w:rsidRPr="0089742C" w:rsidRDefault="00267D53" w:rsidP="00267D53">
            <w:pPr>
              <w:rPr>
                <w:rFonts w:cs="Arial"/>
                <w:szCs w:val="20"/>
              </w:rPr>
            </w:pPr>
            <w:r w:rsidRPr="0089742C">
              <w:rPr>
                <w:rFonts w:cs="Arial"/>
                <w:szCs w:val="20"/>
              </w:rPr>
              <w:t>110</w:t>
            </w:r>
          </w:p>
        </w:tc>
        <w:tc>
          <w:tcPr>
            <w:tcW w:w="8845" w:type="dxa"/>
          </w:tcPr>
          <w:p w14:paraId="03856EB1" w14:textId="77777777" w:rsidR="00267D53" w:rsidRPr="0089742C" w:rsidRDefault="00BC71DD" w:rsidP="00267D53">
            <w:pPr>
              <w:rPr>
                <w:rFonts w:cs="Arial"/>
                <w:b/>
                <w:szCs w:val="20"/>
                <w:u w:val="single"/>
              </w:rPr>
            </w:pPr>
            <w:r w:rsidRPr="0089742C">
              <w:rPr>
                <w:rFonts w:cs="Arial"/>
                <w:b/>
                <w:szCs w:val="20"/>
                <w:u w:val="single"/>
              </w:rPr>
              <w:t>Secured by immovable property</w:t>
            </w:r>
            <w:r w:rsidR="00CF57CD" w:rsidRPr="0089742C">
              <w:rPr>
                <w:rFonts w:cs="Arial"/>
                <w:b/>
                <w:szCs w:val="20"/>
                <w:u w:val="single"/>
              </w:rPr>
              <w:t xml:space="preserve"> or residential loan guaranteed by an eligible protection provider</w:t>
            </w:r>
            <w:r w:rsidRPr="0089742C">
              <w:rPr>
                <w:rFonts w:cs="Arial"/>
                <w:b/>
                <w:szCs w:val="20"/>
                <w:u w:val="single"/>
              </w:rPr>
              <w:t>. Exposure value</w:t>
            </w:r>
          </w:p>
          <w:p w14:paraId="30F43CF7" w14:textId="77777777" w:rsidR="00B31323" w:rsidRPr="0089742C" w:rsidRDefault="00B31323" w:rsidP="00B31323">
            <w:pPr>
              <w:pStyle w:val="ListParagraph"/>
              <w:numPr>
                <w:ilvl w:val="0"/>
                <w:numId w:val="23"/>
              </w:numPr>
              <w:rPr>
                <w:rFonts w:cs="Arial"/>
                <w:szCs w:val="20"/>
              </w:rPr>
            </w:pPr>
            <w:r w:rsidRPr="0089742C">
              <w:rPr>
                <w:rFonts w:cs="Arial"/>
                <w:szCs w:val="20"/>
              </w:rPr>
              <w:t xml:space="preserve">The exposure value shall be defined in accordance with Articles 47a (1) and (2) </w:t>
            </w:r>
            <w:r w:rsidR="000C279F" w:rsidRPr="0089742C">
              <w:rPr>
                <w:rFonts w:cs="Arial"/>
                <w:szCs w:val="20"/>
              </w:rPr>
              <w:t xml:space="preserve">of the </w:t>
            </w:r>
            <w:r w:rsidRPr="0089742C">
              <w:rPr>
                <w:rFonts w:cs="Arial"/>
                <w:szCs w:val="20"/>
              </w:rPr>
              <w:t xml:space="preserve">CRR. In particular, the exposure value shall be equal to the accounting value measured without </w:t>
            </w:r>
            <w:proofErr w:type="gramStart"/>
            <w:r w:rsidRPr="0089742C">
              <w:rPr>
                <w:rFonts w:cs="Arial"/>
                <w:szCs w:val="20"/>
              </w:rPr>
              <w:t>taking into account</w:t>
            </w:r>
            <w:proofErr w:type="gramEnd"/>
            <w:r w:rsidRPr="0089742C">
              <w:rPr>
                <w:rFonts w:cs="Arial"/>
                <w:szCs w:val="20"/>
              </w:rPr>
              <w:t xml:space="preserve"> any of the adjustments listed under Article 47a (2) </w:t>
            </w:r>
            <w:r w:rsidR="000C279F" w:rsidRPr="0089742C">
              <w:rPr>
                <w:rFonts w:cs="Arial"/>
                <w:szCs w:val="20"/>
              </w:rPr>
              <w:t xml:space="preserve">of the </w:t>
            </w:r>
            <w:r w:rsidRPr="0089742C">
              <w:rPr>
                <w:rFonts w:cs="Arial"/>
                <w:szCs w:val="20"/>
              </w:rPr>
              <w:t>CRR. Moreover, non-performing exposures that are held off-balance are to be included under the conditions listed under Article 47a (1)</w:t>
            </w:r>
            <w:r w:rsidR="000C279F" w:rsidRPr="0089742C">
              <w:rPr>
                <w:rFonts w:cs="Arial"/>
                <w:szCs w:val="20"/>
              </w:rPr>
              <w:t xml:space="preserve"> of the</w:t>
            </w:r>
            <w:r w:rsidRPr="0089742C">
              <w:rPr>
                <w:rFonts w:cs="Arial"/>
                <w:szCs w:val="20"/>
              </w:rPr>
              <w:t xml:space="preserve"> CRR. </w:t>
            </w:r>
          </w:p>
          <w:p w14:paraId="24D3A035" w14:textId="77777777" w:rsidR="00B31323" w:rsidRPr="0089742C" w:rsidRDefault="00B31323" w:rsidP="00B31323">
            <w:pPr>
              <w:pStyle w:val="ListParagraph"/>
              <w:rPr>
                <w:rFonts w:cs="Arial"/>
                <w:szCs w:val="20"/>
              </w:rPr>
            </w:pPr>
          </w:p>
          <w:p w14:paraId="65B5C7E0" w14:textId="77777777" w:rsidR="00B31323" w:rsidRPr="0089742C" w:rsidRDefault="00B31323" w:rsidP="00B31323">
            <w:pPr>
              <w:pStyle w:val="ListParagraph"/>
              <w:numPr>
                <w:ilvl w:val="0"/>
                <w:numId w:val="23"/>
              </w:numPr>
              <w:rPr>
                <w:rFonts w:cs="Arial"/>
                <w:szCs w:val="20"/>
              </w:rPr>
            </w:pPr>
            <w:r w:rsidRPr="0089742C">
              <w:rPr>
                <w:rFonts w:cs="Arial"/>
                <w:szCs w:val="20"/>
              </w:rPr>
              <w:lastRenderedPageBreak/>
              <w:t>Allocations into vintage buckets are to be made according to the instructions provided in Section II of this document.</w:t>
            </w:r>
          </w:p>
          <w:p w14:paraId="09C1C62D" w14:textId="77777777" w:rsidR="00B31323" w:rsidRPr="0089742C" w:rsidRDefault="00B31323" w:rsidP="00B31323">
            <w:pPr>
              <w:pStyle w:val="ListParagraph"/>
              <w:rPr>
                <w:rFonts w:cs="Arial"/>
                <w:szCs w:val="20"/>
              </w:rPr>
            </w:pPr>
          </w:p>
          <w:p w14:paraId="69DC721B" w14:textId="77777777" w:rsidR="00B31323" w:rsidRPr="0089742C" w:rsidRDefault="00D13E82" w:rsidP="00B31323">
            <w:pPr>
              <w:pStyle w:val="ListParagraph"/>
              <w:numPr>
                <w:ilvl w:val="0"/>
                <w:numId w:val="23"/>
              </w:numPr>
              <w:rPr>
                <w:rFonts w:cs="Arial"/>
                <w:szCs w:val="20"/>
              </w:rPr>
            </w:pPr>
            <w:r w:rsidRPr="0089742C">
              <w:rPr>
                <w:rFonts w:cs="Arial"/>
                <w:szCs w:val="20"/>
              </w:rPr>
              <w:t xml:space="preserve">The secured part of a non-performing exposure is that part of the exposure secured by immovable property pursuant to Title II of Part Three or that is a residential loan guaranteed by an eligible protection provider as referred to in Article 201 of the CRR. </w:t>
            </w:r>
          </w:p>
          <w:p w14:paraId="491253C5" w14:textId="77777777" w:rsidR="000331D8" w:rsidRPr="0089742C" w:rsidRDefault="0048251A" w:rsidP="00267D53">
            <w:pPr>
              <w:rPr>
                <w:rFonts w:cs="Arial"/>
                <w:b/>
                <w:szCs w:val="20"/>
                <w:u w:val="single"/>
              </w:rPr>
            </w:pPr>
            <w:r w:rsidRPr="0089742C">
              <w:rPr>
                <w:rFonts w:cs="Arial"/>
                <w:szCs w:val="20"/>
                <w:lang w:bidi="ne-NP"/>
              </w:rPr>
              <w:t>Amounts to be reported in EUR.</w:t>
            </w:r>
          </w:p>
        </w:tc>
      </w:tr>
      <w:tr w:rsidR="00267D53" w:rsidRPr="0089742C" w14:paraId="4C99F98A" w14:textId="77777777" w:rsidTr="006600AC">
        <w:tc>
          <w:tcPr>
            <w:tcW w:w="1191" w:type="dxa"/>
          </w:tcPr>
          <w:p w14:paraId="15FD6433" w14:textId="77777777" w:rsidR="00267D53" w:rsidRPr="0089742C" w:rsidRDefault="00267D53" w:rsidP="00267D53">
            <w:pPr>
              <w:rPr>
                <w:rFonts w:cs="Arial"/>
                <w:szCs w:val="20"/>
              </w:rPr>
            </w:pPr>
            <w:r w:rsidRPr="0089742C">
              <w:rPr>
                <w:rFonts w:cs="Arial"/>
                <w:szCs w:val="20"/>
              </w:rPr>
              <w:lastRenderedPageBreak/>
              <w:t>120</w:t>
            </w:r>
          </w:p>
        </w:tc>
        <w:tc>
          <w:tcPr>
            <w:tcW w:w="8845" w:type="dxa"/>
          </w:tcPr>
          <w:p w14:paraId="34F9B4FF" w14:textId="77777777" w:rsidR="00267D53" w:rsidRPr="0089742C" w:rsidRDefault="00BC71DD" w:rsidP="00267D53">
            <w:pPr>
              <w:rPr>
                <w:rFonts w:cs="Arial"/>
                <w:b/>
                <w:szCs w:val="20"/>
                <w:u w:val="single"/>
              </w:rPr>
            </w:pPr>
            <w:r w:rsidRPr="0089742C">
              <w:rPr>
                <w:rFonts w:cs="Arial"/>
                <w:b/>
                <w:szCs w:val="20"/>
                <w:u w:val="single"/>
              </w:rPr>
              <w:t>Secured by immovable property</w:t>
            </w:r>
            <w:r w:rsidR="00CF57CD" w:rsidRPr="0089742C">
              <w:rPr>
                <w:rFonts w:cs="Arial"/>
                <w:b/>
                <w:szCs w:val="20"/>
                <w:u w:val="single"/>
              </w:rPr>
              <w:t xml:space="preserve"> or residential loan guaranteed by an eligible protection provider</w:t>
            </w:r>
            <w:r w:rsidRPr="0089742C">
              <w:rPr>
                <w:rFonts w:cs="Arial"/>
                <w:b/>
                <w:szCs w:val="20"/>
                <w:u w:val="single"/>
              </w:rPr>
              <w:t xml:space="preserve">. </w:t>
            </w:r>
            <w:r w:rsidR="00341B6B" w:rsidRPr="0089742C">
              <w:rPr>
                <w:rFonts w:cs="Arial"/>
                <w:b/>
                <w:szCs w:val="20"/>
                <w:u w:val="single"/>
              </w:rPr>
              <w:t>Factor</w:t>
            </w:r>
          </w:p>
          <w:p w14:paraId="6AA16484" w14:textId="77777777" w:rsidR="00AA4B91" w:rsidRPr="0089742C" w:rsidRDefault="00D52DD6" w:rsidP="008C7DDD">
            <w:pPr>
              <w:rPr>
                <w:rFonts w:cs="Arial"/>
                <w:szCs w:val="20"/>
              </w:rPr>
            </w:pPr>
            <w:r w:rsidRPr="0089742C">
              <w:rPr>
                <w:rFonts w:cs="Arial"/>
                <w:szCs w:val="20"/>
              </w:rPr>
              <w:t>Factor levels for secured NPEs are prefilled and aligned with the ECB’s “Communication on supervisory coverage expectations for NPEs” published on 22 August 2019.</w:t>
            </w:r>
          </w:p>
        </w:tc>
      </w:tr>
      <w:tr w:rsidR="00267D53" w:rsidRPr="0089742C" w14:paraId="4C091C8E" w14:textId="77777777" w:rsidTr="006600AC">
        <w:tc>
          <w:tcPr>
            <w:tcW w:w="1191" w:type="dxa"/>
          </w:tcPr>
          <w:p w14:paraId="4A06F7F4" w14:textId="77777777" w:rsidR="00267D53" w:rsidRPr="0089742C" w:rsidRDefault="00AA4B91" w:rsidP="00267D53">
            <w:pPr>
              <w:rPr>
                <w:rFonts w:cs="Arial"/>
                <w:szCs w:val="20"/>
              </w:rPr>
            </w:pPr>
            <w:r w:rsidRPr="0089742C">
              <w:rPr>
                <w:rFonts w:cs="Arial"/>
                <w:szCs w:val="20"/>
              </w:rPr>
              <w:t>130</w:t>
            </w:r>
          </w:p>
        </w:tc>
        <w:tc>
          <w:tcPr>
            <w:tcW w:w="8845" w:type="dxa"/>
          </w:tcPr>
          <w:p w14:paraId="086316CC" w14:textId="77777777" w:rsidR="000331D8" w:rsidRPr="0089742C" w:rsidRDefault="00BC71DD" w:rsidP="00267D53">
            <w:pPr>
              <w:rPr>
                <w:rFonts w:cs="Arial"/>
                <w:szCs w:val="20"/>
              </w:rPr>
            </w:pPr>
            <w:r w:rsidRPr="0089742C">
              <w:rPr>
                <w:rFonts w:cs="Arial"/>
                <w:b/>
                <w:szCs w:val="20"/>
                <w:u w:val="single"/>
              </w:rPr>
              <w:t xml:space="preserve">Secured by other funded or unfunded credit protection. </w:t>
            </w:r>
            <w:r w:rsidR="00AA4B91" w:rsidRPr="0089742C">
              <w:rPr>
                <w:rFonts w:cs="Arial"/>
                <w:b/>
                <w:szCs w:val="20"/>
                <w:u w:val="single"/>
              </w:rPr>
              <w:t>Minimum coverage expectation</w:t>
            </w:r>
          </w:p>
          <w:p w14:paraId="5C6E4AB4" w14:textId="77777777" w:rsidR="00267D53" w:rsidRPr="0089742C" w:rsidRDefault="000331D8" w:rsidP="00267D53">
            <w:pPr>
              <w:rPr>
                <w:rFonts w:cs="Arial"/>
                <w:szCs w:val="20"/>
              </w:rPr>
            </w:pPr>
            <w:r w:rsidRPr="0089742C">
              <w:rPr>
                <w:rFonts w:cs="Arial"/>
                <w:szCs w:val="20"/>
              </w:rPr>
              <w:t>This row is calculated automatically as the product of the ‘exposure value’ (Row 140) and the ‘factor’ (Row 150).</w:t>
            </w:r>
          </w:p>
          <w:p w14:paraId="0E34B6E2" w14:textId="77777777" w:rsidR="00F833B3" w:rsidRPr="0089742C" w:rsidRDefault="00F833B3" w:rsidP="00F833B3">
            <w:pPr>
              <w:rPr>
                <w:rFonts w:cs="Arial"/>
                <w:szCs w:val="20"/>
              </w:rPr>
            </w:pPr>
            <w:r w:rsidRPr="0089742C">
              <w:rPr>
                <w:rFonts w:cs="Arial"/>
                <w:szCs w:val="20"/>
              </w:rPr>
              <w:t xml:space="preserve">This should be equal to the aggregation of ‘Minimum coverage expectation for </w:t>
            </w:r>
            <w:r w:rsidR="000B5DEE" w:rsidRPr="0089742C">
              <w:rPr>
                <w:rFonts w:cs="Arial"/>
                <w:szCs w:val="20"/>
              </w:rPr>
              <w:t>the part</w:t>
            </w:r>
            <w:r w:rsidR="008C7DDD" w:rsidRPr="0089742C">
              <w:rPr>
                <w:rFonts w:cs="Arial"/>
                <w:szCs w:val="20"/>
              </w:rPr>
              <w:t>s</w:t>
            </w:r>
            <w:r w:rsidR="000B5DEE" w:rsidRPr="0089742C">
              <w:rPr>
                <w:rFonts w:cs="Arial"/>
                <w:szCs w:val="20"/>
              </w:rPr>
              <w:t xml:space="preserve"> of </w:t>
            </w:r>
            <w:r w:rsidRPr="0089742C">
              <w:rPr>
                <w:rFonts w:cs="Arial"/>
                <w:szCs w:val="20"/>
              </w:rPr>
              <w:t>NPEs secured by other funded or unfunded credit protection’ calculated at exposure level:</w:t>
            </w:r>
          </w:p>
          <w:p w14:paraId="1758A743" w14:textId="77777777" w:rsidR="00F833B3" w:rsidRPr="0089742C" w:rsidRDefault="00F833B3" w:rsidP="00267D53">
            <w:pPr>
              <w:rPr>
                <w:rFonts w:cs="Arial"/>
                <w:szCs w:val="20"/>
              </w:rPr>
            </w:pPr>
          </w:p>
          <w:p w14:paraId="3F1580CB" w14:textId="77777777" w:rsidR="00DD1EDA" w:rsidRPr="0089742C" w:rsidRDefault="00000000" w:rsidP="00DD1EDA">
            <w:pPr>
              <w:pStyle w:val="ECBBodyText"/>
              <w:spacing w:line="240" w:lineRule="auto"/>
              <w:jc w:val="both"/>
              <w:rPr>
                <w:rFonts w:cs="Arial"/>
                <w:szCs w:val="20"/>
              </w:rPr>
            </w:pPr>
            <m:oMathPara>
              <m:oMathParaPr>
                <m:jc m:val="left"/>
              </m:oMathParaPr>
              <m:oMath>
                <m:sSub>
                  <m:sSubPr>
                    <m:ctrlPr>
                      <w:rPr>
                        <w:rFonts w:ascii="Cambria Math" w:hAnsi="Cambria Math" w:cs="Arial"/>
                        <w:i/>
                        <w:szCs w:val="20"/>
                      </w:rPr>
                    </m:ctrlPr>
                  </m:sSubPr>
                  <m:e>
                    <m:r>
                      <w:rPr>
                        <w:rFonts w:ascii="Cambria Math" w:hAnsi="Cambria Math" w:cs="Arial"/>
                        <w:szCs w:val="20"/>
                      </w:rPr>
                      <m:t>Let I</m:t>
                    </m:r>
                  </m:e>
                  <m:sub>
                    <m:r>
                      <w:rPr>
                        <w:rFonts w:ascii="Cambria Math" w:hAnsi="Cambria Math" w:cs="Arial"/>
                        <w:szCs w:val="20"/>
                      </w:rPr>
                      <m:t xml:space="preserve">v </m:t>
                    </m:r>
                  </m:sub>
                </m:sSub>
                <m:r>
                  <w:rPr>
                    <w:rFonts w:ascii="Cambria Math" w:hAnsi="Cambria Math" w:cs="Arial"/>
                    <w:szCs w:val="20"/>
                  </w:rPr>
                  <m:t xml:space="preserve">be the number of exposures within a given vintage  bucket </m:t>
                </m:r>
                <m:d>
                  <m:dPr>
                    <m:ctrlPr>
                      <w:rPr>
                        <w:rFonts w:ascii="Cambria Math" w:hAnsi="Cambria Math" w:cs="Arial"/>
                        <w:i/>
                        <w:szCs w:val="20"/>
                      </w:rPr>
                    </m:ctrlPr>
                  </m:dPr>
                  <m:e>
                    <m:r>
                      <w:rPr>
                        <w:rFonts w:ascii="Cambria Math" w:hAnsi="Cambria Math" w:cs="Arial"/>
                        <w:szCs w:val="20"/>
                      </w:rPr>
                      <m:t xml:space="preserve">i.e all exposures with </m:t>
                    </m:r>
                    <m:sSub>
                      <m:sSubPr>
                        <m:ctrlPr>
                          <w:rPr>
                            <w:rFonts w:ascii="Cambria Math" w:hAnsi="Cambria Math" w:cs="Arial"/>
                            <w:i/>
                            <w:szCs w:val="20"/>
                          </w:rPr>
                        </m:ctrlPr>
                      </m:sSubPr>
                      <m:e>
                        <m:r>
                          <w:rPr>
                            <w:rFonts w:ascii="Cambria Math" w:hAnsi="Cambria Math" w:cs="Arial"/>
                            <w:szCs w:val="20"/>
                          </w:rPr>
                          <m:t>v</m:t>
                        </m:r>
                      </m:e>
                      <m:sub>
                        <m:r>
                          <w:rPr>
                            <w:rFonts w:ascii="Cambria Math" w:hAnsi="Cambria Math" w:cs="Arial"/>
                            <w:szCs w:val="20"/>
                          </w:rPr>
                          <m:t>i</m:t>
                        </m:r>
                      </m:sub>
                    </m:sSub>
                    <m:r>
                      <w:rPr>
                        <w:rFonts w:ascii="Cambria Math" w:hAnsi="Cambria Math" w:cs="Arial"/>
                        <w:szCs w:val="20"/>
                      </w:rPr>
                      <m:t>=v</m:t>
                    </m:r>
                  </m:e>
                </m:d>
                <m:r>
                  <w:rPr>
                    <w:rFonts w:ascii="Cambria Math" w:hAnsi="Cambria Math" w:cs="Arial"/>
                    <w:szCs w:val="20"/>
                  </w:rPr>
                  <m:t>.</m:t>
                </m:r>
              </m:oMath>
            </m:oMathPara>
          </w:p>
          <w:p w14:paraId="36FAC237" w14:textId="77777777" w:rsidR="00DD1EDA" w:rsidRPr="0089742C" w:rsidRDefault="00DD1EDA" w:rsidP="00DD1EDA">
            <w:pPr>
              <w:pStyle w:val="numberedparagraph"/>
              <w:numPr>
                <w:ilvl w:val="0"/>
                <w:numId w:val="0"/>
              </w:numPr>
              <w:ind w:left="720"/>
              <w:jc w:val="left"/>
              <w:rPr>
                <w:rFonts w:ascii="Arial" w:eastAsia="Times New Roman" w:hAnsi="Arial" w:cs="Arial"/>
                <w:sz w:val="20"/>
                <w:szCs w:val="20"/>
              </w:rPr>
            </w:pPr>
            <m:oMathPara>
              <m:oMathParaPr>
                <m:jc m:val="left"/>
              </m:oMathParaPr>
              <m:oMath>
                <m:r>
                  <w:rPr>
                    <w:rFonts w:ascii="Cambria Math" w:hAnsi="Cambria Math" w:cs="Arial"/>
                    <w:sz w:val="20"/>
                    <w:szCs w:val="20"/>
                  </w:rPr>
                  <m:t xml:space="preserve">minimum coverage expectation for parts of NPEs </m:t>
                </m:r>
              </m:oMath>
            </m:oMathPara>
          </w:p>
          <w:p w14:paraId="4CF982FC" w14:textId="77777777" w:rsidR="00DD1EDA" w:rsidRPr="0089742C" w:rsidRDefault="00DD1EDA" w:rsidP="00DD1EDA">
            <w:pPr>
              <w:pStyle w:val="numberedparagraph"/>
              <w:numPr>
                <w:ilvl w:val="0"/>
                <w:numId w:val="0"/>
              </w:numPr>
              <w:ind w:left="720"/>
              <w:jc w:val="left"/>
              <w:rPr>
                <w:rFonts w:ascii="Arial" w:hAnsi="Arial" w:cs="Arial"/>
                <w:sz w:val="20"/>
                <w:szCs w:val="20"/>
              </w:rPr>
            </w:pPr>
            <m:oMathPara>
              <m:oMathParaPr>
                <m:jc m:val="left"/>
              </m:oMathParaPr>
              <m:oMath>
                <m:r>
                  <w:rPr>
                    <w:rFonts w:ascii="Cambria Math" w:hAnsi="Cambria Math" w:cs="Arial"/>
                    <w:sz w:val="20"/>
                    <w:szCs w:val="20"/>
                  </w:rPr>
                  <m:t>secured by funded or unfunded credit protection=</m:t>
                </m:r>
                <m:nary>
                  <m:naryPr>
                    <m:chr m:val="∑"/>
                    <m:limLoc m:val="undOvr"/>
                    <m:ctrlPr>
                      <w:rPr>
                        <w:rFonts w:ascii="Cambria Math" w:hAnsi="Cambria Math" w:cs="Arial"/>
                        <w:i/>
                        <w:sz w:val="20"/>
                        <w:szCs w:val="20"/>
                      </w:rPr>
                    </m:ctrlPr>
                  </m:naryPr>
                  <m:sub>
                    <m:r>
                      <w:rPr>
                        <w:rFonts w:ascii="Cambria Math" w:hAnsi="Cambria Math" w:cs="Arial"/>
                        <w:sz w:val="20"/>
                        <w:szCs w:val="20"/>
                      </w:rPr>
                      <m:t>i</m:t>
                    </m:r>
                  </m:sub>
                  <m:sup>
                    <m:sSub>
                      <m:sSubPr>
                        <m:ctrlPr>
                          <w:rPr>
                            <w:rFonts w:ascii="Cambria Math" w:eastAsia="Times New Roman" w:hAnsi="Cambria Math" w:cs="Arial"/>
                            <w:i/>
                            <w:sz w:val="20"/>
                            <w:szCs w:val="20"/>
                            <w:lang w:val="en-GB" w:eastAsia="en-GB"/>
                          </w:rPr>
                        </m:ctrlPr>
                      </m:sSubPr>
                      <m:e>
                        <m:r>
                          <w:rPr>
                            <w:rFonts w:ascii="Cambria Math" w:hAnsi="Cambria Math" w:cs="Arial"/>
                            <w:sz w:val="20"/>
                            <w:szCs w:val="20"/>
                          </w:rPr>
                          <m:t>I</m:t>
                        </m:r>
                      </m:e>
                      <m:sub>
                        <m:r>
                          <w:rPr>
                            <w:rFonts w:ascii="Cambria Math" w:hAnsi="Cambria Math" w:cs="Arial"/>
                            <w:sz w:val="20"/>
                            <w:szCs w:val="20"/>
                          </w:rPr>
                          <m:t>v</m:t>
                        </m:r>
                      </m:sub>
                    </m:sSub>
                  </m:sup>
                  <m:e>
                    <m:sSubSup>
                      <m:sSubSupPr>
                        <m:ctrlPr>
                          <w:rPr>
                            <w:rFonts w:ascii="Cambria Math" w:eastAsia="Times New Roman" w:hAnsi="Cambria Math" w:cs="Arial"/>
                            <w:i/>
                            <w:sz w:val="20"/>
                            <w:szCs w:val="20"/>
                            <w:lang w:val="en-GB" w:eastAsia="en-GB"/>
                          </w:rPr>
                        </m:ctrlPr>
                      </m:sSubSupPr>
                      <m:e>
                        <m:r>
                          <w:rPr>
                            <w:rFonts w:ascii="Cambria Math" w:hAnsi="Cambria Math" w:cs="Arial"/>
                            <w:sz w:val="20"/>
                            <w:szCs w:val="20"/>
                          </w:rPr>
                          <m:t>MCE</m:t>
                        </m:r>
                      </m:e>
                      <m:sub>
                        <m:r>
                          <w:rPr>
                            <w:rFonts w:ascii="Cambria Math" w:hAnsi="Cambria Math" w:cs="Arial"/>
                            <w:sz w:val="20"/>
                            <w:szCs w:val="20"/>
                          </w:rPr>
                          <m:t>i</m:t>
                        </m:r>
                      </m:sub>
                      <m:sup>
                        <m:r>
                          <w:rPr>
                            <w:rFonts w:ascii="Cambria Math" w:hAnsi="Cambria Math" w:cs="Arial"/>
                            <w:sz w:val="20"/>
                            <w:szCs w:val="20"/>
                          </w:rPr>
                          <m:t>Secured by other funded or unfunded credit protection</m:t>
                        </m:r>
                      </m:sup>
                    </m:sSubSup>
                  </m:e>
                </m:nary>
              </m:oMath>
            </m:oMathPara>
          </w:p>
          <w:p w14:paraId="1B22D092" w14:textId="77777777" w:rsidR="00AA4B91" w:rsidRPr="0089742C" w:rsidRDefault="00AA4B91" w:rsidP="00DD1EDA">
            <w:pPr>
              <w:rPr>
                <w:rFonts w:cs="Arial"/>
                <w:szCs w:val="20"/>
              </w:rPr>
            </w:pPr>
          </w:p>
          <w:p w14:paraId="21A82E68" w14:textId="77777777" w:rsidR="00B31323" w:rsidRPr="0089742C" w:rsidRDefault="00B31323" w:rsidP="00DD1EDA">
            <w:pPr>
              <w:rPr>
                <w:rFonts w:cs="Arial"/>
                <w:szCs w:val="20"/>
              </w:rPr>
            </w:pPr>
          </w:p>
        </w:tc>
      </w:tr>
      <w:tr w:rsidR="00267D53" w:rsidRPr="0089742C" w14:paraId="361270F1" w14:textId="77777777" w:rsidTr="006600AC">
        <w:tc>
          <w:tcPr>
            <w:tcW w:w="1191" w:type="dxa"/>
          </w:tcPr>
          <w:p w14:paraId="14994616" w14:textId="77777777" w:rsidR="00267D53" w:rsidRPr="0089742C" w:rsidRDefault="00AA4B91" w:rsidP="00267D53">
            <w:pPr>
              <w:rPr>
                <w:rFonts w:cs="Arial"/>
                <w:szCs w:val="20"/>
              </w:rPr>
            </w:pPr>
            <w:r w:rsidRPr="0089742C">
              <w:rPr>
                <w:rFonts w:cs="Arial"/>
                <w:szCs w:val="20"/>
              </w:rPr>
              <w:t>140</w:t>
            </w:r>
          </w:p>
        </w:tc>
        <w:tc>
          <w:tcPr>
            <w:tcW w:w="8845" w:type="dxa"/>
          </w:tcPr>
          <w:p w14:paraId="57226CF1" w14:textId="77777777" w:rsidR="00267D53" w:rsidRPr="0089742C" w:rsidRDefault="00BC71DD" w:rsidP="00267D53">
            <w:pPr>
              <w:rPr>
                <w:rFonts w:cs="Arial"/>
                <w:b/>
                <w:szCs w:val="20"/>
                <w:u w:val="single"/>
              </w:rPr>
            </w:pPr>
            <w:r w:rsidRPr="0089742C">
              <w:rPr>
                <w:rFonts w:cs="Arial"/>
                <w:b/>
                <w:szCs w:val="20"/>
                <w:u w:val="single"/>
              </w:rPr>
              <w:t xml:space="preserve">Secured by other funded or unfunded credit protection. </w:t>
            </w:r>
            <w:r w:rsidR="00AA4B91" w:rsidRPr="0089742C">
              <w:rPr>
                <w:rFonts w:cs="Arial"/>
                <w:b/>
                <w:szCs w:val="20"/>
                <w:u w:val="single"/>
              </w:rPr>
              <w:t xml:space="preserve">Exposure value </w:t>
            </w:r>
          </w:p>
          <w:p w14:paraId="5EBA472B" w14:textId="77777777" w:rsidR="00B31323" w:rsidRPr="0089742C" w:rsidRDefault="00B31323" w:rsidP="00B31323">
            <w:pPr>
              <w:pStyle w:val="ListParagraph"/>
              <w:numPr>
                <w:ilvl w:val="0"/>
                <w:numId w:val="25"/>
              </w:numPr>
              <w:rPr>
                <w:rFonts w:cs="Arial"/>
                <w:szCs w:val="20"/>
              </w:rPr>
            </w:pPr>
            <w:r w:rsidRPr="0089742C">
              <w:rPr>
                <w:rFonts w:cs="Arial"/>
                <w:szCs w:val="20"/>
              </w:rPr>
              <w:t xml:space="preserve">The exposure value shall be defined in accordance with Articles 47a (1) and (2) </w:t>
            </w:r>
            <w:r w:rsidR="008F3436" w:rsidRPr="0089742C">
              <w:rPr>
                <w:rFonts w:cs="Arial"/>
                <w:szCs w:val="20"/>
              </w:rPr>
              <w:t xml:space="preserve">of the </w:t>
            </w:r>
            <w:r w:rsidRPr="0089742C">
              <w:rPr>
                <w:rFonts w:cs="Arial"/>
                <w:szCs w:val="20"/>
              </w:rPr>
              <w:t xml:space="preserve">CRR. In particular, the exposure value shall be equal to the accounting value measured without </w:t>
            </w:r>
            <w:proofErr w:type="gramStart"/>
            <w:r w:rsidRPr="0089742C">
              <w:rPr>
                <w:rFonts w:cs="Arial"/>
                <w:szCs w:val="20"/>
              </w:rPr>
              <w:t>taking into account</w:t>
            </w:r>
            <w:proofErr w:type="gramEnd"/>
            <w:r w:rsidRPr="0089742C">
              <w:rPr>
                <w:rFonts w:cs="Arial"/>
                <w:szCs w:val="20"/>
              </w:rPr>
              <w:t xml:space="preserve"> any of the adjustments listed under Article 47a (2) </w:t>
            </w:r>
            <w:r w:rsidR="008F3436" w:rsidRPr="0089742C">
              <w:rPr>
                <w:rFonts w:cs="Arial"/>
                <w:szCs w:val="20"/>
              </w:rPr>
              <w:t xml:space="preserve">of the </w:t>
            </w:r>
            <w:r w:rsidRPr="0089742C">
              <w:rPr>
                <w:rFonts w:cs="Arial"/>
                <w:szCs w:val="20"/>
              </w:rPr>
              <w:t xml:space="preserve">CRR. Moreover, non-performing exposures that are held off-balance are to be included under the conditions listed under Article 47a (1) </w:t>
            </w:r>
            <w:r w:rsidR="008F3436" w:rsidRPr="0089742C">
              <w:rPr>
                <w:rFonts w:cs="Arial"/>
                <w:szCs w:val="20"/>
              </w:rPr>
              <w:t xml:space="preserve">of the </w:t>
            </w:r>
            <w:r w:rsidRPr="0089742C">
              <w:rPr>
                <w:rFonts w:cs="Arial"/>
                <w:szCs w:val="20"/>
              </w:rPr>
              <w:t xml:space="preserve">CRR. </w:t>
            </w:r>
          </w:p>
          <w:p w14:paraId="2B4932DC" w14:textId="77777777" w:rsidR="00B31323" w:rsidRPr="0089742C" w:rsidRDefault="00B31323" w:rsidP="00B31323">
            <w:pPr>
              <w:pStyle w:val="ListParagraph"/>
              <w:rPr>
                <w:rFonts w:cs="Arial"/>
                <w:szCs w:val="20"/>
              </w:rPr>
            </w:pPr>
          </w:p>
          <w:p w14:paraId="3230ED87" w14:textId="77777777" w:rsidR="00B31323" w:rsidRPr="0089742C" w:rsidRDefault="00B31323" w:rsidP="00B31323">
            <w:pPr>
              <w:pStyle w:val="ListParagraph"/>
              <w:numPr>
                <w:ilvl w:val="0"/>
                <w:numId w:val="25"/>
              </w:numPr>
              <w:rPr>
                <w:rFonts w:cs="Arial"/>
                <w:szCs w:val="20"/>
              </w:rPr>
            </w:pPr>
            <w:r w:rsidRPr="0089742C">
              <w:rPr>
                <w:rFonts w:cs="Arial"/>
                <w:szCs w:val="20"/>
              </w:rPr>
              <w:lastRenderedPageBreak/>
              <w:t>Allocations into vintage buckets are to be made according to the instructions provided in Section II of this document.</w:t>
            </w:r>
          </w:p>
          <w:p w14:paraId="1A151216" w14:textId="77777777" w:rsidR="00B31323" w:rsidRPr="0089742C" w:rsidRDefault="00B31323" w:rsidP="00B31323">
            <w:pPr>
              <w:pStyle w:val="ListParagraph"/>
              <w:rPr>
                <w:rFonts w:cs="Arial"/>
                <w:szCs w:val="20"/>
              </w:rPr>
            </w:pPr>
          </w:p>
          <w:p w14:paraId="356398C1" w14:textId="77777777" w:rsidR="00B31323" w:rsidRPr="0089742C" w:rsidRDefault="00D13E82" w:rsidP="00B31323">
            <w:pPr>
              <w:pStyle w:val="ListParagraph"/>
              <w:numPr>
                <w:ilvl w:val="0"/>
                <w:numId w:val="25"/>
              </w:numPr>
              <w:rPr>
                <w:rFonts w:cs="Arial"/>
                <w:szCs w:val="20"/>
              </w:rPr>
            </w:pPr>
            <w:r w:rsidRPr="0089742C">
              <w:rPr>
                <w:rFonts w:cs="Arial"/>
                <w:szCs w:val="20"/>
              </w:rPr>
              <w:t xml:space="preserve">The secured part of a non-performing exposure is that part of the exposure secured by </w:t>
            </w:r>
            <w:r w:rsidRPr="0089742C">
              <w:rPr>
                <w:rFonts w:cs="Arial"/>
                <w:szCs w:val="20"/>
                <w:lang w:bidi="ne-NP"/>
              </w:rPr>
              <w:t>other funded or unfunded credit protection</w:t>
            </w:r>
            <w:r w:rsidRPr="0089742C">
              <w:rPr>
                <w:rFonts w:cs="Arial"/>
                <w:szCs w:val="20"/>
              </w:rPr>
              <w:t xml:space="preserve"> pursuant to Title II of Part Three of the CRR, other than immovable property or than guaranteed or insured by an official export credit agency</w:t>
            </w:r>
            <w:r w:rsidR="0039200B" w:rsidRPr="0089742C">
              <w:rPr>
                <w:rFonts w:cs="Arial"/>
                <w:szCs w:val="20"/>
              </w:rPr>
              <w:t xml:space="preserve"> or guaranteed or counter-guaranteed by national governments or other public entities</w:t>
            </w:r>
            <w:r w:rsidR="0039200B" w:rsidRPr="0089742C">
              <w:rPr>
                <w:rStyle w:val="FootnoteReference"/>
                <w:rFonts w:cs="Arial"/>
                <w:szCs w:val="20"/>
              </w:rPr>
              <w:footnoteReference w:id="13"/>
            </w:r>
            <w:r w:rsidRPr="0089742C">
              <w:rPr>
                <w:rFonts w:cs="Arial"/>
                <w:szCs w:val="20"/>
              </w:rPr>
              <w:t xml:space="preserve"> (rows 110 and 170).</w:t>
            </w:r>
          </w:p>
          <w:p w14:paraId="48E7F7E2" w14:textId="77777777" w:rsidR="00D13E82" w:rsidRPr="0089742C" w:rsidRDefault="0048251A" w:rsidP="00D13E82">
            <w:pPr>
              <w:rPr>
                <w:rFonts w:cs="Arial"/>
                <w:szCs w:val="20"/>
              </w:rPr>
            </w:pPr>
            <w:r w:rsidRPr="0089742C">
              <w:rPr>
                <w:rFonts w:cs="Arial"/>
                <w:szCs w:val="20"/>
                <w:lang w:bidi="ne-NP"/>
              </w:rPr>
              <w:t>Amounts to be reported in EUR.</w:t>
            </w:r>
          </w:p>
          <w:p w14:paraId="061D75CB" w14:textId="77777777" w:rsidR="00AA4B91" w:rsidRPr="0089742C" w:rsidRDefault="00AA4B91" w:rsidP="00267D53">
            <w:pPr>
              <w:rPr>
                <w:rFonts w:cs="Arial"/>
                <w:szCs w:val="20"/>
              </w:rPr>
            </w:pPr>
          </w:p>
          <w:p w14:paraId="333C944F" w14:textId="77777777" w:rsidR="00AA4B91" w:rsidRPr="0089742C" w:rsidRDefault="00AA4B91" w:rsidP="00267D53">
            <w:pPr>
              <w:rPr>
                <w:rFonts w:cs="Arial"/>
                <w:szCs w:val="20"/>
              </w:rPr>
            </w:pPr>
          </w:p>
        </w:tc>
      </w:tr>
      <w:tr w:rsidR="00267D53" w:rsidRPr="0089742C" w14:paraId="3A637785" w14:textId="77777777" w:rsidTr="006600AC">
        <w:tc>
          <w:tcPr>
            <w:tcW w:w="1191" w:type="dxa"/>
          </w:tcPr>
          <w:p w14:paraId="7C83AA02" w14:textId="77777777" w:rsidR="00267D53" w:rsidRPr="0089742C" w:rsidRDefault="00AA4B91" w:rsidP="00267D53">
            <w:pPr>
              <w:rPr>
                <w:rFonts w:cs="Arial"/>
                <w:szCs w:val="20"/>
              </w:rPr>
            </w:pPr>
            <w:r w:rsidRPr="0089742C">
              <w:rPr>
                <w:rFonts w:cs="Arial"/>
                <w:szCs w:val="20"/>
              </w:rPr>
              <w:lastRenderedPageBreak/>
              <w:t>150</w:t>
            </w:r>
          </w:p>
        </w:tc>
        <w:tc>
          <w:tcPr>
            <w:tcW w:w="8845" w:type="dxa"/>
          </w:tcPr>
          <w:p w14:paraId="621E1479" w14:textId="77777777" w:rsidR="00BC71DD" w:rsidRPr="0089742C" w:rsidRDefault="00BC71DD" w:rsidP="00267D53">
            <w:pPr>
              <w:rPr>
                <w:rFonts w:cs="Arial"/>
                <w:szCs w:val="20"/>
              </w:rPr>
            </w:pPr>
            <w:r w:rsidRPr="0089742C">
              <w:rPr>
                <w:rFonts w:cs="Arial"/>
                <w:b/>
                <w:szCs w:val="20"/>
                <w:u w:val="single"/>
              </w:rPr>
              <w:t xml:space="preserve">Secured by other funded or unfunded credit protection. </w:t>
            </w:r>
            <w:r w:rsidR="00AA4B91" w:rsidRPr="0089742C">
              <w:rPr>
                <w:rFonts w:cs="Arial"/>
                <w:b/>
                <w:szCs w:val="20"/>
                <w:u w:val="single"/>
              </w:rPr>
              <w:t xml:space="preserve">Factor </w:t>
            </w:r>
          </w:p>
          <w:p w14:paraId="370448A3" w14:textId="77777777" w:rsidR="00AA4B91" w:rsidRPr="0089742C" w:rsidRDefault="00D52DD6" w:rsidP="008C7DDD">
            <w:pPr>
              <w:rPr>
                <w:rFonts w:cs="Arial"/>
                <w:b/>
                <w:szCs w:val="20"/>
              </w:rPr>
            </w:pPr>
            <w:r w:rsidRPr="0089742C">
              <w:rPr>
                <w:rFonts w:cs="Arial"/>
                <w:szCs w:val="20"/>
              </w:rPr>
              <w:t>Factor levels for secured NPEs are prefilled and aligned with the ECB’s “Communication on supervisory coverage expectations for NPEs” published on 22 August 2019.</w:t>
            </w:r>
          </w:p>
        </w:tc>
      </w:tr>
      <w:tr w:rsidR="00AA4B91" w:rsidRPr="0089742C" w14:paraId="0590BC81" w14:textId="77777777" w:rsidTr="006600AC">
        <w:tc>
          <w:tcPr>
            <w:tcW w:w="1191" w:type="dxa"/>
          </w:tcPr>
          <w:p w14:paraId="14ED0F26" w14:textId="77777777" w:rsidR="00AA4B91" w:rsidRPr="0089742C" w:rsidRDefault="00AA4B91" w:rsidP="00267D53">
            <w:pPr>
              <w:rPr>
                <w:rFonts w:cs="Arial"/>
                <w:szCs w:val="20"/>
              </w:rPr>
            </w:pPr>
            <w:r w:rsidRPr="0089742C">
              <w:rPr>
                <w:rFonts w:cs="Arial"/>
                <w:szCs w:val="20"/>
              </w:rPr>
              <w:t>160</w:t>
            </w:r>
          </w:p>
        </w:tc>
        <w:tc>
          <w:tcPr>
            <w:tcW w:w="8845" w:type="dxa"/>
          </w:tcPr>
          <w:p w14:paraId="656AD282" w14:textId="77777777" w:rsidR="00AA4B91" w:rsidRPr="0089742C" w:rsidRDefault="00BC71DD" w:rsidP="00AA4B91">
            <w:pPr>
              <w:rPr>
                <w:rFonts w:cs="Arial"/>
                <w:b/>
                <w:szCs w:val="20"/>
                <w:u w:val="single"/>
              </w:rPr>
            </w:pPr>
            <w:r w:rsidRPr="0089742C">
              <w:rPr>
                <w:rFonts w:cs="Arial"/>
                <w:b/>
                <w:szCs w:val="20"/>
                <w:u w:val="single"/>
              </w:rPr>
              <w:t>Guaranteed or insured by an official export credit agency</w:t>
            </w:r>
            <w:r w:rsidR="0039200B" w:rsidRPr="0089742C">
              <w:rPr>
                <w:rFonts w:cs="Arial"/>
                <w:b/>
                <w:szCs w:val="20"/>
                <w:u w:val="single"/>
              </w:rPr>
              <w:t xml:space="preserve"> or guaranteed or counter-guaranteed by national governments or other public entities</w:t>
            </w:r>
            <w:r w:rsidRPr="0089742C">
              <w:rPr>
                <w:rFonts w:cs="Arial"/>
                <w:b/>
                <w:szCs w:val="20"/>
                <w:u w:val="single"/>
              </w:rPr>
              <w:t xml:space="preserve">. </w:t>
            </w:r>
            <w:r w:rsidR="00AA4B91" w:rsidRPr="0089742C">
              <w:rPr>
                <w:rFonts w:cs="Arial"/>
                <w:b/>
                <w:szCs w:val="20"/>
                <w:u w:val="single"/>
              </w:rPr>
              <w:t xml:space="preserve">Minimum coverage </w:t>
            </w:r>
            <w:r w:rsidRPr="0089742C">
              <w:rPr>
                <w:rFonts w:cs="Arial"/>
                <w:b/>
                <w:szCs w:val="20"/>
                <w:u w:val="single"/>
              </w:rPr>
              <w:t>expectation</w:t>
            </w:r>
          </w:p>
          <w:p w14:paraId="4E1ABDC9" w14:textId="77777777" w:rsidR="000331D8" w:rsidRPr="0089742C" w:rsidRDefault="000331D8" w:rsidP="000331D8">
            <w:pPr>
              <w:rPr>
                <w:rFonts w:cs="Arial"/>
                <w:szCs w:val="20"/>
              </w:rPr>
            </w:pPr>
            <w:r w:rsidRPr="0089742C">
              <w:rPr>
                <w:rFonts w:cs="Arial"/>
                <w:szCs w:val="20"/>
              </w:rPr>
              <w:t>This row is calculated automatically as the product of the ‘exposure value’ (Row 170) and the ‘factor’ (Row 180).</w:t>
            </w:r>
          </w:p>
          <w:p w14:paraId="72EFABD2" w14:textId="77777777" w:rsidR="00F833B3" w:rsidRPr="0089742C" w:rsidRDefault="00F833B3" w:rsidP="00F833B3">
            <w:pPr>
              <w:rPr>
                <w:rFonts w:cs="Arial"/>
                <w:szCs w:val="20"/>
              </w:rPr>
            </w:pPr>
            <w:r w:rsidRPr="0089742C">
              <w:rPr>
                <w:rFonts w:cs="Arial"/>
                <w:szCs w:val="20"/>
              </w:rPr>
              <w:t xml:space="preserve">This should be equal to the aggregation of ‘Minimum coverage expectation for </w:t>
            </w:r>
            <w:r w:rsidR="008D54B6" w:rsidRPr="0089742C">
              <w:rPr>
                <w:rFonts w:cs="Arial"/>
                <w:szCs w:val="20"/>
              </w:rPr>
              <w:t>the part</w:t>
            </w:r>
            <w:r w:rsidR="008C7DDD" w:rsidRPr="0089742C">
              <w:rPr>
                <w:rFonts w:cs="Arial"/>
                <w:szCs w:val="20"/>
              </w:rPr>
              <w:t>s</w:t>
            </w:r>
            <w:r w:rsidR="008D54B6" w:rsidRPr="0089742C">
              <w:rPr>
                <w:rFonts w:cs="Arial"/>
                <w:szCs w:val="20"/>
              </w:rPr>
              <w:t xml:space="preserve"> of </w:t>
            </w:r>
            <w:r w:rsidRPr="0089742C">
              <w:rPr>
                <w:rFonts w:cs="Arial"/>
                <w:szCs w:val="20"/>
              </w:rPr>
              <w:t>NPEs guaranteed or insured by an official export credit agency</w:t>
            </w:r>
            <w:r w:rsidR="0039200B" w:rsidRPr="0089742C">
              <w:rPr>
                <w:rFonts w:cs="Arial"/>
                <w:szCs w:val="20"/>
              </w:rPr>
              <w:t xml:space="preserve"> or guaranteed or counter-guaranteed by an eligible protection provider referred to in points (a) to (e) of Article 201(1), unsecured exposures to which would be assigned a risk weight of 0 % under Chapter 2 of Title II of Part Three</w:t>
            </w:r>
            <w:r w:rsidRPr="0089742C">
              <w:rPr>
                <w:rFonts w:cs="Arial"/>
                <w:szCs w:val="20"/>
              </w:rPr>
              <w:t>’ calculated at exposure level:</w:t>
            </w:r>
          </w:p>
          <w:p w14:paraId="6F9F9564" w14:textId="77777777" w:rsidR="00F833B3" w:rsidRPr="0089742C" w:rsidRDefault="00F833B3" w:rsidP="000331D8">
            <w:pPr>
              <w:rPr>
                <w:rFonts w:cs="Arial"/>
                <w:szCs w:val="20"/>
              </w:rPr>
            </w:pPr>
          </w:p>
          <w:p w14:paraId="58331224" w14:textId="77777777" w:rsidR="00DD1EDA" w:rsidRPr="0089742C" w:rsidRDefault="00000000" w:rsidP="00DD1EDA">
            <w:pPr>
              <w:pStyle w:val="ECBBodyText"/>
              <w:spacing w:line="240" w:lineRule="auto"/>
              <w:jc w:val="both"/>
              <w:rPr>
                <w:rFonts w:cs="Arial"/>
                <w:szCs w:val="20"/>
              </w:rPr>
            </w:pPr>
            <m:oMathPara>
              <m:oMathParaPr>
                <m:jc m:val="left"/>
              </m:oMathParaPr>
              <m:oMath>
                <m:sSub>
                  <m:sSubPr>
                    <m:ctrlPr>
                      <w:rPr>
                        <w:rFonts w:ascii="Cambria Math" w:hAnsi="Cambria Math" w:cs="Arial"/>
                        <w:i/>
                        <w:szCs w:val="20"/>
                      </w:rPr>
                    </m:ctrlPr>
                  </m:sSubPr>
                  <m:e>
                    <m:r>
                      <w:rPr>
                        <w:rFonts w:ascii="Cambria Math" w:hAnsi="Cambria Math" w:cs="Arial"/>
                        <w:szCs w:val="20"/>
                      </w:rPr>
                      <m:t>Let I</m:t>
                    </m:r>
                  </m:e>
                  <m:sub>
                    <m:r>
                      <w:rPr>
                        <w:rFonts w:ascii="Cambria Math" w:hAnsi="Cambria Math" w:cs="Arial"/>
                        <w:szCs w:val="20"/>
                      </w:rPr>
                      <m:t xml:space="preserve">v </m:t>
                    </m:r>
                  </m:sub>
                </m:sSub>
                <m:r>
                  <w:rPr>
                    <w:rFonts w:ascii="Cambria Math" w:hAnsi="Cambria Math" w:cs="Arial"/>
                    <w:szCs w:val="20"/>
                  </w:rPr>
                  <m:t xml:space="preserve">be the number of exposures within a given vintage  bucket </m:t>
                </m:r>
                <m:d>
                  <m:dPr>
                    <m:ctrlPr>
                      <w:rPr>
                        <w:rFonts w:ascii="Cambria Math" w:hAnsi="Cambria Math" w:cs="Arial"/>
                        <w:i/>
                        <w:szCs w:val="20"/>
                      </w:rPr>
                    </m:ctrlPr>
                  </m:dPr>
                  <m:e>
                    <m:r>
                      <w:rPr>
                        <w:rFonts w:ascii="Cambria Math" w:hAnsi="Cambria Math" w:cs="Arial"/>
                        <w:szCs w:val="20"/>
                      </w:rPr>
                      <m:t xml:space="preserve">i.e all exposures with </m:t>
                    </m:r>
                    <m:sSub>
                      <m:sSubPr>
                        <m:ctrlPr>
                          <w:rPr>
                            <w:rFonts w:ascii="Cambria Math" w:hAnsi="Cambria Math" w:cs="Arial"/>
                            <w:i/>
                            <w:szCs w:val="20"/>
                          </w:rPr>
                        </m:ctrlPr>
                      </m:sSubPr>
                      <m:e>
                        <m:r>
                          <w:rPr>
                            <w:rFonts w:ascii="Cambria Math" w:hAnsi="Cambria Math" w:cs="Arial"/>
                            <w:szCs w:val="20"/>
                          </w:rPr>
                          <m:t>v</m:t>
                        </m:r>
                      </m:e>
                      <m:sub>
                        <m:r>
                          <w:rPr>
                            <w:rFonts w:ascii="Cambria Math" w:hAnsi="Cambria Math" w:cs="Arial"/>
                            <w:szCs w:val="20"/>
                          </w:rPr>
                          <m:t>i</m:t>
                        </m:r>
                      </m:sub>
                    </m:sSub>
                    <m:r>
                      <w:rPr>
                        <w:rFonts w:ascii="Cambria Math" w:hAnsi="Cambria Math" w:cs="Arial"/>
                        <w:szCs w:val="20"/>
                      </w:rPr>
                      <m:t>=v</m:t>
                    </m:r>
                  </m:e>
                </m:d>
                <m:r>
                  <w:rPr>
                    <w:rFonts w:ascii="Cambria Math" w:hAnsi="Cambria Math" w:cs="Arial"/>
                    <w:szCs w:val="20"/>
                  </w:rPr>
                  <m:t>.</m:t>
                </m:r>
              </m:oMath>
            </m:oMathPara>
          </w:p>
          <w:p w14:paraId="3A4BCFD0" w14:textId="77777777" w:rsidR="00DD1EDA" w:rsidRPr="0089742C" w:rsidRDefault="00DD1EDA" w:rsidP="009004A9">
            <w:pPr>
              <w:pStyle w:val="numberedparagraph"/>
              <w:numPr>
                <w:ilvl w:val="0"/>
                <w:numId w:val="0"/>
              </w:numPr>
              <w:spacing w:after="60" w:line="240" w:lineRule="auto"/>
              <w:ind w:left="720"/>
              <w:jc w:val="left"/>
              <w:rPr>
                <w:rFonts w:ascii="Arial" w:eastAsia="Times New Roman" w:hAnsi="Arial" w:cs="Arial"/>
                <w:sz w:val="20"/>
                <w:szCs w:val="20"/>
              </w:rPr>
            </w:pPr>
            <m:oMathPara>
              <m:oMathParaPr>
                <m:jc m:val="left"/>
              </m:oMathParaPr>
              <m:oMath>
                <m:r>
                  <w:rPr>
                    <w:rFonts w:ascii="Cambria Math" w:hAnsi="Cambria Math" w:cs="Arial"/>
                    <w:sz w:val="20"/>
                    <w:szCs w:val="20"/>
                  </w:rPr>
                  <m:t xml:space="preserve">minimum coverage expectation for parts of NPEs </m:t>
                </m:r>
              </m:oMath>
            </m:oMathPara>
          </w:p>
          <w:p w14:paraId="09702526" w14:textId="77777777" w:rsidR="009004A9" w:rsidRPr="0089742C" w:rsidRDefault="00DD1EDA" w:rsidP="009004A9">
            <w:pPr>
              <w:pStyle w:val="numberedparagraph"/>
              <w:numPr>
                <w:ilvl w:val="0"/>
                <w:numId w:val="0"/>
              </w:numPr>
              <w:spacing w:before="0" w:after="60" w:line="240" w:lineRule="auto"/>
              <w:ind w:left="720"/>
              <w:jc w:val="left"/>
              <w:rPr>
                <w:rFonts w:ascii="Arial" w:eastAsia="Times New Roman" w:hAnsi="Arial" w:cs="Arial"/>
                <w:sz w:val="20"/>
                <w:szCs w:val="20"/>
              </w:rPr>
            </w:pPr>
            <m:oMathPara>
              <m:oMathParaPr>
                <m:jc m:val="left"/>
              </m:oMathParaPr>
              <m:oMath>
                <m:r>
                  <w:rPr>
                    <w:rFonts w:ascii="Cambria Math" w:hAnsi="Cambria Math" w:cs="Arial"/>
                    <w:sz w:val="20"/>
                    <w:szCs w:val="20"/>
                  </w:rPr>
                  <m:t>guaranteed or insured by an official export credit agency or guaranteed or</m:t>
                </m:r>
              </m:oMath>
            </m:oMathPara>
          </w:p>
          <w:p w14:paraId="2E4DDA54" w14:textId="77777777" w:rsidR="009004A9" w:rsidRPr="0089742C" w:rsidRDefault="009004A9" w:rsidP="009004A9">
            <w:pPr>
              <w:pStyle w:val="numberedparagraph"/>
              <w:numPr>
                <w:ilvl w:val="0"/>
                <w:numId w:val="0"/>
              </w:numPr>
              <w:spacing w:before="0" w:after="60" w:line="240" w:lineRule="auto"/>
              <w:ind w:left="720"/>
              <w:jc w:val="left"/>
              <w:rPr>
                <w:rFonts w:ascii="Arial" w:eastAsia="Times New Roman" w:hAnsi="Arial" w:cs="Arial"/>
                <w:sz w:val="20"/>
                <w:szCs w:val="20"/>
              </w:rPr>
            </w:pPr>
            <m:oMathPara>
              <m:oMathParaPr>
                <m:jc m:val="left"/>
              </m:oMathParaPr>
              <m:oMath>
                <m:r>
                  <w:rPr>
                    <w:rFonts w:ascii="Cambria Math" w:hAnsi="Cambria Math" w:cs="Arial"/>
                    <w:sz w:val="20"/>
                    <w:szCs w:val="20"/>
                  </w:rPr>
                  <m:t xml:space="preserve"> counter-guaranteed by national governments or other public entities</m:t>
                </m:r>
              </m:oMath>
            </m:oMathPara>
          </w:p>
          <w:p w14:paraId="7BBD92D7" w14:textId="77777777" w:rsidR="00DD1EDA" w:rsidRPr="0089742C" w:rsidRDefault="00DD1EDA" w:rsidP="00DD1EDA">
            <w:pPr>
              <w:pStyle w:val="numberedparagraph"/>
              <w:numPr>
                <w:ilvl w:val="0"/>
                <w:numId w:val="0"/>
              </w:numPr>
              <w:ind w:left="720"/>
              <w:jc w:val="left"/>
              <w:rPr>
                <w:rFonts w:ascii="Arial" w:hAnsi="Arial" w:cs="Arial"/>
                <w:sz w:val="20"/>
                <w:szCs w:val="20"/>
              </w:rPr>
            </w:pPr>
            <m:oMathPara>
              <m:oMathParaPr>
                <m:jc m:val="left"/>
              </m:oMathParaPr>
              <m:oMath>
                <m:r>
                  <w:rPr>
                    <w:rFonts w:ascii="Cambria Math" w:hAnsi="Cambria Math" w:cs="Arial"/>
                    <w:sz w:val="20"/>
                    <w:szCs w:val="20"/>
                  </w:rPr>
                  <w:lastRenderedPageBreak/>
                  <m:t>=</m:t>
                </m:r>
                <m:nary>
                  <m:naryPr>
                    <m:chr m:val="∑"/>
                    <m:limLoc m:val="undOvr"/>
                    <m:ctrlPr>
                      <w:rPr>
                        <w:rFonts w:ascii="Cambria Math" w:hAnsi="Cambria Math" w:cs="Arial"/>
                        <w:i/>
                        <w:sz w:val="20"/>
                        <w:szCs w:val="20"/>
                      </w:rPr>
                    </m:ctrlPr>
                  </m:naryPr>
                  <m:sub>
                    <m:r>
                      <w:rPr>
                        <w:rFonts w:ascii="Cambria Math" w:hAnsi="Cambria Math" w:cs="Arial"/>
                        <w:sz w:val="20"/>
                        <w:szCs w:val="20"/>
                      </w:rPr>
                      <m:t>i</m:t>
                    </m:r>
                  </m:sub>
                  <m:sup>
                    <m:sSub>
                      <m:sSubPr>
                        <m:ctrlPr>
                          <w:rPr>
                            <w:rFonts w:ascii="Cambria Math" w:eastAsia="Times New Roman" w:hAnsi="Cambria Math" w:cs="Arial"/>
                            <w:i/>
                            <w:sz w:val="20"/>
                            <w:szCs w:val="20"/>
                            <w:lang w:val="en-GB" w:eastAsia="en-GB"/>
                          </w:rPr>
                        </m:ctrlPr>
                      </m:sSubPr>
                      <m:e>
                        <m:r>
                          <w:rPr>
                            <w:rFonts w:ascii="Cambria Math" w:hAnsi="Cambria Math" w:cs="Arial"/>
                            <w:sz w:val="20"/>
                            <w:szCs w:val="20"/>
                          </w:rPr>
                          <m:t>I</m:t>
                        </m:r>
                      </m:e>
                      <m:sub>
                        <m:r>
                          <w:rPr>
                            <w:rFonts w:ascii="Cambria Math" w:hAnsi="Cambria Math" w:cs="Arial"/>
                            <w:sz w:val="20"/>
                            <w:szCs w:val="20"/>
                          </w:rPr>
                          <m:t>v</m:t>
                        </m:r>
                      </m:sub>
                    </m:sSub>
                  </m:sup>
                  <m:e>
                    <m:sSubSup>
                      <m:sSubSupPr>
                        <m:ctrlPr>
                          <w:rPr>
                            <w:rFonts w:ascii="Cambria Math" w:eastAsia="Times New Roman" w:hAnsi="Cambria Math" w:cs="Arial"/>
                            <w:i/>
                            <w:sz w:val="20"/>
                            <w:szCs w:val="20"/>
                            <w:lang w:val="en-GB" w:eastAsia="en-GB"/>
                          </w:rPr>
                        </m:ctrlPr>
                      </m:sSubSupPr>
                      <m:e>
                        <m:r>
                          <w:rPr>
                            <w:rFonts w:ascii="Cambria Math" w:hAnsi="Cambria Math" w:cs="Arial"/>
                            <w:sz w:val="20"/>
                            <w:szCs w:val="20"/>
                          </w:rPr>
                          <m:t>MCE</m:t>
                        </m:r>
                      </m:e>
                      <m:sub>
                        <m:r>
                          <w:rPr>
                            <w:rFonts w:ascii="Cambria Math" w:hAnsi="Cambria Math" w:cs="Arial"/>
                            <w:sz w:val="20"/>
                            <w:szCs w:val="20"/>
                          </w:rPr>
                          <m:t>i</m:t>
                        </m:r>
                      </m:sub>
                      <m:sup>
                        <m:eqArr>
                          <m:eqArrPr>
                            <m:ctrlPr>
                              <w:rPr>
                                <w:rFonts w:ascii="Cambria Math" w:hAnsi="Cambria Math" w:cs="Arial"/>
                                <w:i/>
                                <w:sz w:val="20"/>
                                <w:szCs w:val="20"/>
                              </w:rPr>
                            </m:ctrlPr>
                          </m:eqArrPr>
                          <m:e>
                            <m:r>
                              <w:rPr>
                                <w:rFonts w:ascii="Cambria Math" w:hAnsi="Cambria Math" w:cs="Arial"/>
                                <w:sz w:val="20"/>
                                <w:szCs w:val="20"/>
                              </w:rPr>
                              <m:t xml:space="preserve">Guaranteed or insured by an official export cred.  agency </m:t>
                            </m:r>
                          </m:e>
                          <m:e>
                            <m:r>
                              <w:rPr>
                                <w:rFonts w:ascii="Cambria Math" w:hAnsi="Cambria Math" w:cs="Arial"/>
                                <w:sz w:val="20"/>
                                <w:szCs w:val="20"/>
                              </w:rPr>
                              <m:t xml:space="preserve">or guaranteed or counter-guaranteed by </m:t>
                            </m:r>
                            <m:ctrlPr>
                              <w:rPr>
                                <w:rFonts w:ascii="Cambria Math" w:eastAsia="Cambria Math" w:hAnsi="Cambria Math" w:cs="Arial"/>
                                <w:i/>
                                <w:sz w:val="20"/>
                                <w:szCs w:val="20"/>
                              </w:rPr>
                            </m:ctrlPr>
                          </m:e>
                          <m:e>
                            <m:r>
                              <w:rPr>
                                <w:rFonts w:ascii="Cambria Math" w:hAnsi="Cambria Math" w:cs="Arial"/>
                                <w:sz w:val="20"/>
                                <w:szCs w:val="20"/>
                              </w:rPr>
                              <m:t xml:space="preserve">national governments or other public entities </m:t>
                            </m:r>
                          </m:e>
                        </m:eqArr>
                      </m:sup>
                    </m:sSubSup>
                  </m:e>
                </m:nary>
              </m:oMath>
            </m:oMathPara>
          </w:p>
          <w:p w14:paraId="32B74981" w14:textId="77777777" w:rsidR="00DD1EDA" w:rsidRPr="0089742C" w:rsidRDefault="00DD1EDA" w:rsidP="000331D8">
            <w:pPr>
              <w:rPr>
                <w:rFonts w:cs="Arial"/>
                <w:b/>
                <w:szCs w:val="20"/>
                <w:u w:val="single"/>
              </w:rPr>
            </w:pPr>
          </w:p>
          <w:p w14:paraId="3C8B9608" w14:textId="77777777" w:rsidR="000331D8" w:rsidRPr="0089742C" w:rsidRDefault="000331D8" w:rsidP="00AA4B91">
            <w:pPr>
              <w:rPr>
                <w:rFonts w:cs="Arial"/>
                <w:b/>
                <w:szCs w:val="20"/>
                <w:u w:val="single"/>
              </w:rPr>
            </w:pPr>
          </w:p>
          <w:p w14:paraId="52078546" w14:textId="77777777" w:rsidR="00AA4B91" w:rsidRPr="0089742C" w:rsidRDefault="00AA4B91" w:rsidP="00267D53">
            <w:pPr>
              <w:rPr>
                <w:rFonts w:cs="Arial"/>
                <w:b/>
                <w:szCs w:val="20"/>
              </w:rPr>
            </w:pPr>
          </w:p>
        </w:tc>
      </w:tr>
      <w:tr w:rsidR="00AA4B91" w:rsidRPr="0089742C" w14:paraId="7A6467E3" w14:textId="77777777" w:rsidTr="006600AC">
        <w:tc>
          <w:tcPr>
            <w:tcW w:w="1191" w:type="dxa"/>
          </w:tcPr>
          <w:p w14:paraId="1C9C4DD3" w14:textId="77777777" w:rsidR="00AA4B91" w:rsidRPr="0089742C" w:rsidRDefault="00AA4B91" w:rsidP="00267D53">
            <w:pPr>
              <w:rPr>
                <w:rFonts w:cs="Arial"/>
                <w:szCs w:val="20"/>
              </w:rPr>
            </w:pPr>
            <w:r w:rsidRPr="0089742C">
              <w:rPr>
                <w:rFonts w:cs="Arial"/>
                <w:szCs w:val="20"/>
              </w:rPr>
              <w:lastRenderedPageBreak/>
              <w:t>170</w:t>
            </w:r>
          </w:p>
        </w:tc>
        <w:tc>
          <w:tcPr>
            <w:tcW w:w="8845" w:type="dxa"/>
          </w:tcPr>
          <w:p w14:paraId="33624A88" w14:textId="77777777" w:rsidR="00AA4B91" w:rsidRPr="0089742C" w:rsidRDefault="00BC71DD" w:rsidP="00AA4B91">
            <w:pPr>
              <w:rPr>
                <w:rFonts w:cs="Arial"/>
                <w:b/>
                <w:szCs w:val="20"/>
                <w:u w:val="single"/>
              </w:rPr>
            </w:pPr>
            <w:r w:rsidRPr="0089742C">
              <w:rPr>
                <w:rFonts w:cs="Arial"/>
                <w:b/>
                <w:szCs w:val="20"/>
                <w:u w:val="single"/>
              </w:rPr>
              <w:t>Guaranteed or insured by an official export credit agency</w:t>
            </w:r>
            <w:r w:rsidR="009004A9" w:rsidRPr="0089742C">
              <w:rPr>
                <w:rFonts w:cs="Arial"/>
                <w:b/>
                <w:szCs w:val="20"/>
                <w:u w:val="single"/>
              </w:rPr>
              <w:t xml:space="preserve"> or guaranteed or counter-guaranteed by national governments or other public entities</w:t>
            </w:r>
            <w:r w:rsidRPr="0089742C">
              <w:rPr>
                <w:rFonts w:cs="Arial"/>
                <w:b/>
                <w:szCs w:val="20"/>
                <w:u w:val="single"/>
              </w:rPr>
              <w:t xml:space="preserve">. </w:t>
            </w:r>
            <w:r w:rsidR="00AA4B91" w:rsidRPr="0089742C">
              <w:rPr>
                <w:rFonts w:cs="Arial"/>
                <w:b/>
                <w:szCs w:val="20"/>
                <w:u w:val="single"/>
              </w:rPr>
              <w:t xml:space="preserve">Exposure value </w:t>
            </w:r>
          </w:p>
          <w:p w14:paraId="5CD203B1" w14:textId="77777777" w:rsidR="00B31323" w:rsidRPr="0089742C" w:rsidRDefault="00B31323" w:rsidP="00B31323">
            <w:pPr>
              <w:pStyle w:val="ListParagraph"/>
              <w:numPr>
                <w:ilvl w:val="0"/>
                <w:numId w:val="24"/>
              </w:numPr>
              <w:rPr>
                <w:rFonts w:cs="Arial"/>
                <w:szCs w:val="20"/>
              </w:rPr>
            </w:pPr>
            <w:r w:rsidRPr="0089742C">
              <w:rPr>
                <w:rFonts w:cs="Arial"/>
                <w:szCs w:val="20"/>
              </w:rPr>
              <w:t xml:space="preserve">The exposure value shall be defined in accordance with Articles 47a (1) and (2) </w:t>
            </w:r>
            <w:r w:rsidR="008D54B6" w:rsidRPr="0089742C">
              <w:rPr>
                <w:rFonts w:cs="Arial"/>
                <w:szCs w:val="20"/>
              </w:rPr>
              <w:t xml:space="preserve">of the </w:t>
            </w:r>
            <w:r w:rsidRPr="0089742C">
              <w:rPr>
                <w:rFonts w:cs="Arial"/>
                <w:szCs w:val="20"/>
              </w:rPr>
              <w:t xml:space="preserve">CRR. In particular, the exposure value shall be equal to the accounting value measured without </w:t>
            </w:r>
            <w:proofErr w:type="gramStart"/>
            <w:r w:rsidRPr="0089742C">
              <w:rPr>
                <w:rFonts w:cs="Arial"/>
                <w:szCs w:val="20"/>
              </w:rPr>
              <w:t>taking into account</w:t>
            </w:r>
            <w:proofErr w:type="gramEnd"/>
            <w:r w:rsidRPr="0089742C">
              <w:rPr>
                <w:rFonts w:cs="Arial"/>
                <w:szCs w:val="20"/>
              </w:rPr>
              <w:t xml:space="preserve"> any of the adjustments listed under Article 47a (2) </w:t>
            </w:r>
            <w:r w:rsidR="008D54B6" w:rsidRPr="0089742C">
              <w:rPr>
                <w:rFonts w:cs="Arial"/>
                <w:szCs w:val="20"/>
              </w:rPr>
              <w:t xml:space="preserve">of the </w:t>
            </w:r>
            <w:r w:rsidRPr="0089742C">
              <w:rPr>
                <w:rFonts w:cs="Arial"/>
                <w:szCs w:val="20"/>
              </w:rPr>
              <w:t xml:space="preserve">CRR. Moreover, non-performing exposures that are held off-balance are to be included under the conditions listed under Article 47a (1) </w:t>
            </w:r>
            <w:r w:rsidR="008D54B6" w:rsidRPr="0089742C">
              <w:rPr>
                <w:rFonts w:cs="Arial"/>
                <w:szCs w:val="20"/>
              </w:rPr>
              <w:t xml:space="preserve">of the </w:t>
            </w:r>
            <w:r w:rsidRPr="0089742C">
              <w:rPr>
                <w:rFonts w:cs="Arial"/>
                <w:szCs w:val="20"/>
              </w:rPr>
              <w:t xml:space="preserve">CRR. </w:t>
            </w:r>
          </w:p>
          <w:p w14:paraId="7FE497A8" w14:textId="77777777" w:rsidR="00B31323" w:rsidRPr="0089742C" w:rsidRDefault="00B31323" w:rsidP="00B31323">
            <w:pPr>
              <w:pStyle w:val="ListParagraph"/>
              <w:rPr>
                <w:rFonts w:cs="Arial"/>
                <w:szCs w:val="20"/>
              </w:rPr>
            </w:pPr>
          </w:p>
          <w:p w14:paraId="7F9AF99E" w14:textId="77777777" w:rsidR="00B31323" w:rsidRPr="0089742C" w:rsidRDefault="00B31323" w:rsidP="00B31323">
            <w:pPr>
              <w:pStyle w:val="ListParagraph"/>
              <w:numPr>
                <w:ilvl w:val="0"/>
                <w:numId w:val="24"/>
              </w:numPr>
              <w:rPr>
                <w:rFonts w:cs="Arial"/>
                <w:szCs w:val="20"/>
              </w:rPr>
            </w:pPr>
            <w:r w:rsidRPr="0089742C">
              <w:rPr>
                <w:rFonts w:cs="Arial"/>
                <w:szCs w:val="20"/>
              </w:rPr>
              <w:t>Allocations into vintage buckets are to be made according to the instructions provided in Section II of this document.</w:t>
            </w:r>
          </w:p>
          <w:p w14:paraId="776730AF" w14:textId="77777777" w:rsidR="00B31323" w:rsidRPr="0089742C" w:rsidRDefault="00B31323" w:rsidP="00B31323">
            <w:pPr>
              <w:pStyle w:val="ListParagraph"/>
              <w:rPr>
                <w:rFonts w:cs="Arial"/>
                <w:szCs w:val="20"/>
              </w:rPr>
            </w:pPr>
          </w:p>
          <w:p w14:paraId="4CC3A761" w14:textId="77777777" w:rsidR="00353E99" w:rsidRPr="0089742C" w:rsidRDefault="00353E99" w:rsidP="00353E99">
            <w:pPr>
              <w:pStyle w:val="ListParagraph"/>
              <w:numPr>
                <w:ilvl w:val="0"/>
                <w:numId w:val="24"/>
              </w:numPr>
              <w:rPr>
                <w:rFonts w:cs="Arial"/>
                <w:szCs w:val="20"/>
              </w:rPr>
            </w:pPr>
            <w:r w:rsidRPr="0089742C">
              <w:rPr>
                <w:rFonts w:cs="Arial"/>
                <w:szCs w:val="20"/>
              </w:rPr>
              <w:t>The secured part of a non-performing exposure is that part of the exposure guaranteed or insured by an official export credit agency</w:t>
            </w:r>
            <w:r w:rsidR="009004A9" w:rsidRPr="0089742C">
              <w:rPr>
                <w:rFonts w:cs="Arial"/>
                <w:szCs w:val="20"/>
              </w:rPr>
              <w:t xml:space="preserve"> or guaranteed or counter-guaranteed by national governments or other public entities</w:t>
            </w:r>
            <w:r w:rsidR="009004A9" w:rsidRPr="0089742C">
              <w:rPr>
                <w:rStyle w:val="FootnoteReference"/>
                <w:rFonts w:cs="Arial"/>
                <w:szCs w:val="20"/>
              </w:rPr>
              <w:footnoteReference w:id="14"/>
            </w:r>
            <w:r w:rsidR="009004A9" w:rsidRPr="0089742C">
              <w:rPr>
                <w:rFonts w:cs="Arial"/>
                <w:szCs w:val="20"/>
              </w:rPr>
              <w:t xml:space="preserve"> </w:t>
            </w:r>
            <w:r w:rsidRPr="0089742C">
              <w:rPr>
                <w:rFonts w:cs="Arial"/>
                <w:szCs w:val="20"/>
              </w:rPr>
              <w:t>.</w:t>
            </w:r>
          </w:p>
          <w:p w14:paraId="08F90D2F" w14:textId="77777777" w:rsidR="000331D8" w:rsidRPr="0089742C" w:rsidRDefault="0048251A" w:rsidP="00AA4B91">
            <w:pPr>
              <w:rPr>
                <w:rFonts w:cs="Arial"/>
                <w:b/>
                <w:szCs w:val="20"/>
                <w:u w:val="single"/>
              </w:rPr>
            </w:pPr>
            <w:r w:rsidRPr="0089742C">
              <w:rPr>
                <w:rFonts w:cs="Arial"/>
                <w:szCs w:val="20"/>
                <w:lang w:bidi="ne-NP"/>
              </w:rPr>
              <w:t>Amounts to be reported in EUR.</w:t>
            </w:r>
          </w:p>
          <w:p w14:paraId="557B687D" w14:textId="77777777" w:rsidR="00AA4B91" w:rsidRPr="0089742C" w:rsidRDefault="00AA4B91" w:rsidP="00267D53">
            <w:pPr>
              <w:rPr>
                <w:rFonts w:cs="Arial"/>
                <w:b/>
                <w:szCs w:val="20"/>
              </w:rPr>
            </w:pPr>
          </w:p>
        </w:tc>
      </w:tr>
      <w:tr w:rsidR="00AA4B91" w:rsidRPr="0089742C" w14:paraId="63038637" w14:textId="77777777" w:rsidTr="006600AC">
        <w:tc>
          <w:tcPr>
            <w:tcW w:w="1191" w:type="dxa"/>
          </w:tcPr>
          <w:p w14:paraId="78F25F8E" w14:textId="77777777" w:rsidR="00AA4B91" w:rsidRPr="0089742C" w:rsidRDefault="00AA4B91" w:rsidP="00267D53">
            <w:pPr>
              <w:rPr>
                <w:rFonts w:cs="Arial"/>
                <w:szCs w:val="20"/>
              </w:rPr>
            </w:pPr>
            <w:r w:rsidRPr="0089742C">
              <w:rPr>
                <w:rFonts w:cs="Arial"/>
                <w:szCs w:val="20"/>
              </w:rPr>
              <w:t>180</w:t>
            </w:r>
          </w:p>
        </w:tc>
        <w:tc>
          <w:tcPr>
            <w:tcW w:w="8845" w:type="dxa"/>
          </w:tcPr>
          <w:p w14:paraId="0548C09A" w14:textId="77777777" w:rsidR="00BC71DD" w:rsidRPr="0089742C" w:rsidRDefault="00BC71DD" w:rsidP="00267D53">
            <w:pPr>
              <w:rPr>
                <w:rFonts w:cs="Arial"/>
                <w:b/>
                <w:szCs w:val="20"/>
                <w:u w:val="single"/>
              </w:rPr>
            </w:pPr>
            <w:r w:rsidRPr="0089742C">
              <w:rPr>
                <w:rFonts w:cs="Arial"/>
                <w:b/>
                <w:szCs w:val="20"/>
                <w:u w:val="single"/>
              </w:rPr>
              <w:t>Guaranteed or insured by an official export credit agency</w:t>
            </w:r>
            <w:r w:rsidR="009004A9" w:rsidRPr="0089742C">
              <w:rPr>
                <w:rFonts w:cs="Arial"/>
                <w:b/>
                <w:szCs w:val="20"/>
                <w:u w:val="single"/>
              </w:rPr>
              <w:t xml:space="preserve"> or guaranteed or counter-guaranteed by national governments or other public entities</w:t>
            </w:r>
            <w:r w:rsidRPr="0089742C">
              <w:rPr>
                <w:rFonts w:cs="Arial"/>
                <w:b/>
                <w:szCs w:val="20"/>
                <w:u w:val="single"/>
              </w:rPr>
              <w:t xml:space="preserve">. </w:t>
            </w:r>
            <w:r w:rsidR="00AA4B91" w:rsidRPr="0089742C">
              <w:rPr>
                <w:rFonts w:cs="Arial"/>
                <w:b/>
                <w:szCs w:val="20"/>
                <w:u w:val="single"/>
              </w:rPr>
              <w:t>Factor</w:t>
            </w:r>
          </w:p>
          <w:p w14:paraId="53118AB8" w14:textId="77777777" w:rsidR="00AA4B91" w:rsidRPr="0089742C" w:rsidRDefault="00D52DD6" w:rsidP="009004A9">
            <w:pPr>
              <w:rPr>
                <w:rFonts w:cs="Arial"/>
                <w:b/>
                <w:szCs w:val="20"/>
              </w:rPr>
            </w:pPr>
            <w:r w:rsidRPr="0089742C">
              <w:rPr>
                <w:rFonts w:cs="Arial"/>
                <w:szCs w:val="20"/>
              </w:rPr>
              <w:t>Factor levels for secured NPEs are prefilled and aligned with the ECB’s “Communication on supervisory coverage expectations for NPEs” published on 22 August 2019</w:t>
            </w:r>
            <w:r w:rsidR="009004A9" w:rsidRPr="0089742C">
              <w:rPr>
                <w:rFonts w:cs="Arial"/>
                <w:szCs w:val="20"/>
              </w:rPr>
              <w:t xml:space="preserve"> and with Prudential Backstop treatment exposures that benefit from guarantees granted by national governments or other public entities (</w:t>
            </w:r>
            <w:proofErr w:type="gramStart"/>
            <w:r w:rsidR="009004A9" w:rsidRPr="0089742C">
              <w:rPr>
                <w:rFonts w:cs="Arial"/>
                <w:szCs w:val="20"/>
              </w:rPr>
              <w:t>Regulation  2020</w:t>
            </w:r>
            <w:proofErr w:type="gramEnd"/>
            <w:r w:rsidR="009004A9" w:rsidRPr="0089742C">
              <w:rPr>
                <w:rFonts w:cs="Arial"/>
                <w:szCs w:val="20"/>
              </w:rPr>
              <w:t>/873)</w:t>
            </w:r>
            <w:r w:rsidRPr="0089742C">
              <w:rPr>
                <w:rFonts w:cs="Arial"/>
                <w:szCs w:val="20"/>
              </w:rPr>
              <w:t>.</w:t>
            </w:r>
          </w:p>
        </w:tc>
      </w:tr>
      <w:tr w:rsidR="002B6975" w:rsidRPr="0089742C" w14:paraId="6B558646" w14:textId="77777777" w:rsidTr="006600AC">
        <w:tc>
          <w:tcPr>
            <w:tcW w:w="1191" w:type="dxa"/>
          </w:tcPr>
          <w:p w14:paraId="1940CFDD" w14:textId="77777777" w:rsidR="002B6975" w:rsidRPr="0089742C" w:rsidRDefault="002B6975" w:rsidP="002B6975">
            <w:pPr>
              <w:rPr>
                <w:rFonts w:cs="Arial"/>
                <w:szCs w:val="20"/>
              </w:rPr>
            </w:pPr>
            <w:r w:rsidRPr="0089742C">
              <w:rPr>
                <w:rFonts w:cs="Arial"/>
                <w:szCs w:val="20"/>
              </w:rPr>
              <w:t>200</w:t>
            </w:r>
          </w:p>
        </w:tc>
        <w:tc>
          <w:tcPr>
            <w:tcW w:w="8845" w:type="dxa"/>
          </w:tcPr>
          <w:p w14:paraId="667309A1" w14:textId="77777777" w:rsidR="002B6975" w:rsidRPr="0089742C" w:rsidRDefault="002B6975" w:rsidP="002B6975">
            <w:pPr>
              <w:rPr>
                <w:rFonts w:cs="Arial"/>
                <w:b/>
                <w:szCs w:val="20"/>
                <w:u w:val="single"/>
              </w:rPr>
            </w:pPr>
            <w:r w:rsidRPr="0089742C">
              <w:rPr>
                <w:rFonts w:cs="Arial"/>
                <w:b/>
                <w:szCs w:val="20"/>
                <w:u w:val="single"/>
              </w:rPr>
              <w:t>Total provisions and adjustments of deductions (capped)</w:t>
            </w:r>
          </w:p>
          <w:p w14:paraId="6645561A" w14:textId="77777777" w:rsidR="00DD1EDA" w:rsidRPr="0089742C" w:rsidRDefault="001E4826" w:rsidP="00DD1EDA">
            <w:pPr>
              <w:pStyle w:val="ECBBodyText"/>
              <w:rPr>
                <w:rFonts w:cs="Arial"/>
                <w:szCs w:val="20"/>
              </w:rPr>
            </w:pPr>
            <w:r w:rsidRPr="0089742C">
              <w:rPr>
                <w:rFonts w:cs="Arial"/>
                <w:szCs w:val="20"/>
              </w:rPr>
              <w:lastRenderedPageBreak/>
              <w:t xml:space="preserve">This value </w:t>
            </w:r>
            <w:proofErr w:type="gramStart"/>
            <w:r w:rsidRPr="0089742C">
              <w:rPr>
                <w:rFonts w:cs="Arial"/>
                <w:szCs w:val="20"/>
              </w:rPr>
              <w:t>has to</w:t>
            </w:r>
            <w:proofErr w:type="gramEnd"/>
            <w:r w:rsidRPr="0089742C">
              <w:rPr>
                <w:rFonts w:cs="Arial"/>
                <w:szCs w:val="20"/>
              </w:rPr>
              <w:t xml:space="preserve"> be computed first at exposure level as indicated in step 3 in section II. The value to be reported is the aggregation of the individual values of ‘Provisions and adjustments or deductions (capped)’</w:t>
            </w:r>
          </w:p>
          <w:p w14:paraId="0D0523E0" w14:textId="77777777" w:rsidR="0048251A" w:rsidRPr="0089742C" w:rsidRDefault="00000000" w:rsidP="0048251A">
            <w:pPr>
              <w:pStyle w:val="ECBBodyText"/>
              <w:spacing w:line="240" w:lineRule="auto"/>
              <w:jc w:val="both"/>
              <w:rPr>
                <w:rFonts w:cs="Arial"/>
                <w:szCs w:val="20"/>
              </w:rPr>
            </w:pPr>
            <m:oMathPara>
              <m:oMathParaPr>
                <m:jc m:val="left"/>
              </m:oMathParaPr>
              <m:oMath>
                <m:sSub>
                  <m:sSubPr>
                    <m:ctrlPr>
                      <w:rPr>
                        <w:rFonts w:ascii="Cambria Math" w:hAnsi="Cambria Math" w:cs="Arial"/>
                        <w:i/>
                        <w:szCs w:val="20"/>
                      </w:rPr>
                    </m:ctrlPr>
                  </m:sSubPr>
                  <m:e>
                    <m:r>
                      <w:rPr>
                        <w:rFonts w:ascii="Cambria Math" w:hAnsi="Cambria Math" w:cs="Arial"/>
                        <w:szCs w:val="20"/>
                      </w:rPr>
                      <m:t>Let I</m:t>
                    </m:r>
                  </m:e>
                  <m:sub>
                    <m:r>
                      <w:rPr>
                        <w:rFonts w:ascii="Cambria Math" w:hAnsi="Cambria Math" w:cs="Arial"/>
                        <w:szCs w:val="20"/>
                      </w:rPr>
                      <m:t xml:space="preserve">v </m:t>
                    </m:r>
                  </m:sub>
                </m:sSub>
                <m:r>
                  <w:rPr>
                    <w:rFonts w:ascii="Cambria Math" w:hAnsi="Cambria Math" w:cs="Arial"/>
                    <w:szCs w:val="20"/>
                  </w:rPr>
                  <m:t xml:space="preserve">be the number of exposures within a given vintage  bucket </m:t>
                </m:r>
                <m:d>
                  <m:dPr>
                    <m:ctrlPr>
                      <w:rPr>
                        <w:rFonts w:ascii="Cambria Math" w:hAnsi="Cambria Math" w:cs="Arial"/>
                        <w:i/>
                        <w:szCs w:val="20"/>
                      </w:rPr>
                    </m:ctrlPr>
                  </m:dPr>
                  <m:e>
                    <m:r>
                      <w:rPr>
                        <w:rFonts w:ascii="Cambria Math" w:hAnsi="Cambria Math" w:cs="Arial"/>
                        <w:szCs w:val="20"/>
                      </w:rPr>
                      <m:t xml:space="preserve">i.e all exposures with </m:t>
                    </m:r>
                    <m:sSub>
                      <m:sSubPr>
                        <m:ctrlPr>
                          <w:rPr>
                            <w:rFonts w:ascii="Cambria Math" w:hAnsi="Cambria Math" w:cs="Arial"/>
                            <w:i/>
                            <w:szCs w:val="20"/>
                          </w:rPr>
                        </m:ctrlPr>
                      </m:sSubPr>
                      <m:e>
                        <m:r>
                          <w:rPr>
                            <w:rFonts w:ascii="Cambria Math" w:hAnsi="Cambria Math" w:cs="Arial"/>
                            <w:szCs w:val="20"/>
                          </w:rPr>
                          <m:t>v</m:t>
                        </m:r>
                      </m:e>
                      <m:sub>
                        <m:r>
                          <w:rPr>
                            <w:rFonts w:ascii="Cambria Math" w:hAnsi="Cambria Math" w:cs="Arial"/>
                            <w:szCs w:val="20"/>
                          </w:rPr>
                          <m:t>i</m:t>
                        </m:r>
                      </m:sub>
                    </m:sSub>
                    <m:r>
                      <w:rPr>
                        <w:rFonts w:ascii="Cambria Math" w:hAnsi="Cambria Math" w:cs="Arial"/>
                        <w:szCs w:val="20"/>
                      </w:rPr>
                      <m:t>=v</m:t>
                    </m:r>
                  </m:e>
                </m:d>
                <m:r>
                  <w:rPr>
                    <w:rFonts w:ascii="Cambria Math" w:hAnsi="Cambria Math" w:cs="Arial"/>
                    <w:szCs w:val="20"/>
                  </w:rPr>
                  <m:t>.</m:t>
                </m:r>
              </m:oMath>
            </m:oMathPara>
          </w:p>
          <w:p w14:paraId="193E0897" w14:textId="77777777" w:rsidR="0048251A" w:rsidRPr="0089742C" w:rsidRDefault="00000000" w:rsidP="0048251A">
            <w:pPr>
              <w:pStyle w:val="numberedparagraph"/>
              <w:numPr>
                <w:ilvl w:val="0"/>
                <w:numId w:val="0"/>
              </w:numPr>
              <w:ind w:left="720"/>
              <w:jc w:val="left"/>
              <w:rPr>
                <w:rFonts w:ascii="Arial" w:hAnsi="Arial" w:cs="Arial"/>
                <w:sz w:val="20"/>
                <w:szCs w:val="20"/>
              </w:rPr>
            </w:pPr>
            <m:oMathPara>
              <m:oMathParaPr>
                <m:jc m:val="left"/>
              </m:oMathParaPr>
              <m:oMath>
                <m:sSub>
                  <m:sSubPr>
                    <m:ctrlPr>
                      <w:rPr>
                        <w:rFonts w:ascii="Cambria Math" w:hAnsi="Cambria Math" w:cs="Arial"/>
                        <w:i/>
                        <w:sz w:val="20"/>
                        <w:szCs w:val="20"/>
                      </w:rPr>
                    </m:ctrlPr>
                  </m:sSubPr>
                  <m:e>
                    <m:r>
                      <w:rPr>
                        <w:rFonts w:ascii="Cambria Math" w:hAnsi="Cambria Math" w:cs="Arial"/>
                        <w:sz w:val="20"/>
                        <w:szCs w:val="20"/>
                      </w:rPr>
                      <m:t xml:space="preserve">Total provisions and adjustments or deductions </m:t>
                    </m:r>
                    <m:d>
                      <m:dPr>
                        <m:ctrlPr>
                          <w:rPr>
                            <w:rFonts w:ascii="Cambria Math" w:hAnsi="Cambria Math" w:cs="Arial"/>
                            <w:i/>
                            <w:sz w:val="20"/>
                            <w:szCs w:val="20"/>
                          </w:rPr>
                        </m:ctrlPr>
                      </m:dPr>
                      <m:e>
                        <m:r>
                          <w:rPr>
                            <w:rFonts w:ascii="Cambria Math" w:hAnsi="Cambria Math" w:cs="Arial"/>
                            <w:sz w:val="20"/>
                            <w:szCs w:val="20"/>
                          </w:rPr>
                          <m:t>capped</m:t>
                        </m:r>
                      </m:e>
                    </m:d>
                    <m:r>
                      <w:rPr>
                        <w:rFonts w:ascii="Cambria Math" w:hAnsi="Cambria Math" w:cs="Arial"/>
                        <w:sz w:val="20"/>
                        <w:szCs w:val="20"/>
                      </w:rPr>
                      <m:t xml:space="preserve"> for NPEs</m:t>
                    </m:r>
                  </m:e>
                  <m:sub>
                    <m:r>
                      <w:rPr>
                        <w:rFonts w:ascii="Cambria Math" w:hAnsi="Cambria Math" w:cs="Arial"/>
                        <w:sz w:val="20"/>
                        <w:szCs w:val="20"/>
                      </w:rPr>
                      <m:t>v</m:t>
                    </m:r>
                  </m:sub>
                </m:sSub>
                <m:r>
                  <w:rPr>
                    <w:rFonts w:ascii="Cambria Math" w:hAnsi="Cambria Math" w:cs="Arial"/>
                    <w:sz w:val="20"/>
                    <w:szCs w:val="20"/>
                  </w:rPr>
                  <m:t xml:space="preserve">= </m:t>
                </m:r>
                <m:nary>
                  <m:naryPr>
                    <m:chr m:val="∑"/>
                    <m:limLoc m:val="undOvr"/>
                    <m:ctrlPr>
                      <w:rPr>
                        <w:rFonts w:ascii="Cambria Math" w:hAnsi="Cambria Math" w:cs="Arial"/>
                        <w:i/>
                        <w:sz w:val="20"/>
                        <w:szCs w:val="20"/>
                      </w:rPr>
                    </m:ctrlPr>
                  </m:naryPr>
                  <m:sub>
                    <m:r>
                      <w:rPr>
                        <w:rFonts w:ascii="Cambria Math" w:hAnsi="Cambria Math" w:cs="Arial"/>
                        <w:sz w:val="20"/>
                        <w:szCs w:val="20"/>
                      </w:rPr>
                      <m:t>i</m:t>
                    </m:r>
                  </m:sub>
                  <m:sup>
                    <m:sSub>
                      <m:sSubPr>
                        <m:ctrlPr>
                          <w:rPr>
                            <w:rFonts w:ascii="Cambria Math" w:eastAsia="Times New Roman" w:hAnsi="Cambria Math" w:cs="Arial"/>
                            <w:i/>
                            <w:sz w:val="20"/>
                            <w:szCs w:val="20"/>
                            <w:lang w:val="en-GB" w:eastAsia="en-GB"/>
                          </w:rPr>
                        </m:ctrlPr>
                      </m:sSubPr>
                      <m:e>
                        <m:r>
                          <w:rPr>
                            <w:rFonts w:ascii="Cambria Math" w:hAnsi="Cambria Math" w:cs="Arial"/>
                            <w:sz w:val="20"/>
                            <w:szCs w:val="20"/>
                          </w:rPr>
                          <m:t>I</m:t>
                        </m:r>
                      </m:e>
                      <m:sub>
                        <m:r>
                          <w:rPr>
                            <w:rFonts w:ascii="Cambria Math" w:hAnsi="Cambria Math" w:cs="Arial"/>
                            <w:sz w:val="20"/>
                            <w:szCs w:val="20"/>
                          </w:rPr>
                          <m:t>v</m:t>
                        </m:r>
                      </m:sub>
                    </m:sSub>
                  </m:sup>
                  <m:e>
                    <m:sSub>
                      <m:sSubPr>
                        <m:ctrlPr>
                          <w:rPr>
                            <w:rFonts w:ascii="Cambria Math" w:hAnsi="Cambria Math" w:cs="Arial"/>
                            <w:i/>
                            <w:sz w:val="20"/>
                            <w:szCs w:val="20"/>
                          </w:rPr>
                        </m:ctrlPr>
                      </m:sSubPr>
                      <m:e>
                        <m:r>
                          <w:rPr>
                            <w:rFonts w:ascii="Cambria Math" w:hAnsi="Cambria Math" w:cs="Arial"/>
                            <w:sz w:val="20"/>
                            <w:szCs w:val="20"/>
                          </w:rPr>
                          <m:t>CC</m:t>
                        </m:r>
                        <m:ctrlPr>
                          <w:rPr>
                            <w:rFonts w:ascii="Cambria Math" w:eastAsia="Times New Roman" w:hAnsi="Cambria Math" w:cs="Arial"/>
                            <w:i/>
                            <w:sz w:val="20"/>
                            <w:szCs w:val="20"/>
                          </w:rPr>
                        </m:ctrlPr>
                      </m:e>
                      <m:sub>
                        <m:r>
                          <w:rPr>
                            <w:rFonts w:ascii="Cambria Math" w:hAnsi="Cambria Math" w:cs="Arial"/>
                            <w:sz w:val="20"/>
                            <w:szCs w:val="20"/>
                          </w:rPr>
                          <m:t>i</m:t>
                        </m:r>
                        <m:ctrlPr>
                          <w:rPr>
                            <w:rFonts w:ascii="Cambria Math" w:eastAsia="Times New Roman" w:hAnsi="Cambria Math" w:cs="Arial"/>
                            <w:i/>
                            <w:sz w:val="20"/>
                            <w:szCs w:val="20"/>
                          </w:rPr>
                        </m:ctrlPr>
                      </m:sub>
                    </m:sSub>
                  </m:e>
                </m:nary>
              </m:oMath>
            </m:oMathPara>
          </w:p>
          <w:p w14:paraId="7BDC55E1" w14:textId="77777777" w:rsidR="0048251A" w:rsidRPr="0089742C" w:rsidRDefault="0048251A" w:rsidP="0048251A">
            <w:pPr>
              <w:pStyle w:val="ECBBodyText"/>
              <w:rPr>
                <w:rFonts w:cs="Arial"/>
                <w:i/>
                <w:szCs w:val="20"/>
              </w:rPr>
            </w:pPr>
            <w:r w:rsidRPr="0089742C">
              <w:rPr>
                <w:rFonts w:cs="Arial"/>
                <w:i/>
                <w:szCs w:val="20"/>
              </w:rPr>
              <w:t xml:space="preserve">With </w:t>
            </w:r>
            <w:proofErr w:type="spellStart"/>
            <w:r w:rsidRPr="0089742C">
              <w:rPr>
                <w:rFonts w:cs="Arial"/>
                <w:i/>
                <w:szCs w:val="20"/>
              </w:rPr>
              <w:t>CC</w:t>
            </w:r>
            <w:r w:rsidRPr="0089742C">
              <w:rPr>
                <w:rFonts w:cs="Arial"/>
                <w:i/>
                <w:szCs w:val="20"/>
                <w:vertAlign w:val="subscript"/>
              </w:rPr>
              <w:t>i</w:t>
            </w:r>
            <w:proofErr w:type="spellEnd"/>
            <w:r w:rsidRPr="0089742C">
              <w:rPr>
                <w:rFonts w:cs="Arial"/>
                <w:i/>
                <w:szCs w:val="20"/>
              </w:rPr>
              <w:t xml:space="preserve"> as defined in Section II.</w:t>
            </w:r>
          </w:p>
          <w:p w14:paraId="4ED78E73" w14:textId="77777777" w:rsidR="0048251A" w:rsidRPr="0089742C" w:rsidRDefault="0048251A" w:rsidP="0048251A">
            <w:pPr>
              <w:pStyle w:val="ECBBodyText"/>
              <w:rPr>
                <w:rFonts w:cs="Arial"/>
                <w:szCs w:val="20"/>
              </w:rPr>
            </w:pPr>
            <w:r w:rsidRPr="0089742C">
              <w:rPr>
                <w:rFonts w:cs="Arial"/>
                <w:szCs w:val="20"/>
                <w:lang w:bidi="ne-NP"/>
              </w:rPr>
              <w:t>Amounts to be reported in EUR.</w:t>
            </w:r>
          </w:p>
          <w:p w14:paraId="3E80B967" w14:textId="77777777" w:rsidR="00DD1EDA" w:rsidRPr="0089742C" w:rsidRDefault="00DD1EDA" w:rsidP="002B6975">
            <w:pPr>
              <w:rPr>
                <w:rFonts w:cs="Arial"/>
                <w:szCs w:val="20"/>
              </w:rPr>
            </w:pPr>
          </w:p>
        </w:tc>
      </w:tr>
      <w:tr w:rsidR="00535C17" w:rsidRPr="0089742C" w14:paraId="78B0EF19" w14:textId="77777777" w:rsidTr="00040D4E">
        <w:tc>
          <w:tcPr>
            <w:tcW w:w="1191" w:type="dxa"/>
          </w:tcPr>
          <w:p w14:paraId="4B0D0DCF" w14:textId="77777777" w:rsidR="00535C17" w:rsidRPr="0089742C" w:rsidRDefault="001E4826" w:rsidP="00040D4E">
            <w:pPr>
              <w:rPr>
                <w:rFonts w:cs="Arial"/>
                <w:szCs w:val="20"/>
              </w:rPr>
            </w:pPr>
            <w:r w:rsidRPr="0089742C">
              <w:rPr>
                <w:rFonts w:cs="Arial"/>
                <w:szCs w:val="20"/>
              </w:rPr>
              <w:lastRenderedPageBreak/>
              <w:t>210</w:t>
            </w:r>
          </w:p>
        </w:tc>
        <w:tc>
          <w:tcPr>
            <w:tcW w:w="8845" w:type="dxa"/>
          </w:tcPr>
          <w:p w14:paraId="4ED7AB12" w14:textId="77777777" w:rsidR="00535C17" w:rsidRPr="0089742C" w:rsidRDefault="00535C17" w:rsidP="00040D4E">
            <w:pPr>
              <w:rPr>
                <w:rFonts w:cs="Arial"/>
                <w:b/>
                <w:szCs w:val="20"/>
                <w:u w:val="single"/>
              </w:rPr>
            </w:pPr>
            <w:r w:rsidRPr="0089742C">
              <w:rPr>
                <w:rFonts w:cs="Arial"/>
                <w:b/>
                <w:szCs w:val="20"/>
                <w:u w:val="single"/>
              </w:rPr>
              <w:t>Total provisions and adjustments or deductions (uncapped)</w:t>
            </w:r>
          </w:p>
          <w:p w14:paraId="42CAA875" w14:textId="77777777" w:rsidR="00535C17" w:rsidRPr="0089742C" w:rsidRDefault="00535C17" w:rsidP="00040D4E">
            <w:pPr>
              <w:rPr>
                <w:rFonts w:cs="Arial"/>
                <w:szCs w:val="20"/>
              </w:rPr>
            </w:pPr>
            <w:r w:rsidRPr="0089742C">
              <w:rPr>
                <w:rFonts w:cs="Arial"/>
                <w:szCs w:val="20"/>
              </w:rPr>
              <w:t xml:space="preserve">This row is automatically calculated as the sum of the individual rows </w:t>
            </w:r>
            <w:r w:rsidR="001E4826" w:rsidRPr="0089742C">
              <w:rPr>
                <w:rFonts w:cs="Arial"/>
                <w:szCs w:val="20"/>
              </w:rPr>
              <w:t>220</w:t>
            </w:r>
            <w:r w:rsidRPr="0089742C">
              <w:rPr>
                <w:rFonts w:cs="Arial"/>
                <w:szCs w:val="20"/>
              </w:rPr>
              <w:t xml:space="preserve"> – </w:t>
            </w:r>
            <w:r w:rsidR="001E4826" w:rsidRPr="0089742C">
              <w:rPr>
                <w:rFonts w:cs="Arial"/>
                <w:szCs w:val="20"/>
              </w:rPr>
              <w:t>270</w:t>
            </w:r>
            <w:r w:rsidRPr="0089742C">
              <w:rPr>
                <w:rFonts w:cs="Arial"/>
                <w:szCs w:val="20"/>
              </w:rPr>
              <w:t>.</w:t>
            </w:r>
          </w:p>
          <w:p w14:paraId="73AD5EF3" w14:textId="77777777" w:rsidR="00535C17" w:rsidRPr="0089742C" w:rsidRDefault="00535C17" w:rsidP="00040D4E">
            <w:pPr>
              <w:rPr>
                <w:rFonts w:cs="Arial"/>
                <w:szCs w:val="20"/>
              </w:rPr>
            </w:pPr>
            <w:r w:rsidRPr="0089742C">
              <w:rPr>
                <w:rFonts w:cs="Arial"/>
                <w:szCs w:val="20"/>
              </w:rPr>
              <w:t>This should be equal to the aggregation of ‘Total provisions and adjustments or deductions (uncapped)’ calculated at exposure level:</w:t>
            </w:r>
          </w:p>
          <w:p w14:paraId="5D20974C" w14:textId="77777777" w:rsidR="00535C17" w:rsidRPr="0089742C" w:rsidRDefault="00535C17" w:rsidP="00040D4E">
            <w:pPr>
              <w:pStyle w:val="ECBBodyText"/>
              <w:spacing w:line="240" w:lineRule="auto"/>
              <w:jc w:val="both"/>
              <w:rPr>
                <w:rFonts w:cs="Arial"/>
                <w:bCs/>
                <w:kern w:val="28"/>
                <w:szCs w:val="20"/>
              </w:rPr>
            </w:pPr>
          </w:p>
          <w:p w14:paraId="465924BD" w14:textId="77777777" w:rsidR="00535C17" w:rsidRPr="0089742C" w:rsidRDefault="00000000" w:rsidP="00040D4E">
            <w:pPr>
              <w:pStyle w:val="ECBBodyText"/>
              <w:spacing w:line="240" w:lineRule="auto"/>
              <w:jc w:val="both"/>
              <w:rPr>
                <w:rFonts w:cs="Arial"/>
                <w:szCs w:val="20"/>
              </w:rPr>
            </w:pPr>
            <m:oMathPara>
              <m:oMathParaPr>
                <m:jc m:val="left"/>
              </m:oMathParaPr>
              <m:oMath>
                <m:sSub>
                  <m:sSubPr>
                    <m:ctrlPr>
                      <w:rPr>
                        <w:rFonts w:ascii="Cambria Math" w:hAnsi="Cambria Math" w:cs="Arial"/>
                        <w:i/>
                        <w:szCs w:val="20"/>
                      </w:rPr>
                    </m:ctrlPr>
                  </m:sSubPr>
                  <m:e>
                    <m:r>
                      <w:rPr>
                        <w:rFonts w:ascii="Cambria Math" w:hAnsi="Cambria Math" w:cs="Arial"/>
                        <w:szCs w:val="20"/>
                      </w:rPr>
                      <m:t>Let I</m:t>
                    </m:r>
                  </m:e>
                  <m:sub>
                    <m:r>
                      <w:rPr>
                        <w:rFonts w:ascii="Cambria Math" w:hAnsi="Cambria Math" w:cs="Arial"/>
                        <w:szCs w:val="20"/>
                      </w:rPr>
                      <m:t>v</m:t>
                    </m:r>
                  </m:sub>
                </m:sSub>
                <m:r>
                  <w:rPr>
                    <w:rFonts w:ascii="Cambria Math" w:hAnsi="Cambria Math" w:cs="Arial"/>
                    <w:szCs w:val="20"/>
                  </w:rPr>
                  <m:t xml:space="preserve"> be the number of exposures within a given vintage bucket (i.e all exposures with </m:t>
                </m:r>
                <m:sSub>
                  <m:sSubPr>
                    <m:ctrlPr>
                      <w:rPr>
                        <w:rFonts w:ascii="Cambria Math" w:hAnsi="Cambria Math" w:cs="Arial"/>
                        <w:i/>
                        <w:szCs w:val="20"/>
                      </w:rPr>
                    </m:ctrlPr>
                  </m:sSubPr>
                  <m:e>
                    <m:r>
                      <w:rPr>
                        <w:rFonts w:ascii="Cambria Math" w:hAnsi="Cambria Math" w:cs="Arial"/>
                        <w:szCs w:val="20"/>
                      </w:rPr>
                      <m:t>v</m:t>
                    </m:r>
                  </m:e>
                  <m:sub>
                    <m:r>
                      <w:rPr>
                        <w:rFonts w:ascii="Cambria Math" w:hAnsi="Cambria Math" w:cs="Arial"/>
                        <w:szCs w:val="20"/>
                      </w:rPr>
                      <m:t>i</m:t>
                    </m:r>
                  </m:sub>
                </m:sSub>
                <m:r>
                  <w:rPr>
                    <w:rFonts w:ascii="Cambria Math" w:hAnsi="Cambria Math" w:cs="Arial"/>
                    <w:szCs w:val="20"/>
                  </w:rPr>
                  <m:t>=v)</m:t>
                </m:r>
              </m:oMath>
            </m:oMathPara>
          </w:p>
          <w:p w14:paraId="64E3303D" w14:textId="77777777" w:rsidR="00535C17" w:rsidRPr="0089742C" w:rsidRDefault="00000000" w:rsidP="00040D4E">
            <w:pPr>
              <w:pStyle w:val="numberedparagraph"/>
              <w:numPr>
                <w:ilvl w:val="0"/>
                <w:numId w:val="0"/>
              </w:numPr>
              <w:jc w:val="left"/>
              <w:rPr>
                <w:rFonts w:ascii="Arial" w:hAnsi="Arial" w:cs="Arial"/>
                <w:sz w:val="20"/>
                <w:szCs w:val="20"/>
              </w:rPr>
            </w:pPr>
            <m:oMathPara>
              <m:oMathParaPr>
                <m:jc m:val="left"/>
              </m:oMathParaPr>
              <m:oMath>
                <m:sSub>
                  <m:sSubPr>
                    <m:ctrlPr>
                      <w:rPr>
                        <w:rFonts w:ascii="Cambria Math" w:hAnsi="Cambria Math" w:cs="Arial"/>
                        <w:i/>
                        <w:sz w:val="20"/>
                        <w:szCs w:val="20"/>
                      </w:rPr>
                    </m:ctrlPr>
                  </m:sSubPr>
                  <m:e>
                    <m:r>
                      <w:rPr>
                        <w:rFonts w:ascii="Cambria Math" w:hAnsi="Cambria Math" w:cs="Arial"/>
                        <w:sz w:val="20"/>
                        <w:szCs w:val="20"/>
                      </w:rPr>
                      <m:t>Total minumum coverage expectation for NPEs</m:t>
                    </m:r>
                  </m:e>
                  <m:sub>
                    <m:r>
                      <w:rPr>
                        <w:rFonts w:ascii="Cambria Math" w:hAnsi="Cambria Math" w:cs="Arial"/>
                        <w:sz w:val="20"/>
                        <w:szCs w:val="20"/>
                      </w:rPr>
                      <m:t>v</m:t>
                    </m:r>
                  </m:sub>
                </m:sSub>
                <m:r>
                  <w:rPr>
                    <w:rFonts w:ascii="Cambria Math" w:hAnsi="Cambria Math" w:cs="Arial"/>
                    <w:sz w:val="20"/>
                    <w:szCs w:val="20"/>
                  </w:rPr>
                  <m:t xml:space="preserve">= </m:t>
                </m:r>
                <m:nary>
                  <m:naryPr>
                    <m:chr m:val="∑"/>
                    <m:limLoc m:val="undOvr"/>
                    <m:ctrlPr>
                      <w:rPr>
                        <w:rFonts w:ascii="Cambria Math" w:hAnsi="Cambria Math" w:cs="Arial"/>
                        <w:i/>
                        <w:sz w:val="20"/>
                        <w:szCs w:val="20"/>
                      </w:rPr>
                    </m:ctrlPr>
                  </m:naryPr>
                  <m:sub>
                    <m:r>
                      <w:rPr>
                        <w:rFonts w:ascii="Cambria Math" w:hAnsi="Cambria Math" w:cs="Arial"/>
                        <w:sz w:val="20"/>
                        <w:szCs w:val="20"/>
                      </w:rPr>
                      <m:t>i</m:t>
                    </m:r>
                  </m:sub>
                  <m:sup>
                    <m:sSub>
                      <m:sSubPr>
                        <m:ctrlPr>
                          <w:rPr>
                            <w:rFonts w:ascii="Cambria Math" w:eastAsia="Times New Roman" w:hAnsi="Cambria Math" w:cs="Arial"/>
                            <w:i/>
                            <w:sz w:val="20"/>
                            <w:szCs w:val="20"/>
                            <w:lang w:val="en-GB" w:eastAsia="en-GB"/>
                          </w:rPr>
                        </m:ctrlPr>
                      </m:sSubPr>
                      <m:e>
                        <m:r>
                          <w:rPr>
                            <w:rFonts w:ascii="Cambria Math" w:hAnsi="Cambria Math" w:cs="Arial"/>
                            <w:sz w:val="20"/>
                            <w:szCs w:val="20"/>
                          </w:rPr>
                          <m:t>I</m:t>
                        </m:r>
                      </m:e>
                      <m:sub>
                        <m:r>
                          <w:rPr>
                            <w:rFonts w:ascii="Cambria Math" w:hAnsi="Cambria Math" w:cs="Arial"/>
                            <w:sz w:val="20"/>
                            <w:szCs w:val="20"/>
                          </w:rPr>
                          <m:t>v</m:t>
                        </m:r>
                      </m:sub>
                    </m:sSub>
                  </m:sup>
                  <m:e>
                    <m:sSubSup>
                      <m:sSubSupPr>
                        <m:ctrlPr>
                          <w:rPr>
                            <w:rFonts w:ascii="Cambria Math" w:eastAsia="Times New Roman" w:hAnsi="Cambria Math" w:cs="Arial"/>
                            <w:i/>
                            <w:sz w:val="20"/>
                            <w:szCs w:val="20"/>
                            <w:lang w:val="en-GB" w:eastAsia="en-GB"/>
                          </w:rPr>
                        </m:ctrlPr>
                      </m:sSubSupPr>
                      <m:e>
                        <m:r>
                          <w:rPr>
                            <w:rFonts w:ascii="Cambria Math" w:hAnsi="Cambria Math" w:cs="Arial"/>
                            <w:sz w:val="20"/>
                            <w:szCs w:val="20"/>
                          </w:rPr>
                          <m:t>C</m:t>
                        </m:r>
                      </m:e>
                      <m:sub>
                        <m:r>
                          <w:rPr>
                            <w:rFonts w:ascii="Cambria Math" w:hAnsi="Cambria Math" w:cs="Arial"/>
                            <w:sz w:val="20"/>
                            <w:szCs w:val="20"/>
                          </w:rPr>
                          <m:t>i</m:t>
                        </m:r>
                      </m:sub>
                      <m:sup>
                        <m:r>
                          <w:rPr>
                            <w:rFonts w:ascii="Cambria Math" w:hAnsi="Cambria Math" w:cs="Arial"/>
                            <w:sz w:val="20"/>
                            <w:szCs w:val="20"/>
                          </w:rPr>
                          <m:t>Unsecured</m:t>
                        </m:r>
                      </m:sup>
                    </m:sSubSup>
                  </m:e>
                </m:nary>
                <m:r>
                  <w:rPr>
                    <w:rFonts w:ascii="Cambria Math" w:hAnsi="Cambria Math" w:cs="Arial"/>
                    <w:sz w:val="20"/>
                    <w:szCs w:val="20"/>
                  </w:rPr>
                  <m:t>+</m:t>
                </m:r>
                <m:nary>
                  <m:naryPr>
                    <m:chr m:val="∑"/>
                    <m:limLoc m:val="undOvr"/>
                    <m:ctrlPr>
                      <w:rPr>
                        <w:rFonts w:ascii="Cambria Math" w:hAnsi="Cambria Math" w:cs="Arial"/>
                        <w:i/>
                        <w:sz w:val="20"/>
                        <w:szCs w:val="20"/>
                      </w:rPr>
                    </m:ctrlPr>
                  </m:naryPr>
                  <m:sub>
                    <m:r>
                      <w:rPr>
                        <w:rFonts w:ascii="Cambria Math" w:hAnsi="Cambria Math" w:cs="Arial"/>
                        <w:sz w:val="20"/>
                        <w:szCs w:val="20"/>
                      </w:rPr>
                      <m:t>i</m:t>
                    </m:r>
                  </m:sub>
                  <m:sup>
                    <m:sSub>
                      <m:sSubPr>
                        <m:ctrlPr>
                          <w:rPr>
                            <w:rFonts w:ascii="Cambria Math" w:eastAsia="Times New Roman" w:hAnsi="Cambria Math" w:cs="Arial"/>
                            <w:i/>
                            <w:sz w:val="20"/>
                            <w:szCs w:val="20"/>
                            <w:lang w:val="en-GB" w:eastAsia="en-GB"/>
                          </w:rPr>
                        </m:ctrlPr>
                      </m:sSubPr>
                      <m:e>
                        <m:r>
                          <w:rPr>
                            <w:rFonts w:ascii="Cambria Math" w:hAnsi="Cambria Math" w:cs="Arial"/>
                            <w:sz w:val="20"/>
                            <w:szCs w:val="20"/>
                          </w:rPr>
                          <m:t>I</m:t>
                        </m:r>
                      </m:e>
                      <m:sub>
                        <m:r>
                          <w:rPr>
                            <w:rFonts w:ascii="Cambria Math" w:hAnsi="Cambria Math" w:cs="Arial"/>
                            <w:sz w:val="20"/>
                            <w:szCs w:val="20"/>
                          </w:rPr>
                          <m:t>v</m:t>
                        </m:r>
                      </m:sub>
                    </m:sSub>
                  </m:sup>
                  <m:e>
                    <m:sSubSup>
                      <m:sSubSupPr>
                        <m:ctrlPr>
                          <w:rPr>
                            <w:rFonts w:ascii="Cambria Math" w:eastAsia="Times New Roman" w:hAnsi="Cambria Math" w:cs="Arial"/>
                            <w:i/>
                            <w:sz w:val="20"/>
                            <w:szCs w:val="20"/>
                            <w:lang w:val="en-GB" w:eastAsia="en-GB"/>
                          </w:rPr>
                        </m:ctrlPr>
                      </m:sSubSupPr>
                      <m:e>
                        <m:r>
                          <w:rPr>
                            <w:rFonts w:ascii="Cambria Math" w:hAnsi="Cambria Math" w:cs="Arial"/>
                            <w:sz w:val="20"/>
                            <w:szCs w:val="20"/>
                          </w:rPr>
                          <m:t>C</m:t>
                        </m:r>
                      </m:e>
                      <m:sub>
                        <m:r>
                          <w:rPr>
                            <w:rFonts w:ascii="Cambria Math" w:hAnsi="Cambria Math" w:cs="Arial"/>
                            <w:sz w:val="20"/>
                            <w:szCs w:val="20"/>
                          </w:rPr>
                          <m:t>i</m:t>
                        </m:r>
                      </m:sub>
                      <m:sup>
                        <m:r>
                          <w:rPr>
                            <w:rFonts w:ascii="Cambria Math" w:hAnsi="Cambria Math" w:cs="Arial"/>
                            <w:sz w:val="20"/>
                            <w:szCs w:val="20"/>
                          </w:rPr>
                          <m:t>Secured by immovable property</m:t>
                        </m:r>
                      </m:sup>
                    </m:sSubSup>
                  </m:e>
                </m:nary>
                <m:r>
                  <w:rPr>
                    <w:rFonts w:ascii="Cambria Math" w:hAnsi="Cambria Math" w:cs="Arial"/>
                    <w:sz w:val="20"/>
                    <w:szCs w:val="20"/>
                  </w:rPr>
                  <m:t>+</m:t>
                </m:r>
                <m:nary>
                  <m:naryPr>
                    <m:chr m:val="∑"/>
                    <m:limLoc m:val="undOvr"/>
                    <m:ctrlPr>
                      <w:rPr>
                        <w:rFonts w:ascii="Cambria Math" w:hAnsi="Cambria Math" w:cs="Arial"/>
                        <w:i/>
                        <w:sz w:val="20"/>
                        <w:szCs w:val="20"/>
                      </w:rPr>
                    </m:ctrlPr>
                  </m:naryPr>
                  <m:sub>
                    <m:r>
                      <w:rPr>
                        <w:rFonts w:ascii="Cambria Math" w:hAnsi="Cambria Math" w:cs="Arial"/>
                        <w:sz w:val="20"/>
                        <w:szCs w:val="20"/>
                      </w:rPr>
                      <m:t>i</m:t>
                    </m:r>
                  </m:sub>
                  <m:sup>
                    <m:sSub>
                      <m:sSubPr>
                        <m:ctrlPr>
                          <w:rPr>
                            <w:rFonts w:ascii="Cambria Math" w:eastAsia="Times New Roman" w:hAnsi="Cambria Math" w:cs="Arial"/>
                            <w:i/>
                            <w:sz w:val="20"/>
                            <w:szCs w:val="20"/>
                            <w:lang w:val="en-GB" w:eastAsia="en-GB"/>
                          </w:rPr>
                        </m:ctrlPr>
                      </m:sSubPr>
                      <m:e>
                        <m:r>
                          <w:rPr>
                            <w:rFonts w:ascii="Cambria Math" w:hAnsi="Cambria Math" w:cs="Arial"/>
                            <w:sz w:val="20"/>
                            <w:szCs w:val="20"/>
                          </w:rPr>
                          <m:t>I</m:t>
                        </m:r>
                      </m:e>
                      <m:sub>
                        <m:r>
                          <w:rPr>
                            <w:rFonts w:ascii="Cambria Math" w:hAnsi="Cambria Math" w:cs="Arial"/>
                            <w:sz w:val="20"/>
                            <w:szCs w:val="20"/>
                          </w:rPr>
                          <m:t>v</m:t>
                        </m:r>
                      </m:sub>
                    </m:sSub>
                  </m:sup>
                  <m:e>
                    <m:sSubSup>
                      <m:sSubSupPr>
                        <m:ctrlPr>
                          <w:rPr>
                            <w:rFonts w:ascii="Cambria Math" w:eastAsia="Times New Roman" w:hAnsi="Cambria Math" w:cs="Arial"/>
                            <w:i/>
                            <w:sz w:val="20"/>
                            <w:szCs w:val="20"/>
                            <w:lang w:val="en-GB" w:eastAsia="en-GB"/>
                          </w:rPr>
                        </m:ctrlPr>
                      </m:sSubSupPr>
                      <m:e>
                        <m:r>
                          <w:rPr>
                            <w:rFonts w:ascii="Cambria Math" w:hAnsi="Cambria Math" w:cs="Arial"/>
                            <w:sz w:val="20"/>
                            <w:szCs w:val="20"/>
                          </w:rPr>
                          <m:t>C</m:t>
                        </m:r>
                      </m:e>
                      <m:sub>
                        <m:r>
                          <w:rPr>
                            <w:rFonts w:ascii="Cambria Math" w:hAnsi="Cambria Math" w:cs="Arial"/>
                            <w:sz w:val="20"/>
                            <w:szCs w:val="20"/>
                          </w:rPr>
                          <m:t>i</m:t>
                        </m:r>
                      </m:sub>
                      <m:sup>
                        <m:r>
                          <w:rPr>
                            <w:rFonts w:ascii="Cambria Math" w:hAnsi="Cambria Math" w:cs="Arial"/>
                            <w:sz w:val="20"/>
                            <w:szCs w:val="20"/>
                          </w:rPr>
                          <m:t>Secured by other funded or unfunded credit protection</m:t>
                        </m:r>
                      </m:sup>
                    </m:sSubSup>
                  </m:e>
                </m:nary>
                <m:r>
                  <w:rPr>
                    <w:rFonts w:ascii="Cambria Math" w:hAnsi="Cambria Math" w:cs="Arial"/>
                    <w:sz w:val="20"/>
                    <w:szCs w:val="20"/>
                  </w:rPr>
                  <m:t>+</m:t>
                </m:r>
                <m:nary>
                  <m:naryPr>
                    <m:chr m:val="∑"/>
                    <m:limLoc m:val="undOvr"/>
                    <m:ctrlPr>
                      <w:rPr>
                        <w:rFonts w:ascii="Cambria Math" w:hAnsi="Cambria Math" w:cs="Arial"/>
                        <w:i/>
                        <w:sz w:val="20"/>
                        <w:szCs w:val="20"/>
                      </w:rPr>
                    </m:ctrlPr>
                  </m:naryPr>
                  <m:sub>
                    <m:r>
                      <w:rPr>
                        <w:rFonts w:ascii="Cambria Math" w:hAnsi="Cambria Math" w:cs="Arial"/>
                        <w:sz w:val="20"/>
                        <w:szCs w:val="20"/>
                      </w:rPr>
                      <m:t>i</m:t>
                    </m:r>
                  </m:sub>
                  <m:sup>
                    <m:sSub>
                      <m:sSubPr>
                        <m:ctrlPr>
                          <w:rPr>
                            <w:rFonts w:ascii="Cambria Math" w:eastAsia="Times New Roman" w:hAnsi="Cambria Math" w:cs="Arial"/>
                            <w:i/>
                            <w:sz w:val="20"/>
                            <w:szCs w:val="20"/>
                            <w:lang w:val="en-GB" w:eastAsia="en-GB"/>
                          </w:rPr>
                        </m:ctrlPr>
                      </m:sSubPr>
                      <m:e>
                        <m:r>
                          <w:rPr>
                            <w:rFonts w:ascii="Cambria Math" w:hAnsi="Cambria Math" w:cs="Arial"/>
                            <w:sz w:val="20"/>
                            <w:szCs w:val="20"/>
                          </w:rPr>
                          <m:t>I</m:t>
                        </m:r>
                      </m:e>
                      <m:sub>
                        <m:r>
                          <w:rPr>
                            <w:rFonts w:ascii="Cambria Math" w:hAnsi="Cambria Math" w:cs="Arial"/>
                            <w:sz w:val="20"/>
                            <w:szCs w:val="20"/>
                          </w:rPr>
                          <m:t>v</m:t>
                        </m:r>
                      </m:sub>
                    </m:sSub>
                  </m:sup>
                  <m:e>
                    <m:sSubSup>
                      <m:sSubSupPr>
                        <m:ctrlPr>
                          <w:rPr>
                            <w:rFonts w:ascii="Cambria Math" w:eastAsia="Times New Roman" w:hAnsi="Cambria Math" w:cs="Arial"/>
                            <w:i/>
                            <w:sz w:val="20"/>
                            <w:szCs w:val="20"/>
                            <w:lang w:val="en-GB" w:eastAsia="en-GB"/>
                          </w:rPr>
                        </m:ctrlPr>
                      </m:sSubSupPr>
                      <m:e>
                        <m:r>
                          <w:rPr>
                            <w:rFonts w:ascii="Cambria Math" w:hAnsi="Cambria Math" w:cs="Arial"/>
                            <w:sz w:val="20"/>
                            <w:szCs w:val="20"/>
                          </w:rPr>
                          <m:t>C</m:t>
                        </m:r>
                      </m:e>
                      <m:sub>
                        <m:r>
                          <w:rPr>
                            <w:rFonts w:ascii="Cambria Math" w:hAnsi="Cambria Math" w:cs="Arial"/>
                            <w:sz w:val="20"/>
                            <w:szCs w:val="20"/>
                          </w:rPr>
                          <m:t>i</m:t>
                        </m:r>
                      </m:sub>
                      <m:sup>
                        <m:r>
                          <w:rPr>
                            <w:rFonts w:ascii="Cambria Math" w:hAnsi="Cambria Math" w:cs="Arial"/>
                            <w:sz w:val="20"/>
                            <w:szCs w:val="20"/>
                          </w:rPr>
                          <m:t>Guaranteed or insured by an official export cred.  agency</m:t>
                        </m:r>
                      </m:sup>
                    </m:sSubSup>
                  </m:e>
                </m:nary>
              </m:oMath>
            </m:oMathPara>
          </w:p>
          <w:p w14:paraId="7ABE7C3B" w14:textId="77777777" w:rsidR="00535C17" w:rsidRPr="0089742C" w:rsidRDefault="00535C17" w:rsidP="00040D4E">
            <w:pPr>
              <w:rPr>
                <w:rFonts w:cs="Arial"/>
                <w:szCs w:val="20"/>
              </w:rPr>
            </w:pPr>
          </w:p>
        </w:tc>
      </w:tr>
      <w:tr w:rsidR="002B6975" w:rsidRPr="0089742C" w14:paraId="469BDD1E" w14:textId="77777777" w:rsidTr="006600AC">
        <w:tc>
          <w:tcPr>
            <w:tcW w:w="1191" w:type="dxa"/>
          </w:tcPr>
          <w:p w14:paraId="36D1821A" w14:textId="77777777" w:rsidR="002B6975" w:rsidRPr="0089742C" w:rsidRDefault="001E4826" w:rsidP="002B6975">
            <w:pPr>
              <w:rPr>
                <w:rFonts w:cs="Arial"/>
                <w:szCs w:val="20"/>
              </w:rPr>
            </w:pPr>
            <w:r w:rsidRPr="0089742C">
              <w:rPr>
                <w:rFonts w:cs="Arial"/>
                <w:szCs w:val="20"/>
              </w:rPr>
              <w:t>220</w:t>
            </w:r>
          </w:p>
        </w:tc>
        <w:tc>
          <w:tcPr>
            <w:tcW w:w="8845" w:type="dxa"/>
          </w:tcPr>
          <w:p w14:paraId="1E78E834" w14:textId="77777777" w:rsidR="002B6975" w:rsidRPr="0089742C" w:rsidRDefault="002B6975" w:rsidP="002B6975">
            <w:pPr>
              <w:rPr>
                <w:rFonts w:cs="Arial"/>
                <w:b/>
                <w:szCs w:val="20"/>
                <w:u w:val="single"/>
              </w:rPr>
            </w:pPr>
            <w:r w:rsidRPr="0089742C">
              <w:rPr>
                <w:rFonts w:cs="Arial"/>
                <w:b/>
                <w:szCs w:val="20"/>
                <w:u w:val="single"/>
              </w:rPr>
              <w:t>Specific credit risk adjustments</w:t>
            </w:r>
          </w:p>
          <w:p w14:paraId="1F70D4AE" w14:textId="77777777" w:rsidR="002B6975" w:rsidRPr="0089742C" w:rsidRDefault="002B6975" w:rsidP="002B6975">
            <w:pPr>
              <w:rPr>
                <w:rFonts w:cs="Arial"/>
                <w:b/>
                <w:szCs w:val="20"/>
                <w:u w:val="single"/>
              </w:rPr>
            </w:pPr>
            <w:r w:rsidRPr="0089742C">
              <w:rPr>
                <w:rFonts w:cs="Arial"/>
                <w:szCs w:val="20"/>
                <w:lang w:bidi="ne-NP"/>
              </w:rPr>
              <w:t>Point (b)(i) of Article 47</w:t>
            </w:r>
            <w:proofErr w:type="gramStart"/>
            <w:r w:rsidRPr="0089742C">
              <w:rPr>
                <w:rFonts w:cs="Arial"/>
                <w:szCs w:val="20"/>
                <w:lang w:bidi="ne-NP"/>
              </w:rPr>
              <w:t>c(</w:t>
            </w:r>
            <w:proofErr w:type="gramEnd"/>
            <w:r w:rsidRPr="0089742C">
              <w:rPr>
                <w:rFonts w:cs="Arial"/>
                <w:szCs w:val="20"/>
                <w:lang w:bidi="ne-NP"/>
              </w:rPr>
              <w:t>1) of the CRR.</w:t>
            </w:r>
            <w:r w:rsidR="00436E6A" w:rsidRPr="0089742C">
              <w:rPr>
                <w:rFonts w:cs="Arial"/>
                <w:szCs w:val="20"/>
                <w:lang w:bidi="ne-NP"/>
              </w:rPr>
              <w:t xml:space="preserve"> Amounts to be reported</w:t>
            </w:r>
            <w:r w:rsidR="0048251A" w:rsidRPr="0089742C">
              <w:rPr>
                <w:rFonts w:cs="Arial"/>
                <w:szCs w:val="20"/>
                <w:lang w:bidi="ne-NP"/>
              </w:rPr>
              <w:t xml:space="preserve"> in EUR</w:t>
            </w:r>
            <w:r w:rsidR="00436E6A" w:rsidRPr="0089742C">
              <w:rPr>
                <w:rFonts w:cs="Arial"/>
                <w:szCs w:val="20"/>
                <w:lang w:bidi="ne-NP"/>
              </w:rPr>
              <w:t xml:space="preserve"> with a positive sign.</w:t>
            </w:r>
          </w:p>
        </w:tc>
      </w:tr>
      <w:tr w:rsidR="002B6975" w:rsidRPr="0089742C" w14:paraId="00A08D50" w14:textId="77777777" w:rsidTr="006600AC">
        <w:tc>
          <w:tcPr>
            <w:tcW w:w="1191" w:type="dxa"/>
          </w:tcPr>
          <w:p w14:paraId="647EB3CB" w14:textId="77777777" w:rsidR="002B6975" w:rsidRPr="0089742C" w:rsidRDefault="001E4826" w:rsidP="002B6975">
            <w:pPr>
              <w:rPr>
                <w:rFonts w:cs="Arial"/>
                <w:szCs w:val="20"/>
              </w:rPr>
            </w:pPr>
            <w:r w:rsidRPr="0089742C">
              <w:rPr>
                <w:rFonts w:cs="Arial"/>
                <w:szCs w:val="20"/>
              </w:rPr>
              <w:t>230</w:t>
            </w:r>
          </w:p>
        </w:tc>
        <w:tc>
          <w:tcPr>
            <w:tcW w:w="8845" w:type="dxa"/>
          </w:tcPr>
          <w:p w14:paraId="6BC4622A" w14:textId="77777777" w:rsidR="002B6975" w:rsidRPr="0089742C" w:rsidRDefault="002B6975" w:rsidP="002B6975">
            <w:pPr>
              <w:rPr>
                <w:rFonts w:cs="Arial"/>
                <w:b/>
                <w:szCs w:val="20"/>
                <w:u w:val="single"/>
              </w:rPr>
            </w:pPr>
            <w:r w:rsidRPr="0089742C">
              <w:rPr>
                <w:rFonts w:cs="Arial"/>
                <w:b/>
                <w:szCs w:val="20"/>
                <w:u w:val="single"/>
              </w:rPr>
              <w:t>Additional valuation adjustments</w:t>
            </w:r>
          </w:p>
          <w:p w14:paraId="67F6C2EB" w14:textId="77777777" w:rsidR="002B6975" w:rsidRPr="0089742C" w:rsidRDefault="002B6975" w:rsidP="002B6975">
            <w:pPr>
              <w:rPr>
                <w:rFonts w:cs="Arial"/>
                <w:b/>
                <w:szCs w:val="20"/>
                <w:u w:val="single"/>
              </w:rPr>
            </w:pPr>
            <w:r w:rsidRPr="0089742C">
              <w:rPr>
                <w:rFonts w:cs="Arial"/>
                <w:szCs w:val="20"/>
                <w:lang w:bidi="ne-NP"/>
              </w:rPr>
              <w:t>Point (b)(ii) of Article 47</w:t>
            </w:r>
            <w:proofErr w:type="gramStart"/>
            <w:r w:rsidRPr="0089742C">
              <w:rPr>
                <w:rFonts w:cs="Arial"/>
                <w:szCs w:val="20"/>
                <w:lang w:bidi="ne-NP"/>
              </w:rPr>
              <w:t>c(</w:t>
            </w:r>
            <w:proofErr w:type="gramEnd"/>
            <w:r w:rsidRPr="0089742C">
              <w:rPr>
                <w:rFonts w:cs="Arial"/>
                <w:szCs w:val="20"/>
                <w:lang w:bidi="ne-NP"/>
              </w:rPr>
              <w:t>1) of the CRR.</w:t>
            </w:r>
            <w:r w:rsidR="00436E6A" w:rsidRPr="0089742C">
              <w:rPr>
                <w:rFonts w:cs="Arial"/>
                <w:szCs w:val="20"/>
                <w:lang w:bidi="ne-NP"/>
              </w:rPr>
              <w:t xml:space="preserve"> Amounts to be reported</w:t>
            </w:r>
            <w:r w:rsidR="0048251A" w:rsidRPr="0089742C">
              <w:rPr>
                <w:rFonts w:cs="Arial"/>
                <w:szCs w:val="20"/>
                <w:lang w:bidi="ne-NP"/>
              </w:rPr>
              <w:t xml:space="preserve"> in EUR</w:t>
            </w:r>
            <w:r w:rsidR="00436E6A" w:rsidRPr="0089742C">
              <w:rPr>
                <w:rFonts w:cs="Arial"/>
                <w:szCs w:val="20"/>
                <w:lang w:bidi="ne-NP"/>
              </w:rPr>
              <w:t xml:space="preserve"> with a positive sign.</w:t>
            </w:r>
          </w:p>
        </w:tc>
      </w:tr>
      <w:tr w:rsidR="002B6975" w:rsidRPr="0089742C" w14:paraId="08797A3B" w14:textId="77777777" w:rsidTr="006600AC">
        <w:tc>
          <w:tcPr>
            <w:tcW w:w="1191" w:type="dxa"/>
          </w:tcPr>
          <w:p w14:paraId="2A59E4AB" w14:textId="77777777" w:rsidR="002B6975" w:rsidRPr="0089742C" w:rsidRDefault="001E4826" w:rsidP="002B6975">
            <w:pPr>
              <w:rPr>
                <w:rFonts w:cs="Arial"/>
                <w:szCs w:val="20"/>
              </w:rPr>
            </w:pPr>
            <w:r w:rsidRPr="0089742C">
              <w:rPr>
                <w:rFonts w:cs="Arial"/>
                <w:szCs w:val="20"/>
              </w:rPr>
              <w:t>240</w:t>
            </w:r>
          </w:p>
        </w:tc>
        <w:tc>
          <w:tcPr>
            <w:tcW w:w="8845" w:type="dxa"/>
          </w:tcPr>
          <w:p w14:paraId="55A64D36" w14:textId="77777777" w:rsidR="002B6975" w:rsidRPr="0089742C" w:rsidRDefault="002B6975" w:rsidP="002B6975">
            <w:pPr>
              <w:rPr>
                <w:rFonts w:cs="Arial"/>
                <w:b/>
                <w:szCs w:val="20"/>
                <w:u w:val="single"/>
              </w:rPr>
            </w:pPr>
            <w:r w:rsidRPr="0089742C">
              <w:rPr>
                <w:rFonts w:cs="Arial"/>
                <w:b/>
                <w:szCs w:val="20"/>
                <w:u w:val="single"/>
              </w:rPr>
              <w:t>Other own funds deductions</w:t>
            </w:r>
          </w:p>
          <w:p w14:paraId="67ECF4D5" w14:textId="32BAF329" w:rsidR="002B6975" w:rsidRPr="0089742C" w:rsidRDefault="002B6975" w:rsidP="002B6975">
            <w:pPr>
              <w:rPr>
                <w:rFonts w:cs="Arial"/>
                <w:b/>
                <w:szCs w:val="20"/>
                <w:u w:val="single"/>
              </w:rPr>
            </w:pPr>
            <w:r w:rsidRPr="0089742C">
              <w:rPr>
                <w:rFonts w:cs="Arial"/>
                <w:szCs w:val="20"/>
                <w:lang w:bidi="ne-NP"/>
              </w:rPr>
              <w:t>Point (b)(iii) of Article 47</w:t>
            </w:r>
            <w:proofErr w:type="gramStart"/>
            <w:r w:rsidRPr="0089742C">
              <w:rPr>
                <w:rFonts w:cs="Arial"/>
                <w:szCs w:val="20"/>
                <w:lang w:bidi="ne-NP"/>
              </w:rPr>
              <w:t>c(</w:t>
            </w:r>
            <w:proofErr w:type="gramEnd"/>
            <w:r w:rsidRPr="0089742C">
              <w:rPr>
                <w:rFonts w:cs="Arial"/>
                <w:szCs w:val="20"/>
                <w:lang w:bidi="ne-NP"/>
              </w:rPr>
              <w:t>1) of the CRR.</w:t>
            </w:r>
            <w:r w:rsidR="00436E6A" w:rsidRPr="0089742C">
              <w:rPr>
                <w:rFonts w:cs="Arial"/>
                <w:szCs w:val="20"/>
                <w:lang w:bidi="ne-NP"/>
              </w:rPr>
              <w:t xml:space="preserve"> Amounts to be reported </w:t>
            </w:r>
            <w:r w:rsidR="0048251A" w:rsidRPr="0089742C">
              <w:rPr>
                <w:rFonts w:cs="Arial"/>
                <w:szCs w:val="20"/>
                <w:lang w:bidi="ne-NP"/>
              </w:rPr>
              <w:t xml:space="preserve">in EUR </w:t>
            </w:r>
            <w:r w:rsidR="00436E6A" w:rsidRPr="0089742C">
              <w:rPr>
                <w:rFonts w:cs="Arial"/>
                <w:szCs w:val="20"/>
                <w:lang w:bidi="ne-NP"/>
              </w:rPr>
              <w:t>with a positive sign.</w:t>
            </w:r>
            <w:r w:rsidR="00A2162D" w:rsidRPr="0089742C">
              <w:rPr>
                <w:rFonts w:cs="Arial"/>
                <w:szCs w:val="20"/>
                <w:lang w:bidi="ne-NP"/>
              </w:rPr>
              <w:t xml:space="preserve"> Any voluntary CET1 deductions related to the NPEs subject to the ECB coverage expectations should </w:t>
            </w:r>
            <w:r w:rsidR="00A2162D" w:rsidRPr="0089742C">
              <w:rPr>
                <w:rFonts w:cs="Arial"/>
                <w:szCs w:val="20"/>
                <w:lang w:bidi="ne-NP"/>
              </w:rPr>
              <w:lastRenderedPageBreak/>
              <w:t>be reported in row 240. For the avoidance of doubt, it is not sufficient to report them only in C.01.00 Row 524.</w:t>
            </w:r>
          </w:p>
        </w:tc>
      </w:tr>
      <w:tr w:rsidR="002B6975" w:rsidRPr="0089742C" w14:paraId="4867B62E" w14:textId="77777777" w:rsidTr="006600AC">
        <w:tc>
          <w:tcPr>
            <w:tcW w:w="1191" w:type="dxa"/>
          </w:tcPr>
          <w:p w14:paraId="3752DDA9" w14:textId="77777777" w:rsidR="002B6975" w:rsidRPr="0089742C" w:rsidRDefault="001E4826" w:rsidP="002B6975">
            <w:pPr>
              <w:rPr>
                <w:rFonts w:cs="Arial"/>
                <w:szCs w:val="20"/>
              </w:rPr>
            </w:pPr>
            <w:r w:rsidRPr="0089742C">
              <w:rPr>
                <w:rFonts w:cs="Arial"/>
                <w:szCs w:val="20"/>
              </w:rPr>
              <w:lastRenderedPageBreak/>
              <w:t>250</w:t>
            </w:r>
          </w:p>
        </w:tc>
        <w:tc>
          <w:tcPr>
            <w:tcW w:w="8845" w:type="dxa"/>
          </w:tcPr>
          <w:p w14:paraId="010E6707" w14:textId="77777777" w:rsidR="002B6975" w:rsidRPr="0089742C" w:rsidRDefault="002B6975" w:rsidP="002B6975">
            <w:pPr>
              <w:rPr>
                <w:rFonts w:cs="Arial"/>
                <w:b/>
                <w:szCs w:val="20"/>
                <w:u w:val="single"/>
              </w:rPr>
            </w:pPr>
            <w:r w:rsidRPr="0089742C">
              <w:rPr>
                <w:rFonts w:cs="Arial"/>
                <w:b/>
                <w:szCs w:val="20"/>
                <w:u w:val="single"/>
              </w:rPr>
              <w:t>IRB Shortfall</w:t>
            </w:r>
          </w:p>
          <w:p w14:paraId="209327B9" w14:textId="77777777" w:rsidR="002B6975" w:rsidRPr="0089742C" w:rsidRDefault="002B6975" w:rsidP="002B6975">
            <w:pPr>
              <w:rPr>
                <w:rFonts w:cs="Arial"/>
                <w:b/>
                <w:szCs w:val="20"/>
                <w:u w:val="single"/>
              </w:rPr>
            </w:pPr>
            <w:r w:rsidRPr="0089742C">
              <w:rPr>
                <w:rFonts w:cs="Arial"/>
                <w:szCs w:val="20"/>
                <w:lang w:bidi="ne-NP"/>
              </w:rPr>
              <w:t>Point (b)(iv) of Article 47</w:t>
            </w:r>
            <w:proofErr w:type="gramStart"/>
            <w:r w:rsidRPr="0089742C">
              <w:rPr>
                <w:rFonts w:cs="Arial"/>
                <w:szCs w:val="20"/>
                <w:lang w:bidi="ne-NP"/>
              </w:rPr>
              <w:t>c(</w:t>
            </w:r>
            <w:proofErr w:type="gramEnd"/>
            <w:r w:rsidRPr="0089742C">
              <w:rPr>
                <w:rFonts w:cs="Arial"/>
                <w:szCs w:val="20"/>
                <w:lang w:bidi="ne-NP"/>
              </w:rPr>
              <w:t>1) of the CRR.</w:t>
            </w:r>
            <w:r w:rsidR="00436E6A" w:rsidRPr="0089742C">
              <w:rPr>
                <w:rFonts w:cs="Arial"/>
                <w:szCs w:val="20"/>
                <w:lang w:bidi="ne-NP"/>
              </w:rPr>
              <w:t xml:space="preserve"> Amounts to be reported </w:t>
            </w:r>
            <w:r w:rsidR="0048251A" w:rsidRPr="0089742C">
              <w:rPr>
                <w:rFonts w:cs="Arial"/>
                <w:szCs w:val="20"/>
                <w:lang w:bidi="ne-NP"/>
              </w:rPr>
              <w:t xml:space="preserve">in EUR </w:t>
            </w:r>
            <w:r w:rsidR="00436E6A" w:rsidRPr="0089742C">
              <w:rPr>
                <w:rFonts w:cs="Arial"/>
                <w:szCs w:val="20"/>
                <w:lang w:bidi="ne-NP"/>
              </w:rPr>
              <w:t>with a positive sign.</w:t>
            </w:r>
          </w:p>
        </w:tc>
      </w:tr>
      <w:tr w:rsidR="002B6975" w:rsidRPr="0089742C" w14:paraId="1B6A40D3" w14:textId="77777777" w:rsidTr="006600AC">
        <w:tc>
          <w:tcPr>
            <w:tcW w:w="1191" w:type="dxa"/>
          </w:tcPr>
          <w:p w14:paraId="4DC4DD1D" w14:textId="77777777" w:rsidR="002B6975" w:rsidRPr="0089742C" w:rsidRDefault="001E4826" w:rsidP="002B6975">
            <w:pPr>
              <w:rPr>
                <w:rFonts w:cs="Arial"/>
                <w:szCs w:val="20"/>
              </w:rPr>
            </w:pPr>
            <w:r w:rsidRPr="0089742C">
              <w:rPr>
                <w:rFonts w:cs="Arial"/>
                <w:szCs w:val="20"/>
              </w:rPr>
              <w:t>260</w:t>
            </w:r>
          </w:p>
        </w:tc>
        <w:tc>
          <w:tcPr>
            <w:tcW w:w="8845" w:type="dxa"/>
          </w:tcPr>
          <w:p w14:paraId="14636DF7" w14:textId="77777777" w:rsidR="002B6975" w:rsidRPr="0089742C" w:rsidRDefault="002B6975" w:rsidP="002B6975">
            <w:pPr>
              <w:rPr>
                <w:rFonts w:cs="Arial"/>
                <w:b/>
                <w:szCs w:val="20"/>
                <w:u w:val="single"/>
              </w:rPr>
            </w:pPr>
            <w:r w:rsidRPr="0089742C">
              <w:rPr>
                <w:rFonts w:cs="Arial"/>
                <w:b/>
                <w:szCs w:val="20"/>
                <w:u w:val="single"/>
              </w:rPr>
              <w:t>The difference between the purchase price and the amount owed by the debtor</w:t>
            </w:r>
          </w:p>
          <w:p w14:paraId="457E5AB2" w14:textId="77777777" w:rsidR="002B6975" w:rsidRPr="0089742C" w:rsidRDefault="002B6975" w:rsidP="002B6975">
            <w:pPr>
              <w:rPr>
                <w:rFonts w:cs="Arial"/>
                <w:b/>
                <w:szCs w:val="20"/>
                <w:u w:val="single"/>
              </w:rPr>
            </w:pPr>
            <w:r w:rsidRPr="0089742C">
              <w:rPr>
                <w:rFonts w:cs="Arial"/>
                <w:szCs w:val="20"/>
                <w:lang w:bidi="ne-NP"/>
              </w:rPr>
              <w:t>Point (b)(v) of Article 47</w:t>
            </w:r>
            <w:proofErr w:type="gramStart"/>
            <w:r w:rsidRPr="0089742C">
              <w:rPr>
                <w:rFonts w:cs="Arial"/>
                <w:szCs w:val="20"/>
                <w:lang w:bidi="ne-NP"/>
              </w:rPr>
              <w:t>c(</w:t>
            </w:r>
            <w:proofErr w:type="gramEnd"/>
            <w:r w:rsidRPr="0089742C">
              <w:rPr>
                <w:rFonts w:cs="Arial"/>
                <w:szCs w:val="20"/>
                <w:lang w:bidi="ne-NP"/>
              </w:rPr>
              <w:t>1) of the CRR.</w:t>
            </w:r>
            <w:r w:rsidR="00436E6A" w:rsidRPr="0089742C">
              <w:rPr>
                <w:rFonts w:cs="Arial"/>
                <w:szCs w:val="20"/>
                <w:lang w:bidi="ne-NP"/>
              </w:rPr>
              <w:t xml:space="preserve"> Amounts to be reported </w:t>
            </w:r>
            <w:r w:rsidR="0048251A" w:rsidRPr="0089742C">
              <w:rPr>
                <w:rFonts w:cs="Arial"/>
                <w:szCs w:val="20"/>
                <w:lang w:bidi="ne-NP"/>
              </w:rPr>
              <w:t xml:space="preserve">in EUR </w:t>
            </w:r>
            <w:r w:rsidR="00436E6A" w:rsidRPr="0089742C">
              <w:rPr>
                <w:rFonts w:cs="Arial"/>
                <w:szCs w:val="20"/>
                <w:lang w:bidi="ne-NP"/>
              </w:rPr>
              <w:t>with a positive sign.</w:t>
            </w:r>
          </w:p>
        </w:tc>
      </w:tr>
      <w:tr w:rsidR="002B6975" w:rsidRPr="0089742C" w14:paraId="0725B8FA" w14:textId="77777777" w:rsidTr="006600AC">
        <w:tc>
          <w:tcPr>
            <w:tcW w:w="1191" w:type="dxa"/>
          </w:tcPr>
          <w:p w14:paraId="5645902E" w14:textId="77777777" w:rsidR="002B6975" w:rsidRPr="0089742C" w:rsidRDefault="001E4826" w:rsidP="002B6975">
            <w:pPr>
              <w:rPr>
                <w:rFonts w:cs="Arial"/>
                <w:szCs w:val="20"/>
              </w:rPr>
            </w:pPr>
            <w:r w:rsidRPr="0089742C">
              <w:rPr>
                <w:rFonts w:cs="Arial"/>
                <w:szCs w:val="20"/>
              </w:rPr>
              <w:t>270</w:t>
            </w:r>
          </w:p>
        </w:tc>
        <w:tc>
          <w:tcPr>
            <w:tcW w:w="8845" w:type="dxa"/>
          </w:tcPr>
          <w:p w14:paraId="45B91106" w14:textId="77777777" w:rsidR="002B6975" w:rsidRPr="0089742C" w:rsidRDefault="002B6975" w:rsidP="002B6975">
            <w:pPr>
              <w:rPr>
                <w:rFonts w:cs="Arial"/>
                <w:b/>
                <w:szCs w:val="20"/>
                <w:u w:val="single"/>
              </w:rPr>
            </w:pPr>
            <w:r w:rsidRPr="0089742C">
              <w:rPr>
                <w:rFonts w:cs="Arial"/>
                <w:b/>
                <w:szCs w:val="20"/>
                <w:u w:val="single"/>
              </w:rPr>
              <w:t>Partial amounts written-off</w:t>
            </w:r>
          </w:p>
          <w:p w14:paraId="67CEE4A0" w14:textId="77777777" w:rsidR="002B6975" w:rsidRPr="0089742C" w:rsidRDefault="002B6975" w:rsidP="002B6975">
            <w:pPr>
              <w:rPr>
                <w:rFonts w:cs="Arial"/>
                <w:b/>
                <w:szCs w:val="20"/>
                <w:u w:val="single"/>
              </w:rPr>
            </w:pPr>
            <w:r w:rsidRPr="0089742C">
              <w:rPr>
                <w:rFonts w:cs="Arial"/>
                <w:szCs w:val="20"/>
                <w:lang w:bidi="ne-NP"/>
              </w:rPr>
              <w:t>Point (b)(vi) of Article 47</w:t>
            </w:r>
            <w:proofErr w:type="gramStart"/>
            <w:r w:rsidRPr="0089742C">
              <w:rPr>
                <w:rFonts w:cs="Arial"/>
                <w:szCs w:val="20"/>
                <w:lang w:bidi="ne-NP"/>
              </w:rPr>
              <w:t>c(</w:t>
            </w:r>
            <w:proofErr w:type="gramEnd"/>
            <w:r w:rsidRPr="0089742C">
              <w:rPr>
                <w:rFonts w:cs="Arial"/>
                <w:szCs w:val="20"/>
                <w:lang w:bidi="ne-NP"/>
              </w:rPr>
              <w:t>1) of the CRR.</w:t>
            </w:r>
            <w:r w:rsidR="00436E6A" w:rsidRPr="0089742C">
              <w:rPr>
                <w:rFonts w:cs="Arial"/>
                <w:szCs w:val="20"/>
                <w:lang w:bidi="ne-NP"/>
              </w:rPr>
              <w:t xml:space="preserve"> Amounts to be reported </w:t>
            </w:r>
            <w:r w:rsidR="0048251A" w:rsidRPr="0089742C">
              <w:rPr>
                <w:rFonts w:cs="Arial"/>
                <w:szCs w:val="20"/>
                <w:lang w:bidi="ne-NP"/>
              </w:rPr>
              <w:t xml:space="preserve">in EUR </w:t>
            </w:r>
            <w:r w:rsidR="00436E6A" w:rsidRPr="0089742C">
              <w:rPr>
                <w:rFonts w:cs="Arial"/>
                <w:szCs w:val="20"/>
                <w:lang w:bidi="ne-NP"/>
              </w:rPr>
              <w:t>with a positive sign.</w:t>
            </w:r>
          </w:p>
        </w:tc>
      </w:tr>
      <w:tr w:rsidR="00535C17" w:rsidRPr="0089742C" w14:paraId="17B4908B" w14:textId="77777777" w:rsidTr="00040D4E">
        <w:tc>
          <w:tcPr>
            <w:tcW w:w="1191" w:type="dxa"/>
          </w:tcPr>
          <w:p w14:paraId="4D36030B" w14:textId="77777777" w:rsidR="00535C17" w:rsidRPr="0089742C" w:rsidRDefault="001E4826" w:rsidP="00040D4E">
            <w:pPr>
              <w:rPr>
                <w:rFonts w:cs="Arial"/>
                <w:szCs w:val="20"/>
              </w:rPr>
            </w:pPr>
            <w:r w:rsidRPr="0089742C">
              <w:rPr>
                <w:rFonts w:cs="Arial"/>
                <w:szCs w:val="20"/>
              </w:rPr>
              <w:t>280</w:t>
            </w:r>
          </w:p>
        </w:tc>
        <w:tc>
          <w:tcPr>
            <w:tcW w:w="8845" w:type="dxa"/>
          </w:tcPr>
          <w:p w14:paraId="2C1FADFD" w14:textId="77777777" w:rsidR="00535C17" w:rsidRPr="0089742C" w:rsidRDefault="001E4826" w:rsidP="00040D4E">
            <w:pPr>
              <w:rPr>
                <w:rFonts w:cs="Arial"/>
                <w:b/>
                <w:szCs w:val="20"/>
                <w:u w:val="single"/>
              </w:rPr>
            </w:pPr>
            <w:r w:rsidRPr="0089742C">
              <w:rPr>
                <w:rFonts w:cs="Arial"/>
                <w:b/>
                <w:szCs w:val="20"/>
                <w:u w:val="single"/>
              </w:rPr>
              <w:t xml:space="preserve">Of which: </w:t>
            </w:r>
            <w:r w:rsidR="00535C17" w:rsidRPr="0089742C">
              <w:rPr>
                <w:rFonts w:cs="Arial"/>
                <w:b/>
                <w:szCs w:val="20"/>
                <w:u w:val="single"/>
              </w:rPr>
              <w:t xml:space="preserve">Unsecured </w:t>
            </w:r>
          </w:p>
          <w:p w14:paraId="56629974" w14:textId="77777777" w:rsidR="00535C17" w:rsidRPr="0089742C" w:rsidRDefault="00535C17" w:rsidP="00040D4E">
            <w:pPr>
              <w:rPr>
                <w:rFonts w:cs="Arial"/>
                <w:szCs w:val="20"/>
              </w:rPr>
            </w:pPr>
            <w:r w:rsidRPr="0089742C">
              <w:rPr>
                <w:rFonts w:cs="Arial"/>
                <w:szCs w:val="20"/>
              </w:rPr>
              <w:t>The value to be reported is the aggregation of the individual values of ‘Provisions and adjustments or deductions (</w:t>
            </w:r>
            <w:r w:rsidR="001E4826" w:rsidRPr="0089742C">
              <w:rPr>
                <w:rFonts w:cs="Arial"/>
                <w:szCs w:val="20"/>
              </w:rPr>
              <w:t>un</w:t>
            </w:r>
            <w:r w:rsidRPr="0089742C">
              <w:rPr>
                <w:rFonts w:cs="Arial"/>
                <w:szCs w:val="20"/>
              </w:rPr>
              <w:t>capped)’ from all unsecured parts of NPEs:</w:t>
            </w:r>
          </w:p>
          <w:p w14:paraId="1FA5C91D" w14:textId="77777777" w:rsidR="00535C17" w:rsidRPr="0089742C" w:rsidRDefault="00535C17" w:rsidP="00040D4E">
            <w:pPr>
              <w:rPr>
                <w:rFonts w:cs="Arial"/>
                <w:szCs w:val="20"/>
              </w:rPr>
            </w:pPr>
          </w:p>
          <w:p w14:paraId="36212C70" w14:textId="77777777" w:rsidR="00535C17" w:rsidRPr="0089742C" w:rsidRDefault="00000000" w:rsidP="00040D4E">
            <w:pPr>
              <w:pStyle w:val="ECBBodyText"/>
              <w:spacing w:line="240" w:lineRule="auto"/>
              <w:jc w:val="both"/>
              <w:rPr>
                <w:rFonts w:cs="Arial"/>
                <w:szCs w:val="20"/>
              </w:rPr>
            </w:pPr>
            <m:oMathPara>
              <m:oMathParaPr>
                <m:jc m:val="left"/>
              </m:oMathParaPr>
              <m:oMath>
                <m:sSub>
                  <m:sSubPr>
                    <m:ctrlPr>
                      <w:rPr>
                        <w:rFonts w:ascii="Cambria Math" w:hAnsi="Cambria Math" w:cs="Arial"/>
                        <w:i/>
                        <w:szCs w:val="20"/>
                      </w:rPr>
                    </m:ctrlPr>
                  </m:sSubPr>
                  <m:e>
                    <m:r>
                      <w:rPr>
                        <w:rFonts w:ascii="Cambria Math" w:hAnsi="Cambria Math" w:cs="Arial"/>
                        <w:szCs w:val="20"/>
                      </w:rPr>
                      <m:t>Let I</m:t>
                    </m:r>
                  </m:e>
                  <m:sub>
                    <m:r>
                      <w:rPr>
                        <w:rFonts w:ascii="Cambria Math" w:hAnsi="Cambria Math" w:cs="Arial"/>
                        <w:szCs w:val="20"/>
                      </w:rPr>
                      <m:t xml:space="preserve">v </m:t>
                    </m:r>
                  </m:sub>
                </m:sSub>
                <m:r>
                  <w:rPr>
                    <w:rFonts w:ascii="Cambria Math" w:hAnsi="Cambria Math" w:cs="Arial"/>
                    <w:szCs w:val="20"/>
                  </w:rPr>
                  <m:t xml:space="preserve">be the number of within a given vintage bucket (i.e all exposures with </m:t>
                </m:r>
                <m:sSub>
                  <m:sSubPr>
                    <m:ctrlPr>
                      <w:rPr>
                        <w:rFonts w:ascii="Cambria Math" w:hAnsi="Cambria Math" w:cs="Arial"/>
                        <w:i/>
                        <w:szCs w:val="20"/>
                      </w:rPr>
                    </m:ctrlPr>
                  </m:sSubPr>
                  <m:e>
                    <m:r>
                      <w:rPr>
                        <w:rFonts w:ascii="Cambria Math" w:hAnsi="Cambria Math" w:cs="Arial"/>
                        <w:szCs w:val="20"/>
                      </w:rPr>
                      <m:t>v</m:t>
                    </m:r>
                  </m:e>
                  <m:sub>
                    <m:r>
                      <w:rPr>
                        <w:rFonts w:ascii="Cambria Math" w:hAnsi="Cambria Math" w:cs="Arial"/>
                        <w:szCs w:val="20"/>
                      </w:rPr>
                      <m:t>i</m:t>
                    </m:r>
                  </m:sub>
                </m:sSub>
                <m:r>
                  <w:rPr>
                    <w:rFonts w:ascii="Cambria Math" w:hAnsi="Cambria Math" w:cs="Arial"/>
                    <w:szCs w:val="20"/>
                  </w:rPr>
                  <m:t>=v)</m:t>
                </m:r>
              </m:oMath>
            </m:oMathPara>
          </w:p>
          <w:p w14:paraId="31B2826E" w14:textId="77777777" w:rsidR="00535C17" w:rsidRPr="0089742C" w:rsidRDefault="00000000" w:rsidP="00040D4E">
            <w:pPr>
              <w:rPr>
                <w:rFonts w:cs="Arial"/>
                <w:color w:val="FF0000"/>
                <w:szCs w:val="20"/>
              </w:rPr>
            </w:pPr>
            <m:oMathPara>
              <m:oMath>
                <m:nary>
                  <m:naryPr>
                    <m:chr m:val="∑"/>
                    <m:limLoc m:val="undOvr"/>
                    <m:ctrlPr>
                      <w:rPr>
                        <w:rFonts w:ascii="Cambria Math" w:hAnsi="Cambria Math" w:cs="Arial"/>
                        <w:i/>
                        <w:szCs w:val="20"/>
                      </w:rPr>
                    </m:ctrlPr>
                  </m:naryPr>
                  <m:sub>
                    <m:r>
                      <w:rPr>
                        <w:rFonts w:ascii="Cambria Math" w:hAnsi="Cambria Math" w:cs="Arial"/>
                        <w:szCs w:val="20"/>
                      </w:rPr>
                      <m:t>i</m:t>
                    </m:r>
                  </m:sub>
                  <m:sup>
                    <m:sSub>
                      <m:sSubPr>
                        <m:ctrlPr>
                          <w:rPr>
                            <w:rFonts w:ascii="Cambria Math" w:hAnsi="Cambria Math" w:cs="Arial"/>
                            <w:i/>
                            <w:szCs w:val="20"/>
                          </w:rPr>
                        </m:ctrlPr>
                      </m:sSubPr>
                      <m:e>
                        <m:r>
                          <w:rPr>
                            <w:rFonts w:ascii="Cambria Math" w:hAnsi="Cambria Math" w:cs="Arial"/>
                            <w:szCs w:val="20"/>
                          </w:rPr>
                          <m:t>I</m:t>
                        </m:r>
                      </m:e>
                      <m:sub>
                        <m:r>
                          <w:rPr>
                            <w:rFonts w:ascii="Cambria Math" w:hAnsi="Cambria Math" w:cs="Arial"/>
                            <w:szCs w:val="20"/>
                          </w:rPr>
                          <m:t>v</m:t>
                        </m:r>
                      </m:sub>
                    </m:sSub>
                  </m:sup>
                  <m:e>
                    <m:sSubSup>
                      <m:sSubSupPr>
                        <m:ctrlPr>
                          <w:rPr>
                            <w:rFonts w:ascii="Cambria Math" w:hAnsi="Cambria Math" w:cs="Arial"/>
                            <w:i/>
                            <w:szCs w:val="20"/>
                          </w:rPr>
                        </m:ctrlPr>
                      </m:sSubSupPr>
                      <m:e>
                        <m:r>
                          <w:rPr>
                            <w:rFonts w:ascii="Cambria Math" w:hAnsi="Cambria Math" w:cs="Arial"/>
                            <w:szCs w:val="20"/>
                          </w:rPr>
                          <m:t>C</m:t>
                        </m:r>
                      </m:e>
                      <m:sub>
                        <m:r>
                          <w:rPr>
                            <w:rFonts w:ascii="Cambria Math" w:hAnsi="Cambria Math" w:cs="Arial"/>
                            <w:szCs w:val="20"/>
                          </w:rPr>
                          <m:t>i</m:t>
                        </m:r>
                      </m:sub>
                      <m:sup>
                        <m:r>
                          <w:rPr>
                            <w:rFonts w:ascii="Cambria Math" w:hAnsi="Cambria Math" w:cs="Arial"/>
                            <w:szCs w:val="20"/>
                          </w:rPr>
                          <m:t>Unsecured</m:t>
                        </m:r>
                      </m:sup>
                    </m:sSubSup>
                  </m:e>
                </m:nary>
              </m:oMath>
            </m:oMathPara>
          </w:p>
          <w:p w14:paraId="28428337" w14:textId="77777777" w:rsidR="00535C17" w:rsidRPr="0089742C" w:rsidRDefault="00535C17" w:rsidP="001E4826">
            <w:pPr>
              <w:rPr>
                <w:rFonts w:cs="Arial"/>
                <w:i/>
                <w:szCs w:val="20"/>
              </w:rPr>
            </w:pPr>
            <w:r w:rsidRPr="0089742C">
              <w:rPr>
                <w:rFonts w:cs="Arial"/>
                <w:i/>
                <w:szCs w:val="20"/>
              </w:rPr>
              <w:t>With C</w:t>
            </w:r>
            <w:r w:rsidRPr="0089742C">
              <w:rPr>
                <w:rFonts w:cs="Arial"/>
                <w:i/>
                <w:szCs w:val="20"/>
                <w:vertAlign w:val="subscript"/>
              </w:rPr>
              <w:t>i</w:t>
            </w:r>
            <w:r w:rsidR="001E4826" w:rsidRPr="0089742C">
              <w:rPr>
                <w:rFonts w:cs="Arial"/>
                <w:i/>
                <w:szCs w:val="20"/>
              </w:rPr>
              <w:t xml:space="preserve"> as defined in Section II</w:t>
            </w:r>
          </w:p>
          <w:p w14:paraId="1AB092E0" w14:textId="77777777" w:rsidR="00DA6924" w:rsidRPr="0089742C" w:rsidRDefault="00DA6924" w:rsidP="001E4826">
            <w:pPr>
              <w:rPr>
                <w:rFonts w:cs="Arial"/>
                <w:i/>
                <w:szCs w:val="20"/>
              </w:rPr>
            </w:pPr>
          </w:p>
          <w:p w14:paraId="02FF5034" w14:textId="77777777" w:rsidR="00DA6924" w:rsidRPr="0089742C" w:rsidRDefault="00DA6924" w:rsidP="00DA6924">
            <w:pPr>
              <w:rPr>
                <w:rFonts w:cs="Arial"/>
                <w:i/>
                <w:szCs w:val="20"/>
              </w:rPr>
            </w:pPr>
            <w:r w:rsidRPr="0089742C">
              <w:rPr>
                <w:rFonts w:cs="Arial"/>
                <w:i/>
                <w:szCs w:val="20"/>
              </w:rPr>
              <w:t>(Please note that Rows 280 to 310 of this sheet are a breakdown of row 210)</w:t>
            </w:r>
          </w:p>
        </w:tc>
      </w:tr>
      <w:tr w:rsidR="00535C17" w:rsidRPr="0089742C" w14:paraId="62AFE8FE" w14:textId="77777777" w:rsidTr="00040D4E">
        <w:tc>
          <w:tcPr>
            <w:tcW w:w="1191" w:type="dxa"/>
          </w:tcPr>
          <w:p w14:paraId="0519DA13" w14:textId="77777777" w:rsidR="00535C17" w:rsidRPr="0089742C" w:rsidRDefault="001E4826" w:rsidP="00040D4E">
            <w:pPr>
              <w:rPr>
                <w:rFonts w:cs="Arial"/>
                <w:szCs w:val="20"/>
              </w:rPr>
            </w:pPr>
            <w:r w:rsidRPr="0089742C">
              <w:rPr>
                <w:rFonts w:cs="Arial"/>
                <w:szCs w:val="20"/>
              </w:rPr>
              <w:t>290</w:t>
            </w:r>
          </w:p>
        </w:tc>
        <w:tc>
          <w:tcPr>
            <w:tcW w:w="8845" w:type="dxa"/>
          </w:tcPr>
          <w:p w14:paraId="4BCFD083" w14:textId="77777777" w:rsidR="00535C17" w:rsidRPr="0089742C" w:rsidRDefault="001E4826" w:rsidP="00040D4E">
            <w:pPr>
              <w:rPr>
                <w:rFonts w:cs="Arial"/>
                <w:b/>
                <w:szCs w:val="20"/>
                <w:u w:val="single"/>
              </w:rPr>
            </w:pPr>
            <w:r w:rsidRPr="0089742C">
              <w:rPr>
                <w:rFonts w:cs="Arial"/>
                <w:b/>
                <w:szCs w:val="20"/>
                <w:u w:val="single"/>
              </w:rPr>
              <w:t xml:space="preserve">Of which: </w:t>
            </w:r>
            <w:r w:rsidR="00535C17" w:rsidRPr="0089742C">
              <w:rPr>
                <w:rFonts w:cs="Arial"/>
                <w:b/>
                <w:szCs w:val="20"/>
                <w:u w:val="single"/>
              </w:rPr>
              <w:t>Secured by immovable property</w:t>
            </w:r>
            <w:r w:rsidR="00CF57CD" w:rsidRPr="0089742C">
              <w:rPr>
                <w:rFonts w:cs="Arial"/>
                <w:b/>
                <w:szCs w:val="20"/>
                <w:u w:val="single"/>
              </w:rPr>
              <w:t xml:space="preserve"> or residential loan guaranteed by an eligible protection provider</w:t>
            </w:r>
          </w:p>
          <w:p w14:paraId="7E7F019C" w14:textId="77777777" w:rsidR="00535C17" w:rsidRPr="0089742C" w:rsidRDefault="00535C17" w:rsidP="00040D4E">
            <w:pPr>
              <w:rPr>
                <w:rFonts w:cs="Arial"/>
                <w:szCs w:val="20"/>
              </w:rPr>
            </w:pPr>
            <w:r w:rsidRPr="0089742C">
              <w:rPr>
                <w:rFonts w:cs="Arial"/>
                <w:szCs w:val="20"/>
              </w:rPr>
              <w:t>The value to be reported is the aggregation of the individual values of ‘Provisions and adjustments or deductions (</w:t>
            </w:r>
            <w:r w:rsidR="001E4826" w:rsidRPr="0089742C">
              <w:rPr>
                <w:rFonts w:cs="Arial"/>
                <w:szCs w:val="20"/>
              </w:rPr>
              <w:t>un</w:t>
            </w:r>
            <w:r w:rsidRPr="0089742C">
              <w:rPr>
                <w:rFonts w:cs="Arial"/>
                <w:szCs w:val="20"/>
              </w:rPr>
              <w:t xml:space="preserve">capped)’ from all parts of NPEs </w:t>
            </w:r>
            <w:r w:rsidRPr="0089742C">
              <w:rPr>
                <w:rFonts w:cs="Arial"/>
                <w:i/>
                <w:szCs w:val="20"/>
              </w:rPr>
              <w:t>secured by immovable property</w:t>
            </w:r>
            <w:r w:rsidR="00CF57CD" w:rsidRPr="0089742C">
              <w:rPr>
                <w:rFonts w:cs="Arial"/>
                <w:i/>
                <w:szCs w:val="20"/>
              </w:rPr>
              <w:t xml:space="preserve"> or residential loan guaranteed by an eligible protection provider</w:t>
            </w:r>
            <w:r w:rsidRPr="0089742C">
              <w:rPr>
                <w:rFonts w:cs="Arial"/>
                <w:szCs w:val="20"/>
              </w:rPr>
              <w:t>:</w:t>
            </w:r>
          </w:p>
          <w:p w14:paraId="696DBD93" w14:textId="77777777" w:rsidR="00535C17" w:rsidRPr="0089742C" w:rsidRDefault="00535C17" w:rsidP="00040D4E">
            <w:pPr>
              <w:rPr>
                <w:rFonts w:cs="Arial"/>
                <w:szCs w:val="20"/>
              </w:rPr>
            </w:pPr>
          </w:p>
          <w:p w14:paraId="320E8CA4" w14:textId="77777777" w:rsidR="00535C17" w:rsidRPr="0089742C" w:rsidRDefault="00000000" w:rsidP="00040D4E">
            <w:pPr>
              <w:pStyle w:val="ECBBodyText"/>
              <w:spacing w:line="240" w:lineRule="auto"/>
              <w:jc w:val="both"/>
              <w:rPr>
                <w:rFonts w:cs="Arial"/>
                <w:szCs w:val="20"/>
              </w:rPr>
            </w:pPr>
            <m:oMathPara>
              <m:oMathParaPr>
                <m:jc m:val="left"/>
              </m:oMathParaPr>
              <m:oMath>
                <m:sSub>
                  <m:sSubPr>
                    <m:ctrlPr>
                      <w:rPr>
                        <w:rFonts w:ascii="Cambria Math" w:hAnsi="Cambria Math" w:cs="Arial"/>
                        <w:i/>
                        <w:szCs w:val="20"/>
                      </w:rPr>
                    </m:ctrlPr>
                  </m:sSubPr>
                  <m:e>
                    <m:r>
                      <w:rPr>
                        <w:rFonts w:ascii="Cambria Math" w:hAnsi="Cambria Math" w:cs="Arial"/>
                        <w:szCs w:val="20"/>
                      </w:rPr>
                      <m:t>Let I</m:t>
                    </m:r>
                  </m:e>
                  <m:sub>
                    <m:r>
                      <w:rPr>
                        <w:rFonts w:ascii="Cambria Math" w:hAnsi="Cambria Math" w:cs="Arial"/>
                        <w:szCs w:val="20"/>
                      </w:rPr>
                      <m:t xml:space="preserve">v </m:t>
                    </m:r>
                  </m:sub>
                </m:sSub>
                <m:r>
                  <w:rPr>
                    <w:rFonts w:ascii="Cambria Math" w:hAnsi="Cambria Math" w:cs="Arial"/>
                    <w:szCs w:val="20"/>
                  </w:rPr>
                  <m:t xml:space="preserve">be the number of within a given vintage bucket (i.e all exposures with </m:t>
                </m:r>
                <m:sSub>
                  <m:sSubPr>
                    <m:ctrlPr>
                      <w:rPr>
                        <w:rFonts w:ascii="Cambria Math" w:hAnsi="Cambria Math" w:cs="Arial"/>
                        <w:i/>
                        <w:szCs w:val="20"/>
                      </w:rPr>
                    </m:ctrlPr>
                  </m:sSubPr>
                  <m:e>
                    <m:r>
                      <w:rPr>
                        <w:rFonts w:ascii="Cambria Math" w:hAnsi="Cambria Math" w:cs="Arial"/>
                        <w:szCs w:val="20"/>
                      </w:rPr>
                      <m:t>v</m:t>
                    </m:r>
                  </m:e>
                  <m:sub>
                    <m:r>
                      <w:rPr>
                        <w:rFonts w:ascii="Cambria Math" w:hAnsi="Cambria Math" w:cs="Arial"/>
                        <w:szCs w:val="20"/>
                      </w:rPr>
                      <m:t>i</m:t>
                    </m:r>
                  </m:sub>
                </m:sSub>
                <m:r>
                  <w:rPr>
                    <w:rFonts w:ascii="Cambria Math" w:hAnsi="Cambria Math" w:cs="Arial"/>
                    <w:szCs w:val="20"/>
                  </w:rPr>
                  <m:t>=v)</m:t>
                </m:r>
              </m:oMath>
            </m:oMathPara>
          </w:p>
          <w:p w14:paraId="73363A0E" w14:textId="77777777" w:rsidR="00535C17" w:rsidRPr="0089742C" w:rsidRDefault="00000000" w:rsidP="00040D4E">
            <w:pPr>
              <w:rPr>
                <w:rFonts w:cs="Arial"/>
                <w:szCs w:val="20"/>
              </w:rPr>
            </w:pPr>
            <m:oMathPara>
              <m:oMath>
                <m:nary>
                  <m:naryPr>
                    <m:chr m:val="∑"/>
                    <m:limLoc m:val="undOvr"/>
                    <m:ctrlPr>
                      <w:rPr>
                        <w:rFonts w:ascii="Cambria Math" w:hAnsi="Cambria Math" w:cs="Arial"/>
                        <w:i/>
                        <w:szCs w:val="20"/>
                      </w:rPr>
                    </m:ctrlPr>
                  </m:naryPr>
                  <m:sub>
                    <m:r>
                      <w:rPr>
                        <w:rFonts w:ascii="Cambria Math" w:hAnsi="Cambria Math" w:cs="Arial"/>
                        <w:szCs w:val="20"/>
                      </w:rPr>
                      <m:t>i</m:t>
                    </m:r>
                  </m:sub>
                  <m:sup>
                    <m:sSub>
                      <m:sSubPr>
                        <m:ctrlPr>
                          <w:rPr>
                            <w:rFonts w:ascii="Cambria Math" w:hAnsi="Cambria Math" w:cs="Arial"/>
                            <w:i/>
                            <w:szCs w:val="20"/>
                          </w:rPr>
                        </m:ctrlPr>
                      </m:sSubPr>
                      <m:e>
                        <m:r>
                          <w:rPr>
                            <w:rFonts w:ascii="Cambria Math" w:hAnsi="Cambria Math" w:cs="Arial"/>
                            <w:szCs w:val="20"/>
                          </w:rPr>
                          <m:t>I</m:t>
                        </m:r>
                      </m:e>
                      <m:sub>
                        <m:r>
                          <w:rPr>
                            <w:rFonts w:ascii="Cambria Math" w:hAnsi="Cambria Math" w:cs="Arial"/>
                            <w:szCs w:val="20"/>
                          </w:rPr>
                          <m:t>v</m:t>
                        </m:r>
                      </m:sub>
                    </m:sSub>
                  </m:sup>
                  <m:e>
                    <m:sSubSup>
                      <m:sSubSupPr>
                        <m:ctrlPr>
                          <w:rPr>
                            <w:rFonts w:ascii="Cambria Math" w:hAnsi="Cambria Math" w:cs="Arial"/>
                            <w:i/>
                            <w:szCs w:val="20"/>
                          </w:rPr>
                        </m:ctrlPr>
                      </m:sSubSupPr>
                      <m:e>
                        <m:r>
                          <w:rPr>
                            <w:rFonts w:ascii="Cambria Math" w:hAnsi="Cambria Math" w:cs="Arial"/>
                            <w:szCs w:val="20"/>
                          </w:rPr>
                          <m:t>C</m:t>
                        </m:r>
                      </m:e>
                      <m:sub>
                        <m:r>
                          <w:rPr>
                            <w:rFonts w:ascii="Cambria Math" w:hAnsi="Cambria Math" w:cs="Arial"/>
                            <w:szCs w:val="20"/>
                          </w:rPr>
                          <m:t>i</m:t>
                        </m:r>
                      </m:sub>
                      <m:sup>
                        <m:r>
                          <w:rPr>
                            <w:rFonts w:ascii="Cambria Math" w:hAnsi="Cambria Math" w:cs="Arial"/>
                            <w:szCs w:val="20"/>
                          </w:rPr>
                          <m:t>Secured by immovable property</m:t>
                        </m:r>
                      </m:sup>
                    </m:sSubSup>
                  </m:e>
                </m:nary>
              </m:oMath>
            </m:oMathPara>
          </w:p>
          <w:p w14:paraId="025E1A0F" w14:textId="77777777" w:rsidR="00535C17" w:rsidRPr="0089742C" w:rsidRDefault="00535C17" w:rsidP="001E4826">
            <w:pPr>
              <w:rPr>
                <w:rFonts w:cs="Arial"/>
                <w:i/>
                <w:szCs w:val="20"/>
              </w:rPr>
            </w:pPr>
            <w:r w:rsidRPr="0089742C">
              <w:rPr>
                <w:rFonts w:cs="Arial"/>
                <w:i/>
                <w:szCs w:val="20"/>
              </w:rPr>
              <w:t>With C</w:t>
            </w:r>
            <w:r w:rsidRPr="0089742C">
              <w:rPr>
                <w:rFonts w:cs="Arial"/>
                <w:i/>
                <w:szCs w:val="20"/>
                <w:vertAlign w:val="subscript"/>
              </w:rPr>
              <w:t>i</w:t>
            </w:r>
            <w:r w:rsidRPr="0089742C">
              <w:rPr>
                <w:rFonts w:cs="Arial"/>
                <w:i/>
                <w:szCs w:val="20"/>
              </w:rPr>
              <w:t xml:space="preserve"> as defined in Section II</w:t>
            </w:r>
          </w:p>
          <w:p w14:paraId="6F1A655F" w14:textId="77777777" w:rsidR="00DA6924" w:rsidRPr="0089742C" w:rsidRDefault="00DA6924" w:rsidP="00DA6924">
            <w:pPr>
              <w:rPr>
                <w:rFonts w:cs="Arial"/>
                <w:i/>
                <w:szCs w:val="20"/>
              </w:rPr>
            </w:pPr>
            <w:r w:rsidRPr="0089742C">
              <w:rPr>
                <w:rFonts w:cs="Arial"/>
                <w:i/>
                <w:szCs w:val="20"/>
              </w:rPr>
              <w:t>(Please note that Rows 280 to 310 of this sheet are a breakdown of row 210)</w:t>
            </w:r>
          </w:p>
        </w:tc>
      </w:tr>
      <w:tr w:rsidR="00535C17" w:rsidRPr="0089742C" w14:paraId="01D67D19" w14:textId="77777777" w:rsidTr="00040D4E">
        <w:tc>
          <w:tcPr>
            <w:tcW w:w="1191" w:type="dxa"/>
          </w:tcPr>
          <w:p w14:paraId="118A5662" w14:textId="77777777" w:rsidR="00535C17" w:rsidRPr="0089742C" w:rsidRDefault="001E4826" w:rsidP="00040D4E">
            <w:pPr>
              <w:rPr>
                <w:rFonts w:cs="Arial"/>
                <w:szCs w:val="20"/>
              </w:rPr>
            </w:pPr>
            <w:r w:rsidRPr="0089742C">
              <w:rPr>
                <w:rFonts w:cs="Arial"/>
                <w:szCs w:val="20"/>
              </w:rPr>
              <w:t>300</w:t>
            </w:r>
          </w:p>
        </w:tc>
        <w:tc>
          <w:tcPr>
            <w:tcW w:w="8845" w:type="dxa"/>
          </w:tcPr>
          <w:p w14:paraId="0320959E" w14:textId="77777777" w:rsidR="00535C17" w:rsidRPr="0089742C" w:rsidRDefault="001E4826" w:rsidP="00040D4E">
            <w:pPr>
              <w:rPr>
                <w:rFonts w:cs="Arial"/>
                <w:b/>
                <w:szCs w:val="20"/>
                <w:u w:val="single"/>
              </w:rPr>
            </w:pPr>
            <w:r w:rsidRPr="0089742C">
              <w:rPr>
                <w:rFonts w:cs="Arial"/>
                <w:b/>
                <w:szCs w:val="20"/>
                <w:u w:val="single"/>
              </w:rPr>
              <w:t xml:space="preserve">Of which: </w:t>
            </w:r>
            <w:r w:rsidR="00535C17" w:rsidRPr="0089742C">
              <w:rPr>
                <w:rFonts w:cs="Arial"/>
                <w:b/>
                <w:szCs w:val="20"/>
                <w:u w:val="single"/>
              </w:rPr>
              <w:t xml:space="preserve">Secured by other funded or unfunded credit protection </w:t>
            </w:r>
          </w:p>
          <w:p w14:paraId="141881BA" w14:textId="77777777" w:rsidR="00535C17" w:rsidRPr="0089742C" w:rsidRDefault="00535C17" w:rsidP="00040D4E">
            <w:pPr>
              <w:rPr>
                <w:rFonts w:cs="Arial"/>
                <w:szCs w:val="20"/>
              </w:rPr>
            </w:pPr>
            <w:r w:rsidRPr="0089742C">
              <w:rPr>
                <w:rFonts w:cs="Arial"/>
                <w:szCs w:val="20"/>
              </w:rPr>
              <w:lastRenderedPageBreak/>
              <w:t>The value to be reported is the aggregation of the individual values of ‘Provisions and adjustments or deductions (</w:t>
            </w:r>
            <w:r w:rsidR="001E4826" w:rsidRPr="0089742C">
              <w:rPr>
                <w:rFonts w:cs="Arial"/>
                <w:szCs w:val="20"/>
              </w:rPr>
              <w:t>un</w:t>
            </w:r>
            <w:r w:rsidRPr="0089742C">
              <w:rPr>
                <w:rFonts w:cs="Arial"/>
                <w:szCs w:val="20"/>
              </w:rPr>
              <w:t xml:space="preserve">capped)’ from all parts of NPEs </w:t>
            </w:r>
            <w:r w:rsidRPr="0089742C">
              <w:rPr>
                <w:rFonts w:cs="Arial"/>
                <w:i/>
                <w:szCs w:val="20"/>
              </w:rPr>
              <w:t>secured by other funded or unfunded credit protection</w:t>
            </w:r>
            <w:r w:rsidRPr="0089742C">
              <w:rPr>
                <w:rFonts w:cs="Arial"/>
                <w:szCs w:val="20"/>
              </w:rPr>
              <w:t>:</w:t>
            </w:r>
          </w:p>
          <w:p w14:paraId="0B358050" w14:textId="77777777" w:rsidR="00535C17" w:rsidRPr="0089742C" w:rsidRDefault="00535C17" w:rsidP="00040D4E">
            <w:pPr>
              <w:rPr>
                <w:rFonts w:cs="Arial"/>
                <w:szCs w:val="20"/>
              </w:rPr>
            </w:pPr>
          </w:p>
          <w:p w14:paraId="1E8828F9" w14:textId="77777777" w:rsidR="00535C17" w:rsidRPr="0089742C" w:rsidRDefault="00000000" w:rsidP="00040D4E">
            <w:pPr>
              <w:pStyle w:val="ECBBodyText"/>
              <w:spacing w:line="240" w:lineRule="auto"/>
              <w:jc w:val="both"/>
              <w:rPr>
                <w:rFonts w:cs="Arial"/>
                <w:szCs w:val="20"/>
              </w:rPr>
            </w:pPr>
            <m:oMathPara>
              <m:oMathParaPr>
                <m:jc m:val="left"/>
              </m:oMathParaPr>
              <m:oMath>
                <m:sSub>
                  <m:sSubPr>
                    <m:ctrlPr>
                      <w:rPr>
                        <w:rFonts w:ascii="Cambria Math" w:hAnsi="Cambria Math" w:cs="Arial"/>
                        <w:i/>
                        <w:szCs w:val="20"/>
                      </w:rPr>
                    </m:ctrlPr>
                  </m:sSubPr>
                  <m:e>
                    <m:r>
                      <w:rPr>
                        <w:rFonts w:ascii="Cambria Math" w:hAnsi="Cambria Math" w:cs="Arial"/>
                        <w:szCs w:val="20"/>
                      </w:rPr>
                      <m:t>Let I</m:t>
                    </m:r>
                  </m:e>
                  <m:sub>
                    <m:r>
                      <w:rPr>
                        <w:rFonts w:ascii="Cambria Math" w:hAnsi="Cambria Math" w:cs="Arial"/>
                        <w:szCs w:val="20"/>
                      </w:rPr>
                      <m:t xml:space="preserve">v </m:t>
                    </m:r>
                  </m:sub>
                </m:sSub>
                <m:r>
                  <w:rPr>
                    <w:rFonts w:ascii="Cambria Math" w:hAnsi="Cambria Math" w:cs="Arial"/>
                    <w:szCs w:val="20"/>
                  </w:rPr>
                  <m:t xml:space="preserve">be the number of within a given vintage bucket (i.e all exposures with </m:t>
                </m:r>
                <m:sSub>
                  <m:sSubPr>
                    <m:ctrlPr>
                      <w:rPr>
                        <w:rFonts w:ascii="Cambria Math" w:hAnsi="Cambria Math" w:cs="Arial"/>
                        <w:i/>
                        <w:szCs w:val="20"/>
                      </w:rPr>
                    </m:ctrlPr>
                  </m:sSubPr>
                  <m:e>
                    <m:r>
                      <w:rPr>
                        <w:rFonts w:ascii="Cambria Math" w:hAnsi="Cambria Math" w:cs="Arial"/>
                        <w:szCs w:val="20"/>
                      </w:rPr>
                      <m:t>v</m:t>
                    </m:r>
                  </m:e>
                  <m:sub>
                    <m:r>
                      <w:rPr>
                        <w:rFonts w:ascii="Cambria Math" w:hAnsi="Cambria Math" w:cs="Arial"/>
                        <w:szCs w:val="20"/>
                      </w:rPr>
                      <m:t>i</m:t>
                    </m:r>
                  </m:sub>
                </m:sSub>
                <m:r>
                  <w:rPr>
                    <w:rFonts w:ascii="Cambria Math" w:hAnsi="Cambria Math" w:cs="Arial"/>
                    <w:szCs w:val="20"/>
                  </w:rPr>
                  <m:t>=v)</m:t>
                </m:r>
              </m:oMath>
            </m:oMathPara>
          </w:p>
          <w:p w14:paraId="68989CDD" w14:textId="77777777" w:rsidR="00535C17" w:rsidRPr="0089742C" w:rsidRDefault="00000000" w:rsidP="00040D4E">
            <w:pPr>
              <w:rPr>
                <w:rFonts w:cs="Arial"/>
                <w:szCs w:val="20"/>
              </w:rPr>
            </w:pPr>
            <m:oMathPara>
              <m:oMath>
                <m:nary>
                  <m:naryPr>
                    <m:chr m:val="∑"/>
                    <m:limLoc m:val="undOvr"/>
                    <m:ctrlPr>
                      <w:rPr>
                        <w:rFonts w:ascii="Cambria Math" w:hAnsi="Cambria Math" w:cs="Arial"/>
                        <w:i/>
                        <w:szCs w:val="20"/>
                      </w:rPr>
                    </m:ctrlPr>
                  </m:naryPr>
                  <m:sub>
                    <m:r>
                      <w:rPr>
                        <w:rFonts w:ascii="Cambria Math" w:hAnsi="Cambria Math" w:cs="Arial"/>
                        <w:szCs w:val="20"/>
                      </w:rPr>
                      <m:t>i</m:t>
                    </m:r>
                  </m:sub>
                  <m:sup>
                    <m:sSub>
                      <m:sSubPr>
                        <m:ctrlPr>
                          <w:rPr>
                            <w:rFonts w:ascii="Cambria Math" w:hAnsi="Cambria Math" w:cs="Arial"/>
                            <w:i/>
                            <w:szCs w:val="20"/>
                          </w:rPr>
                        </m:ctrlPr>
                      </m:sSubPr>
                      <m:e>
                        <m:r>
                          <w:rPr>
                            <w:rFonts w:ascii="Cambria Math" w:hAnsi="Cambria Math" w:cs="Arial"/>
                            <w:szCs w:val="20"/>
                          </w:rPr>
                          <m:t>I</m:t>
                        </m:r>
                      </m:e>
                      <m:sub>
                        <m:r>
                          <w:rPr>
                            <w:rFonts w:ascii="Cambria Math" w:hAnsi="Cambria Math" w:cs="Arial"/>
                            <w:szCs w:val="20"/>
                          </w:rPr>
                          <m:t>v</m:t>
                        </m:r>
                      </m:sub>
                    </m:sSub>
                  </m:sup>
                  <m:e>
                    <m:sSubSup>
                      <m:sSubSupPr>
                        <m:ctrlPr>
                          <w:rPr>
                            <w:rFonts w:ascii="Cambria Math" w:hAnsi="Cambria Math" w:cs="Arial"/>
                            <w:i/>
                            <w:szCs w:val="20"/>
                          </w:rPr>
                        </m:ctrlPr>
                      </m:sSubSupPr>
                      <m:e>
                        <m:r>
                          <w:rPr>
                            <w:rFonts w:ascii="Cambria Math" w:hAnsi="Cambria Math" w:cs="Arial"/>
                            <w:szCs w:val="20"/>
                          </w:rPr>
                          <m:t>C</m:t>
                        </m:r>
                      </m:e>
                      <m:sub>
                        <m:r>
                          <w:rPr>
                            <w:rFonts w:ascii="Cambria Math" w:hAnsi="Cambria Math" w:cs="Arial"/>
                            <w:szCs w:val="20"/>
                          </w:rPr>
                          <m:t>i</m:t>
                        </m:r>
                      </m:sub>
                      <m:sup>
                        <m:r>
                          <w:rPr>
                            <w:rFonts w:ascii="Cambria Math" w:hAnsi="Cambria Math" w:cs="Arial"/>
                            <w:szCs w:val="20"/>
                          </w:rPr>
                          <m:t>Secured by other funded or unfunded credit protection</m:t>
                        </m:r>
                      </m:sup>
                    </m:sSubSup>
                  </m:e>
                </m:nary>
              </m:oMath>
            </m:oMathPara>
          </w:p>
          <w:p w14:paraId="41C6C445" w14:textId="77777777" w:rsidR="00535C17" w:rsidRPr="0089742C" w:rsidRDefault="00535C17" w:rsidP="001E4826">
            <w:pPr>
              <w:rPr>
                <w:rFonts w:cs="Arial"/>
                <w:i/>
                <w:szCs w:val="20"/>
              </w:rPr>
            </w:pPr>
            <w:r w:rsidRPr="0089742C">
              <w:rPr>
                <w:rFonts w:cs="Arial"/>
                <w:i/>
                <w:szCs w:val="20"/>
              </w:rPr>
              <w:t>With C</w:t>
            </w:r>
            <w:r w:rsidRPr="0089742C">
              <w:rPr>
                <w:rFonts w:cs="Arial"/>
                <w:i/>
                <w:szCs w:val="20"/>
                <w:vertAlign w:val="subscript"/>
              </w:rPr>
              <w:t>i</w:t>
            </w:r>
            <w:r w:rsidRPr="0089742C">
              <w:rPr>
                <w:rFonts w:cs="Arial"/>
                <w:i/>
                <w:szCs w:val="20"/>
              </w:rPr>
              <w:t xml:space="preserve"> as defined in Section II</w:t>
            </w:r>
          </w:p>
          <w:p w14:paraId="016459D2" w14:textId="77777777" w:rsidR="00DA6924" w:rsidRPr="0089742C" w:rsidRDefault="00DA6924" w:rsidP="00DA6924">
            <w:pPr>
              <w:rPr>
                <w:rFonts w:cs="Arial"/>
                <w:i/>
                <w:szCs w:val="20"/>
              </w:rPr>
            </w:pPr>
            <w:r w:rsidRPr="0089742C">
              <w:rPr>
                <w:rFonts w:cs="Arial"/>
                <w:i/>
                <w:szCs w:val="20"/>
              </w:rPr>
              <w:t>(Please note that Rows 280 to 310 of this sheet are a breakdown of row 210)</w:t>
            </w:r>
          </w:p>
        </w:tc>
      </w:tr>
      <w:tr w:rsidR="00535C17" w:rsidRPr="0089742C" w14:paraId="20981F08" w14:textId="77777777" w:rsidTr="00040D4E">
        <w:tc>
          <w:tcPr>
            <w:tcW w:w="1191" w:type="dxa"/>
          </w:tcPr>
          <w:p w14:paraId="1C89D737" w14:textId="77777777" w:rsidR="00535C17" w:rsidRPr="0089742C" w:rsidRDefault="001E4826" w:rsidP="00040D4E">
            <w:pPr>
              <w:rPr>
                <w:rFonts w:cs="Arial"/>
                <w:szCs w:val="20"/>
              </w:rPr>
            </w:pPr>
            <w:r w:rsidRPr="0089742C">
              <w:rPr>
                <w:rFonts w:cs="Arial"/>
                <w:szCs w:val="20"/>
              </w:rPr>
              <w:lastRenderedPageBreak/>
              <w:t>310</w:t>
            </w:r>
          </w:p>
        </w:tc>
        <w:tc>
          <w:tcPr>
            <w:tcW w:w="8845" w:type="dxa"/>
          </w:tcPr>
          <w:p w14:paraId="6F12219E" w14:textId="77777777" w:rsidR="00535C17" w:rsidRPr="0089742C" w:rsidRDefault="001E4826" w:rsidP="00040D4E">
            <w:pPr>
              <w:rPr>
                <w:rFonts w:cs="Arial"/>
                <w:b/>
                <w:szCs w:val="20"/>
                <w:u w:val="single"/>
              </w:rPr>
            </w:pPr>
            <w:r w:rsidRPr="0089742C">
              <w:rPr>
                <w:rFonts w:cs="Arial"/>
                <w:b/>
                <w:szCs w:val="20"/>
                <w:u w:val="single"/>
              </w:rPr>
              <w:t xml:space="preserve">Of which: </w:t>
            </w:r>
            <w:r w:rsidR="00535C17" w:rsidRPr="0089742C">
              <w:rPr>
                <w:rFonts w:cs="Arial"/>
                <w:b/>
                <w:szCs w:val="20"/>
                <w:u w:val="single"/>
              </w:rPr>
              <w:t>Guaranteed or insured by an official export credit agency</w:t>
            </w:r>
            <w:r w:rsidR="009004A9" w:rsidRPr="0089742C">
              <w:rPr>
                <w:rFonts w:cs="Arial"/>
                <w:b/>
                <w:szCs w:val="20"/>
                <w:u w:val="single"/>
              </w:rPr>
              <w:t xml:space="preserve"> or guaranteed or counter-guaranteed by national governments or other public entities</w:t>
            </w:r>
          </w:p>
          <w:p w14:paraId="25A0AAA4" w14:textId="77777777" w:rsidR="00535C17" w:rsidRPr="0089742C" w:rsidRDefault="00535C17" w:rsidP="00040D4E">
            <w:pPr>
              <w:rPr>
                <w:rFonts w:cs="Arial"/>
                <w:szCs w:val="20"/>
              </w:rPr>
            </w:pPr>
            <w:r w:rsidRPr="0089742C">
              <w:rPr>
                <w:rFonts w:cs="Arial"/>
                <w:szCs w:val="20"/>
              </w:rPr>
              <w:t>The value to be reported is the aggregation of the individual values of ‘Provisions and adjustments or deductions (</w:t>
            </w:r>
            <w:r w:rsidR="001E4826" w:rsidRPr="0089742C">
              <w:rPr>
                <w:rFonts w:cs="Arial"/>
                <w:szCs w:val="20"/>
              </w:rPr>
              <w:t>un</w:t>
            </w:r>
            <w:r w:rsidRPr="0089742C">
              <w:rPr>
                <w:rFonts w:cs="Arial"/>
                <w:szCs w:val="20"/>
              </w:rPr>
              <w:t xml:space="preserve">capped)’ from all parts of NPEs </w:t>
            </w:r>
            <w:r w:rsidRPr="0089742C">
              <w:rPr>
                <w:rFonts w:cs="Arial"/>
                <w:i/>
                <w:szCs w:val="20"/>
              </w:rPr>
              <w:t>guaranteed or insured by an official export credit agency</w:t>
            </w:r>
            <w:r w:rsidR="009004A9" w:rsidRPr="0089742C">
              <w:rPr>
                <w:rFonts w:cs="Arial"/>
                <w:i/>
                <w:szCs w:val="20"/>
              </w:rPr>
              <w:t xml:space="preserve"> or guaranteed or counter-guaranteed by an eligible protection provider referred to in points (a) to (e) of Article 201(1), unsecured exposures to which would be assigned a risk weight of 0 % under Chapter 2 of Title II of Part Three</w:t>
            </w:r>
            <w:r w:rsidRPr="0089742C">
              <w:rPr>
                <w:rFonts w:cs="Arial"/>
                <w:szCs w:val="20"/>
              </w:rPr>
              <w:t>:</w:t>
            </w:r>
          </w:p>
          <w:p w14:paraId="1FBF1798" w14:textId="77777777" w:rsidR="00535C17" w:rsidRPr="0089742C" w:rsidRDefault="00535C17" w:rsidP="00040D4E">
            <w:pPr>
              <w:rPr>
                <w:rFonts w:cs="Arial"/>
                <w:szCs w:val="20"/>
              </w:rPr>
            </w:pPr>
          </w:p>
          <w:p w14:paraId="00F8D6AC" w14:textId="77777777" w:rsidR="00535C17" w:rsidRPr="0089742C" w:rsidRDefault="00000000" w:rsidP="00040D4E">
            <w:pPr>
              <w:pStyle w:val="ECBBodyText"/>
              <w:spacing w:line="240" w:lineRule="auto"/>
              <w:jc w:val="both"/>
              <w:rPr>
                <w:rFonts w:cs="Arial"/>
                <w:szCs w:val="20"/>
              </w:rPr>
            </w:pPr>
            <m:oMathPara>
              <m:oMathParaPr>
                <m:jc m:val="left"/>
              </m:oMathParaPr>
              <m:oMath>
                <m:sSub>
                  <m:sSubPr>
                    <m:ctrlPr>
                      <w:rPr>
                        <w:rFonts w:ascii="Cambria Math" w:hAnsi="Cambria Math" w:cs="Arial"/>
                        <w:i/>
                        <w:szCs w:val="20"/>
                      </w:rPr>
                    </m:ctrlPr>
                  </m:sSubPr>
                  <m:e>
                    <m:r>
                      <w:rPr>
                        <w:rFonts w:ascii="Cambria Math" w:hAnsi="Cambria Math" w:cs="Arial"/>
                        <w:szCs w:val="20"/>
                      </w:rPr>
                      <m:t>Let I</m:t>
                    </m:r>
                  </m:e>
                  <m:sub>
                    <m:r>
                      <w:rPr>
                        <w:rFonts w:ascii="Cambria Math" w:hAnsi="Cambria Math" w:cs="Arial"/>
                        <w:szCs w:val="20"/>
                      </w:rPr>
                      <m:t xml:space="preserve">v </m:t>
                    </m:r>
                  </m:sub>
                </m:sSub>
                <m:r>
                  <w:rPr>
                    <w:rFonts w:ascii="Cambria Math" w:hAnsi="Cambria Math" w:cs="Arial"/>
                    <w:szCs w:val="20"/>
                  </w:rPr>
                  <m:t xml:space="preserve">be the number of within a given vintage bucket (i.e all exposures with </m:t>
                </m:r>
                <m:sSub>
                  <m:sSubPr>
                    <m:ctrlPr>
                      <w:rPr>
                        <w:rFonts w:ascii="Cambria Math" w:hAnsi="Cambria Math" w:cs="Arial"/>
                        <w:i/>
                        <w:szCs w:val="20"/>
                      </w:rPr>
                    </m:ctrlPr>
                  </m:sSubPr>
                  <m:e>
                    <m:r>
                      <w:rPr>
                        <w:rFonts w:ascii="Cambria Math" w:hAnsi="Cambria Math" w:cs="Arial"/>
                        <w:szCs w:val="20"/>
                      </w:rPr>
                      <m:t>v</m:t>
                    </m:r>
                  </m:e>
                  <m:sub>
                    <m:r>
                      <w:rPr>
                        <w:rFonts w:ascii="Cambria Math" w:hAnsi="Cambria Math" w:cs="Arial"/>
                        <w:szCs w:val="20"/>
                      </w:rPr>
                      <m:t>i</m:t>
                    </m:r>
                  </m:sub>
                </m:sSub>
                <m:r>
                  <w:rPr>
                    <w:rFonts w:ascii="Cambria Math" w:hAnsi="Cambria Math" w:cs="Arial"/>
                    <w:szCs w:val="20"/>
                  </w:rPr>
                  <m:t>=v)</m:t>
                </m:r>
              </m:oMath>
            </m:oMathPara>
          </w:p>
          <w:p w14:paraId="65503DA7" w14:textId="77777777" w:rsidR="00535C17" w:rsidRPr="0089742C" w:rsidRDefault="00000000" w:rsidP="00040D4E">
            <w:pPr>
              <w:rPr>
                <w:rFonts w:cs="Arial"/>
                <w:color w:val="FF0000"/>
                <w:szCs w:val="20"/>
              </w:rPr>
            </w:pPr>
            <m:oMathPara>
              <m:oMath>
                <m:nary>
                  <m:naryPr>
                    <m:chr m:val="∑"/>
                    <m:limLoc m:val="undOvr"/>
                    <m:ctrlPr>
                      <w:rPr>
                        <w:rFonts w:ascii="Cambria Math" w:hAnsi="Cambria Math" w:cs="Arial"/>
                        <w:i/>
                        <w:szCs w:val="20"/>
                      </w:rPr>
                    </m:ctrlPr>
                  </m:naryPr>
                  <m:sub>
                    <m:r>
                      <w:rPr>
                        <w:rFonts w:ascii="Cambria Math" w:hAnsi="Cambria Math" w:cs="Arial"/>
                        <w:szCs w:val="20"/>
                      </w:rPr>
                      <m:t>i</m:t>
                    </m:r>
                  </m:sub>
                  <m:sup>
                    <m:sSub>
                      <m:sSubPr>
                        <m:ctrlPr>
                          <w:rPr>
                            <w:rFonts w:ascii="Cambria Math" w:hAnsi="Cambria Math" w:cs="Arial"/>
                            <w:i/>
                            <w:szCs w:val="20"/>
                          </w:rPr>
                        </m:ctrlPr>
                      </m:sSubPr>
                      <m:e>
                        <m:r>
                          <w:rPr>
                            <w:rFonts w:ascii="Cambria Math" w:hAnsi="Cambria Math" w:cs="Arial"/>
                            <w:szCs w:val="20"/>
                          </w:rPr>
                          <m:t>I</m:t>
                        </m:r>
                      </m:e>
                      <m:sub>
                        <m:r>
                          <w:rPr>
                            <w:rFonts w:ascii="Cambria Math" w:hAnsi="Cambria Math" w:cs="Arial"/>
                            <w:szCs w:val="20"/>
                          </w:rPr>
                          <m:t>v</m:t>
                        </m:r>
                      </m:sub>
                    </m:sSub>
                  </m:sup>
                  <m:e>
                    <m:sSubSup>
                      <m:sSubSupPr>
                        <m:ctrlPr>
                          <w:rPr>
                            <w:rFonts w:ascii="Cambria Math" w:hAnsi="Cambria Math" w:cs="Arial"/>
                            <w:i/>
                            <w:szCs w:val="20"/>
                          </w:rPr>
                        </m:ctrlPr>
                      </m:sSubSupPr>
                      <m:e>
                        <m:r>
                          <w:rPr>
                            <w:rFonts w:ascii="Cambria Math" w:hAnsi="Cambria Math" w:cs="Arial"/>
                            <w:szCs w:val="20"/>
                          </w:rPr>
                          <m:t>C</m:t>
                        </m:r>
                      </m:e>
                      <m:sub>
                        <m:r>
                          <w:rPr>
                            <w:rFonts w:ascii="Cambria Math" w:hAnsi="Cambria Math" w:cs="Arial"/>
                            <w:szCs w:val="20"/>
                          </w:rPr>
                          <m:t>i</m:t>
                        </m:r>
                      </m:sub>
                      <m:sup>
                        <m:eqArr>
                          <m:eqArrPr>
                            <m:ctrlPr>
                              <w:rPr>
                                <w:rFonts w:ascii="Cambria Math" w:hAnsi="Cambria Math" w:cs="Arial"/>
                                <w:i/>
                                <w:szCs w:val="20"/>
                              </w:rPr>
                            </m:ctrlPr>
                          </m:eqArrPr>
                          <m:e>
                            <m:r>
                              <w:rPr>
                                <w:rFonts w:ascii="Cambria Math" w:hAnsi="Cambria Math" w:cs="Arial"/>
                                <w:szCs w:val="20"/>
                              </w:rPr>
                              <m:t>Guaranteed or insured by an official export credit agency</m:t>
                            </m:r>
                          </m:e>
                          <m:e>
                            <m:r>
                              <w:rPr>
                                <w:rFonts w:ascii="Cambria Math" w:hAnsi="Cambria Math" w:cs="Arial"/>
                                <w:szCs w:val="20"/>
                              </w:rPr>
                              <m:t xml:space="preserve"> or guaranteed or counter-guaranteed by national </m:t>
                            </m:r>
                            <m:ctrlPr>
                              <w:rPr>
                                <w:rFonts w:ascii="Cambria Math" w:eastAsia="Cambria Math" w:hAnsi="Cambria Math" w:cs="Arial"/>
                                <w:i/>
                                <w:szCs w:val="20"/>
                              </w:rPr>
                            </m:ctrlPr>
                          </m:e>
                          <m:e>
                            <m:r>
                              <w:rPr>
                                <w:rFonts w:ascii="Cambria Math" w:hAnsi="Cambria Math" w:cs="Arial"/>
                                <w:szCs w:val="20"/>
                              </w:rPr>
                              <m:t>governments or other public entities</m:t>
                            </m:r>
                          </m:e>
                        </m:eqArr>
                      </m:sup>
                    </m:sSubSup>
                  </m:e>
                </m:nary>
              </m:oMath>
            </m:oMathPara>
          </w:p>
          <w:p w14:paraId="525A2036" w14:textId="77777777" w:rsidR="00535C17" w:rsidRPr="0089742C" w:rsidRDefault="00535C17" w:rsidP="001E4826">
            <w:pPr>
              <w:rPr>
                <w:rFonts w:cs="Arial"/>
                <w:i/>
                <w:szCs w:val="20"/>
              </w:rPr>
            </w:pPr>
            <w:r w:rsidRPr="0089742C">
              <w:rPr>
                <w:rFonts w:cs="Arial"/>
                <w:i/>
                <w:szCs w:val="20"/>
              </w:rPr>
              <w:t>With C</w:t>
            </w:r>
            <w:r w:rsidRPr="0089742C">
              <w:rPr>
                <w:rFonts w:cs="Arial"/>
                <w:i/>
                <w:szCs w:val="20"/>
                <w:vertAlign w:val="subscript"/>
              </w:rPr>
              <w:t>i</w:t>
            </w:r>
            <w:r w:rsidRPr="0089742C">
              <w:rPr>
                <w:rFonts w:cs="Arial"/>
                <w:i/>
                <w:szCs w:val="20"/>
              </w:rPr>
              <w:t xml:space="preserve"> as defined in Section II</w:t>
            </w:r>
          </w:p>
          <w:p w14:paraId="6692962D" w14:textId="77777777" w:rsidR="00DA6924" w:rsidRPr="0089742C" w:rsidRDefault="00DA6924" w:rsidP="00DA6924">
            <w:pPr>
              <w:rPr>
                <w:rFonts w:cs="Arial"/>
                <w:i/>
                <w:szCs w:val="20"/>
              </w:rPr>
            </w:pPr>
            <w:r w:rsidRPr="0089742C">
              <w:rPr>
                <w:rFonts w:cs="Arial"/>
                <w:i/>
                <w:szCs w:val="20"/>
              </w:rPr>
              <w:t>(Please note that Rows 280 to 310 of this sheet are a breakdown of row 210).</w:t>
            </w:r>
          </w:p>
        </w:tc>
      </w:tr>
    </w:tbl>
    <w:p w14:paraId="06EB31DA" w14:textId="77777777" w:rsidR="00267D53" w:rsidRPr="0089742C" w:rsidRDefault="00267D53">
      <w:pPr>
        <w:spacing w:before="0" w:after="0" w:line="240" w:lineRule="auto"/>
        <w:rPr>
          <w:rFonts w:eastAsiaTheme="minorEastAsia" w:cs="Arial"/>
          <w:szCs w:val="20"/>
          <w:lang w:eastAsia="en-US"/>
        </w:rPr>
      </w:pPr>
      <w:r w:rsidRPr="0089742C">
        <w:rPr>
          <w:rFonts w:eastAsiaTheme="minorEastAsia" w:cs="Arial"/>
          <w:szCs w:val="20"/>
          <w:lang w:eastAsia="en-US"/>
        </w:rPr>
        <w:br w:type="page"/>
      </w:r>
    </w:p>
    <w:p w14:paraId="07E437AA" w14:textId="77777777" w:rsidR="004867F5" w:rsidRPr="0089742C" w:rsidRDefault="00A25FA2" w:rsidP="00A25FA2">
      <w:pPr>
        <w:pStyle w:val="Heading2"/>
        <w:numPr>
          <w:ilvl w:val="0"/>
          <w:numId w:val="0"/>
        </w:numPr>
        <w:ind w:left="851" w:hanging="131"/>
        <w:rPr>
          <w:rFonts w:cs="Arial"/>
          <w:szCs w:val="20"/>
        </w:rPr>
      </w:pPr>
      <w:r w:rsidRPr="0089742C">
        <w:rPr>
          <w:rFonts w:cs="Arial"/>
          <w:szCs w:val="20"/>
        </w:rPr>
        <w:lastRenderedPageBreak/>
        <w:t xml:space="preserve">3.3 </w:t>
      </w:r>
      <w:r w:rsidR="004867F5" w:rsidRPr="0089742C">
        <w:rPr>
          <w:rFonts w:cs="Arial"/>
          <w:szCs w:val="20"/>
        </w:rPr>
        <w:t>Reporting of annexes</w:t>
      </w:r>
      <w:r w:rsidR="00362BA6" w:rsidRPr="0089742C">
        <w:rPr>
          <w:rFonts w:cs="Arial"/>
          <w:szCs w:val="20"/>
        </w:rPr>
        <w:t xml:space="preserve"> (Annex 3 and 4)</w:t>
      </w:r>
    </w:p>
    <w:p w14:paraId="59382276" w14:textId="77777777" w:rsidR="00362BA6" w:rsidRPr="0089742C" w:rsidRDefault="00362BA6" w:rsidP="00362BA6">
      <w:pPr>
        <w:jc w:val="both"/>
        <w:rPr>
          <w:rFonts w:cs="Arial"/>
          <w:b/>
          <w:szCs w:val="20"/>
          <w:u w:val="single"/>
        </w:rPr>
      </w:pPr>
      <w:r w:rsidRPr="0089742C">
        <w:rPr>
          <w:rFonts w:cs="Arial"/>
          <w:b/>
          <w:szCs w:val="20"/>
          <w:u w:val="single"/>
        </w:rPr>
        <w:t>Criteria for reporting exemptions</w:t>
      </w:r>
    </w:p>
    <w:p w14:paraId="598F016D" w14:textId="77777777" w:rsidR="00362BA6" w:rsidRPr="0089742C" w:rsidRDefault="00362BA6" w:rsidP="00362BA6">
      <w:pPr>
        <w:jc w:val="both"/>
        <w:rPr>
          <w:rFonts w:cs="Arial"/>
          <w:b/>
          <w:szCs w:val="20"/>
          <w:u w:val="single"/>
        </w:rPr>
      </w:pPr>
    </w:p>
    <w:p w14:paraId="5E369667" w14:textId="77777777" w:rsidR="00362BA6" w:rsidRPr="0089742C" w:rsidRDefault="00362BA6" w:rsidP="00362BA6">
      <w:pPr>
        <w:jc w:val="both"/>
        <w:rPr>
          <w:rFonts w:cs="Arial"/>
          <w:szCs w:val="20"/>
        </w:rPr>
      </w:pPr>
      <w:r w:rsidRPr="0089742C">
        <w:rPr>
          <w:rFonts w:cs="Arial"/>
          <w:szCs w:val="20"/>
        </w:rPr>
        <w:t>The Addendum to the ECB NPL Guidance identifies specific circumstances, to be assessed by the JST in the context of the supervisory dialogue, which may make prudential provisioning expectations inappropriate for a specific portfolio/exposure</w:t>
      </w:r>
      <w:r w:rsidRPr="0089742C">
        <w:rPr>
          <w:rStyle w:val="FootnoteReference"/>
          <w:rFonts w:cs="Arial"/>
          <w:szCs w:val="20"/>
        </w:rPr>
        <w:footnoteReference w:id="15"/>
      </w:r>
      <w:r w:rsidRPr="0089742C">
        <w:rPr>
          <w:rFonts w:cs="Arial"/>
          <w:szCs w:val="20"/>
        </w:rPr>
        <w:t>.</w:t>
      </w:r>
    </w:p>
    <w:p w14:paraId="6F34C528" w14:textId="77777777" w:rsidR="001E5764" w:rsidRPr="0089742C" w:rsidRDefault="000B743C" w:rsidP="00F421F7">
      <w:pPr>
        <w:rPr>
          <w:rFonts w:cs="Arial"/>
          <w:szCs w:val="20"/>
        </w:rPr>
      </w:pPr>
      <w:r w:rsidRPr="0089742C">
        <w:rPr>
          <w:rFonts w:cs="Arial"/>
          <w:szCs w:val="20"/>
        </w:rPr>
        <w:t xml:space="preserve">For both stock and new NPEs in scope of supervisory coverage expectations under Pillar 2, the ECB will consider specific circumstances which may make the supervisory expectations for prudential provisioning inappropriate for a specific portfolio/exposure. More precisely, potential exemptions from supervisory coverage expectations may be considered for NPEs where ongoing regular payments of principal and interest, based on the official debtor’s cash flows, will lead to full repayment. The focus </w:t>
      </w:r>
      <w:r w:rsidR="001E5764" w:rsidRPr="0089742C">
        <w:rPr>
          <w:rFonts w:cs="Arial"/>
          <w:szCs w:val="20"/>
        </w:rPr>
        <w:t xml:space="preserve">is </w:t>
      </w:r>
      <w:r w:rsidRPr="0089742C">
        <w:rPr>
          <w:rFonts w:cs="Arial"/>
          <w:szCs w:val="20"/>
        </w:rPr>
        <w:t xml:space="preserve">on whether the borrower has demonstrated its ability to comply with the post-forbearance conditions (of a sustainable forbearance solution) and/or is expected to be able to repay the outstanding debt in full. </w:t>
      </w:r>
      <w:r w:rsidR="001E5764" w:rsidRPr="0089742C">
        <w:rPr>
          <w:rFonts w:cs="Arial"/>
          <w:szCs w:val="20"/>
        </w:rPr>
        <w:t>For the avoidance of doubt, this applies also to exposures classified as NPEs due to the pulling effect, if evidence of ongoing contractual payments of principal and interest that will lead to full repayment for the “pulled” NPEs is provided.</w:t>
      </w:r>
    </w:p>
    <w:p w14:paraId="567C8445" w14:textId="7D908510" w:rsidR="001E5764" w:rsidRPr="0089742C" w:rsidRDefault="000B743C" w:rsidP="00F421F7">
      <w:pPr>
        <w:spacing w:beforeLines="60" w:before="144" w:afterLines="60" w:after="144"/>
        <w:rPr>
          <w:rFonts w:cs="Arial"/>
          <w:szCs w:val="20"/>
        </w:rPr>
      </w:pPr>
      <w:r w:rsidRPr="0089742C">
        <w:rPr>
          <w:rFonts w:cs="Arial"/>
          <w:szCs w:val="20"/>
        </w:rPr>
        <w:t>Moreover, for both stock and new NPEs, specific circumstances will also be considered where the application of the supervisory coverage expectations would, in combination with Pillar 1 capital requirements for credit risk, result in more than 100% of the exposure being covered</w:t>
      </w:r>
      <w:r w:rsidR="003F1141" w:rsidRPr="0089742C">
        <w:rPr>
          <w:rFonts w:cs="Arial"/>
          <w:szCs w:val="20"/>
        </w:rPr>
        <w:t>.</w:t>
      </w:r>
      <w:r w:rsidR="002F72D4" w:rsidRPr="0089742C">
        <w:rPr>
          <w:rFonts w:cs="Arial"/>
          <w:szCs w:val="20"/>
        </w:rPr>
        <w:t xml:space="preserve"> </w:t>
      </w:r>
      <w:r w:rsidR="003F1141" w:rsidRPr="0089742C">
        <w:rPr>
          <w:rFonts w:cs="Arial"/>
          <w:szCs w:val="20"/>
        </w:rPr>
        <w:t xml:space="preserve">The coverage above 100% should be considered and reported as </w:t>
      </w:r>
      <w:r w:rsidR="002F72D4" w:rsidRPr="0089742C">
        <w:rPr>
          <w:rFonts w:cs="Arial"/>
          <w:szCs w:val="20"/>
        </w:rPr>
        <w:t>an exemption</w:t>
      </w:r>
      <w:r w:rsidRPr="0089742C">
        <w:rPr>
          <w:rFonts w:cs="Arial"/>
          <w:szCs w:val="20"/>
        </w:rPr>
        <w:t>.</w:t>
      </w:r>
      <w:r w:rsidR="00E52282" w:rsidRPr="0089742C">
        <w:rPr>
          <w:rStyle w:val="FootnoteReference"/>
          <w:rFonts w:cs="Arial"/>
          <w:szCs w:val="20"/>
        </w:rPr>
        <w:footnoteReference w:id="16"/>
      </w:r>
      <w:r w:rsidRPr="0089742C">
        <w:rPr>
          <w:rFonts w:cs="Arial"/>
          <w:szCs w:val="20"/>
        </w:rPr>
        <w:t xml:space="preserve"> </w:t>
      </w:r>
    </w:p>
    <w:p w14:paraId="1BD3FEAF" w14:textId="1AFFD059" w:rsidR="00324B9E" w:rsidRPr="0089742C" w:rsidRDefault="00A11B45" w:rsidP="00FA0826">
      <w:pPr>
        <w:rPr>
          <w:rFonts w:cs="Arial"/>
          <w:szCs w:val="20"/>
        </w:rPr>
      </w:pPr>
      <w:r w:rsidRPr="0089742C">
        <w:rPr>
          <w:rFonts w:cs="Arial"/>
          <w:szCs w:val="20"/>
        </w:rPr>
        <w:t>Exemptions are also applicable to the “technical guarantees”</w:t>
      </w:r>
      <w:del w:id="0" w:author="Cojocaru, Adriana" w:date="2023-07-20T14:40:00Z">
        <w:r w:rsidR="00981DBF" w:rsidRPr="0089742C" w:rsidDel="00F40742">
          <w:rPr>
            <w:rStyle w:val="FootnoteReference"/>
            <w:rFonts w:cs="Arial"/>
            <w:szCs w:val="20"/>
          </w:rPr>
          <w:footnoteReference w:id="17"/>
        </w:r>
      </w:del>
      <w:r w:rsidRPr="0089742C">
        <w:rPr>
          <w:rFonts w:cs="Arial"/>
          <w:szCs w:val="20"/>
        </w:rPr>
        <w:t>,  defined as those that guarantee the ability of the bank’s client to comply with contractual non-economic obligations (such as the supply of goods or execution of works) towards a third party</w:t>
      </w:r>
      <w:r w:rsidR="00324B9E" w:rsidRPr="0089742C">
        <w:rPr>
          <w:rStyle w:val="FootnoteReference"/>
          <w:rFonts w:cs="Arial"/>
          <w:szCs w:val="20"/>
        </w:rPr>
        <w:footnoteReference w:id="18"/>
      </w:r>
      <w:r w:rsidR="00FF1A64" w:rsidRPr="0089742C">
        <w:rPr>
          <w:rFonts w:cs="Arial"/>
          <w:szCs w:val="20"/>
        </w:rPr>
        <w:t>.</w:t>
      </w:r>
    </w:p>
    <w:p w14:paraId="01EB24E9" w14:textId="77777777" w:rsidR="00362BA6" w:rsidRPr="0089742C" w:rsidRDefault="00166B2E" w:rsidP="00F421F7">
      <w:pPr>
        <w:spacing w:beforeLines="60" w:before="144" w:afterLines="60" w:after="144"/>
        <w:jc w:val="both"/>
        <w:rPr>
          <w:rFonts w:cs="Arial"/>
          <w:szCs w:val="20"/>
        </w:rPr>
      </w:pPr>
      <w:r w:rsidRPr="0089742C">
        <w:rPr>
          <w:rFonts w:cs="Arial"/>
          <w:szCs w:val="20"/>
        </w:rPr>
        <w:t xml:space="preserve">In </w:t>
      </w:r>
      <w:r w:rsidR="002F72D4" w:rsidRPr="0089742C">
        <w:rPr>
          <w:rFonts w:cs="Arial"/>
          <w:szCs w:val="20"/>
        </w:rPr>
        <w:t>addition</w:t>
      </w:r>
      <w:r w:rsidRPr="0089742C">
        <w:rPr>
          <w:rFonts w:cs="Arial"/>
          <w:szCs w:val="20"/>
        </w:rPr>
        <w:t xml:space="preserve">, </w:t>
      </w:r>
      <w:r w:rsidR="003F1141" w:rsidRPr="0089742C">
        <w:rPr>
          <w:rFonts w:cs="Arial"/>
          <w:szCs w:val="20"/>
        </w:rPr>
        <w:t xml:space="preserve">any other </w:t>
      </w:r>
      <w:r w:rsidRPr="0089742C">
        <w:rPr>
          <w:rFonts w:cs="Arial"/>
          <w:szCs w:val="20"/>
        </w:rPr>
        <w:t>p</w:t>
      </w:r>
      <w:r w:rsidR="000B743C" w:rsidRPr="0089742C">
        <w:rPr>
          <w:rFonts w:cs="Arial"/>
          <w:szCs w:val="20"/>
        </w:rPr>
        <w:t xml:space="preserve">otential exemption </w:t>
      </w:r>
      <w:r w:rsidR="003F1141" w:rsidRPr="0089742C">
        <w:rPr>
          <w:rFonts w:cs="Arial"/>
          <w:szCs w:val="20"/>
        </w:rPr>
        <w:t xml:space="preserve">should be assessed by the institution </w:t>
      </w:r>
      <w:r w:rsidRPr="0089742C">
        <w:rPr>
          <w:rFonts w:cs="Arial"/>
          <w:szCs w:val="20"/>
        </w:rPr>
        <w:t xml:space="preserve">on a </w:t>
      </w:r>
      <w:proofErr w:type="gramStart"/>
      <w:r w:rsidRPr="0089742C">
        <w:rPr>
          <w:rFonts w:cs="Arial"/>
          <w:szCs w:val="20"/>
        </w:rPr>
        <w:t>case by case</w:t>
      </w:r>
      <w:proofErr w:type="gramEnd"/>
      <w:r w:rsidRPr="0089742C">
        <w:rPr>
          <w:rFonts w:cs="Arial"/>
          <w:szCs w:val="20"/>
        </w:rPr>
        <w:t xml:space="preserve"> basis </w:t>
      </w:r>
      <w:r w:rsidR="003F1141" w:rsidRPr="0089742C">
        <w:rPr>
          <w:rFonts w:cs="Arial"/>
          <w:szCs w:val="20"/>
        </w:rPr>
        <w:t xml:space="preserve">to ensure that they </w:t>
      </w:r>
      <w:r w:rsidRPr="0089742C">
        <w:rPr>
          <w:rFonts w:cs="Arial"/>
          <w:szCs w:val="20"/>
        </w:rPr>
        <w:t xml:space="preserve">meet </w:t>
      </w:r>
      <w:r w:rsidR="003F1141" w:rsidRPr="0089742C">
        <w:rPr>
          <w:rFonts w:cs="Arial"/>
          <w:szCs w:val="20"/>
        </w:rPr>
        <w:t xml:space="preserve">the </w:t>
      </w:r>
      <w:r w:rsidRPr="0089742C">
        <w:rPr>
          <w:rFonts w:cs="Arial"/>
          <w:szCs w:val="20"/>
        </w:rPr>
        <w:t xml:space="preserve">minimum criteria indicating that a full repayment can be expected – i.e. there are ongoing regular payments of principal and interest, based on the official debtor’s cash flows. </w:t>
      </w:r>
      <w:proofErr w:type="gramStart"/>
      <w:r w:rsidRPr="0089742C">
        <w:rPr>
          <w:rFonts w:cs="Arial"/>
          <w:szCs w:val="20"/>
        </w:rPr>
        <w:t>Therefore</w:t>
      </w:r>
      <w:proofErr w:type="gramEnd"/>
      <w:r w:rsidRPr="0089742C">
        <w:rPr>
          <w:rFonts w:cs="Arial"/>
          <w:szCs w:val="20"/>
        </w:rPr>
        <w:t xml:space="preserve"> only exposures that meet those criteria should be reported in the Annex. The following </w:t>
      </w:r>
      <w:r w:rsidR="00362BA6" w:rsidRPr="0089742C">
        <w:rPr>
          <w:rFonts w:cs="Arial"/>
          <w:szCs w:val="20"/>
        </w:rPr>
        <w:t xml:space="preserve">list of circumstances </w:t>
      </w:r>
      <w:r w:rsidR="003F1141" w:rsidRPr="0089742C">
        <w:rPr>
          <w:rFonts w:cs="Arial"/>
          <w:szCs w:val="20"/>
        </w:rPr>
        <w:t xml:space="preserve">shall </w:t>
      </w:r>
      <w:r w:rsidR="00362BA6" w:rsidRPr="0089742C">
        <w:rPr>
          <w:rFonts w:cs="Arial"/>
          <w:szCs w:val="20"/>
        </w:rPr>
        <w:t>not</w:t>
      </w:r>
      <w:r w:rsidR="003122FD" w:rsidRPr="0089742C">
        <w:rPr>
          <w:rFonts w:cs="Arial"/>
          <w:szCs w:val="20"/>
        </w:rPr>
        <w:t xml:space="preserve"> be</w:t>
      </w:r>
      <w:r w:rsidR="00362BA6" w:rsidRPr="0089742C">
        <w:rPr>
          <w:rFonts w:cs="Arial"/>
          <w:szCs w:val="20"/>
        </w:rPr>
        <w:t xml:space="preserve"> considered </w:t>
      </w:r>
      <w:r w:rsidRPr="0089742C">
        <w:rPr>
          <w:rFonts w:cs="Arial"/>
          <w:szCs w:val="20"/>
        </w:rPr>
        <w:t xml:space="preserve">as potential </w:t>
      </w:r>
      <w:r w:rsidR="00362BA6" w:rsidRPr="0089742C">
        <w:rPr>
          <w:rFonts w:cs="Arial"/>
          <w:b/>
          <w:szCs w:val="20"/>
          <w:u w:val="single"/>
        </w:rPr>
        <w:t>exemptions</w:t>
      </w:r>
      <w:r w:rsidR="00362BA6" w:rsidRPr="0089742C">
        <w:rPr>
          <w:rFonts w:cs="Arial"/>
          <w:b/>
          <w:szCs w:val="20"/>
        </w:rPr>
        <w:t xml:space="preserve"> </w:t>
      </w:r>
      <w:r w:rsidR="00362BA6" w:rsidRPr="0089742C">
        <w:rPr>
          <w:rFonts w:cs="Arial"/>
          <w:szCs w:val="20"/>
        </w:rPr>
        <w:t>and, thus, should not be reported</w:t>
      </w:r>
      <w:r w:rsidR="003122FD" w:rsidRPr="0089742C">
        <w:rPr>
          <w:rFonts w:cs="Arial"/>
          <w:szCs w:val="20"/>
        </w:rPr>
        <w:t xml:space="preserve"> in the Annexes 3 and 4</w:t>
      </w:r>
      <w:r w:rsidR="00362BA6" w:rsidRPr="0089742C">
        <w:rPr>
          <w:rFonts w:cs="Arial"/>
          <w:szCs w:val="20"/>
        </w:rPr>
        <w:t>:</w:t>
      </w:r>
    </w:p>
    <w:p w14:paraId="34F3A9F4" w14:textId="77777777" w:rsidR="00362BA6" w:rsidRPr="0089742C" w:rsidRDefault="00362BA6" w:rsidP="00F421F7">
      <w:pPr>
        <w:pStyle w:val="ListParagraph"/>
        <w:numPr>
          <w:ilvl w:val="0"/>
          <w:numId w:val="18"/>
        </w:numPr>
        <w:spacing w:beforeLines="60" w:before="144" w:afterLines="60" w:after="144"/>
        <w:jc w:val="both"/>
        <w:rPr>
          <w:rFonts w:cs="Arial"/>
          <w:szCs w:val="20"/>
        </w:rPr>
      </w:pPr>
      <w:r w:rsidRPr="0089742C">
        <w:rPr>
          <w:rFonts w:cs="Arial"/>
          <w:szCs w:val="20"/>
        </w:rPr>
        <w:lastRenderedPageBreak/>
        <w:t xml:space="preserve">When the exposure </w:t>
      </w:r>
      <w:r w:rsidRPr="0089742C">
        <w:rPr>
          <w:rFonts w:cs="Arial"/>
          <w:b/>
          <w:szCs w:val="20"/>
          <w:u w:val="single"/>
        </w:rPr>
        <w:t>does not maintain</w:t>
      </w:r>
      <w:r w:rsidRPr="0089742C">
        <w:rPr>
          <w:rFonts w:cs="Arial"/>
          <w:szCs w:val="20"/>
        </w:rPr>
        <w:t xml:space="preserve"> the regular payment of principal and interest</w:t>
      </w:r>
      <w:r w:rsidR="003122FD" w:rsidRPr="0089742C">
        <w:rPr>
          <w:rFonts w:cs="Arial"/>
          <w:szCs w:val="20"/>
        </w:rPr>
        <w:t xml:space="preserve"> to an extent that allows for a timely </w:t>
      </w:r>
      <w:proofErr w:type="gramStart"/>
      <w:r w:rsidR="003122FD" w:rsidRPr="0089742C">
        <w:rPr>
          <w:rFonts w:cs="Arial"/>
          <w:szCs w:val="20"/>
        </w:rPr>
        <w:t>repayment</w:t>
      </w:r>
      <w:r w:rsidRPr="0089742C">
        <w:rPr>
          <w:rFonts w:cs="Arial"/>
          <w:szCs w:val="20"/>
        </w:rPr>
        <w:t>;  or</w:t>
      </w:r>
      <w:proofErr w:type="gramEnd"/>
    </w:p>
    <w:p w14:paraId="02CBCF09" w14:textId="77777777" w:rsidR="00362BA6" w:rsidRPr="0089742C" w:rsidRDefault="00362BA6" w:rsidP="00F421F7">
      <w:pPr>
        <w:spacing w:beforeLines="60" w:before="144" w:afterLines="60" w:after="144"/>
        <w:jc w:val="both"/>
        <w:rPr>
          <w:rFonts w:cs="Arial"/>
          <w:szCs w:val="20"/>
        </w:rPr>
      </w:pPr>
    </w:p>
    <w:p w14:paraId="5FD24B22" w14:textId="77777777" w:rsidR="00362BA6" w:rsidRPr="0089742C" w:rsidRDefault="00362BA6" w:rsidP="00F421F7">
      <w:pPr>
        <w:pStyle w:val="ListParagraph"/>
        <w:numPr>
          <w:ilvl w:val="0"/>
          <w:numId w:val="18"/>
        </w:numPr>
        <w:spacing w:beforeLines="60" w:before="144" w:afterLines="60" w:after="144"/>
        <w:jc w:val="both"/>
        <w:rPr>
          <w:rFonts w:cs="Arial"/>
          <w:szCs w:val="20"/>
        </w:rPr>
      </w:pPr>
      <w:r w:rsidRPr="0089742C">
        <w:rPr>
          <w:rFonts w:cs="Arial"/>
          <w:szCs w:val="20"/>
        </w:rPr>
        <w:t xml:space="preserve">When the exposure </w:t>
      </w:r>
      <w:r w:rsidRPr="0089742C">
        <w:rPr>
          <w:rFonts w:cs="Arial"/>
          <w:b/>
          <w:szCs w:val="20"/>
          <w:u w:val="single"/>
        </w:rPr>
        <w:t>maintains</w:t>
      </w:r>
      <w:r w:rsidRPr="0089742C">
        <w:rPr>
          <w:rFonts w:cs="Arial"/>
          <w:b/>
          <w:szCs w:val="20"/>
        </w:rPr>
        <w:t xml:space="preserve"> </w:t>
      </w:r>
      <w:r w:rsidRPr="0089742C">
        <w:rPr>
          <w:rFonts w:cs="Arial"/>
          <w:szCs w:val="20"/>
        </w:rPr>
        <w:t xml:space="preserve">the regular payment of principal and interest but is more than 30 days past </w:t>
      </w:r>
      <w:proofErr w:type="gramStart"/>
      <w:r w:rsidRPr="0089742C">
        <w:rPr>
          <w:rFonts w:cs="Arial"/>
          <w:szCs w:val="20"/>
        </w:rPr>
        <w:t>due;</w:t>
      </w:r>
      <w:proofErr w:type="gramEnd"/>
      <w:r w:rsidRPr="0089742C">
        <w:rPr>
          <w:rFonts w:cs="Arial"/>
          <w:szCs w:val="20"/>
        </w:rPr>
        <w:t xml:space="preserve"> or</w:t>
      </w:r>
    </w:p>
    <w:p w14:paraId="21994068" w14:textId="77777777" w:rsidR="00362BA6" w:rsidRPr="0089742C" w:rsidRDefault="00362BA6" w:rsidP="00F421F7">
      <w:pPr>
        <w:pStyle w:val="ListParagraph"/>
        <w:spacing w:beforeLines="60" w:before="144" w:afterLines="60" w:after="144"/>
        <w:rPr>
          <w:rFonts w:cs="Arial"/>
          <w:szCs w:val="20"/>
        </w:rPr>
      </w:pPr>
    </w:p>
    <w:p w14:paraId="0F48933A" w14:textId="77777777" w:rsidR="00362BA6" w:rsidRPr="0089742C" w:rsidRDefault="00166B2E" w:rsidP="00F421F7">
      <w:pPr>
        <w:pStyle w:val="ListParagraph"/>
        <w:numPr>
          <w:ilvl w:val="0"/>
          <w:numId w:val="18"/>
        </w:numPr>
        <w:spacing w:beforeLines="60" w:before="144" w:afterLines="60" w:after="144"/>
        <w:jc w:val="both"/>
        <w:rPr>
          <w:rFonts w:cs="Arial"/>
          <w:szCs w:val="20"/>
        </w:rPr>
      </w:pPr>
      <w:r w:rsidRPr="0089742C">
        <w:rPr>
          <w:rFonts w:cs="Arial"/>
          <w:szCs w:val="20"/>
        </w:rPr>
        <w:t>W</w:t>
      </w:r>
      <w:r w:rsidR="00362BA6" w:rsidRPr="0089742C">
        <w:rPr>
          <w:rFonts w:cs="Arial"/>
          <w:szCs w:val="20"/>
        </w:rPr>
        <w:t xml:space="preserve">hen contractual payments have </w:t>
      </w:r>
      <w:r w:rsidR="00362BA6" w:rsidRPr="0089742C">
        <w:rPr>
          <w:rFonts w:cs="Arial"/>
          <w:b/>
          <w:szCs w:val="20"/>
        </w:rPr>
        <w:t xml:space="preserve">not </w:t>
      </w:r>
      <w:r w:rsidR="00362BA6" w:rsidRPr="0089742C">
        <w:rPr>
          <w:rFonts w:cs="Arial"/>
          <w:szCs w:val="20"/>
        </w:rPr>
        <w:t>been made for at least 12 months.</w:t>
      </w:r>
      <w:r w:rsidR="00E04944" w:rsidRPr="0089742C">
        <w:rPr>
          <w:rFonts w:cs="Arial"/>
          <w:szCs w:val="20"/>
        </w:rPr>
        <w:t xml:space="preserve"> Part of these contractual payments may have been made during the period in which the exposure was still performing. </w:t>
      </w:r>
    </w:p>
    <w:p w14:paraId="6E44C972" w14:textId="77777777" w:rsidR="009129B6" w:rsidRPr="0089742C" w:rsidRDefault="00C53B86" w:rsidP="00F421F7">
      <w:pPr>
        <w:spacing w:beforeLines="60" w:before="144" w:afterLines="60" w:after="144"/>
        <w:rPr>
          <w:rFonts w:cs="Arial"/>
          <w:szCs w:val="20"/>
        </w:rPr>
      </w:pPr>
      <w:r w:rsidRPr="0089742C">
        <w:rPr>
          <w:rFonts w:cs="Arial"/>
          <w:szCs w:val="20"/>
        </w:rPr>
        <w:t>Only circumstances other than those above mentioned should be reported after (i) the bank has done a proper internal assessment that a full repayment</w:t>
      </w:r>
      <w:r w:rsidRPr="0089742C">
        <w:rPr>
          <w:rStyle w:val="FootnoteReference"/>
          <w:rFonts w:cs="Arial"/>
          <w:szCs w:val="20"/>
        </w:rPr>
        <w:footnoteReference w:id="19"/>
      </w:r>
      <w:r w:rsidRPr="0089742C">
        <w:rPr>
          <w:rFonts w:cs="Arial"/>
          <w:szCs w:val="20"/>
        </w:rPr>
        <w:t xml:space="preserve"> is expected; and (ii) the approval within the relevant internal governance body (</w:t>
      </w:r>
      <w:proofErr w:type="gramStart"/>
      <w:r w:rsidRPr="0089742C">
        <w:rPr>
          <w:rFonts w:cs="Arial"/>
          <w:szCs w:val="20"/>
        </w:rPr>
        <w:t>e.g.</w:t>
      </w:r>
      <w:proofErr w:type="gramEnd"/>
      <w:r w:rsidRPr="0089742C">
        <w:rPr>
          <w:rFonts w:cs="Arial"/>
          <w:szCs w:val="20"/>
        </w:rPr>
        <w:t xml:space="preserve"> the CRO or risk committee), after an appropriate oversight of the internal assessment undertaken. </w:t>
      </w:r>
      <w:r w:rsidR="00E04944" w:rsidRPr="0089742C">
        <w:rPr>
          <w:rFonts w:cs="Arial"/>
          <w:szCs w:val="20"/>
        </w:rPr>
        <w:t>The institution should fill in these tables with aggregate amounts</w:t>
      </w:r>
      <w:r w:rsidR="009129B6" w:rsidRPr="0089742C">
        <w:rPr>
          <w:rFonts w:cs="Arial"/>
          <w:szCs w:val="20"/>
        </w:rPr>
        <w:t xml:space="preserve">, combining </w:t>
      </w:r>
      <w:r w:rsidR="00971274" w:rsidRPr="0089742C">
        <w:rPr>
          <w:rFonts w:cs="Arial"/>
          <w:szCs w:val="20"/>
        </w:rPr>
        <w:t>exposures with similar characteristics</w:t>
      </w:r>
      <w:r w:rsidR="00E04944" w:rsidRPr="0089742C">
        <w:rPr>
          <w:rFonts w:cs="Arial"/>
          <w:szCs w:val="20"/>
        </w:rPr>
        <w:t xml:space="preserve"> (</w:t>
      </w:r>
      <w:r w:rsidR="00FA637A" w:rsidRPr="0089742C">
        <w:rPr>
          <w:rFonts w:cs="Arial"/>
          <w:szCs w:val="20"/>
        </w:rPr>
        <w:t xml:space="preserve">e.g., </w:t>
      </w:r>
      <w:r w:rsidR="00E04944" w:rsidRPr="0089742C">
        <w:rPr>
          <w:rFonts w:cs="Arial"/>
          <w:szCs w:val="20"/>
        </w:rPr>
        <w:t xml:space="preserve">exposure value for all NPLs </w:t>
      </w:r>
      <w:r w:rsidR="00CF57CD" w:rsidRPr="0089742C">
        <w:rPr>
          <w:rFonts w:cs="Arial"/>
          <w:szCs w:val="20"/>
        </w:rPr>
        <w:t>secured</w:t>
      </w:r>
      <w:r w:rsidR="00E04944" w:rsidRPr="0089742C">
        <w:rPr>
          <w:rFonts w:cs="Arial"/>
          <w:szCs w:val="20"/>
        </w:rPr>
        <w:t xml:space="preserve"> by residential immovable property</w:t>
      </w:r>
      <w:r w:rsidR="00CF57CD" w:rsidRPr="0089742C">
        <w:rPr>
          <w:rFonts w:cs="Arial"/>
          <w:szCs w:val="20"/>
        </w:rPr>
        <w:t xml:space="preserve"> or residential loan guaranteed by an eligible protection provider</w:t>
      </w:r>
      <w:r w:rsidR="00E04944" w:rsidRPr="0089742C">
        <w:rPr>
          <w:rFonts w:cs="Arial"/>
          <w:szCs w:val="20"/>
        </w:rPr>
        <w:t xml:space="preserve"> that are </w:t>
      </w:r>
      <w:proofErr w:type="spellStart"/>
      <w:r w:rsidR="00E04944" w:rsidRPr="0089742C">
        <w:rPr>
          <w:rFonts w:cs="Arial"/>
          <w:szCs w:val="20"/>
        </w:rPr>
        <w:t>UtP</w:t>
      </w:r>
      <w:proofErr w:type="spellEnd"/>
      <w:r w:rsidR="00E04944" w:rsidRPr="0089742C">
        <w:rPr>
          <w:rFonts w:cs="Arial"/>
          <w:szCs w:val="20"/>
        </w:rPr>
        <w:t>, no</w:t>
      </w:r>
      <w:r w:rsidR="001E5764" w:rsidRPr="0089742C">
        <w:rPr>
          <w:rFonts w:cs="Arial"/>
          <w:szCs w:val="20"/>
        </w:rPr>
        <w:t>t</w:t>
      </w:r>
      <w:r w:rsidR="00E04944" w:rsidRPr="0089742C">
        <w:rPr>
          <w:rFonts w:cs="Arial"/>
          <w:szCs w:val="20"/>
        </w:rPr>
        <w:t xml:space="preserve"> forborne, no </w:t>
      </w:r>
      <w:r w:rsidR="00FA637A" w:rsidRPr="0089742C">
        <w:rPr>
          <w:rFonts w:cs="Arial"/>
          <w:szCs w:val="20"/>
        </w:rPr>
        <w:t>p</w:t>
      </w:r>
      <w:r w:rsidR="00E04944" w:rsidRPr="0089742C">
        <w:rPr>
          <w:rFonts w:cs="Arial"/>
          <w:szCs w:val="20"/>
        </w:rPr>
        <w:t>ul</w:t>
      </w:r>
      <w:r w:rsidR="00FA637A" w:rsidRPr="0089742C">
        <w:rPr>
          <w:rFonts w:cs="Arial"/>
          <w:szCs w:val="20"/>
        </w:rPr>
        <w:t>l</w:t>
      </w:r>
      <w:r w:rsidR="00E04944" w:rsidRPr="0089742C">
        <w:rPr>
          <w:rFonts w:cs="Arial"/>
          <w:szCs w:val="20"/>
        </w:rPr>
        <w:t xml:space="preserve">ing effect </w:t>
      </w:r>
      <w:r w:rsidR="00FA637A" w:rsidRPr="0089742C">
        <w:rPr>
          <w:rFonts w:cs="Arial"/>
          <w:szCs w:val="20"/>
        </w:rPr>
        <w:t>and for which the total coverage level is not above 100%).</w:t>
      </w:r>
    </w:p>
    <w:p w14:paraId="5FF10F27" w14:textId="77777777" w:rsidR="000411AA" w:rsidRPr="0089742C" w:rsidRDefault="00166B2E" w:rsidP="00F421F7">
      <w:pPr>
        <w:jc w:val="both"/>
        <w:rPr>
          <w:rFonts w:cs="Arial"/>
          <w:szCs w:val="20"/>
        </w:rPr>
      </w:pPr>
      <w:r w:rsidRPr="0089742C">
        <w:rPr>
          <w:rFonts w:cs="Arial"/>
          <w:szCs w:val="20"/>
        </w:rPr>
        <w:t>S</w:t>
      </w:r>
      <w:r w:rsidR="00362BA6" w:rsidRPr="0089742C">
        <w:rPr>
          <w:rFonts w:cs="Arial"/>
          <w:szCs w:val="20"/>
        </w:rPr>
        <w:t>pecific instructions fo</w:t>
      </w:r>
      <w:r w:rsidR="00E027E0" w:rsidRPr="0089742C">
        <w:rPr>
          <w:rFonts w:cs="Arial"/>
          <w:szCs w:val="20"/>
        </w:rPr>
        <w:t xml:space="preserve">r </w:t>
      </w:r>
      <w:proofErr w:type="gramStart"/>
      <w:r w:rsidR="00E027E0" w:rsidRPr="0089742C">
        <w:rPr>
          <w:rFonts w:cs="Arial"/>
          <w:szCs w:val="20"/>
        </w:rPr>
        <w:t>Annex</w:t>
      </w:r>
      <w:proofErr w:type="gramEnd"/>
      <w:r w:rsidR="00E027E0" w:rsidRPr="0089742C">
        <w:rPr>
          <w:rFonts w:cs="Arial"/>
          <w:szCs w:val="20"/>
        </w:rPr>
        <w:t xml:space="preserve"> 3 and 4</w:t>
      </w:r>
      <w:r w:rsidRPr="0089742C">
        <w:rPr>
          <w:rFonts w:cs="Arial"/>
          <w:szCs w:val="20"/>
        </w:rPr>
        <w:t xml:space="preserve"> are provided below</w:t>
      </w:r>
      <w:r w:rsidR="00E027E0" w:rsidRPr="0089742C">
        <w:rPr>
          <w:rFonts w:cs="Arial"/>
          <w:szCs w:val="20"/>
        </w:rPr>
        <w:t>.</w:t>
      </w:r>
      <w:r w:rsidR="000411AA" w:rsidRPr="0089742C">
        <w:rPr>
          <w:rFonts w:cs="Arial"/>
          <w:szCs w:val="20"/>
        </w:rPr>
        <w:t xml:space="preserve"> </w:t>
      </w:r>
    </w:p>
    <w:p w14:paraId="3DDF2502" w14:textId="77777777" w:rsidR="00362BA6" w:rsidRPr="0089742C" w:rsidRDefault="00362BA6" w:rsidP="00A31A83">
      <w:pPr>
        <w:rPr>
          <w:rFonts w:cs="Arial"/>
          <w:szCs w:val="20"/>
        </w:rPr>
      </w:pPr>
    </w:p>
    <w:p w14:paraId="349B8F66" w14:textId="77777777" w:rsidR="00362BA6" w:rsidRPr="0089742C" w:rsidRDefault="00362BA6" w:rsidP="00A31A83">
      <w:pPr>
        <w:rPr>
          <w:rFonts w:cs="Arial"/>
          <w:szCs w:val="20"/>
        </w:rPr>
      </w:pPr>
    </w:p>
    <w:p w14:paraId="4ED91572" w14:textId="77777777" w:rsidR="00362BA6" w:rsidRPr="0089742C" w:rsidRDefault="00362BA6" w:rsidP="00A31A83">
      <w:pPr>
        <w:rPr>
          <w:rFonts w:cs="Arial"/>
          <w:szCs w:val="20"/>
        </w:rPr>
      </w:pPr>
    </w:p>
    <w:p w14:paraId="791884A3" w14:textId="77777777" w:rsidR="00FF6567" w:rsidRPr="0089742C" w:rsidRDefault="00FF6567">
      <w:pPr>
        <w:spacing w:before="0" w:after="0" w:line="240" w:lineRule="auto"/>
        <w:rPr>
          <w:rFonts w:cs="Arial"/>
          <w:szCs w:val="20"/>
        </w:rPr>
      </w:pPr>
      <w:r w:rsidRPr="0089742C">
        <w:rPr>
          <w:rFonts w:cs="Arial"/>
          <w:szCs w:val="20"/>
        </w:rPr>
        <w:br w:type="page"/>
      </w:r>
    </w:p>
    <w:p w14:paraId="3CA55355" w14:textId="77777777" w:rsidR="00362BA6" w:rsidRPr="0089742C" w:rsidRDefault="003C14C7" w:rsidP="004758FB">
      <w:pPr>
        <w:rPr>
          <w:rFonts w:cs="Arial"/>
          <w:szCs w:val="20"/>
        </w:rPr>
      </w:pPr>
      <w:r w:rsidRPr="0089742C">
        <w:rPr>
          <w:rFonts w:cs="Arial"/>
          <w:szCs w:val="20"/>
        </w:rPr>
        <w:lastRenderedPageBreak/>
        <w:t xml:space="preserve"> </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8843"/>
      </w:tblGrid>
      <w:tr w:rsidR="002A460F" w:rsidRPr="0089742C" w14:paraId="0AF03E77" w14:textId="77777777" w:rsidTr="001754BB">
        <w:tc>
          <w:tcPr>
            <w:tcW w:w="1188" w:type="dxa"/>
            <w:tcBorders>
              <w:top w:val="single" w:sz="4" w:space="0" w:color="auto"/>
              <w:left w:val="single" w:sz="4" w:space="0" w:color="auto"/>
              <w:bottom w:val="single" w:sz="4" w:space="0" w:color="auto"/>
              <w:right w:val="single" w:sz="4" w:space="0" w:color="auto"/>
            </w:tcBorders>
            <w:shd w:val="clear" w:color="auto" w:fill="CCCCCC"/>
            <w:hideMark/>
          </w:tcPr>
          <w:p w14:paraId="2D7AAFEF" w14:textId="77777777" w:rsidR="002A460F" w:rsidRPr="0089742C" w:rsidRDefault="002A460F" w:rsidP="001754BB">
            <w:pPr>
              <w:rPr>
                <w:rFonts w:cs="Arial"/>
                <w:szCs w:val="20"/>
                <w:lang w:bidi="ne-NP"/>
              </w:rPr>
            </w:pPr>
            <w:r w:rsidRPr="0089742C">
              <w:rPr>
                <w:rFonts w:cs="Arial"/>
                <w:szCs w:val="20"/>
                <w:lang w:bidi="ne-NP"/>
              </w:rPr>
              <w:t>Column</w:t>
            </w:r>
          </w:p>
        </w:tc>
        <w:tc>
          <w:tcPr>
            <w:tcW w:w="8843" w:type="dxa"/>
            <w:tcBorders>
              <w:top w:val="single" w:sz="4" w:space="0" w:color="auto"/>
              <w:left w:val="single" w:sz="4" w:space="0" w:color="auto"/>
              <w:bottom w:val="single" w:sz="4" w:space="0" w:color="auto"/>
              <w:right w:val="single" w:sz="4" w:space="0" w:color="auto"/>
            </w:tcBorders>
            <w:shd w:val="clear" w:color="auto" w:fill="CCCCCC"/>
            <w:hideMark/>
          </w:tcPr>
          <w:p w14:paraId="56BC254F" w14:textId="77777777" w:rsidR="002A460F" w:rsidRPr="0089742C" w:rsidRDefault="002A460F" w:rsidP="001754BB">
            <w:pPr>
              <w:rPr>
                <w:rFonts w:cs="Arial"/>
                <w:szCs w:val="20"/>
                <w:lang w:bidi="ne-NP"/>
              </w:rPr>
            </w:pPr>
            <w:r w:rsidRPr="0089742C">
              <w:rPr>
                <w:rFonts w:cs="Arial"/>
                <w:szCs w:val="20"/>
                <w:lang w:bidi="ne-NP"/>
              </w:rPr>
              <w:t>Instructions</w:t>
            </w:r>
          </w:p>
        </w:tc>
      </w:tr>
      <w:tr w:rsidR="002A460F" w:rsidRPr="0089742C" w14:paraId="097EFF48" w14:textId="77777777" w:rsidTr="001754BB">
        <w:tc>
          <w:tcPr>
            <w:tcW w:w="1188" w:type="dxa"/>
            <w:tcBorders>
              <w:top w:val="single" w:sz="4" w:space="0" w:color="auto"/>
              <w:left w:val="single" w:sz="4" w:space="0" w:color="auto"/>
              <w:bottom w:val="single" w:sz="4" w:space="0" w:color="auto"/>
              <w:right w:val="single" w:sz="4" w:space="0" w:color="auto"/>
            </w:tcBorders>
          </w:tcPr>
          <w:p w14:paraId="3D990AE3" w14:textId="77777777" w:rsidR="002A460F" w:rsidRPr="0089742C" w:rsidRDefault="002A460F" w:rsidP="001754BB">
            <w:pPr>
              <w:rPr>
                <w:rFonts w:cs="Arial"/>
                <w:szCs w:val="20"/>
              </w:rPr>
            </w:pPr>
            <w:r w:rsidRPr="0089742C">
              <w:rPr>
                <w:rFonts w:cs="Arial"/>
                <w:szCs w:val="20"/>
              </w:rPr>
              <w:t>020</w:t>
            </w:r>
          </w:p>
        </w:tc>
        <w:tc>
          <w:tcPr>
            <w:tcW w:w="8843" w:type="dxa"/>
            <w:tcBorders>
              <w:top w:val="single" w:sz="4" w:space="0" w:color="auto"/>
              <w:left w:val="single" w:sz="4" w:space="0" w:color="auto"/>
              <w:bottom w:val="single" w:sz="4" w:space="0" w:color="auto"/>
              <w:right w:val="single" w:sz="4" w:space="0" w:color="auto"/>
            </w:tcBorders>
          </w:tcPr>
          <w:p w14:paraId="33436E06" w14:textId="77777777" w:rsidR="002A460F" w:rsidRPr="0089742C" w:rsidRDefault="002A460F" w:rsidP="001754BB">
            <w:pPr>
              <w:rPr>
                <w:rFonts w:cs="Arial"/>
                <w:b/>
                <w:szCs w:val="20"/>
                <w:u w:val="single"/>
              </w:rPr>
            </w:pPr>
            <w:r w:rsidRPr="0089742C">
              <w:rPr>
                <w:rFonts w:cs="Arial"/>
                <w:b/>
                <w:szCs w:val="20"/>
                <w:u w:val="single"/>
              </w:rPr>
              <w:t>Segment</w:t>
            </w:r>
          </w:p>
          <w:p w14:paraId="3CE0A190" w14:textId="77777777" w:rsidR="002A460F" w:rsidRPr="0089742C" w:rsidRDefault="002A460F" w:rsidP="001754BB">
            <w:pPr>
              <w:rPr>
                <w:rFonts w:cs="Arial"/>
                <w:szCs w:val="20"/>
              </w:rPr>
            </w:pPr>
            <w:r w:rsidRPr="0089742C">
              <w:rPr>
                <w:rFonts w:cs="Arial"/>
                <w:szCs w:val="20"/>
              </w:rPr>
              <w:t xml:space="preserve">Each proposed exemption shall be assigned to one of the following counterparty segments as defined under </w:t>
            </w:r>
            <w:r w:rsidR="005210CA" w:rsidRPr="0089742C">
              <w:rPr>
                <w:rFonts w:cs="Arial"/>
                <w:szCs w:val="20"/>
              </w:rPr>
              <w:t xml:space="preserve">EBA </w:t>
            </w:r>
            <w:r w:rsidRPr="0089742C">
              <w:rPr>
                <w:rFonts w:cs="Arial"/>
                <w:szCs w:val="20"/>
              </w:rPr>
              <w:t xml:space="preserve">ITS: </w:t>
            </w:r>
          </w:p>
          <w:p w14:paraId="10A2F2CC" w14:textId="77777777" w:rsidR="002A460F" w:rsidRPr="0089742C" w:rsidRDefault="002A460F" w:rsidP="002A460F">
            <w:pPr>
              <w:pStyle w:val="ListParagraph"/>
              <w:numPr>
                <w:ilvl w:val="0"/>
                <w:numId w:val="12"/>
              </w:numPr>
              <w:rPr>
                <w:rFonts w:cs="Arial"/>
                <w:szCs w:val="20"/>
              </w:rPr>
            </w:pPr>
            <w:r w:rsidRPr="0089742C">
              <w:rPr>
                <w:rFonts w:cs="Arial"/>
                <w:szCs w:val="20"/>
              </w:rPr>
              <w:t xml:space="preserve">Households – Loans collateralized by residential immovable property, </w:t>
            </w:r>
          </w:p>
          <w:p w14:paraId="56493BA6" w14:textId="77777777" w:rsidR="002A460F" w:rsidRPr="0089742C" w:rsidRDefault="002A460F" w:rsidP="002A460F">
            <w:pPr>
              <w:pStyle w:val="ListParagraph"/>
              <w:numPr>
                <w:ilvl w:val="0"/>
                <w:numId w:val="12"/>
              </w:numPr>
              <w:rPr>
                <w:rFonts w:cs="Arial"/>
                <w:szCs w:val="20"/>
              </w:rPr>
            </w:pPr>
            <w:r w:rsidRPr="0089742C">
              <w:rPr>
                <w:rFonts w:cs="Arial"/>
                <w:szCs w:val="20"/>
              </w:rPr>
              <w:t>Households – Loans for consumption,</w:t>
            </w:r>
          </w:p>
          <w:p w14:paraId="52822A57" w14:textId="77777777" w:rsidR="002A460F" w:rsidRPr="0089742C" w:rsidRDefault="002A460F" w:rsidP="002A460F">
            <w:pPr>
              <w:pStyle w:val="ListParagraph"/>
              <w:numPr>
                <w:ilvl w:val="0"/>
                <w:numId w:val="12"/>
              </w:numPr>
              <w:rPr>
                <w:rFonts w:cs="Arial"/>
                <w:szCs w:val="20"/>
              </w:rPr>
            </w:pPr>
            <w:r w:rsidRPr="0089742C">
              <w:rPr>
                <w:rFonts w:cs="Arial"/>
                <w:szCs w:val="20"/>
              </w:rPr>
              <w:t>Households – Loans Other</w:t>
            </w:r>
            <w:r w:rsidR="005210CA" w:rsidRPr="0089742C">
              <w:rPr>
                <w:rFonts w:cs="Arial"/>
                <w:szCs w:val="20"/>
              </w:rPr>
              <w:t>,</w:t>
            </w:r>
          </w:p>
          <w:p w14:paraId="669F400B" w14:textId="77777777" w:rsidR="002A460F" w:rsidRPr="0089742C" w:rsidRDefault="002A460F" w:rsidP="002A460F">
            <w:pPr>
              <w:pStyle w:val="ListParagraph"/>
              <w:numPr>
                <w:ilvl w:val="0"/>
                <w:numId w:val="12"/>
              </w:numPr>
              <w:rPr>
                <w:rFonts w:cs="Arial"/>
                <w:szCs w:val="20"/>
              </w:rPr>
            </w:pPr>
            <w:r w:rsidRPr="0089742C">
              <w:rPr>
                <w:rFonts w:cs="Arial"/>
                <w:szCs w:val="20"/>
              </w:rPr>
              <w:t xml:space="preserve">Non-financial corporations – SME, </w:t>
            </w:r>
          </w:p>
          <w:p w14:paraId="0668CA2E" w14:textId="77777777" w:rsidR="002A460F" w:rsidRPr="0089742C" w:rsidRDefault="002A460F" w:rsidP="002A460F">
            <w:pPr>
              <w:pStyle w:val="ListParagraph"/>
              <w:numPr>
                <w:ilvl w:val="0"/>
                <w:numId w:val="12"/>
              </w:numPr>
              <w:rPr>
                <w:rFonts w:cs="Arial"/>
                <w:szCs w:val="20"/>
              </w:rPr>
            </w:pPr>
            <w:r w:rsidRPr="0089742C">
              <w:rPr>
                <w:rFonts w:cs="Arial"/>
                <w:szCs w:val="20"/>
              </w:rPr>
              <w:t xml:space="preserve">Non-Financial corporations – Loans collateralized by commercial immovable property </w:t>
            </w:r>
          </w:p>
          <w:p w14:paraId="7D20F490" w14:textId="70921C9E" w:rsidR="002A460F" w:rsidRPr="0089742C" w:rsidRDefault="002A460F" w:rsidP="002A460F">
            <w:pPr>
              <w:pStyle w:val="ListParagraph"/>
              <w:numPr>
                <w:ilvl w:val="0"/>
                <w:numId w:val="12"/>
              </w:numPr>
              <w:rPr>
                <w:rFonts w:cs="Arial"/>
                <w:szCs w:val="20"/>
              </w:rPr>
            </w:pPr>
            <w:r w:rsidRPr="0089742C">
              <w:rPr>
                <w:rFonts w:cs="Arial"/>
                <w:szCs w:val="20"/>
              </w:rPr>
              <w:t>Non-financial corporations – Other</w:t>
            </w:r>
          </w:p>
          <w:p w14:paraId="2DF26BD1" w14:textId="77777777" w:rsidR="001E2B75" w:rsidRPr="0089742C" w:rsidRDefault="001E2B75" w:rsidP="001E2B75">
            <w:pPr>
              <w:pStyle w:val="ListParagraph"/>
              <w:numPr>
                <w:ilvl w:val="0"/>
                <w:numId w:val="12"/>
              </w:numPr>
              <w:rPr>
                <w:rFonts w:cs="Arial"/>
                <w:szCs w:val="20"/>
              </w:rPr>
            </w:pPr>
            <w:r w:rsidRPr="0089742C">
              <w:rPr>
                <w:rFonts w:cs="Arial"/>
                <w:szCs w:val="20"/>
              </w:rPr>
              <w:t>Other Financial corporations</w:t>
            </w:r>
          </w:p>
          <w:p w14:paraId="481EFEC7" w14:textId="77777777" w:rsidR="001E2B75" w:rsidRPr="0089742C" w:rsidRDefault="001E2B75" w:rsidP="001E2B75">
            <w:pPr>
              <w:pStyle w:val="ListParagraph"/>
              <w:numPr>
                <w:ilvl w:val="0"/>
                <w:numId w:val="12"/>
              </w:numPr>
              <w:rPr>
                <w:rFonts w:cs="Arial"/>
                <w:szCs w:val="20"/>
              </w:rPr>
            </w:pPr>
            <w:r w:rsidRPr="0089742C">
              <w:rPr>
                <w:rFonts w:cs="Arial"/>
                <w:szCs w:val="20"/>
              </w:rPr>
              <w:t>Credit institutions</w:t>
            </w:r>
          </w:p>
          <w:p w14:paraId="74533ECE" w14:textId="1C39E510" w:rsidR="002A460F" w:rsidRPr="0089742C" w:rsidRDefault="001E2B75" w:rsidP="001754BB">
            <w:pPr>
              <w:pStyle w:val="ListParagraph"/>
              <w:numPr>
                <w:ilvl w:val="0"/>
                <w:numId w:val="12"/>
              </w:numPr>
              <w:rPr>
                <w:rFonts w:cs="Arial"/>
                <w:szCs w:val="20"/>
              </w:rPr>
            </w:pPr>
            <w:r w:rsidRPr="0089742C">
              <w:rPr>
                <w:rFonts w:cs="Arial"/>
                <w:szCs w:val="20"/>
              </w:rPr>
              <w:t>General governments</w:t>
            </w:r>
          </w:p>
          <w:p w14:paraId="389D66D6" w14:textId="77777777" w:rsidR="002A460F" w:rsidRPr="0089742C" w:rsidRDefault="002A460F" w:rsidP="001754BB">
            <w:pPr>
              <w:rPr>
                <w:rFonts w:cs="Arial"/>
                <w:szCs w:val="20"/>
              </w:rPr>
            </w:pPr>
          </w:p>
        </w:tc>
      </w:tr>
      <w:tr w:rsidR="002A460F" w:rsidRPr="0089742C" w14:paraId="34948389" w14:textId="77777777" w:rsidTr="001754BB">
        <w:tc>
          <w:tcPr>
            <w:tcW w:w="1188" w:type="dxa"/>
            <w:tcBorders>
              <w:top w:val="single" w:sz="4" w:space="0" w:color="auto"/>
              <w:left w:val="single" w:sz="4" w:space="0" w:color="auto"/>
              <w:bottom w:val="single" w:sz="4" w:space="0" w:color="auto"/>
              <w:right w:val="single" w:sz="4" w:space="0" w:color="auto"/>
            </w:tcBorders>
          </w:tcPr>
          <w:p w14:paraId="681410F8" w14:textId="77777777" w:rsidR="002A460F" w:rsidRPr="0089742C" w:rsidRDefault="002A460F" w:rsidP="001754BB">
            <w:pPr>
              <w:rPr>
                <w:rFonts w:cs="Arial"/>
                <w:szCs w:val="20"/>
              </w:rPr>
            </w:pPr>
            <w:r w:rsidRPr="0089742C">
              <w:rPr>
                <w:rFonts w:cs="Arial"/>
                <w:szCs w:val="20"/>
              </w:rPr>
              <w:t>030</w:t>
            </w:r>
          </w:p>
        </w:tc>
        <w:tc>
          <w:tcPr>
            <w:tcW w:w="8843" w:type="dxa"/>
            <w:tcBorders>
              <w:top w:val="single" w:sz="4" w:space="0" w:color="auto"/>
              <w:left w:val="single" w:sz="4" w:space="0" w:color="auto"/>
              <w:bottom w:val="single" w:sz="4" w:space="0" w:color="auto"/>
              <w:right w:val="single" w:sz="4" w:space="0" w:color="auto"/>
            </w:tcBorders>
          </w:tcPr>
          <w:p w14:paraId="64DBF38D" w14:textId="77777777" w:rsidR="002A460F" w:rsidRPr="0089742C" w:rsidRDefault="002A460F" w:rsidP="001754BB">
            <w:pPr>
              <w:rPr>
                <w:rFonts w:cs="Arial"/>
                <w:b/>
                <w:szCs w:val="20"/>
                <w:u w:val="single"/>
              </w:rPr>
            </w:pPr>
            <w:r w:rsidRPr="0089742C">
              <w:rPr>
                <w:rFonts w:cs="Arial"/>
                <w:b/>
                <w:szCs w:val="20"/>
                <w:u w:val="single"/>
              </w:rPr>
              <w:t>UTP (yes/no)</w:t>
            </w:r>
          </w:p>
          <w:p w14:paraId="651B52EB" w14:textId="77777777" w:rsidR="002A460F" w:rsidRPr="0089742C" w:rsidRDefault="002A460F" w:rsidP="001754BB">
            <w:pPr>
              <w:rPr>
                <w:rFonts w:cs="Arial"/>
                <w:szCs w:val="20"/>
              </w:rPr>
            </w:pPr>
            <w:r w:rsidRPr="0089742C">
              <w:rPr>
                <w:rFonts w:cs="Arial"/>
                <w:szCs w:val="20"/>
              </w:rPr>
              <w:t xml:space="preserve">Please indicate </w:t>
            </w:r>
            <w:proofErr w:type="gramStart"/>
            <w:r w:rsidRPr="0089742C">
              <w:rPr>
                <w:rFonts w:cs="Arial"/>
                <w:szCs w:val="20"/>
              </w:rPr>
              <w:t>whether or not</w:t>
            </w:r>
            <w:proofErr w:type="gramEnd"/>
            <w:r w:rsidRPr="0089742C">
              <w:rPr>
                <w:rFonts w:cs="Arial"/>
                <w:szCs w:val="20"/>
              </w:rPr>
              <w:t xml:space="preserve"> the proposed exemption is deemed unlikely to pay (UTP) in accordance with Articles 178(1) and (3) of CRR and Section 5 of the EBA Guidelines on the application of the definition of default under Article 178 of Regulation (EU) 575/2013</w:t>
            </w:r>
            <w:r w:rsidRPr="0089742C">
              <w:rPr>
                <w:rStyle w:val="FootnoteReference"/>
                <w:rFonts w:cs="Arial"/>
                <w:szCs w:val="20"/>
              </w:rPr>
              <w:footnoteReference w:id="20"/>
            </w:r>
            <w:r w:rsidRPr="0089742C">
              <w:rPr>
                <w:rFonts w:cs="Arial"/>
                <w:szCs w:val="20"/>
              </w:rPr>
              <w:t xml:space="preserve">. </w:t>
            </w:r>
          </w:p>
          <w:p w14:paraId="6448F462" w14:textId="77777777" w:rsidR="002A460F" w:rsidRPr="0089742C" w:rsidRDefault="002A460F" w:rsidP="001754BB">
            <w:pPr>
              <w:rPr>
                <w:rFonts w:cs="Arial"/>
                <w:b/>
                <w:szCs w:val="20"/>
                <w:u w:val="single"/>
              </w:rPr>
            </w:pPr>
          </w:p>
          <w:p w14:paraId="5DD44CD6" w14:textId="77777777" w:rsidR="002A460F" w:rsidRPr="0089742C" w:rsidRDefault="002A460F" w:rsidP="001754BB">
            <w:pPr>
              <w:rPr>
                <w:rFonts w:cs="Arial"/>
                <w:b/>
                <w:szCs w:val="20"/>
                <w:u w:val="single"/>
              </w:rPr>
            </w:pPr>
          </w:p>
        </w:tc>
      </w:tr>
      <w:tr w:rsidR="002A460F" w:rsidRPr="0089742C" w14:paraId="5522C912" w14:textId="77777777" w:rsidTr="001754BB">
        <w:tc>
          <w:tcPr>
            <w:tcW w:w="1188" w:type="dxa"/>
            <w:tcBorders>
              <w:top w:val="single" w:sz="4" w:space="0" w:color="auto"/>
              <w:left w:val="single" w:sz="4" w:space="0" w:color="auto"/>
              <w:bottom w:val="single" w:sz="4" w:space="0" w:color="auto"/>
              <w:right w:val="single" w:sz="4" w:space="0" w:color="auto"/>
            </w:tcBorders>
          </w:tcPr>
          <w:p w14:paraId="4086F7C9" w14:textId="77777777" w:rsidR="002A460F" w:rsidRPr="0089742C" w:rsidRDefault="002A460F" w:rsidP="001754BB">
            <w:pPr>
              <w:rPr>
                <w:rFonts w:cs="Arial"/>
                <w:szCs w:val="20"/>
              </w:rPr>
            </w:pPr>
            <w:r w:rsidRPr="0089742C">
              <w:rPr>
                <w:rFonts w:cs="Arial"/>
                <w:szCs w:val="20"/>
              </w:rPr>
              <w:t>040</w:t>
            </w:r>
          </w:p>
        </w:tc>
        <w:tc>
          <w:tcPr>
            <w:tcW w:w="8843" w:type="dxa"/>
            <w:tcBorders>
              <w:top w:val="single" w:sz="4" w:space="0" w:color="auto"/>
              <w:left w:val="single" w:sz="4" w:space="0" w:color="auto"/>
              <w:bottom w:val="single" w:sz="4" w:space="0" w:color="auto"/>
              <w:right w:val="single" w:sz="4" w:space="0" w:color="auto"/>
            </w:tcBorders>
          </w:tcPr>
          <w:p w14:paraId="14DCABC5" w14:textId="77777777" w:rsidR="002A460F" w:rsidRPr="0089742C" w:rsidRDefault="002A460F" w:rsidP="001754BB">
            <w:pPr>
              <w:rPr>
                <w:rFonts w:cs="Arial"/>
                <w:b/>
                <w:szCs w:val="20"/>
                <w:u w:val="single"/>
              </w:rPr>
            </w:pPr>
            <w:r w:rsidRPr="0089742C">
              <w:rPr>
                <w:rFonts w:cs="Arial"/>
                <w:b/>
                <w:szCs w:val="20"/>
                <w:u w:val="single"/>
              </w:rPr>
              <w:t>Forborne (yes/no)</w:t>
            </w:r>
          </w:p>
          <w:p w14:paraId="70B65E8F" w14:textId="77777777" w:rsidR="002A460F" w:rsidRPr="0089742C" w:rsidRDefault="002A460F" w:rsidP="001754BB">
            <w:pPr>
              <w:rPr>
                <w:rFonts w:cs="Arial"/>
                <w:szCs w:val="20"/>
              </w:rPr>
            </w:pPr>
            <w:r w:rsidRPr="0089742C">
              <w:rPr>
                <w:rFonts w:cs="Arial"/>
                <w:szCs w:val="20"/>
              </w:rPr>
              <w:t xml:space="preserve">Please indicate </w:t>
            </w:r>
            <w:proofErr w:type="gramStart"/>
            <w:r w:rsidRPr="0089742C">
              <w:rPr>
                <w:rFonts w:cs="Arial"/>
                <w:szCs w:val="20"/>
              </w:rPr>
              <w:t>whether or not</w:t>
            </w:r>
            <w:proofErr w:type="gramEnd"/>
            <w:r w:rsidRPr="0089742C">
              <w:rPr>
                <w:rFonts w:cs="Arial"/>
                <w:szCs w:val="20"/>
              </w:rPr>
              <w:t xml:space="preserve"> the proposed exemption </w:t>
            </w:r>
            <w:r w:rsidR="004A7696" w:rsidRPr="0089742C">
              <w:rPr>
                <w:rFonts w:cs="Arial"/>
                <w:szCs w:val="20"/>
              </w:rPr>
              <w:t>was</w:t>
            </w:r>
            <w:r w:rsidRPr="0089742C">
              <w:rPr>
                <w:rFonts w:cs="Arial"/>
                <w:szCs w:val="20"/>
              </w:rPr>
              <w:t xml:space="preserve"> subject to forbearance measures in accordance with Article 47b </w:t>
            </w:r>
            <w:r w:rsidR="00AB77DB" w:rsidRPr="0089742C">
              <w:rPr>
                <w:rFonts w:cs="Arial"/>
                <w:szCs w:val="20"/>
              </w:rPr>
              <w:t xml:space="preserve">of the </w:t>
            </w:r>
            <w:r w:rsidRPr="0089742C">
              <w:rPr>
                <w:rFonts w:cs="Arial"/>
                <w:szCs w:val="20"/>
              </w:rPr>
              <w:t>CRR.</w:t>
            </w:r>
          </w:p>
          <w:p w14:paraId="1F56846B" w14:textId="77777777" w:rsidR="002A460F" w:rsidRPr="0089742C" w:rsidRDefault="002A460F" w:rsidP="001754BB">
            <w:pPr>
              <w:rPr>
                <w:rFonts w:cs="Arial"/>
                <w:b/>
                <w:szCs w:val="20"/>
                <w:u w:val="single"/>
              </w:rPr>
            </w:pPr>
          </w:p>
        </w:tc>
      </w:tr>
      <w:tr w:rsidR="002A460F" w:rsidRPr="0089742C" w14:paraId="714AD286" w14:textId="77777777" w:rsidTr="001754BB">
        <w:tc>
          <w:tcPr>
            <w:tcW w:w="1188" w:type="dxa"/>
            <w:tcBorders>
              <w:top w:val="single" w:sz="4" w:space="0" w:color="auto"/>
              <w:left w:val="single" w:sz="4" w:space="0" w:color="auto"/>
              <w:bottom w:val="single" w:sz="4" w:space="0" w:color="auto"/>
              <w:right w:val="single" w:sz="4" w:space="0" w:color="auto"/>
            </w:tcBorders>
          </w:tcPr>
          <w:p w14:paraId="3288AD54" w14:textId="77777777" w:rsidR="002A460F" w:rsidRPr="0089742C" w:rsidRDefault="002A460F" w:rsidP="001754BB">
            <w:pPr>
              <w:rPr>
                <w:rFonts w:cs="Arial"/>
                <w:szCs w:val="20"/>
              </w:rPr>
            </w:pPr>
            <w:r w:rsidRPr="0089742C">
              <w:rPr>
                <w:rFonts w:cs="Arial"/>
                <w:szCs w:val="20"/>
              </w:rPr>
              <w:t>050</w:t>
            </w:r>
          </w:p>
        </w:tc>
        <w:tc>
          <w:tcPr>
            <w:tcW w:w="8843" w:type="dxa"/>
            <w:tcBorders>
              <w:top w:val="single" w:sz="4" w:space="0" w:color="auto"/>
              <w:left w:val="single" w:sz="4" w:space="0" w:color="auto"/>
              <w:bottom w:val="single" w:sz="4" w:space="0" w:color="auto"/>
              <w:right w:val="single" w:sz="4" w:space="0" w:color="auto"/>
            </w:tcBorders>
          </w:tcPr>
          <w:p w14:paraId="406E37AC" w14:textId="77777777" w:rsidR="002A460F" w:rsidRPr="0089742C" w:rsidRDefault="002A460F" w:rsidP="001754BB">
            <w:pPr>
              <w:rPr>
                <w:rFonts w:cs="Arial"/>
                <w:b/>
                <w:szCs w:val="20"/>
                <w:u w:val="single"/>
              </w:rPr>
            </w:pPr>
            <w:r w:rsidRPr="0089742C">
              <w:rPr>
                <w:rFonts w:cs="Arial"/>
                <w:b/>
                <w:szCs w:val="20"/>
                <w:u w:val="single"/>
              </w:rPr>
              <w:t>Pulling effect (yes/no)</w:t>
            </w:r>
          </w:p>
          <w:p w14:paraId="5F5A9840" w14:textId="72E9D6E8" w:rsidR="002A460F" w:rsidRPr="0089742C" w:rsidRDefault="003066ED" w:rsidP="00FA0826">
            <w:pPr>
              <w:jc w:val="both"/>
              <w:rPr>
                <w:rFonts w:cs="Arial"/>
                <w:szCs w:val="20"/>
              </w:rPr>
            </w:pPr>
            <w:r w:rsidRPr="0089742C">
              <w:rPr>
                <w:rFonts w:cs="Arial"/>
                <w:szCs w:val="20"/>
              </w:rPr>
              <w:t xml:space="preserve">Please indicate whether the exposures in this proposed exemption have been classified as non-performing due to the “pulling effect”. The pulling effect describes the case where an institution has on-balance-sheet exposures to an obligor that are past due by more than 90 days and that represent more than 20 % of all on-balance-sheet exposures to that obligor. In this case all on- and off-balance-sheet exposures to that obligor shall </w:t>
            </w:r>
            <w:proofErr w:type="gramStart"/>
            <w:r w:rsidRPr="0089742C">
              <w:rPr>
                <w:rFonts w:cs="Arial"/>
                <w:szCs w:val="20"/>
              </w:rPr>
              <w:t>be considered to be</w:t>
            </w:r>
            <w:proofErr w:type="gramEnd"/>
            <w:r w:rsidRPr="0089742C">
              <w:rPr>
                <w:rFonts w:cs="Arial"/>
                <w:szCs w:val="20"/>
              </w:rPr>
              <w:t xml:space="preserve"> non-performing (Article 47a </w:t>
            </w:r>
            <w:r w:rsidRPr="0089742C">
              <w:rPr>
                <w:rFonts w:cs="Arial"/>
                <w:szCs w:val="20"/>
              </w:rPr>
              <w:lastRenderedPageBreak/>
              <w:t>(3) of CRR, and paragraph 227 of the Annex V of the ITS regulation (Regulation 680/2014)). It should also include exposures for which the non-performing classification was due to the contagion effect associated to the debtor approach (i.e., situations in which the classification of a given exposure as non-performing would lead to the classification of every exposure to that obligor as NPE).</w:t>
            </w:r>
          </w:p>
          <w:p w14:paraId="318FB621" w14:textId="77777777" w:rsidR="002A460F" w:rsidRPr="0089742C" w:rsidRDefault="002A460F" w:rsidP="001754BB">
            <w:pPr>
              <w:rPr>
                <w:rFonts w:cs="Arial"/>
                <w:b/>
                <w:szCs w:val="20"/>
                <w:u w:val="single"/>
              </w:rPr>
            </w:pPr>
          </w:p>
        </w:tc>
      </w:tr>
      <w:tr w:rsidR="002A460F" w:rsidRPr="0089742C" w14:paraId="3998F79E" w14:textId="77777777" w:rsidTr="001754BB">
        <w:tc>
          <w:tcPr>
            <w:tcW w:w="1188" w:type="dxa"/>
            <w:tcBorders>
              <w:top w:val="single" w:sz="4" w:space="0" w:color="auto"/>
              <w:left w:val="single" w:sz="4" w:space="0" w:color="auto"/>
              <w:bottom w:val="single" w:sz="4" w:space="0" w:color="auto"/>
              <w:right w:val="single" w:sz="4" w:space="0" w:color="auto"/>
            </w:tcBorders>
          </w:tcPr>
          <w:p w14:paraId="5E7B43E8" w14:textId="77777777" w:rsidR="002A460F" w:rsidRPr="0089742C" w:rsidRDefault="002A460F" w:rsidP="001754BB">
            <w:pPr>
              <w:rPr>
                <w:rFonts w:cs="Arial"/>
                <w:szCs w:val="20"/>
              </w:rPr>
            </w:pPr>
            <w:r w:rsidRPr="0089742C">
              <w:rPr>
                <w:rFonts w:cs="Arial"/>
                <w:szCs w:val="20"/>
              </w:rPr>
              <w:lastRenderedPageBreak/>
              <w:t>060</w:t>
            </w:r>
          </w:p>
        </w:tc>
        <w:tc>
          <w:tcPr>
            <w:tcW w:w="8843" w:type="dxa"/>
            <w:tcBorders>
              <w:top w:val="single" w:sz="4" w:space="0" w:color="auto"/>
              <w:left w:val="single" w:sz="4" w:space="0" w:color="auto"/>
              <w:bottom w:val="single" w:sz="4" w:space="0" w:color="auto"/>
              <w:right w:val="single" w:sz="4" w:space="0" w:color="auto"/>
            </w:tcBorders>
          </w:tcPr>
          <w:p w14:paraId="39E90468" w14:textId="77777777" w:rsidR="002A460F" w:rsidRPr="0089742C" w:rsidRDefault="002A460F" w:rsidP="001754BB">
            <w:pPr>
              <w:rPr>
                <w:rFonts w:cs="Arial"/>
                <w:b/>
                <w:szCs w:val="20"/>
                <w:u w:val="single"/>
              </w:rPr>
            </w:pPr>
            <w:r w:rsidRPr="0089742C">
              <w:rPr>
                <w:rFonts w:cs="Arial"/>
                <w:b/>
                <w:szCs w:val="20"/>
                <w:u w:val="single"/>
              </w:rPr>
              <w:t>More than 100% exposure being covered in combination with Pillar 1 credit risk requirements</w:t>
            </w:r>
          </w:p>
          <w:p w14:paraId="3B5ADD8D" w14:textId="666161A0" w:rsidR="004A7696" w:rsidRDefault="004A7696" w:rsidP="001754BB">
            <w:pPr>
              <w:rPr>
                <w:ins w:id="3" w:author="Cojocaru, Adriana" w:date="2023-07-20T14:41:00Z"/>
                <w:rFonts w:cs="Arial"/>
                <w:szCs w:val="20"/>
              </w:rPr>
            </w:pPr>
            <w:r w:rsidRPr="0089742C">
              <w:rPr>
                <w:rFonts w:cs="Arial"/>
                <w:szCs w:val="20"/>
              </w:rPr>
              <w:t>Please indicate whether the application of the supervisory expectations would, in combination with Pillar 1 capital requirements for credit risk, result in more than 100% of the exposure being covered.</w:t>
            </w:r>
          </w:p>
          <w:p w14:paraId="40EB2319" w14:textId="6927602E" w:rsidR="00F40742" w:rsidRPr="0089742C" w:rsidRDefault="00F40742" w:rsidP="001754BB">
            <w:pPr>
              <w:rPr>
                <w:rFonts w:cs="Arial"/>
                <w:szCs w:val="20"/>
              </w:rPr>
            </w:pPr>
            <w:ins w:id="4" w:author="Cojocaru, Adriana" w:date="2023-07-20T14:41:00Z">
              <w:r w:rsidRPr="00F40742">
                <w:rPr>
                  <w:rFonts w:cs="Arial"/>
                  <w:szCs w:val="20"/>
                </w:rPr>
                <w:t>Only exposures for which no other criteria for exemptions are being met (</w:t>
              </w:r>
              <w:proofErr w:type="gramStart"/>
              <w:r w:rsidRPr="00F40742">
                <w:rPr>
                  <w:rFonts w:cs="Arial"/>
                  <w:szCs w:val="20"/>
                </w:rPr>
                <w:t>e.g.</w:t>
              </w:r>
              <w:proofErr w:type="gramEnd"/>
              <w:r w:rsidRPr="00F40742">
                <w:rPr>
                  <w:rFonts w:cs="Arial"/>
                  <w:szCs w:val="20"/>
                </w:rPr>
                <w:t xml:space="preserve"> exposure paying or technical guarantee) should be reported in this cohort.</w:t>
              </w:r>
            </w:ins>
          </w:p>
          <w:p w14:paraId="305B9637" w14:textId="77777777" w:rsidR="00F40742" w:rsidRDefault="000F4309" w:rsidP="00F40742">
            <w:pPr>
              <w:rPr>
                <w:ins w:id="5" w:author="Cojocaru, Adriana" w:date="2023-07-20T14:41:00Z"/>
                <w:rFonts w:cs="Arial"/>
                <w:szCs w:val="20"/>
              </w:rPr>
            </w:pPr>
            <w:r w:rsidRPr="0089742C">
              <w:rPr>
                <w:rFonts w:cs="Arial"/>
                <w:szCs w:val="20"/>
              </w:rPr>
              <w:t>For those rows reported</w:t>
            </w:r>
            <w:r w:rsidR="00656BB1" w:rsidRPr="0089742C">
              <w:rPr>
                <w:rFonts w:cs="Arial"/>
                <w:szCs w:val="20"/>
              </w:rPr>
              <w:t xml:space="preserve"> as ‘yes’</w:t>
            </w:r>
            <w:r w:rsidRPr="0089742C">
              <w:rPr>
                <w:rFonts w:cs="Arial"/>
                <w:szCs w:val="20"/>
              </w:rPr>
              <w:t xml:space="preserve">, </w:t>
            </w:r>
            <w:r w:rsidR="003E1614" w:rsidRPr="0089742C">
              <w:rPr>
                <w:rFonts w:cs="Arial"/>
                <w:szCs w:val="20"/>
              </w:rPr>
              <w:t>please report data related to Pillar 1 capital requirements for credit risk in column 200</w:t>
            </w:r>
            <w:ins w:id="6" w:author="Cojocaru, Adriana" w:date="2023-07-20T14:41:00Z">
              <w:r w:rsidR="00F40742">
                <w:rPr>
                  <w:rFonts w:cs="Arial"/>
                  <w:szCs w:val="20"/>
                </w:rPr>
                <w:t xml:space="preserve"> </w:t>
              </w:r>
              <w:r w:rsidR="00F40742">
                <w:rPr>
                  <w:rFonts w:cs="Arial"/>
                  <w:szCs w:val="20"/>
                </w:rPr>
                <w:t>as well as columns 010 to 110.</w:t>
              </w:r>
            </w:ins>
          </w:p>
          <w:p w14:paraId="48589D6C" w14:textId="449E912D" w:rsidR="003E1614" w:rsidRPr="0089742C" w:rsidRDefault="00F40742" w:rsidP="00F40742">
            <w:pPr>
              <w:rPr>
                <w:rFonts w:cs="Arial"/>
                <w:szCs w:val="20"/>
              </w:rPr>
            </w:pPr>
            <w:ins w:id="7" w:author="Cojocaru, Adriana" w:date="2023-07-20T14:41:00Z">
              <w:r>
                <w:rPr>
                  <w:rFonts w:cs="Arial"/>
                  <w:szCs w:val="20"/>
                </w:rPr>
                <w:t>Other columns than those indicated above do not have to be populated.</w:t>
              </w:r>
            </w:ins>
            <w:del w:id="8" w:author="Cojocaru, Adriana" w:date="2023-07-20T14:41:00Z">
              <w:r w:rsidR="003E1614" w:rsidRPr="0089742C" w:rsidDel="00F40742">
                <w:rPr>
                  <w:rFonts w:cs="Arial"/>
                  <w:szCs w:val="20"/>
                </w:rPr>
                <w:delText>.</w:delText>
              </w:r>
            </w:del>
          </w:p>
          <w:p w14:paraId="14972693" w14:textId="77777777" w:rsidR="002A460F" w:rsidRPr="0089742C" w:rsidRDefault="002A460F" w:rsidP="001754BB">
            <w:pPr>
              <w:rPr>
                <w:rFonts w:cs="Arial"/>
                <w:szCs w:val="20"/>
                <w:u w:val="single"/>
              </w:rPr>
            </w:pPr>
          </w:p>
          <w:p w14:paraId="05AF8549" w14:textId="77777777" w:rsidR="002A460F" w:rsidRPr="0089742C" w:rsidRDefault="002A460F" w:rsidP="001754BB">
            <w:pPr>
              <w:rPr>
                <w:rFonts w:cs="Arial"/>
                <w:b/>
                <w:szCs w:val="20"/>
                <w:u w:val="single"/>
              </w:rPr>
            </w:pPr>
          </w:p>
        </w:tc>
      </w:tr>
      <w:tr w:rsidR="0020015B" w:rsidRPr="0089742C" w14:paraId="0F33FCD1" w14:textId="77777777" w:rsidTr="001754BB">
        <w:tc>
          <w:tcPr>
            <w:tcW w:w="1188" w:type="dxa"/>
            <w:tcBorders>
              <w:top w:val="single" w:sz="4" w:space="0" w:color="auto"/>
              <w:left w:val="single" w:sz="4" w:space="0" w:color="auto"/>
              <w:bottom w:val="single" w:sz="4" w:space="0" w:color="auto"/>
              <w:right w:val="single" w:sz="4" w:space="0" w:color="auto"/>
            </w:tcBorders>
          </w:tcPr>
          <w:p w14:paraId="1C2C544C" w14:textId="12298643" w:rsidR="0020015B" w:rsidRPr="0089742C" w:rsidRDefault="0020015B" w:rsidP="0020015B">
            <w:pPr>
              <w:rPr>
                <w:rFonts w:cs="Arial"/>
                <w:szCs w:val="20"/>
              </w:rPr>
            </w:pPr>
            <w:r w:rsidRPr="0089742C">
              <w:rPr>
                <w:rFonts w:cs="Arial"/>
                <w:szCs w:val="20"/>
              </w:rPr>
              <w:t>061</w:t>
            </w:r>
          </w:p>
        </w:tc>
        <w:tc>
          <w:tcPr>
            <w:tcW w:w="8843" w:type="dxa"/>
            <w:tcBorders>
              <w:top w:val="single" w:sz="4" w:space="0" w:color="auto"/>
              <w:left w:val="single" w:sz="4" w:space="0" w:color="auto"/>
              <w:bottom w:val="single" w:sz="4" w:space="0" w:color="auto"/>
              <w:right w:val="single" w:sz="4" w:space="0" w:color="auto"/>
            </w:tcBorders>
          </w:tcPr>
          <w:p w14:paraId="69076748" w14:textId="77777777" w:rsidR="0020015B" w:rsidRPr="0089742C" w:rsidRDefault="0020015B" w:rsidP="0020015B">
            <w:pPr>
              <w:rPr>
                <w:rFonts w:cs="Arial"/>
                <w:b/>
                <w:szCs w:val="20"/>
                <w:u w:val="single"/>
              </w:rPr>
            </w:pPr>
            <w:r w:rsidRPr="0089742C">
              <w:rPr>
                <w:rFonts w:cs="Arial"/>
                <w:b/>
                <w:szCs w:val="20"/>
                <w:u w:val="single"/>
              </w:rPr>
              <w:t>Technical guarantees</w:t>
            </w:r>
          </w:p>
          <w:p w14:paraId="6BAAB6CE" w14:textId="01B6EB04" w:rsidR="0020015B" w:rsidRPr="0089742C" w:rsidRDefault="0020015B" w:rsidP="0020015B">
            <w:pPr>
              <w:rPr>
                <w:rFonts w:cs="Arial"/>
                <w:bCs/>
                <w:szCs w:val="20"/>
              </w:rPr>
            </w:pPr>
            <w:r w:rsidRPr="0089742C">
              <w:rPr>
                <w:rFonts w:cs="Arial"/>
                <w:bCs/>
                <w:szCs w:val="20"/>
              </w:rPr>
              <w:t xml:space="preserve">Please indicate whether the proposed exemption is represented by a technical guarantee according to the definition provided on page 21 of the Instructions. For technical guarantees, please </w:t>
            </w:r>
            <w:r w:rsidR="007A4F93" w:rsidRPr="0089742C">
              <w:rPr>
                <w:rFonts w:cs="Arial"/>
                <w:bCs/>
                <w:szCs w:val="20"/>
              </w:rPr>
              <w:t>provide</w:t>
            </w:r>
            <w:r w:rsidRPr="0089742C">
              <w:rPr>
                <w:rFonts w:cs="Arial"/>
                <w:bCs/>
                <w:szCs w:val="20"/>
              </w:rPr>
              <w:t xml:space="preserve"> </w:t>
            </w:r>
            <w:r w:rsidRPr="0089742C">
              <w:rPr>
                <w:rFonts w:cs="Arial"/>
                <w:b/>
                <w:szCs w:val="20"/>
              </w:rPr>
              <w:t>only</w:t>
            </w:r>
            <w:r w:rsidRPr="0089742C">
              <w:rPr>
                <w:rFonts w:cs="Arial"/>
                <w:bCs/>
                <w:szCs w:val="20"/>
              </w:rPr>
              <w:t xml:space="preserve"> </w:t>
            </w:r>
            <w:r w:rsidR="007A4F93" w:rsidRPr="0089742C">
              <w:rPr>
                <w:rFonts w:cs="Arial"/>
                <w:bCs/>
                <w:szCs w:val="20"/>
              </w:rPr>
              <w:t xml:space="preserve">data related to the </w:t>
            </w:r>
            <w:r w:rsidRPr="0089742C">
              <w:rPr>
                <w:rFonts w:cs="Arial"/>
                <w:bCs/>
                <w:szCs w:val="20"/>
              </w:rPr>
              <w:t>variable</w:t>
            </w:r>
            <w:r w:rsidR="007A4F93" w:rsidRPr="0089742C">
              <w:rPr>
                <w:rFonts w:cs="Arial"/>
                <w:bCs/>
                <w:szCs w:val="20"/>
              </w:rPr>
              <w:t>s</w:t>
            </w:r>
            <w:r w:rsidRPr="0089742C">
              <w:rPr>
                <w:rFonts w:cs="Arial"/>
                <w:bCs/>
                <w:szCs w:val="20"/>
              </w:rPr>
              <w:t xml:space="preserve"> Exposure value (column 070)</w:t>
            </w:r>
            <w:r w:rsidR="00A2162D" w:rsidRPr="0089742C">
              <w:rPr>
                <w:rFonts w:cs="Arial"/>
                <w:bCs/>
                <w:szCs w:val="20"/>
              </w:rPr>
              <w:t>, Total provisions and adjustments or deductions (capped) (column 090), Total minimum coverage expectation (column 100)</w:t>
            </w:r>
            <w:r w:rsidRPr="0089742C">
              <w:rPr>
                <w:rFonts w:cs="Arial"/>
                <w:bCs/>
                <w:szCs w:val="20"/>
              </w:rPr>
              <w:t xml:space="preserve"> and </w:t>
            </w:r>
            <w:r w:rsidR="007A4F93" w:rsidRPr="0089742C">
              <w:rPr>
                <w:rFonts w:cs="Arial"/>
                <w:bCs/>
                <w:szCs w:val="20"/>
              </w:rPr>
              <w:t>Number of exposures included (column 190)</w:t>
            </w:r>
          </w:p>
        </w:tc>
      </w:tr>
      <w:tr w:rsidR="0020015B" w:rsidRPr="0089742C" w14:paraId="54AEA643" w14:textId="77777777" w:rsidTr="004F2065">
        <w:tc>
          <w:tcPr>
            <w:tcW w:w="10031" w:type="dxa"/>
            <w:gridSpan w:val="2"/>
            <w:tcBorders>
              <w:top w:val="single" w:sz="4" w:space="0" w:color="auto"/>
              <w:left w:val="single" w:sz="4" w:space="0" w:color="auto"/>
              <w:bottom w:val="single" w:sz="4" w:space="0" w:color="auto"/>
              <w:right w:val="single" w:sz="4" w:space="0" w:color="auto"/>
            </w:tcBorders>
          </w:tcPr>
          <w:p w14:paraId="3C6047C8" w14:textId="1D6977A5" w:rsidR="0020015B" w:rsidRPr="0089742C" w:rsidRDefault="0020015B" w:rsidP="0020015B">
            <w:pPr>
              <w:jc w:val="center"/>
              <w:rPr>
                <w:rFonts w:cs="Arial"/>
                <w:b/>
                <w:szCs w:val="20"/>
                <w:u w:val="single"/>
              </w:rPr>
            </w:pPr>
            <w:r w:rsidRPr="0089742C">
              <w:rPr>
                <w:rFonts w:cs="Arial"/>
                <w:b/>
                <w:szCs w:val="20"/>
                <w:u w:val="single"/>
              </w:rPr>
              <w:t xml:space="preserve">For each combination of the </w:t>
            </w:r>
            <w:proofErr w:type="gramStart"/>
            <w:r w:rsidRPr="0089742C">
              <w:rPr>
                <w:rFonts w:cs="Arial"/>
                <w:b/>
                <w:szCs w:val="20"/>
                <w:u w:val="single"/>
              </w:rPr>
              <w:t>aforementioned elements</w:t>
            </w:r>
            <w:proofErr w:type="gramEnd"/>
            <w:r w:rsidRPr="0089742C">
              <w:rPr>
                <w:rFonts w:cs="Arial"/>
                <w:b/>
                <w:szCs w:val="20"/>
                <w:u w:val="single"/>
              </w:rPr>
              <w:t xml:space="preserve"> (and considered in columns 020 to 061), the aggregate value of the following variables should be reported:</w:t>
            </w:r>
          </w:p>
        </w:tc>
      </w:tr>
      <w:tr w:rsidR="0020015B" w:rsidRPr="0089742C" w14:paraId="138751D4" w14:textId="77777777" w:rsidTr="001754BB">
        <w:tc>
          <w:tcPr>
            <w:tcW w:w="1188" w:type="dxa"/>
            <w:tcBorders>
              <w:top w:val="single" w:sz="4" w:space="0" w:color="auto"/>
              <w:left w:val="single" w:sz="4" w:space="0" w:color="auto"/>
              <w:bottom w:val="single" w:sz="4" w:space="0" w:color="auto"/>
              <w:right w:val="single" w:sz="4" w:space="0" w:color="auto"/>
            </w:tcBorders>
          </w:tcPr>
          <w:p w14:paraId="4B2D33AD" w14:textId="77777777" w:rsidR="0020015B" w:rsidRPr="0089742C" w:rsidRDefault="0020015B" w:rsidP="0020015B">
            <w:pPr>
              <w:rPr>
                <w:rFonts w:cs="Arial"/>
                <w:szCs w:val="20"/>
              </w:rPr>
            </w:pPr>
            <w:r w:rsidRPr="0089742C">
              <w:rPr>
                <w:rFonts w:cs="Arial"/>
                <w:szCs w:val="20"/>
              </w:rPr>
              <w:t>070</w:t>
            </w:r>
          </w:p>
        </w:tc>
        <w:tc>
          <w:tcPr>
            <w:tcW w:w="8843" w:type="dxa"/>
            <w:tcBorders>
              <w:top w:val="single" w:sz="4" w:space="0" w:color="auto"/>
              <w:left w:val="single" w:sz="4" w:space="0" w:color="auto"/>
              <w:bottom w:val="single" w:sz="4" w:space="0" w:color="auto"/>
              <w:right w:val="single" w:sz="4" w:space="0" w:color="auto"/>
            </w:tcBorders>
          </w:tcPr>
          <w:p w14:paraId="20245DCC" w14:textId="77777777" w:rsidR="0020015B" w:rsidRPr="0089742C" w:rsidRDefault="0020015B" w:rsidP="0020015B">
            <w:pPr>
              <w:rPr>
                <w:rFonts w:cs="Arial"/>
                <w:b/>
                <w:szCs w:val="20"/>
                <w:u w:val="single"/>
              </w:rPr>
            </w:pPr>
            <w:r w:rsidRPr="0089742C">
              <w:rPr>
                <w:rFonts w:cs="Arial"/>
                <w:b/>
                <w:szCs w:val="20"/>
                <w:u w:val="single"/>
              </w:rPr>
              <w:t>Exposure value</w:t>
            </w:r>
          </w:p>
          <w:p w14:paraId="2E2F2ECE" w14:textId="77777777" w:rsidR="0020015B" w:rsidRPr="0089742C" w:rsidRDefault="0020015B" w:rsidP="0020015B">
            <w:pPr>
              <w:rPr>
                <w:rFonts w:cs="Arial"/>
                <w:szCs w:val="20"/>
              </w:rPr>
            </w:pPr>
            <w:r w:rsidRPr="0089742C">
              <w:rPr>
                <w:rFonts w:cs="Arial"/>
                <w:szCs w:val="20"/>
              </w:rPr>
              <w:t>The exposure value is its accounting value measured without taking into account any of the adjustments listed under Article 47</w:t>
            </w:r>
            <w:proofErr w:type="gramStart"/>
            <w:r w:rsidRPr="0089742C">
              <w:rPr>
                <w:rFonts w:cs="Arial"/>
                <w:szCs w:val="20"/>
              </w:rPr>
              <w:t>a(</w:t>
            </w:r>
            <w:proofErr w:type="gramEnd"/>
            <w:r w:rsidRPr="0089742C">
              <w:rPr>
                <w:rFonts w:cs="Arial"/>
                <w:szCs w:val="20"/>
              </w:rPr>
              <w:t>2) of the CRR.</w:t>
            </w:r>
          </w:p>
          <w:p w14:paraId="63236A8D" w14:textId="77777777" w:rsidR="0020015B" w:rsidRPr="0089742C" w:rsidRDefault="0020015B" w:rsidP="0020015B">
            <w:pPr>
              <w:rPr>
                <w:rFonts w:cs="Arial"/>
                <w:szCs w:val="20"/>
              </w:rPr>
            </w:pPr>
            <w:r w:rsidRPr="0089742C">
              <w:rPr>
                <w:rFonts w:cs="Arial"/>
                <w:szCs w:val="20"/>
              </w:rPr>
              <w:t>The value shall be displayed in EUR.</w:t>
            </w:r>
          </w:p>
          <w:p w14:paraId="60BB9BA1" w14:textId="77777777" w:rsidR="0020015B" w:rsidRPr="0089742C" w:rsidRDefault="0020015B" w:rsidP="0020015B">
            <w:pPr>
              <w:rPr>
                <w:rFonts w:cs="Arial"/>
                <w:b/>
                <w:szCs w:val="20"/>
                <w:u w:val="single"/>
              </w:rPr>
            </w:pPr>
          </w:p>
          <w:p w14:paraId="184E6BB9" w14:textId="77777777" w:rsidR="0020015B" w:rsidRPr="0089742C" w:rsidRDefault="0020015B" w:rsidP="0020015B">
            <w:pPr>
              <w:rPr>
                <w:rFonts w:cs="Arial"/>
                <w:b/>
                <w:szCs w:val="20"/>
                <w:u w:val="single"/>
              </w:rPr>
            </w:pPr>
          </w:p>
        </w:tc>
      </w:tr>
      <w:tr w:rsidR="0020015B" w:rsidRPr="0089742C" w14:paraId="1DE9C775" w14:textId="77777777" w:rsidTr="001754BB">
        <w:tc>
          <w:tcPr>
            <w:tcW w:w="1188" w:type="dxa"/>
            <w:tcBorders>
              <w:top w:val="single" w:sz="4" w:space="0" w:color="auto"/>
              <w:left w:val="single" w:sz="4" w:space="0" w:color="auto"/>
              <w:bottom w:val="single" w:sz="4" w:space="0" w:color="auto"/>
              <w:right w:val="single" w:sz="4" w:space="0" w:color="auto"/>
            </w:tcBorders>
          </w:tcPr>
          <w:p w14:paraId="495AFFA4" w14:textId="77777777" w:rsidR="0020015B" w:rsidRPr="0089742C" w:rsidRDefault="0020015B" w:rsidP="0020015B">
            <w:pPr>
              <w:rPr>
                <w:rFonts w:cs="Arial"/>
                <w:szCs w:val="20"/>
              </w:rPr>
            </w:pPr>
            <w:r w:rsidRPr="0089742C">
              <w:rPr>
                <w:rFonts w:cs="Arial"/>
                <w:szCs w:val="20"/>
              </w:rPr>
              <w:lastRenderedPageBreak/>
              <w:t>080</w:t>
            </w:r>
          </w:p>
        </w:tc>
        <w:tc>
          <w:tcPr>
            <w:tcW w:w="8843" w:type="dxa"/>
            <w:tcBorders>
              <w:top w:val="single" w:sz="4" w:space="0" w:color="auto"/>
              <w:left w:val="single" w:sz="4" w:space="0" w:color="auto"/>
              <w:bottom w:val="single" w:sz="4" w:space="0" w:color="auto"/>
              <w:right w:val="single" w:sz="4" w:space="0" w:color="auto"/>
            </w:tcBorders>
          </w:tcPr>
          <w:p w14:paraId="430E1750" w14:textId="77777777" w:rsidR="0020015B" w:rsidRPr="0089742C" w:rsidRDefault="0020015B" w:rsidP="0020015B">
            <w:pPr>
              <w:rPr>
                <w:rFonts w:cs="Arial"/>
                <w:b/>
                <w:szCs w:val="20"/>
                <w:u w:val="single"/>
              </w:rPr>
            </w:pPr>
            <w:r w:rsidRPr="0089742C">
              <w:rPr>
                <w:rFonts w:cs="Arial"/>
                <w:b/>
                <w:szCs w:val="20"/>
                <w:u w:val="single"/>
              </w:rPr>
              <w:t>Specific credit risk adjustments</w:t>
            </w:r>
          </w:p>
          <w:p w14:paraId="0EA11EA6" w14:textId="77777777" w:rsidR="0020015B" w:rsidRPr="0089742C" w:rsidRDefault="0020015B" w:rsidP="0020015B">
            <w:pPr>
              <w:rPr>
                <w:rFonts w:cs="Arial"/>
                <w:szCs w:val="20"/>
              </w:rPr>
            </w:pPr>
            <w:r w:rsidRPr="0089742C">
              <w:rPr>
                <w:rFonts w:cs="Arial"/>
                <w:szCs w:val="20"/>
              </w:rPr>
              <w:t xml:space="preserve">Please enter the total value of specific credit risk adjustments (in accordance with </w:t>
            </w:r>
            <w:r w:rsidRPr="0089742C">
              <w:rPr>
                <w:rFonts w:cs="Arial"/>
                <w:szCs w:val="20"/>
                <w:lang w:bidi="ne-NP"/>
              </w:rPr>
              <w:t>Point (b)(i) of Article 47</w:t>
            </w:r>
            <w:proofErr w:type="gramStart"/>
            <w:r w:rsidRPr="0089742C">
              <w:rPr>
                <w:rFonts w:cs="Arial"/>
                <w:szCs w:val="20"/>
                <w:lang w:bidi="ne-NP"/>
              </w:rPr>
              <w:t>c(</w:t>
            </w:r>
            <w:proofErr w:type="gramEnd"/>
            <w:r w:rsidRPr="0089742C">
              <w:rPr>
                <w:rFonts w:cs="Arial"/>
                <w:szCs w:val="20"/>
                <w:lang w:bidi="ne-NP"/>
              </w:rPr>
              <w:t>1) of the CRR)  associated to the exposures of the proposed exemption. The value shall be displayed in EUR.</w:t>
            </w:r>
          </w:p>
          <w:p w14:paraId="56217DD3" w14:textId="77777777" w:rsidR="0020015B" w:rsidRPr="0089742C" w:rsidRDefault="0020015B" w:rsidP="0020015B">
            <w:pPr>
              <w:rPr>
                <w:rFonts w:cs="Arial"/>
                <w:b/>
                <w:szCs w:val="20"/>
                <w:u w:val="single"/>
              </w:rPr>
            </w:pPr>
          </w:p>
          <w:p w14:paraId="5DE4F858" w14:textId="77777777" w:rsidR="0020015B" w:rsidRPr="0089742C" w:rsidRDefault="0020015B" w:rsidP="0020015B">
            <w:pPr>
              <w:rPr>
                <w:rFonts w:cs="Arial"/>
                <w:b/>
                <w:szCs w:val="20"/>
                <w:u w:val="single"/>
              </w:rPr>
            </w:pPr>
          </w:p>
          <w:p w14:paraId="34182900" w14:textId="77777777" w:rsidR="0020015B" w:rsidRPr="0089742C" w:rsidRDefault="0020015B" w:rsidP="0020015B">
            <w:pPr>
              <w:rPr>
                <w:rFonts w:cs="Arial"/>
                <w:b/>
                <w:szCs w:val="20"/>
                <w:u w:val="single"/>
              </w:rPr>
            </w:pPr>
          </w:p>
        </w:tc>
      </w:tr>
      <w:tr w:rsidR="0020015B" w:rsidRPr="0089742C" w14:paraId="54EBA274" w14:textId="77777777" w:rsidTr="001754BB">
        <w:tc>
          <w:tcPr>
            <w:tcW w:w="1188" w:type="dxa"/>
            <w:tcBorders>
              <w:top w:val="single" w:sz="4" w:space="0" w:color="auto"/>
              <w:left w:val="single" w:sz="4" w:space="0" w:color="auto"/>
              <w:bottom w:val="single" w:sz="4" w:space="0" w:color="auto"/>
              <w:right w:val="single" w:sz="4" w:space="0" w:color="auto"/>
            </w:tcBorders>
          </w:tcPr>
          <w:p w14:paraId="2C95A0E8" w14:textId="77777777" w:rsidR="0020015B" w:rsidRPr="0089742C" w:rsidRDefault="0020015B" w:rsidP="0020015B">
            <w:pPr>
              <w:rPr>
                <w:rFonts w:cs="Arial"/>
                <w:szCs w:val="20"/>
              </w:rPr>
            </w:pPr>
            <w:r w:rsidRPr="0089742C">
              <w:rPr>
                <w:rFonts w:cs="Arial"/>
                <w:szCs w:val="20"/>
              </w:rPr>
              <w:t>090</w:t>
            </w:r>
          </w:p>
        </w:tc>
        <w:tc>
          <w:tcPr>
            <w:tcW w:w="8843" w:type="dxa"/>
            <w:tcBorders>
              <w:top w:val="single" w:sz="4" w:space="0" w:color="auto"/>
              <w:left w:val="single" w:sz="4" w:space="0" w:color="auto"/>
              <w:bottom w:val="single" w:sz="4" w:space="0" w:color="auto"/>
              <w:right w:val="single" w:sz="4" w:space="0" w:color="auto"/>
            </w:tcBorders>
          </w:tcPr>
          <w:p w14:paraId="034AB01D" w14:textId="77777777" w:rsidR="0020015B" w:rsidRPr="0089742C" w:rsidRDefault="0020015B" w:rsidP="0020015B">
            <w:pPr>
              <w:rPr>
                <w:rFonts w:cs="Arial"/>
                <w:b/>
                <w:szCs w:val="20"/>
                <w:u w:val="single"/>
              </w:rPr>
            </w:pPr>
            <w:r w:rsidRPr="0089742C">
              <w:rPr>
                <w:rFonts w:cs="Arial"/>
                <w:b/>
                <w:szCs w:val="20"/>
                <w:u w:val="single"/>
              </w:rPr>
              <w:t>Total Provisions and adjustments or deductions (capped)</w:t>
            </w:r>
          </w:p>
          <w:p w14:paraId="6352F51E" w14:textId="77777777" w:rsidR="0020015B" w:rsidRPr="0089742C" w:rsidRDefault="0020015B" w:rsidP="0020015B">
            <w:pPr>
              <w:rPr>
                <w:rFonts w:cs="Arial"/>
                <w:szCs w:val="20"/>
              </w:rPr>
            </w:pPr>
            <w:r w:rsidRPr="0089742C">
              <w:rPr>
                <w:rFonts w:cs="Arial"/>
                <w:szCs w:val="20"/>
              </w:rPr>
              <w:t xml:space="preserve">First, institutions shall calculate the total provisions and adjustments or deductions </w:t>
            </w:r>
            <w:r w:rsidRPr="0089742C">
              <w:rPr>
                <w:rFonts w:cs="Arial"/>
                <w:i/>
                <w:szCs w:val="20"/>
              </w:rPr>
              <w:t>(uncapped)</w:t>
            </w:r>
            <w:r w:rsidRPr="0089742C">
              <w:rPr>
                <w:rFonts w:cs="Arial"/>
                <w:szCs w:val="20"/>
              </w:rPr>
              <w:t xml:space="preserve"> corresponding to individual exposures</w:t>
            </w:r>
            <w:r w:rsidRPr="0089742C">
              <w:rPr>
                <w:rStyle w:val="FootnoteReference"/>
                <w:rFonts w:cs="Arial"/>
                <w:szCs w:val="20"/>
              </w:rPr>
              <w:footnoteReference w:id="21"/>
            </w:r>
            <w:r w:rsidRPr="0089742C">
              <w:rPr>
                <w:rFonts w:cs="Arial"/>
                <w:szCs w:val="20"/>
              </w:rPr>
              <w:t xml:space="preserve"> by summing the items in (b) of Article 47</w:t>
            </w:r>
            <w:proofErr w:type="gramStart"/>
            <w:r w:rsidRPr="0089742C">
              <w:rPr>
                <w:rFonts w:cs="Arial"/>
                <w:szCs w:val="20"/>
              </w:rPr>
              <w:t>c(</w:t>
            </w:r>
            <w:proofErr w:type="gramEnd"/>
            <w:r w:rsidRPr="0089742C">
              <w:rPr>
                <w:rFonts w:cs="Arial"/>
                <w:szCs w:val="20"/>
              </w:rPr>
              <w:t xml:space="preserve">1) of the CRR. </w:t>
            </w:r>
          </w:p>
          <w:p w14:paraId="00925CAB" w14:textId="77777777" w:rsidR="0020015B" w:rsidRPr="0089742C" w:rsidRDefault="0020015B" w:rsidP="0020015B">
            <w:pPr>
              <w:rPr>
                <w:rFonts w:cs="Arial"/>
                <w:szCs w:val="20"/>
              </w:rPr>
            </w:pPr>
            <w:r w:rsidRPr="0089742C">
              <w:rPr>
                <w:rFonts w:cs="Arial"/>
                <w:szCs w:val="20"/>
              </w:rPr>
              <w:t xml:space="preserve">To arrive at capped values, Institutions shall calculate the total provisions and </w:t>
            </w:r>
            <w:proofErr w:type="gramStart"/>
            <w:r w:rsidRPr="0089742C">
              <w:rPr>
                <w:rFonts w:cs="Arial"/>
                <w:szCs w:val="20"/>
              </w:rPr>
              <w:t>adjustments</w:t>
            </w:r>
            <w:proofErr w:type="gramEnd"/>
            <w:r w:rsidRPr="0089742C">
              <w:rPr>
                <w:rFonts w:cs="Arial"/>
                <w:szCs w:val="20"/>
              </w:rPr>
              <w:t xml:space="preserve"> or deductions limited to the minimum coverage expectations (capped). The calculations shall be at the exposure level. </w:t>
            </w:r>
          </w:p>
          <w:p w14:paraId="09F9AB4B" w14:textId="77777777" w:rsidR="0020015B" w:rsidRPr="0089742C" w:rsidRDefault="0020015B" w:rsidP="0020015B">
            <w:pPr>
              <w:rPr>
                <w:rFonts w:cs="Arial"/>
                <w:szCs w:val="20"/>
              </w:rPr>
            </w:pPr>
          </w:p>
          <w:p w14:paraId="4A2D254D" w14:textId="77777777" w:rsidR="0020015B" w:rsidRPr="0089742C" w:rsidRDefault="00000000" w:rsidP="0020015B">
            <w:pPr>
              <w:pStyle w:val="ECBBodyText"/>
              <w:spacing w:line="240" w:lineRule="auto"/>
              <w:jc w:val="center"/>
              <w:rPr>
                <w:rFonts w:cs="Arial"/>
                <w:szCs w:val="20"/>
              </w:rPr>
            </w:pPr>
            <m:oMathPara>
              <m:oMathParaPr>
                <m:jc m:val="center"/>
              </m:oMathParaPr>
              <m:oMath>
                <m:sSubSup>
                  <m:sSubSupPr>
                    <m:ctrlPr>
                      <w:rPr>
                        <w:rFonts w:ascii="Cambria Math" w:hAnsi="Cambria Math" w:cs="Arial"/>
                        <w:i/>
                        <w:szCs w:val="20"/>
                      </w:rPr>
                    </m:ctrlPr>
                  </m:sSubSupPr>
                  <m:e>
                    <m:r>
                      <w:rPr>
                        <w:rFonts w:ascii="Cambria Math" w:hAnsi="Cambria Math" w:cs="Arial"/>
                        <w:szCs w:val="20"/>
                      </w:rPr>
                      <m:t>CC</m:t>
                    </m:r>
                  </m:e>
                  <m:sub>
                    <m:r>
                      <w:rPr>
                        <w:rFonts w:ascii="Cambria Math" w:hAnsi="Cambria Math" w:cs="Arial"/>
                        <w:szCs w:val="20"/>
                      </w:rPr>
                      <m:t>i</m:t>
                    </m:r>
                  </m:sub>
                  <m:sup>
                    <m:r>
                      <w:rPr>
                        <w:rFonts w:ascii="Cambria Math" w:hAnsi="Cambria Math" w:cs="Arial"/>
                        <w:szCs w:val="20"/>
                      </w:rPr>
                      <m:t>Secured</m:t>
                    </m:r>
                  </m:sup>
                </m:sSubSup>
                <m:r>
                  <m:rPr>
                    <m:sty m:val="p"/>
                  </m:rPr>
                  <w:rPr>
                    <w:rFonts w:ascii="Cambria Math" w:hAnsi="Cambria Math" w:cs="Arial"/>
                    <w:szCs w:val="20"/>
                  </w:rPr>
                  <m:t>=min⁡</m:t>
                </m:r>
                <m:d>
                  <m:dPr>
                    <m:ctrlPr>
                      <w:rPr>
                        <w:rFonts w:ascii="Cambria Math" w:hAnsi="Cambria Math" w:cs="Arial"/>
                        <w:i/>
                        <w:szCs w:val="20"/>
                      </w:rPr>
                    </m:ctrlPr>
                  </m:dPr>
                  <m:e>
                    <m:sSubSup>
                      <m:sSubSupPr>
                        <m:ctrlPr>
                          <w:rPr>
                            <w:rFonts w:ascii="Cambria Math" w:hAnsi="Cambria Math" w:cs="Arial"/>
                            <w:i/>
                            <w:szCs w:val="20"/>
                          </w:rPr>
                        </m:ctrlPr>
                      </m:sSubSupPr>
                      <m:e>
                        <m:r>
                          <w:rPr>
                            <w:rFonts w:ascii="Cambria Math" w:hAnsi="Cambria Math" w:cs="Arial"/>
                            <w:szCs w:val="20"/>
                          </w:rPr>
                          <m:t>C</m:t>
                        </m:r>
                      </m:e>
                      <m:sub>
                        <m:r>
                          <w:rPr>
                            <w:rFonts w:ascii="Cambria Math" w:hAnsi="Cambria Math" w:cs="Arial"/>
                            <w:szCs w:val="20"/>
                          </w:rPr>
                          <m:t>i</m:t>
                        </m:r>
                      </m:sub>
                      <m:sup>
                        <m:r>
                          <w:rPr>
                            <w:rFonts w:ascii="Cambria Math" w:hAnsi="Cambria Math" w:cs="Arial"/>
                            <w:szCs w:val="20"/>
                          </w:rPr>
                          <m:t>Secured</m:t>
                        </m:r>
                      </m:sup>
                    </m:sSubSup>
                    <m:r>
                      <w:rPr>
                        <w:rFonts w:ascii="Cambria Math" w:hAnsi="Cambria Math" w:cs="Arial"/>
                        <w:szCs w:val="20"/>
                      </w:rPr>
                      <m:t>,</m:t>
                    </m:r>
                    <m:sSubSup>
                      <m:sSubSupPr>
                        <m:ctrlPr>
                          <w:rPr>
                            <w:rFonts w:ascii="Cambria Math" w:hAnsi="Cambria Math" w:cs="Arial"/>
                            <w:i/>
                            <w:szCs w:val="20"/>
                          </w:rPr>
                        </m:ctrlPr>
                      </m:sSubSupPr>
                      <m:e>
                        <m:r>
                          <w:rPr>
                            <w:rFonts w:ascii="Cambria Math" w:hAnsi="Cambria Math" w:cs="Arial"/>
                            <w:szCs w:val="20"/>
                          </w:rPr>
                          <m:t>MCE</m:t>
                        </m:r>
                      </m:e>
                      <m:sub>
                        <m:r>
                          <w:rPr>
                            <w:rFonts w:ascii="Cambria Math" w:hAnsi="Cambria Math" w:cs="Arial"/>
                            <w:szCs w:val="20"/>
                          </w:rPr>
                          <m:t>i</m:t>
                        </m:r>
                      </m:sub>
                      <m:sup>
                        <m:r>
                          <w:rPr>
                            <w:rFonts w:ascii="Cambria Math" w:hAnsi="Cambria Math" w:cs="Arial"/>
                            <w:szCs w:val="20"/>
                          </w:rPr>
                          <m:t>Secured</m:t>
                        </m:r>
                      </m:sup>
                    </m:sSubSup>
                  </m:e>
                </m:d>
              </m:oMath>
            </m:oMathPara>
          </w:p>
          <w:p w14:paraId="40FCE423" w14:textId="77777777" w:rsidR="0020015B" w:rsidRPr="0089742C" w:rsidRDefault="0020015B" w:rsidP="0020015B">
            <w:pPr>
              <w:pStyle w:val="ECBBodyText"/>
              <w:spacing w:line="240" w:lineRule="auto"/>
              <w:jc w:val="center"/>
              <w:rPr>
                <w:rFonts w:cs="Arial"/>
                <w:szCs w:val="20"/>
              </w:rPr>
            </w:pPr>
          </w:p>
          <w:p w14:paraId="40C8D6C0" w14:textId="77777777" w:rsidR="0020015B" w:rsidRPr="0089742C" w:rsidRDefault="00000000" w:rsidP="0020015B">
            <w:pPr>
              <w:pStyle w:val="ECBBodyText"/>
              <w:spacing w:line="240" w:lineRule="auto"/>
              <w:jc w:val="center"/>
              <w:rPr>
                <w:rFonts w:cs="Arial"/>
                <w:szCs w:val="20"/>
              </w:rPr>
            </w:pPr>
            <m:oMathPara>
              <m:oMathParaPr>
                <m:jc m:val="center"/>
              </m:oMathParaPr>
              <m:oMath>
                <m:func>
                  <m:funcPr>
                    <m:ctrlPr>
                      <w:rPr>
                        <w:rFonts w:ascii="Cambria Math" w:hAnsi="Cambria Math" w:cs="Arial"/>
                        <w:szCs w:val="20"/>
                      </w:rPr>
                    </m:ctrlPr>
                  </m:funcPr>
                  <m:fName>
                    <m:sSubSup>
                      <m:sSubSupPr>
                        <m:ctrlPr>
                          <w:rPr>
                            <w:rFonts w:ascii="Cambria Math" w:hAnsi="Cambria Math" w:cs="Arial"/>
                            <w:i/>
                            <w:szCs w:val="20"/>
                          </w:rPr>
                        </m:ctrlPr>
                      </m:sSubSupPr>
                      <m:e>
                        <m:r>
                          <w:rPr>
                            <w:rFonts w:ascii="Cambria Math" w:hAnsi="Cambria Math" w:cs="Arial"/>
                            <w:szCs w:val="20"/>
                          </w:rPr>
                          <m:t>CC</m:t>
                        </m:r>
                      </m:e>
                      <m:sub>
                        <m:r>
                          <w:rPr>
                            <w:rFonts w:ascii="Cambria Math" w:hAnsi="Cambria Math" w:cs="Arial"/>
                            <w:szCs w:val="20"/>
                          </w:rPr>
                          <m:t>i</m:t>
                        </m:r>
                      </m:sub>
                      <m:sup>
                        <m:r>
                          <w:rPr>
                            <w:rFonts w:ascii="Cambria Math" w:hAnsi="Cambria Math" w:cs="Arial"/>
                            <w:szCs w:val="20"/>
                          </w:rPr>
                          <m:t>Unsecured</m:t>
                        </m:r>
                      </m:sup>
                    </m:sSubSup>
                    <m:r>
                      <m:rPr>
                        <m:sty m:val="p"/>
                      </m:rPr>
                      <w:rPr>
                        <w:rFonts w:ascii="Cambria Math" w:hAnsi="Cambria Math" w:cs="Arial"/>
                        <w:szCs w:val="20"/>
                      </w:rPr>
                      <m:t>=min</m:t>
                    </m:r>
                    <m:ctrlPr>
                      <w:rPr>
                        <w:rFonts w:ascii="Cambria Math" w:hAnsi="Cambria Math" w:cs="Arial"/>
                        <w:i/>
                        <w:szCs w:val="20"/>
                      </w:rPr>
                    </m:ctrlPr>
                  </m:fName>
                  <m:e>
                    <m:d>
                      <m:dPr>
                        <m:ctrlPr>
                          <w:rPr>
                            <w:rFonts w:ascii="Cambria Math" w:hAnsi="Cambria Math" w:cs="Arial"/>
                            <w:i/>
                            <w:szCs w:val="20"/>
                          </w:rPr>
                        </m:ctrlPr>
                      </m:dPr>
                      <m:e>
                        <m:sSubSup>
                          <m:sSubSupPr>
                            <m:ctrlPr>
                              <w:rPr>
                                <w:rFonts w:ascii="Cambria Math" w:hAnsi="Cambria Math" w:cs="Arial"/>
                                <w:i/>
                                <w:szCs w:val="20"/>
                              </w:rPr>
                            </m:ctrlPr>
                          </m:sSubSupPr>
                          <m:e>
                            <m:r>
                              <w:rPr>
                                <w:rFonts w:ascii="Cambria Math" w:hAnsi="Cambria Math" w:cs="Arial"/>
                                <w:szCs w:val="20"/>
                              </w:rPr>
                              <m:t>C</m:t>
                            </m:r>
                          </m:e>
                          <m:sub>
                            <m:r>
                              <w:rPr>
                                <w:rFonts w:ascii="Cambria Math" w:hAnsi="Cambria Math" w:cs="Arial"/>
                                <w:szCs w:val="20"/>
                              </w:rPr>
                              <m:t>i</m:t>
                            </m:r>
                          </m:sub>
                          <m:sup>
                            <m:r>
                              <w:rPr>
                                <w:rFonts w:ascii="Cambria Math" w:hAnsi="Cambria Math" w:cs="Arial"/>
                                <w:szCs w:val="20"/>
                              </w:rPr>
                              <m:t>Unsecured</m:t>
                            </m:r>
                          </m:sup>
                        </m:sSubSup>
                        <m:r>
                          <w:rPr>
                            <w:rFonts w:ascii="Cambria Math" w:hAnsi="Cambria Math" w:cs="Arial"/>
                            <w:szCs w:val="20"/>
                          </w:rPr>
                          <m:t>,</m:t>
                        </m:r>
                        <m:sSubSup>
                          <m:sSubSupPr>
                            <m:ctrlPr>
                              <w:rPr>
                                <w:rFonts w:ascii="Cambria Math" w:hAnsi="Cambria Math" w:cs="Arial"/>
                                <w:i/>
                                <w:szCs w:val="20"/>
                              </w:rPr>
                            </m:ctrlPr>
                          </m:sSubSupPr>
                          <m:e>
                            <m:r>
                              <w:rPr>
                                <w:rFonts w:ascii="Cambria Math" w:hAnsi="Cambria Math" w:cs="Arial"/>
                                <w:szCs w:val="20"/>
                              </w:rPr>
                              <m:t>MCE</m:t>
                            </m:r>
                          </m:e>
                          <m:sub>
                            <m:r>
                              <w:rPr>
                                <w:rFonts w:ascii="Cambria Math" w:hAnsi="Cambria Math" w:cs="Arial"/>
                                <w:szCs w:val="20"/>
                              </w:rPr>
                              <m:t>i</m:t>
                            </m:r>
                          </m:sub>
                          <m:sup>
                            <m:r>
                              <w:rPr>
                                <w:rFonts w:ascii="Cambria Math" w:hAnsi="Cambria Math" w:cs="Arial"/>
                                <w:szCs w:val="20"/>
                              </w:rPr>
                              <m:t>Unsecured</m:t>
                            </m:r>
                          </m:sup>
                        </m:sSubSup>
                      </m:e>
                    </m:d>
                  </m:e>
                </m:func>
              </m:oMath>
            </m:oMathPara>
          </w:p>
          <w:p w14:paraId="73E35AE4" w14:textId="77777777" w:rsidR="0020015B" w:rsidRPr="0089742C" w:rsidRDefault="0020015B" w:rsidP="0020015B">
            <w:pPr>
              <w:rPr>
                <w:rFonts w:cs="Arial"/>
                <w:szCs w:val="20"/>
              </w:rPr>
            </w:pPr>
          </w:p>
          <w:p w14:paraId="7422C02E" w14:textId="77777777" w:rsidR="0020015B" w:rsidRPr="0089742C" w:rsidRDefault="0020015B" w:rsidP="0020015B">
            <w:pPr>
              <w:rPr>
                <w:rFonts w:cs="Arial"/>
                <w:szCs w:val="20"/>
              </w:rPr>
            </w:pPr>
            <w:r w:rsidRPr="0089742C">
              <w:rPr>
                <w:rFonts w:cs="Arial"/>
                <w:szCs w:val="20"/>
              </w:rPr>
              <w:t xml:space="preserve">This is needed to allow the aggregation of coverage gaps without </w:t>
            </w:r>
            <w:proofErr w:type="gramStart"/>
            <w:r w:rsidRPr="0089742C">
              <w:rPr>
                <w:rFonts w:cs="Arial"/>
                <w:szCs w:val="20"/>
              </w:rPr>
              <w:t>taking into account</w:t>
            </w:r>
            <w:proofErr w:type="gramEnd"/>
            <w:r w:rsidRPr="0089742C">
              <w:rPr>
                <w:rFonts w:cs="Arial"/>
                <w:szCs w:val="20"/>
              </w:rPr>
              <w:t xml:space="preserve"> the excess of coverage that some exposures may have. See also Section II of this document.</w:t>
            </w:r>
          </w:p>
          <w:p w14:paraId="74339F84" w14:textId="77777777" w:rsidR="0020015B" w:rsidRPr="0089742C" w:rsidRDefault="0020015B" w:rsidP="0020015B">
            <w:pPr>
              <w:rPr>
                <w:rFonts w:cs="Arial"/>
                <w:szCs w:val="20"/>
              </w:rPr>
            </w:pPr>
          </w:p>
          <w:p w14:paraId="7B7B8010" w14:textId="77777777" w:rsidR="0020015B" w:rsidRPr="0089742C" w:rsidRDefault="0020015B" w:rsidP="0020015B">
            <w:pPr>
              <w:rPr>
                <w:rFonts w:cs="Arial"/>
                <w:szCs w:val="20"/>
              </w:rPr>
            </w:pPr>
            <w:r w:rsidRPr="0089742C">
              <w:rPr>
                <w:rFonts w:cs="Arial"/>
                <w:szCs w:val="20"/>
              </w:rPr>
              <w:t>The value shall be displayed in EUR.</w:t>
            </w:r>
          </w:p>
          <w:p w14:paraId="4BECE26B" w14:textId="77777777" w:rsidR="0020015B" w:rsidRPr="0089742C" w:rsidRDefault="0020015B" w:rsidP="0020015B">
            <w:pPr>
              <w:rPr>
                <w:rFonts w:cs="Arial"/>
                <w:szCs w:val="20"/>
              </w:rPr>
            </w:pPr>
          </w:p>
          <w:p w14:paraId="59B6FF68" w14:textId="77777777" w:rsidR="0020015B" w:rsidRPr="0089742C" w:rsidRDefault="0020015B" w:rsidP="0020015B">
            <w:pPr>
              <w:rPr>
                <w:rFonts w:cs="Arial"/>
                <w:szCs w:val="20"/>
              </w:rPr>
            </w:pPr>
          </w:p>
          <w:p w14:paraId="5C711F22" w14:textId="77777777" w:rsidR="0020015B" w:rsidRPr="0089742C" w:rsidRDefault="0020015B" w:rsidP="0020015B">
            <w:pPr>
              <w:rPr>
                <w:rFonts w:cs="Arial"/>
                <w:b/>
                <w:szCs w:val="20"/>
                <w:u w:val="single"/>
              </w:rPr>
            </w:pPr>
          </w:p>
          <w:p w14:paraId="7AC439D5" w14:textId="77777777" w:rsidR="0020015B" w:rsidRPr="0089742C" w:rsidRDefault="0020015B" w:rsidP="0020015B">
            <w:pPr>
              <w:rPr>
                <w:rFonts w:cs="Arial"/>
                <w:b/>
                <w:szCs w:val="20"/>
                <w:u w:val="single"/>
              </w:rPr>
            </w:pPr>
          </w:p>
        </w:tc>
      </w:tr>
      <w:tr w:rsidR="0020015B" w:rsidRPr="0089742C" w14:paraId="7D082820" w14:textId="77777777" w:rsidTr="001754BB">
        <w:tc>
          <w:tcPr>
            <w:tcW w:w="1188" w:type="dxa"/>
            <w:tcBorders>
              <w:top w:val="single" w:sz="4" w:space="0" w:color="auto"/>
              <w:left w:val="single" w:sz="4" w:space="0" w:color="auto"/>
              <w:bottom w:val="single" w:sz="4" w:space="0" w:color="auto"/>
              <w:right w:val="single" w:sz="4" w:space="0" w:color="auto"/>
            </w:tcBorders>
          </w:tcPr>
          <w:p w14:paraId="6EC42291" w14:textId="77777777" w:rsidR="0020015B" w:rsidRPr="0089742C" w:rsidRDefault="0020015B" w:rsidP="0020015B">
            <w:pPr>
              <w:rPr>
                <w:rFonts w:cs="Arial"/>
                <w:szCs w:val="20"/>
              </w:rPr>
            </w:pPr>
            <w:r w:rsidRPr="0089742C">
              <w:rPr>
                <w:rFonts w:cs="Arial"/>
                <w:szCs w:val="20"/>
              </w:rPr>
              <w:t>100</w:t>
            </w:r>
          </w:p>
        </w:tc>
        <w:tc>
          <w:tcPr>
            <w:tcW w:w="8843" w:type="dxa"/>
            <w:tcBorders>
              <w:top w:val="single" w:sz="4" w:space="0" w:color="auto"/>
              <w:left w:val="single" w:sz="4" w:space="0" w:color="auto"/>
              <w:bottom w:val="single" w:sz="4" w:space="0" w:color="auto"/>
              <w:right w:val="single" w:sz="4" w:space="0" w:color="auto"/>
            </w:tcBorders>
          </w:tcPr>
          <w:p w14:paraId="756EFA20" w14:textId="77777777" w:rsidR="0020015B" w:rsidRPr="0089742C" w:rsidRDefault="0020015B" w:rsidP="0020015B">
            <w:pPr>
              <w:rPr>
                <w:rFonts w:cs="Arial"/>
                <w:b/>
                <w:szCs w:val="20"/>
                <w:u w:val="single"/>
              </w:rPr>
            </w:pPr>
            <w:r w:rsidRPr="0089742C">
              <w:rPr>
                <w:rFonts w:cs="Arial"/>
                <w:b/>
                <w:szCs w:val="20"/>
                <w:u w:val="single"/>
              </w:rPr>
              <w:t>Total minimum coverage expectation</w:t>
            </w:r>
          </w:p>
          <w:p w14:paraId="3D7E9BBB" w14:textId="77777777" w:rsidR="0020015B" w:rsidRPr="0089742C" w:rsidRDefault="0020015B" w:rsidP="0020015B">
            <w:pPr>
              <w:rPr>
                <w:rFonts w:cs="Arial"/>
                <w:szCs w:val="20"/>
              </w:rPr>
            </w:pPr>
            <w:r w:rsidRPr="0089742C">
              <w:rPr>
                <w:rFonts w:cs="Arial"/>
                <w:szCs w:val="20"/>
              </w:rPr>
              <w:t xml:space="preserve">Regarding the stock of NPEs, the institution shall use the individual Pillar 2 coverage expectation communicated in the SREP letter. </w:t>
            </w:r>
          </w:p>
          <w:p w14:paraId="3D292362" w14:textId="77777777" w:rsidR="0020015B" w:rsidRPr="0089742C" w:rsidRDefault="0020015B" w:rsidP="0020015B">
            <w:pPr>
              <w:rPr>
                <w:rFonts w:cs="Arial"/>
                <w:szCs w:val="20"/>
              </w:rPr>
            </w:pPr>
            <w:r w:rsidRPr="0089742C">
              <w:rPr>
                <w:rFonts w:cs="Arial"/>
                <w:szCs w:val="20"/>
              </w:rPr>
              <w:lastRenderedPageBreak/>
              <w:t>Regarding those NPEs that are subject to the NPL Addendum, institutions shall apply the coverage expectations in accordance with the ECB’s “Communication on supervisory coverage expectations for NPEs” published on 22 August 2019.</w:t>
            </w:r>
          </w:p>
          <w:p w14:paraId="6E3F4742" w14:textId="77777777" w:rsidR="0020015B" w:rsidRPr="0089742C" w:rsidRDefault="0020015B" w:rsidP="0020015B">
            <w:pPr>
              <w:rPr>
                <w:rFonts w:cs="Arial"/>
                <w:b/>
                <w:szCs w:val="20"/>
                <w:u w:val="single"/>
              </w:rPr>
            </w:pPr>
          </w:p>
          <w:p w14:paraId="0C9D94F5" w14:textId="77777777" w:rsidR="0020015B" w:rsidRPr="0089742C" w:rsidRDefault="0020015B" w:rsidP="0020015B">
            <w:pPr>
              <w:rPr>
                <w:rFonts w:cs="Arial"/>
                <w:szCs w:val="20"/>
              </w:rPr>
            </w:pPr>
            <w:r w:rsidRPr="0089742C">
              <w:rPr>
                <w:rFonts w:cs="Arial"/>
                <w:szCs w:val="20"/>
              </w:rPr>
              <w:t xml:space="preserve">The value shall be displayed in EUR. </w:t>
            </w:r>
            <w:r w:rsidRPr="0089742C">
              <w:rPr>
                <w:rFonts w:cs="Arial"/>
                <w:szCs w:val="20"/>
                <w:lang w:bidi="ne-NP"/>
              </w:rPr>
              <w:t>Amounts to be reported with a positive sign.</w:t>
            </w:r>
          </w:p>
          <w:p w14:paraId="146836BA" w14:textId="77777777" w:rsidR="0020015B" w:rsidRPr="0089742C" w:rsidRDefault="0020015B" w:rsidP="0020015B">
            <w:pPr>
              <w:rPr>
                <w:rFonts w:cs="Arial"/>
                <w:b/>
                <w:szCs w:val="20"/>
                <w:u w:val="single"/>
              </w:rPr>
            </w:pPr>
          </w:p>
        </w:tc>
      </w:tr>
      <w:tr w:rsidR="0020015B" w:rsidRPr="0089742C" w14:paraId="5FE16373" w14:textId="77777777" w:rsidTr="001754BB">
        <w:tc>
          <w:tcPr>
            <w:tcW w:w="1188" w:type="dxa"/>
            <w:tcBorders>
              <w:top w:val="single" w:sz="4" w:space="0" w:color="auto"/>
              <w:left w:val="single" w:sz="4" w:space="0" w:color="auto"/>
              <w:bottom w:val="single" w:sz="4" w:space="0" w:color="auto"/>
              <w:right w:val="single" w:sz="4" w:space="0" w:color="auto"/>
            </w:tcBorders>
          </w:tcPr>
          <w:p w14:paraId="3CF85A6C" w14:textId="77777777" w:rsidR="0020015B" w:rsidRPr="0089742C" w:rsidRDefault="0020015B" w:rsidP="0020015B">
            <w:pPr>
              <w:rPr>
                <w:rFonts w:cs="Arial"/>
                <w:szCs w:val="20"/>
              </w:rPr>
            </w:pPr>
            <w:r w:rsidRPr="0089742C">
              <w:rPr>
                <w:rFonts w:cs="Arial"/>
                <w:szCs w:val="20"/>
              </w:rPr>
              <w:lastRenderedPageBreak/>
              <w:t>110</w:t>
            </w:r>
          </w:p>
        </w:tc>
        <w:tc>
          <w:tcPr>
            <w:tcW w:w="8843" w:type="dxa"/>
            <w:tcBorders>
              <w:top w:val="single" w:sz="4" w:space="0" w:color="auto"/>
              <w:left w:val="single" w:sz="4" w:space="0" w:color="auto"/>
              <w:bottom w:val="single" w:sz="4" w:space="0" w:color="auto"/>
              <w:right w:val="single" w:sz="4" w:space="0" w:color="auto"/>
            </w:tcBorders>
          </w:tcPr>
          <w:p w14:paraId="1EB1B262" w14:textId="77777777" w:rsidR="0020015B" w:rsidRPr="0089742C" w:rsidRDefault="0020015B" w:rsidP="0020015B">
            <w:pPr>
              <w:rPr>
                <w:rFonts w:cs="Arial"/>
                <w:b/>
                <w:szCs w:val="20"/>
                <w:u w:val="single"/>
              </w:rPr>
            </w:pPr>
            <w:r w:rsidRPr="0089742C">
              <w:rPr>
                <w:rFonts w:cs="Arial"/>
                <w:b/>
                <w:szCs w:val="20"/>
                <w:u w:val="single"/>
              </w:rPr>
              <w:t>Weighted average vintage</w:t>
            </w:r>
          </w:p>
          <w:p w14:paraId="22152894" w14:textId="77777777" w:rsidR="0020015B" w:rsidRPr="0089742C" w:rsidRDefault="0020015B" w:rsidP="0020015B">
            <w:pPr>
              <w:rPr>
                <w:rFonts w:cs="Arial"/>
                <w:szCs w:val="20"/>
              </w:rPr>
            </w:pPr>
            <w:r w:rsidRPr="0089742C">
              <w:rPr>
                <w:rFonts w:cs="Arial"/>
                <w:szCs w:val="20"/>
              </w:rPr>
              <w:t xml:space="preserve">Vintage shall mean the period (in months) passed since an exposure was classified as non-performing. This column should contain the weighted average (weighed by exposure value) of the exposures’ vintages. </w:t>
            </w:r>
          </w:p>
          <w:p w14:paraId="20C27A7A" w14:textId="77777777" w:rsidR="0020015B" w:rsidRPr="0089742C" w:rsidRDefault="0020015B" w:rsidP="0020015B">
            <w:pPr>
              <w:rPr>
                <w:rFonts w:cs="Arial"/>
                <w:b/>
                <w:szCs w:val="20"/>
                <w:u w:val="single"/>
              </w:rPr>
            </w:pPr>
          </w:p>
        </w:tc>
      </w:tr>
      <w:tr w:rsidR="0020015B" w:rsidRPr="0089742C" w14:paraId="7E2F32B1" w14:textId="77777777" w:rsidTr="001754BB">
        <w:tc>
          <w:tcPr>
            <w:tcW w:w="1188" w:type="dxa"/>
            <w:tcBorders>
              <w:top w:val="single" w:sz="4" w:space="0" w:color="auto"/>
              <w:left w:val="single" w:sz="4" w:space="0" w:color="auto"/>
              <w:bottom w:val="single" w:sz="4" w:space="0" w:color="auto"/>
              <w:right w:val="single" w:sz="4" w:space="0" w:color="auto"/>
            </w:tcBorders>
          </w:tcPr>
          <w:p w14:paraId="64B11767" w14:textId="77777777" w:rsidR="0020015B" w:rsidRPr="0089742C" w:rsidRDefault="0020015B" w:rsidP="0020015B">
            <w:pPr>
              <w:rPr>
                <w:rFonts w:cs="Arial"/>
                <w:szCs w:val="20"/>
              </w:rPr>
            </w:pPr>
            <w:r w:rsidRPr="0089742C">
              <w:rPr>
                <w:rFonts w:cs="Arial"/>
                <w:szCs w:val="20"/>
              </w:rPr>
              <w:t>120</w:t>
            </w:r>
          </w:p>
        </w:tc>
        <w:tc>
          <w:tcPr>
            <w:tcW w:w="8843" w:type="dxa"/>
            <w:tcBorders>
              <w:top w:val="single" w:sz="4" w:space="0" w:color="auto"/>
              <w:left w:val="single" w:sz="4" w:space="0" w:color="auto"/>
              <w:bottom w:val="single" w:sz="4" w:space="0" w:color="auto"/>
              <w:right w:val="single" w:sz="4" w:space="0" w:color="auto"/>
            </w:tcBorders>
          </w:tcPr>
          <w:p w14:paraId="78DBC872" w14:textId="77777777" w:rsidR="0020015B" w:rsidRPr="0089742C" w:rsidRDefault="0020015B" w:rsidP="0020015B">
            <w:pPr>
              <w:rPr>
                <w:rFonts w:cs="Arial"/>
                <w:b/>
                <w:szCs w:val="20"/>
                <w:u w:val="single"/>
              </w:rPr>
            </w:pPr>
            <w:r w:rsidRPr="0089742C">
              <w:rPr>
                <w:rFonts w:cs="Arial"/>
                <w:b/>
                <w:szCs w:val="20"/>
                <w:u w:val="single"/>
              </w:rPr>
              <w:t>Number of forbearance measures granted (weighted average)</w:t>
            </w:r>
          </w:p>
          <w:p w14:paraId="22A5AB30" w14:textId="77777777" w:rsidR="0020015B" w:rsidRPr="0089742C" w:rsidRDefault="0020015B" w:rsidP="0020015B">
            <w:pPr>
              <w:rPr>
                <w:rFonts w:cs="Arial"/>
                <w:szCs w:val="20"/>
              </w:rPr>
            </w:pPr>
            <w:r w:rsidRPr="0089742C">
              <w:rPr>
                <w:rFonts w:cs="Arial"/>
                <w:szCs w:val="20"/>
              </w:rPr>
              <w:t>This column should contain the weighted average (weighed by exposure value) of the number of forbearance measures granted since origination.</w:t>
            </w:r>
          </w:p>
          <w:p w14:paraId="48A507F6" w14:textId="77777777" w:rsidR="0020015B" w:rsidRPr="0089742C" w:rsidRDefault="0020015B" w:rsidP="0020015B">
            <w:pPr>
              <w:rPr>
                <w:rFonts w:cs="Arial"/>
                <w:b/>
                <w:szCs w:val="20"/>
                <w:u w:val="single"/>
              </w:rPr>
            </w:pPr>
          </w:p>
        </w:tc>
      </w:tr>
      <w:tr w:rsidR="0020015B" w:rsidRPr="0089742C" w14:paraId="3FA3CC88" w14:textId="77777777" w:rsidTr="001754BB">
        <w:tc>
          <w:tcPr>
            <w:tcW w:w="1188" w:type="dxa"/>
            <w:tcBorders>
              <w:top w:val="single" w:sz="4" w:space="0" w:color="auto"/>
              <w:left w:val="single" w:sz="4" w:space="0" w:color="auto"/>
              <w:bottom w:val="single" w:sz="4" w:space="0" w:color="auto"/>
              <w:right w:val="single" w:sz="4" w:space="0" w:color="auto"/>
            </w:tcBorders>
          </w:tcPr>
          <w:p w14:paraId="73B8B7B2" w14:textId="77777777" w:rsidR="0020015B" w:rsidRPr="0089742C" w:rsidRDefault="0020015B" w:rsidP="0020015B">
            <w:pPr>
              <w:rPr>
                <w:rFonts w:cs="Arial"/>
                <w:szCs w:val="20"/>
              </w:rPr>
            </w:pPr>
            <w:r w:rsidRPr="0089742C">
              <w:rPr>
                <w:rFonts w:cs="Arial"/>
                <w:szCs w:val="20"/>
              </w:rPr>
              <w:t xml:space="preserve">130 </w:t>
            </w:r>
          </w:p>
        </w:tc>
        <w:tc>
          <w:tcPr>
            <w:tcW w:w="8843" w:type="dxa"/>
            <w:tcBorders>
              <w:top w:val="single" w:sz="4" w:space="0" w:color="auto"/>
              <w:left w:val="single" w:sz="4" w:space="0" w:color="auto"/>
              <w:bottom w:val="single" w:sz="4" w:space="0" w:color="auto"/>
              <w:right w:val="single" w:sz="4" w:space="0" w:color="auto"/>
            </w:tcBorders>
          </w:tcPr>
          <w:p w14:paraId="106C0A33" w14:textId="77777777" w:rsidR="0020015B" w:rsidRPr="0089742C" w:rsidRDefault="0020015B" w:rsidP="0020015B">
            <w:pPr>
              <w:rPr>
                <w:rFonts w:cs="Arial"/>
                <w:b/>
                <w:szCs w:val="20"/>
                <w:u w:val="single"/>
              </w:rPr>
            </w:pPr>
            <w:r w:rsidRPr="0089742C">
              <w:rPr>
                <w:rFonts w:cs="Arial"/>
                <w:b/>
                <w:szCs w:val="20"/>
                <w:u w:val="single"/>
              </w:rPr>
              <w:t>Time since the last forbearance measure was implemented (weighted average)</w:t>
            </w:r>
          </w:p>
          <w:p w14:paraId="1BCFF49C" w14:textId="77777777" w:rsidR="0020015B" w:rsidRPr="0089742C" w:rsidRDefault="0020015B" w:rsidP="0020015B">
            <w:pPr>
              <w:rPr>
                <w:rFonts w:cs="Arial"/>
                <w:szCs w:val="20"/>
              </w:rPr>
            </w:pPr>
            <w:r w:rsidRPr="0089742C">
              <w:rPr>
                <w:rFonts w:cs="Arial"/>
                <w:szCs w:val="20"/>
              </w:rPr>
              <w:t>This column should contain the weighted average (weighed by exposure value) of the time in months that have passed since the last forbearance measures granted.</w:t>
            </w:r>
          </w:p>
          <w:p w14:paraId="13E7D359" w14:textId="77777777" w:rsidR="0020015B" w:rsidRPr="0089742C" w:rsidRDefault="0020015B" w:rsidP="0020015B">
            <w:pPr>
              <w:rPr>
                <w:rFonts w:cs="Arial"/>
                <w:b/>
                <w:szCs w:val="20"/>
                <w:u w:val="single"/>
              </w:rPr>
            </w:pPr>
          </w:p>
        </w:tc>
      </w:tr>
      <w:tr w:rsidR="0020015B" w:rsidRPr="0089742C" w14:paraId="6EF2375F" w14:textId="77777777" w:rsidTr="001754BB">
        <w:tc>
          <w:tcPr>
            <w:tcW w:w="1188" w:type="dxa"/>
            <w:tcBorders>
              <w:top w:val="single" w:sz="4" w:space="0" w:color="auto"/>
              <w:left w:val="single" w:sz="4" w:space="0" w:color="auto"/>
              <w:bottom w:val="single" w:sz="4" w:space="0" w:color="auto"/>
              <w:right w:val="single" w:sz="4" w:space="0" w:color="auto"/>
            </w:tcBorders>
          </w:tcPr>
          <w:p w14:paraId="09EA5706" w14:textId="77777777" w:rsidR="0020015B" w:rsidRPr="0089742C" w:rsidRDefault="0020015B" w:rsidP="0020015B">
            <w:pPr>
              <w:rPr>
                <w:rFonts w:cs="Arial"/>
                <w:szCs w:val="20"/>
              </w:rPr>
            </w:pPr>
            <w:r w:rsidRPr="0089742C">
              <w:rPr>
                <w:rFonts w:cs="Arial"/>
                <w:szCs w:val="20"/>
              </w:rPr>
              <w:t>140</w:t>
            </w:r>
          </w:p>
        </w:tc>
        <w:tc>
          <w:tcPr>
            <w:tcW w:w="8843" w:type="dxa"/>
            <w:tcBorders>
              <w:top w:val="single" w:sz="4" w:space="0" w:color="auto"/>
              <w:left w:val="single" w:sz="4" w:space="0" w:color="auto"/>
              <w:bottom w:val="single" w:sz="4" w:space="0" w:color="auto"/>
              <w:right w:val="single" w:sz="4" w:space="0" w:color="auto"/>
            </w:tcBorders>
          </w:tcPr>
          <w:p w14:paraId="7E193DF1" w14:textId="77777777" w:rsidR="0020015B" w:rsidRPr="0089742C" w:rsidRDefault="0020015B" w:rsidP="0020015B">
            <w:pPr>
              <w:rPr>
                <w:rFonts w:cs="Arial"/>
                <w:b/>
                <w:szCs w:val="20"/>
                <w:u w:val="single"/>
              </w:rPr>
            </w:pPr>
            <w:r w:rsidRPr="0089742C">
              <w:rPr>
                <w:rFonts w:cs="Arial"/>
                <w:b/>
                <w:szCs w:val="20"/>
                <w:u w:val="single"/>
              </w:rPr>
              <w:t>Annual % principal repayment of the amount owed (weighted average)</w:t>
            </w:r>
          </w:p>
          <w:p w14:paraId="296A52AB" w14:textId="4DD30D5C" w:rsidR="0020015B" w:rsidRPr="0089742C" w:rsidRDefault="0020015B" w:rsidP="0020015B">
            <w:pPr>
              <w:rPr>
                <w:rFonts w:cs="Arial"/>
                <w:b/>
                <w:szCs w:val="20"/>
                <w:u w:val="single"/>
              </w:rPr>
            </w:pPr>
            <w:r w:rsidRPr="0089742C">
              <w:rPr>
                <w:rFonts w:cs="Arial"/>
                <w:szCs w:val="20"/>
              </w:rPr>
              <w:t>This column should contain the weighted average (weighed by exposure value) of the annual percentage of principal repayment of the amount owed</w:t>
            </w:r>
            <w:ins w:id="9" w:author="Cojocaru, Adriana" w:date="2023-07-20T14:41:00Z">
              <w:r w:rsidR="00F40742">
                <w:rPr>
                  <w:rFonts w:cs="Arial"/>
                  <w:szCs w:val="20"/>
                </w:rPr>
                <w:t xml:space="preserve"> </w:t>
              </w:r>
              <w:r w:rsidR="00F40742">
                <w:rPr>
                  <w:rFonts w:cs="Arial"/>
                  <w:szCs w:val="20"/>
                </w:rPr>
                <w:t>(to be paid in the year over the outstanding exposure value reported in column 070)</w:t>
              </w:r>
            </w:ins>
            <w:r w:rsidRPr="0089742C">
              <w:rPr>
                <w:rFonts w:cs="Arial"/>
                <w:szCs w:val="20"/>
              </w:rPr>
              <w:t>, this should be based on the contractual cash flows.</w:t>
            </w:r>
          </w:p>
        </w:tc>
      </w:tr>
      <w:tr w:rsidR="0020015B" w:rsidRPr="0089742C" w14:paraId="2843FF9D" w14:textId="77777777" w:rsidTr="001754BB">
        <w:tc>
          <w:tcPr>
            <w:tcW w:w="1188" w:type="dxa"/>
            <w:tcBorders>
              <w:top w:val="single" w:sz="4" w:space="0" w:color="auto"/>
              <w:left w:val="single" w:sz="4" w:space="0" w:color="auto"/>
              <w:bottom w:val="single" w:sz="4" w:space="0" w:color="auto"/>
              <w:right w:val="single" w:sz="4" w:space="0" w:color="auto"/>
            </w:tcBorders>
          </w:tcPr>
          <w:p w14:paraId="5D431BC4" w14:textId="77777777" w:rsidR="0020015B" w:rsidRPr="0089742C" w:rsidRDefault="0020015B" w:rsidP="0020015B">
            <w:pPr>
              <w:rPr>
                <w:rFonts w:cs="Arial"/>
                <w:szCs w:val="20"/>
              </w:rPr>
            </w:pPr>
            <w:r w:rsidRPr="0089742C">
              <w:rPr>
                <w:rFonts w:cs="Arial"/>
                <w:szCs w:val="20"/>
              </w:rPr>
              <w:t>150</w:t>
            </w:r>
          </w:p>
        </w:tc>
        <w:tc>
          <w:tcPr>
            <w:tcW w:w="8843" w:type="dxa"/>
            <w:tcBorders>
              <w:top w:val="single" w:sz="4" w:space="0" w:color="auto"/>
              <w:left w:val="single" w:sz="4" w:space="0" w:color="auto"/>
              <w:bottom w:val="single" w:sz="4" w:space="0" w:color="auto"/>
              <w:right w:val="single" w:sz="4" w:space="0" w:color="auto"/>
            </w:tcBorders>
          </w:tcPr>
          <w:p w14:paraId="728D098A" w14:textId="77777777" w:rsidR="0020015B" w:rsidRPr="0089742C" w:rsidRDefault="0020015B" w:rsidP="0020015B">
            <w:pPr>
              <w:rPr>
                <w:rFonts w:cs="Arial"/>
                <w:b/>
                <w:szCs w:val="20"/>
                <w:u w:val="single"/>
              </w:rPr>
            </w:pPr>
            <w:r w:rsidRPr="0089742C">
              <w:rPr>
                <w:rFonts w:cs="Arial"/>
                <w:b/>
                <w:szCs w:val="20"/>
                <w:u w:val="single"/>
              </w:rPr>
              <w:t>Annual % interest payment of the amount owed (weighted average)</w:t>
            </w:r>
          </w:p>
          <w:p w14:paraId="27B3DD15" w14:textId="7F40BD81" w:rsidR="0020015B" w:rsidRPr="0089742C" w:rsidRDefault="0020015B" w:rsidP="0020015B">
            <w:pPr>
              <w:rPr>
                <w:rFonts w:cs="Arial"/>
                <w:szCs w:val="20"/>
              </w:rPr>
            </w:pPr>
            <w:r w:rsidRPr="0089742C">
              <w:rPr>
                <w:rFonts w:cs="Arial"/>
                <w:szCs w:val="20"/>
              </w:rPr>
              <w:t>This column should contain the weighted average (weighed by exposure value) of the annual percentage of interest payment of the amount owed</w:t>
            </w:r>
            <w:ins w:id="10" w:author="Cojocaru, Adriana" w:date="2023-07-20T14:41:00Z">
              <w:r w:rsidR="00F40742">
                <w:rPr>
                  <w:rFonts w:cs="Arial"/>
                  <w:szCs w:val="20"/>
                </w:rPr>
                <w:t xml:space="preserve"> </w:t>
              </w:r>
              <w:r w:rsidR="00F40742">
                <w:rPr>
                  <w:rFonts w:cs="Arial"/>
                  <w:szCs w:val="20"/>
                </w:rPr>
                <w:t>(to be paid in the year over the outstanding exposure value reported in column 070)</w:t>
              </w:r>
            </w:ins>
            <w:r w:rsidRPr="0089742C">
              <w:rPr>
                <w:rFonts w:cs="Arial"/>
                <w:szCs w:val="20"/>
              </w:rPr>
              <w:t>, this should be based on the contractual cash flows.</w:t>
            </w:r>
          </w:p>
          <w:p w14:paraId="3A354279" w14:textId="77777777" w:rsidR="0020015B" w:rsidRPr="0089742C" w:rsidRDefault="0020015B" w:rsidP="0020015B">
            <w:pPr>
              <w:rPr>
                <w:rFonts w:cs="Arial"/>
                <w:b/>
                <w:szCs w:val="20"/>
                <w:u w:val="single"/>
              </w:rPr>
            </w:pPr>
          </w:p>
        </w:tc>
      </w:tr>
      <w:tr w:rsidR="0020015B" w:rsidRPr="0089742C" w14:paraId="7F0C8770" w14:textId="77777777" w:rsidTr="001754BB">
        <w:tc>
          <w:tcPr>
            <w:tcW w:w="1188" w:type="dxa"/>
            <w:tcBorders>
              <w:top w:val="single" w:sz="4" w:space="0" w:color="auto"/>
              <w:left w:val="single" w:sz="4" w:space="0" w:color="auto"/>
              <w:bottom w:val="single" w:sz="4" w:space="0" w:color="auto"/>
              <w:right w:val="single" w:sz="4" w:space="0" w:color="auto"/>
            </w:tcBorders>
          </w:tcPr>
          <w:p w14:paraId="53B1F3D7" w14:textId="77777777" w:rsidR="0020015B" w:rsidRPr="0089742C" w:rsidRDefault="0020015B" w:rsidP="0020015B">
            <w:pPr>
              <w:rPr>
                <w:rFonts w:cs="Arial"/>
                <w:szCs w:val="20"/>
              </w:rPr>
            </w:pPr>
            <w:r w:rsidRPr="0089742C">
              <w:rPr>
                <w:rFonts w:cs="Arial"/>
                <w:szCs w:val="20"/>
              </w:rPr>
              <w:t>160</w:t>
            </w:r>
          </w:p>
        </w:tc>
        <w:tc>
          <w:tcPr>
            <w:tcW w:w="8843" w:type="dxa"/>
            <w:tcBorders>
              <w:top w:val="single" w:sz="4" w:space="0" w:color="auto"/>
              <w:left w:val="single" w:sz="4" w:space="0" w:color="auto"/>
              <w:bottom w:val="single" w:sz="4" w:space="0" w:color="auto"/>
              <w:right w:val="single" w:sz="4" w:space="0" w:color="auto"/>
            </w:tcBorders>
          </w:tcPr>
          <w:p w14:paraId="6CE455B8" w14:textId="77777777" w:rsidR="0020015B" w:rsidRPr="0089742C" w:rsidRDefault="0020015B" w:rsidP="0020015B">
            <w:pPr>
              <w:rPr>
                <w:rFonts w:cs="Arial"/>
                <w:b/>
                <w:szCs w:val="20"/>
                <w:u w:val="single"/>
              </w:rPr>
            </w:pPr>
            <w:r w:rsidRPr="0089742C">
              <w:rPr>
                <w:rFonts w:cs="Arial"/>
                <w:b/>
                <w:szCs w:val="20"/>
                <w:u w:val="single"/>
              </w:rPr>
              <w:t>Time over which ongoing contractual payments have been made (in line with post-forbearance conditions, if applicable) (weighted average)</w:t>
            </w:r>
          </w:p>
          <w:p w14:paraId="0EB97326" w14:textId="77777777" w:rsidR="0020015B" w:rsidRPr="0089742C" w:rsidRDefault="0020015B" w:rsidP="0020015B">
            <w:pPr>
              <w:rPr>
                <w:rFonts w:cs="Arial"/>
                <w:b/>
                <w:szCs w:val="20"/>
                <w:u w:val="single"/>
              </w:rPr>
            </w:pPr>
            <w:r w:rsidRPr="0089742C">
              <w:rPr>
                <w:rFonts w:cs="Arial"/>
                <w:szCs w:val="20"/>
              </w:rPr>
              <w:lastRenderedPageBreak/>
              <w:t xml:space="preserve">This column should contain the weighted average (weighed by exposure value) of the time in months over which the ongoing contractual payments have been continuously met without any interruption (i) for non-forborne exposures since last NPE classification and (ii) for forborne exposures since last forbearance measure. </w:t>
            </w:r>
          </w:p>
          <w:p w14:paraId="7B8343A8" w14:textId="77777777" w:rsidR="0020015B" w:rsidRPr="0089742C" w:rsidRDefault="0020015B" w:rsidP="0020015B">
            <w:pPr>
              <w:rPr>
                <w:rFonts w:cs="Arial"/>
                <w:b/>
                <w:szCs w:val="20"/>
                <w:u w:val="single"/>
              </w:rPr>
            </w:pPr>
          </w:p>
          <w:p w14:paraId="75C76F7A" w14:textId="77777777" w:rsidR="0020015B" w:rsidRPr="0089742C" w:rsidRDefault="0020015B" w:rsidP="0020015B">
            <w:pPr>
              <w:rPr>
                <w:rFonts w:cs="Arial"/>
                <w:b/>
                <w:szCs w:val="20"/>
                <w:u w:val="single"/>
              </w:rPr>
            </w:pPr>
          </w:p>
        </w:tc>
      </w:tr>
      <w:tr w:rsidR="0020015B" w:rsidRPr="0089742C" w14:paraId="12094512" w14:textId="77777777" w:rsidTr="001754BB">
        <w:tc>
          <w:tcPr>
            <w:tcW w:w="1188" w:type="dxa"/>
            <w:tcBorders>
              <w:top w:val="single" w:sz="4" w:space="0" w:color="auto"/>
              <w:left w:val="single" w:sz="4" w:space="0" w:color="auto"/>
              <w:bottom w:val="single" w:sz="4" w:space="0" w:color="auto"/>
              <w:right w:val="single" w:sz="4" w:space="0" w:color="auto"/>
            </w:tcBorders>
          </w:tcPr>
          <w:p w14:paraId="1EB4D817" w14:textId="77777777" w:rsidR="0020015B" w:rsidRPr="0089742C" w:rsidRDefault="0020015B" w:rsidP="0020015B">
            <w:pPr>
              <w:rPr>
                <w:rFonts w:cs="Arial"/>
                <w:szCs w:val="20"/>
              </w:rPr>
            </w:pPr>
            <w:r w:rsidRPr="0089742C">
              <w:rPr>
                <w:rFonts w:cs="Arial"/>
                <w:szCs w:val="20"/>
              </w:rPr>
              <w:lastRenderedPageBreak/>
              <w:t>170</w:t>
            </w:r>
          </w:p>
        </w:tc>
        <w:tc>
          <w:tcPr>
            <w:tcW w:w="8843" w:type="dxa"/>
            <w:tcBorders>
              <w:top w:val="single" w:sz="4" w:space="0" w:color="auto"/>
              <w:left w:val="single" w:sz="4" w:space="0" w:color="auto"/>
              <w:bottom w:val="single" w:sz="4" w:space="0" w:color="auto"/>
              <w:right w:val="single" w:sz="4" w:space="0" w:color="auto"/>
            </w:tcBorders>
          </w:tcPr>
          <w:p w14:paraId="1AD29C56" w14:textId="77777777" w:rsidR="0020015B" w:rsidRPr="0089742C" w:rsidRDefault="0020015B" w:rsidP="0020015B">
            <w:pPr>
              <w:rPr>
                <w:rFonts w:cs="Arial"/>
                <w:b/>
                <w:szCs w:val="20"/>
                <w:u w:val="single"/>
              </w:rPr>
            </w:pPr>
            <w:r w:rsidRPr="0089742C">
              <w:rPr>
                <w:rFonts w:cs="Arial"/>
                <w:b/>
                <w:szCs w:val="20"/>
                <w:u w:val="single"/>
              </w:rPr>
              <w:t>Residual maturity (weighted average)</w:t>
            </w:r>
          </w:p>
          <w:p w14:paraId="1CC448A4" w14:textId="77777777" w:rsidR="0020015B" w:rsidRPr="0089742C" w:rsidRDefault="0020015B" w:rsidP="0020015B">
            <w:pPr>
              <w:rPr>
                <w:rFonts w:cs="Arial"/>
                <w:szCs w:val="20"/>
              </w:rPr>
            </w:pPr>
            <w:r w:rsidRPr="0089742C">
              <w:rPr>
                <w:rFonts w:cs="Arial"/>
                <w:szCs w:val="20"/>
              </w:rPr>
              <w:t>This column should contain the weighted average (weighed by exposure value) of the residual maturity in months.</w:t>
            </w:r>
          </w:p>
          <w:p w14:paraId="3123744D" w14:textId="101D8A6D" w:rsidR="0020015B" w:rsidRPr="0089742C" w:rsidRDefault="0020015B" w:rsidP="0020015B">
            <w:pPr>
              <w:rPr>
                <w:rFonts w:cs="Arial"/>
                <w:szCs w:val="20"/>
              </w:rPr>
            </w:pPr>
            <w:r w:rsidRPr="0089742C">
              <w:rPr>
                <w:rFonts w:cs="Arial"/>
                <w:szCs w:val="20"/>
              </w:rPr>
              <w:t xml:space="preserve">Exposures with no agreed contractual maturity or off-balance sheet exposures should be excluded from the calculation of residual maturity. For these </w:t>
            </w:r>
            <w:proofErr w:type="gramStart"/>
            <w:r w:rsidRPr="0089742C">
              <w:rPr>
                <w:rFonts w:cs="Arial"/>
                <w:szCs w:val="20"/>
              </w:rPr>
              <w:t>cases</w:t>
            </w:r>
            <w:proofErr w:type="gramEnd"/>
            <w:r w:rsidRPr="0089742C">
              <w:rPr>
                <w:rFonts w:cs="Arial"/>
                <w:szCs w:val="20"/>
              </w:rPr>
              <w:t xml:space="preserve"> please specify separately the number and the amount of exposures excluded from calculation in the text box.</w:t>
            </w:r>
          </w:p>
          <w:p w14:paraId="383174B5" w14:textId="77777777" w:rsidR="0020015B" w:rsidRPr="0089742C" w:rsidRDefault="0020015B" w:rsidP="0020015B">
            <w:pPr>
              <w:rPr>
                <w:rFonts w:cs="Arial"/>
                <w:szCs w:val="20"/>
              </w:rPr>
            </w:pPr>
            <w:r w:rsidRPr="0089742C">
              <w:rPr>
                <w:rFonts w:cs="Arial"/>
                <w:szCs w:val="20"/>
              </w:rPr>
              <w:t xml:space="preserve">For exposures with contractual maturity in the past and less than 30 </w:t>
            </w:r>
            <w:proofErr w:type="spellStart"/>
            <w:r w:rsidRPr="0089742C">
              <w:rPr>
                <w:rFonts w:cs="Arial"/>
                <w:szCs w:val="20"/>
              </w:rPr>
              <w:t>dpd</w:t>
            </w:r>
            <w:proofErr w:type="spellEnd"/>
            <w:r w:rsidRPr="0089742C">
              <w:rPr>
                <w:rFonts w:cs="Arial"/>
                <w:szCs w:val="20"/>
              </w:rPr>
              <w:t xml:space="preserve">, a residual maturity of 0 should be considered. </w:t>
            </w:r>
          </w:p>
          <w:p w14:paraId="5C570936" w14:textId="77777777" w:rsidR="0020015B" w:rsidRPr="0089742C" w:rsidRDefault="0020015B" w:rsidP="0020015B">
            <w:pPr>
              <w:rPr>
                <w:rFonts w:cs="Arial"/>
                <w:szCs w:val="20"/>
              </w:rPr>
            </w:pPr>
          </w:p>
        </w:tc>
      </w:tr>
      <w:tr w:rsidR="0020015B" w:rsidRPr="0089742C" w14:paraId="328FC7CB" w14:textId="77777777" w:rsidTr="001754BB">
        <w:tc>
          <w:tcPr>
            <w:tcW w:w="1188" w:type="dxa"/>
            <w:tcBorders>
              <w:top w:val="single" w:sz="4" w:space="0" w:color="auto"/>
              <w:left w:val="single" w:sz="4" w:space="0" w:color="auto"/>
              <w:bottom w:val="single" w:sz="4" w:space="0" w:color="auto"/>
              <w:right w:val="single" w:sz="4" w:space="0" w:color="auto"/>
            </w:tcBorders>
          </w:tcPr>
          <w:p w14:paraId="08AB7EF6" w14:textId="77777777" w:rsidR="0020015B" w:rsidRPr="0089742C" w:rsidRDefault="0020015B" w:rsidP="0020015B">
            <w:pPr>
              <w:rPr>
                <w:rFonts w:cs="Arial"/>
                <w:szCs w:val="20"/>
              </w:rPr>
            </w:pPr>
            <w:r w:rsidRPr="0089742C">
              <w:rPr>
                <w:rFonts w:cs="Arial"/>
                <w:szCs w:val="20"/>
              </w:rPr>
              <w:t>180</w:t>
            </w:r>
          </w:p>
        </w:tc>
        <w:tc>
          <w:tcPr>
            <w:tcW w:w="8843" w:type="dxa"/>
            <w:tcBorders>
              <w:top w:val="single" w:sz="4" w:space="0" w:color="auto"/>
              <w:left w:val="single" w:sz="4" w:space="0" w:color="auto"/>
              <w:bottom w:val="single" w:sz="4" w:space="0" w:color="auto"/>
              <w:right w:val="single" w:sz="4" w:space="0" w:color="auto"/>
            </w:tcBorders>
          </w:tcPr>
          <w:p w14:paraId="3632586B" w14:textId="77777777" w:rsidR="0020015B" w:rsidRPr="0089742C" w:rsidRDefault="0020015B" w:rsidP="0020015B">
            <w:pPr>
              <w:rPr>
                <w:rFonts w:cs="Arial"/>
                <w:b/>
                <w:szCs w:val="20"/>
                <w:u w:val="single"/>
              </w:rPr>
            </w:pPr>
            <w:r w:rsidRPr="0089742C">
              <w:rPr>
                <w:rFonts w:cs="Arial"/>
                <w:b/>
                <w:szCs w:val="20"/>
                <w:u w:val="single"/>
              </w:rPr>
              <w:t>Days-past-due (weighted average)</w:t>
            </w:r>
          </w:p>
          <w:p w14:paraId="4476CB6D" w14:textId="77777777" w:rsidR="0020015B" w:rsidRPr="0089742C" w:rsidRDefault="0020015B" w:rsidP="0020015B">
            <w:pPr>
              <w:rPr>
                <w:rFonts w:cs="Arial"/>
                <w:szCs w:val="20"/>
              </w:rPr>
            </w:pPr>
            <w:r w:rsidRPr="0089742C">
              <w:rPr>
                <w:rFonts w:cs="Arial"/>
                <w:szCs w:val="20"/>
              </w:rPr>
              <w:t>This column should contain the weighted average (weighed by exposure value) days-past-due in days (which should be necessarily below 30 days).</w:t>
            </w:r>
          </w:p>
          <w:p w14:paraId="1C66E42D" w14:textId="77777777" w:rsidR="0020015B" w:rsidRPr="0089742C" w:rsidRDefault="0020015B" w:rsidP="0020015B">
            <w:pPr>
              <w:rPr>
                <w:rFonts w:cs="Arial"/>
                <w:b/>
                <w:szCs w:val="20"/>
                <w:u w:val="single"/>
              </w:rPr>
            </w:pPr>
          </w:p>
          <w:p w14:paraId="324C4214" w14:textId="77777777" w:rsidR="0020015B" w:rsidRPr="0089742C" w:rsidRDefault="0020015B" w:rsidP="0020015B">
            <w:pPr>
              <w:rPr>
                <w:rFonts w:cs="Arial"/>
                <w:b/>
                <w:szCs w:val="20"/>
                <w:u w:val="single"/>
              </w:rPr>
            </w:pPr>
          </w:p>
        </w:tc>
      </w:tr>
      <w:tr w:rsidR="0020015B" w:rsidRPr="0089742C" w14:paraId="6E92C220" w14:textId="77777777" w:rsidTr="001754BB">
        <w:tc>
          <w:tcPr>
            <w:tcW w:w="1188" w:type="dxa"/>
            <w:tcBorders>
              <w:top w:val="single" w:sz="4" w:space="0" w:color="auto"/>
              <w:left w:val="single" w:sz="4" w:space="0" w:color="auto"/>
              <w:bottom w:val="single" w:sz="4" w:space="0" w:color="auto"/>
              <w:right w:val="single" w:sz="4" w:space="0" w:color="auto"/>
            </w:tcBorders>
          </w:tcPr>
          <w:p w14:paraId="50F07802" w14:textId="77777777" w:rsidR="0020015B" w:rsidRPr="0089742C" w:rsidRDefault="0020015B" w:rsidP="0020015B">
            <w:pPr>
              <w:rPr>
                <w:rFonts w:cs="Arial"/>
                <w:szCs w:val="20"/>
              </w:rPr>
            </w:pPr>
            <w:r w:rsidRPr="0089742C">
              <w:rPr>
                <w:rFonts w:cs="Arial"/>
                <w:szCs w:val="20"/>
              </w:rPr>
              <w:t>190</w:t>
            </w:r>
          </w:p>
        </w:tc>
        <w:tc>
          <w:tcPr>
            <w:tcW w:w="8843" w:type="dxa"/>
            <w:tcBorders>
              <w:top w:val="single" w:sz="4" w:space="0" w:color="auto"/>
              <w:left w:val="single" w:sz="4" w:space="0" w:color="auto"/>
              <w:bottom w:val="single" w:sz="4" w:space="0" w:color="auto"/>
              <w:right w:val="single" w:sz="4" w:space="0" w:color="auto"/>
            </w:tcBorders>
          </w:tcPr>
          <w:p w14:paraId="3438C695" w14:textId="77777777" w:rsidR="0020015B" w:rsidRPr="0089742C" w:rsidRDefault="0020015B" w:rsidP="0020015B">
            <w:pPr>
              <w:rPr>
                <w:rFonts w:cs="Arial"/>
                <w:b/>
                <w:szCs w:val="20"/>
                <w:u w:val="single"/>
              </w:rPr>
            </w:pPr>
            <w:r w:rsidRPr="0089742C">
              <w:rPr>
                <w:rFonts w:cs="Arial"/>
                <w:b/>
                <w:szCs w:val="20"/>
                <w:u w:val="single"/>
              </w:rPr>
              <w:t>Number of exposures included</w:t>
            </w:r>
          </w:p>
          <w:p w14:paraId="01272484" w14:textId="77777777" w:rsidR="0020015B" w:rsidRPr="0089742C" w:rsidRDefault="0020015B" w:rsidP="0020015B">
            <w:pPr>
              <w:rPr>
                <w:rFonts w:cs="Arial"/>
                <w:szCs w:val="20"/>
              </w:rPr>
            </w:pPr>
            <w:r w:rsidRPr="0089742C">
              <w:rPr>
                <w:rFonts w:cs="Arial"/>
                <w:szCs w:val="20"/>
              </w:rPr>
              <w:t>This column should contain the number of exposures included in this row.</w:t>
            </w:r>
          </w:p>
          <w:p w14:paraId="55B07C05" w14:textId="77777777" w:rsidR="0020015B" w:rsidRPr="0089742C" w:rsidRDefault="0020015B" w:rsidP="0020015B">
            <w:pPr>
              <w:rPr>
                <w:rFonts w:cs="Arial"/>
                <w:b/>
                <w:szCs w:val="20"/>
                <w:u w:val="single"/>
              </w:rPr>
            </w:pPr>
          </w:p>
        </w:tc>
      </w:tr>
      <w:tr w:rsidR="0020015B" w:rsidRPr="0089742C" w14:paraId="6A1E9854" w14:textId="77777777" w:rsidTr="001754BB">
        <w:tc>
          <w:tcPr>
            <w:tcW w:w="1188" w:type="dxa"/>
            <w:tcBorders>
              <w:top w:val="single" w:sz="4" w:space="0" w:color="auto"/>
              <w:left w:val="single" w:sz="4" w:space="0" w:color="auto"/>
              <w:bottom w:val="single" w:sz="4" w:space="0" w:color="auto"/>
              <w:right w:val="single" w:sz="4" w:space="0" w:color="auto"/>
            </w:tcBorders>
          </w:tcPr>
          <w:p w14:paraId="0F2E4A07" w14:textId="77777777" w:rsidR="0020015B" w:rsidRPr="0089742C" w:rsidRDefault="0020015B" w:rsidP="0020015B">
            <w:pPr>
              <w:rPr>
                <w:rFonts w:cs="Arial"/>
                <w:szCs w:val="20"/>
              </w:rPr>
            </w:pPr>
            <w:r w:rsidRPr="0089742C">
              <w:rPr>
                <w:rFonts w:cs="Arial"/>
                <w:szCs w:val="20"/>
              </w:rPr>
              <w:t>200</w:t>
            </w:r>
          </w:p>
        </w:tc>
        <w:tc>
          <w:tcPr>
            <w:tcW w:w="8843" w:type="dxa"/>
            <w:tcBorders>
              <w:top w:val="single" w:sz="4" w:space="0" w:color="auto"/>
              <w:left w:val="single" w:sz="4" w:space="0" w:color="auto"/>
              <w:bottom w:val="single" w:sz="4" w:space="0" w:color="auto"/>
              <w:right w:val="single" w:sz="4" w:space="0" w:color="auto"/>
            </w:tcBorders>
          </w:tcPr>
          <w:p w14:paraId="7DDAA084" w14:textId="4C6D33D2" w:rsidR="0020015B" w:rsidRPr="0089742C" w:rsidRDefault="0020015B" w:rsidP="0020015B">
            <w:pPr>
              <w:rPr>
                <w:rFonts w:cs="Arial"/>
                <w:b/>
                <w:szCs w:val="20"/>
                <w:u w:val="single"/>
              </w:rPr>
            </w:pPr>
            <w:r w:rsidRPr="0089742C">
              <w:rPr>
                <w:rFonts w:cs="Arial"/>
                <w:b/>
                <w:szCs w:val="20"/>
                <w:u w:val="single"/>
              </w:rPr>
              <w:t xml:space="preserve">Pillar 1 credit risk </w:t>
            </w:r>
            <w:r w:rsidR="00A2162D" w:rsidRPr="0089742C">
              <w:rPr>
                <w:rFonts w:cs="Arial"/>
                <w:b/>
                <w:szCs w:val="20"/>
                <w:u w:val="single"/>
              </w:rPr>
              <w:t xml:space="preserve">capital </w:t>
            </w:r>
            <w:r w:rsidRPr="0089742C">
              <w:rPr>
                <w:rFonts w:cs="Arial"/>
                <w:b/>
                <w:szCs w:val="20"/>
                <w:u w:val="single"/>
              </w:rPr>
              <w:t>requirements</w:t>
            </w:r>
            <w:r w:rsidR="00A2162D" w:rsidRPr="0089742C">
              <w:rPr>
                <w:rFonts w:cs="Arial"/>
                <w:b/>
                <w:szCs w:val="20"/>
                <w:u w:val="single"/>
              </w:rPr>
              <w:t xml:space="preserve"> for IRB portfolio (EAD*RW*8%)</w:t>
            </w:r>
            <w:r w:rsidR="00BC6AA7" w:rsidRPr="0089742C">
              <w:rPr>
                <w:rFonts w:cs="Arial"/>
                <w:b/>
                <w:szCs w:val="20"/>
                <w:u w:val="single"/>
              </w:rPr>
              <w:t xml:space="preserve"> (only if “yes” in column 060)</w:t>
            </w:r>
          </w:p>
          <w:p w14:paraId="6D562E22" w14:textId="3ACFE344" w:rsidR="0020015B" w:rsidRPr="0089742C" w:rsidRDefault="0020015B" w:rsidP="0020015B">
            <w:pPr>
              <w:rPr>
                <w:rFonts w:cs="Arial"/>
                <w:szCs w:val="20"/>
                <w:u w:val="single"/>
              </w:rPr>
            </w:pPr>
            <w:proofErr w:type="gramStart"/>
            <w:r w:rsidRPr="0089742C">
              <w:rPr>
                <w:rFonts w:cs="Arial"/>
                <w:szCs w:val="20"/>
                <w:u w:val="single"/>
              </w:rPr>
              <w:t>For the purpose of</w:t>
            </w:r>
            <w:proofErr w:type="gramEnd"/>
            <w:r w:rsidRPr="0089742C">
              <w:rPr>
                <w:rFonts w:cs="Arial"/>
                <w:szCs w:val="20"/>
                <w:u w:val="single"/>
              </w:rPr>
              <w:t xml:space="preserve"> calculating the excess over 100% coverage, the sum of the pillar 1 credit risk capital requirement (calculated as EAD*RW*8%) should be reported under this column. This should only be reported for IRB portfolios</w:t>
            </w:r>
            <w:r w:rsidR="00E52282" w:rsidRPr="0089742C">
              <w:rPr>
                <w:rFonts w:cs="Arial"/>
                <w:szCs w:val="20"/>
                <w:u w:val="single"/>
              </w:rPr>
              <w:t>, where the application of the supervisory coverage expectations would, in combination with Pillar 1 capital requirements for credit risk, result in more than 100% of the exposure being covered.</w:t>
            </w:r>
          </w:p>
          <w:p w14:paraId="1E34C963" w14:textId="77777777" w:rsidR="0020015B" w:rsidRPr="0089742C" w:rsidRDefault="0020015B" w:rsidP="0020015B">
            <w:pPr>
              <w:rPr>
                <w:rFonts w:cs="Arial"/>
                <w:b/>
                <w:szCs w:val="20"/>
                <w:u w:val="single"/>
              </w:rPr>
            </w:pPr>
          </w:p>
        </w:tc>
      </w:tr>
      <w:tr w:rsidR="0020015B" w:rsidRPr="0089742C" w14:paraId="62C94F44" w14:textId="77777777" w:rsidTr="001754BB">
        <w:tc>
          <w:tcPr>
            <w:tcW w:w="1188" w:type="dxa"/>
            <w:tcBorders>
              <w:top w:val="single" w:sz="4" w:space="0" w:color="auto"/>
              <w:left w:val="single" w:sz="4" w:space="0" w:color="auto"/>
              <w:bottom w:val="single" w:sz="4" w:space="0" w:color="auto"/>
              <w:right w:val="single" w:sz="4" w:space="0" w:color="auto"/>
            </w:tcBorders>
          </w:tcPr>
          <w:p w14:paraId="32C6C5A7" w14:textId="77777777" w:rsidR="0020015B" w:rsidRPr="0089742C" w:rsidRDefault="0020015B" w:rsidP="0020015B">
            <w:pPr>
              <w:rPr>
                <w:rFonts w:cs="Arial"/>
                <w:szCs w:val="20"/>
              </w:rPr>
            </w:pPr>
            <w:r w:rsidRPr="0089742C">
              <w:rPr>
                <w:rFonts w:cs="Arial"/>
                <w:szCs w:val="20"/>
              </w:rPr>
              <w:lastRenderedPageBreak/>
              <w:t>210</w:t>
            </w:r>
          </w:p>
        </w:tc>
        <w:tc>
          <w:tcPr>
            <w:tcW w:w="8843" w:type="dxa"/>
            <w:tcBorders>
              <w:top w:val="single" w:sz="4" w:space="0" w:color="auto"/>
              <w:left w:val="single" w:sz="4" w:space="0" w:color="auto"/>
              <w:bottom w:val="single" w:sz="4" w:space="0" w:color="auto"/>
              <w:right w:val="single" w:sz="4" w:space="0" w:color="auto"/>
            </w:tcBorders>
          </w:tcPr>
          <w:p w14:paraId="0E996A2B" w14:textId="77777777" w:rsidR="0020015B" w:rsidRPr="0089742C" w:rsidRDefault="0020015B" w:rsidP="0020015B">
            <w:pPr>
              <w:rPr>
                <w:rFonts w:cs="Arial"/>
                <w:b/>
                <w:szCs w:val="20"/>
                <w:u w:val="single"/>
              </w:rPr>
            </w:pPr>
            <w:r w:rsidRPr="0089742C">
              <w:rPr>
                <w:rFonts w:cs="Arial"/>
                <w:b/>
                <w:szCs w:val="20"/>
                <w:u w:val="single"/>
              </w:rPr>
              <w:t>Further relevant details (please describe briefly)</w:t>
            </w:r>
          </w:p>
          <w:p w14:paraId="18251CA9" w14:textId="66BDC4EA" w:rsidR="0020015B" w:rsidRPr="0089742C" w:rsidRDefault="0020015B" w:rsidP="0020015B">
            <w:pPr>
              <w:rPr>
                <w:rFonts w:cs="Arial"/>
                <w:bCs/>
                <w:szCs w:val="20"/>
              </w:rPr>
            </w:pPr>
            <w:r w:rsidRPr="0089742C">
              <w:rPr>
                <w:rFonts w:cs="Arial"/>
                <w:szCs w:val="20"/>
              </w:rPr>
              <w:t>Please describe briefly further details that might be relevant for the evaluation of the proposed exemption.</w:t>
            </w:r>
          </w:p>
        </w:tc>
      </w:tr>
      <w:tr w:rsidR="0020015B" w:rsidRPr="0089742C" w14:paraId="37A12ECE" w14:textId="77777777" w:rsidTr="001754BB">
        <w:tc>
          <w:tcPr>
            <w:tcW w:w="1188" w:type="dxa"/>
            <w:tcBorders>
              <w:top w:val="single" w:sz="4" w:space="0" w:color="auto"/>
              <w:left w:val="single" w:sz="4" w:space="0" w:color="auto"/>
              <w:bottom w:val="single" w:sz="4" w:space="0" w:color="auto"/>
              <w:right w:val="single" w:sz="4" w:space="0" w:color="auto"/>
            </w:tcBorders>
          </w:tcPr>
          <w:p w14:paraId="5FF2D5AB" w14:textId="77777777" w:rsidR="0020015B" w:rsidRPr="0089742C" w:rsidRDefault="0020015B" w:rsidP="0020015B">
            <w:pPr>
              <w:rPr>
                <w:rFonts w:cs="Arial"/>
                <w:szCs w:val="20"/>
              </w:rPr>
            </w:pPr>
          </w:p>
        </w:tc>
        <w:tc>
          <w:tcPr>
            <w:tcW w:w="8843" w:type="dxa"/>
            <w:tcBorders>
              <w:top w:val="single" w:sz="4" w:space="0" w:color="auto"/>
              <w:left w:val="single" w:sz="4" w:space="0" w:color="auto"/>
              <w:bottom w:val="single" w:sz="4" w:space="0" w:color="auto"/>
              <w:right w:val="single" w:sz="4" w:space="0" w:color="auto"/>
            </w:tcBorders>
          </w:tcPr>
          <w:p w14:paraId="01FBE587" w14:textId="77777777" w:rsidR="0020015B" w:rsidRPr="0089742C" w:rsidRDefault="0020015B" w:rsidP="0020015B">
            <w:pPr>
              <w:rPr>
                <w:rFonts w:cs="Arial"/>
                <w:szCs w:val="20"/>
              </w:rPr>
            </w:pPr>
          </w:p>
        </w:tc>
      </w:tr>
    </w:tbl>
    <w:p w14:paraId="3D8D689C" w14:textId="77777777" w:rsidR="001D6CF4" w:rsidRPr="0089742C" w:rsidRDefault="001D6CF4" w:rsidP="00656BB1">
      <w:pPr>
        <w:spacing w:before="0" w:after="0" w:line="240" w:lineRule="auto"/>
        <w:rPr>
          <w:rFonts w:cs="Arial"/>
          <w:bCs/>
          <w:kern w:val="28"/>
          <w:szCs w:val="20"/>
        </w:rPr>
      </w:pPr>
    </w:p>
    <w:sectPr w:rsidR="001D6CF4" w:rsidRPr="0089742C" w:rsidSect="00A25FA2">
      <w:headerReference w:type="default" r:id="rId14"/>
      <w:footerReference w:type="default" r:id="rId15"/>
      <w:headerReference w:type="first" r:id="rId16"/>
      <w:type w:val="continuous"/>
      <w:pgSz w:w="11907" w:h="16840" w:code="9"/>
      <w:pgMar w:top="2268" w:right="1134" w:bottom="2268" w:left="1418" w:header="709" w:footer="709" w:gutter="0"/>
      <w:cols w:space="720"/>
      <w:formProt w:val="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E90720" w14:textId="77777777" w:rsidR="00FD7C82" w:rsidRDefault="00FD7C82">
      <w:pPr>
        <w:spacing w:before="0" w:after="0" w:line="240" w:lineRule="auto"/>
      </w:pPr>
      <w:r>
        <w:separator/>
      </w:r>
    </w:p>
  </w:endnote>
  <w:endnote w:type="continuationSeparator" w:id="0">
    <w:p w14:paraId="348B86DE" w14:textId="77777777" w:rsidR="00FD7C82" w:rsidRDefault="00FD7C8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ndnya">
    <w:altName w:val="Cambria"/>
    <w:panose1 w:val="000004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838815045"/>
      <w:docPartObj>
        <w:docPartGallery w:val="Page Numbers (Bottom of Page)"/>
        <w:docPartUnique/>
      </w:docPartObj>
    </w:sdtPr>
    <w:sdtEndPr>
      <w:rPr>
        <w:noProof/>
        <w:sz w:val="22"/>
      </w:rPr>
    </w:sdtEndPr>
    <w:sdtContent>
      <w:p w14:paraId="5803B8E0" w14:textId="77777777" w:rsidR="0020015B" w:rsidRPr="00A25FA2" w:rsidRDefault="0020015B">
        <w:pPr>
          <w:pStyle w:val="Footer"/>
          <w:jc w:val="center"/>
          <w:rPr>
            <w:sz w:val="22"/>
          </w:rPr>
        </w:pPr>
        <w:r w:rsidRPr="00A25FA2">
          <w:rPr>
            <w:noProof w:val="0"/>
            <w:sz w:val="22"/>
          </w:rPr>
          <w:fldChar w:fldCharType="begin"/>
        </w:r>
        <w:r w:rsidRPr="00A25FA2">
          <w:rPr>
            <w:sz w:val="22"/>
          </w:rPr>
          <w:instrText xml:space="preserve"> PAGE   \* MERGEFORMAT </w:instrText>
        </w:r>
        <w:r w:rsidRPr="00A25FA2">
          <w:rPr>
            <w:noProof w:val="0"/>
            <w:sz w:val="22"/>
          </w:rPr>
          <w:fldChar w:fldCharType="separate"/>
        </w:r>
        <w:r>
          <w:rPr>
            <w:sz w:val="22"/>
          </w:rPr>
          <w:t>2</w:t>
        </w:r>
        <w:r w:rsidRPr="00A25FA2">
          <w:rPr>
            <w:sz w:val="22"/>
          </w:rPr>
          <w:fldChar w:fldCharType="end"/>
        </w:r>
      </w:p>
    </w:sdtContent>
  </w:sdt>
  <w:p w14:paraId="21D85FFD" w14:textId="77777777" w:rsidR="0020015B" w:rsidRDefault="0020015B" w:rsidP="00FB72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354A5D" w14:textId="77777777" w:rsidR="00FD7C82" w:rsidRDefault="00FD7C82">
      <w:pPr>
        <w:spacing w:before="0" w:after="0" w:line="240" w:lineRule="auto"/>
      </w:pPr>
      <w:r>
        <w:separator/>
      </w:r>
    </w:p>
  </w:footnote>
  <w:footnote w:type="continuationSeparator" w:id="0">
    <w:p w14:paraId="065FF41D" w14:textId="77777777" w:rsidR="00FD7C82" w:rsidRDefault="00FD7C82">
      <w:pPr>
        <w:spacing w:before="0" w:after="0" w:line="240" w:lineRule="auto"/>
      </w:pPr>
      <w:r>
        <w:continuationSeparator/>
      </w:r>
    </w:p>
  </w:footnote>
  <w:footnote w:id="1">
    <w:p w14:paraId="5F6F0C63" w14:textId="357D058D" w:rsidR="0020015B" w:rsidRPr="0089742C" w:rsidRDefault="0020015B" w:rsidP="0089742C">
      <w:pPr>
        <w:spacing w:before="0" w:after="0" w:line="200" w:lineRule="exact"/>
        <w:ind w:left="284" w:hanging="284"/>
        <w:jc w:val="both"/>
        <w:rPr>
          <w:rFonts w:cs="Arial"/>
          <w:sz w:val="17"/>
          <w:szCs w:val="17"/>
        </w:rPr>
      </w:pPr>
      <w:r w:rsidRPr="0089742C">
        <w:rPr>
          <w:rStyle w:val="FootnoteReference"/>
          <w:rFonts w:cs="Arial"/>
          <w:sz w:val="17"/>
          <w:szCs w:val="17"/>
          <w:vertAlign w:val="baseline"/>
        </w:rPr>
        <w:footnoteRef/>
      </w:r>
      <w:r w:rsidRPr="0089742C">
        <w:rPr>
          <w:rFonts w:cs="Arial"/>
          <w:sz w:val="17"/>
          <w:szCs w:val="17"/>
        </w:rPr>
        <w:t xml:space="preserve"> In this context, Section 1.2 of the ECB Guidance on NPLs states that “It is generally applicable to all significant institutions (SIs) supervised directly under the Single Supervisory Mechanism (SSM), including their international subsidiaries”. </w:t>
      </w:r>
    </w:p>
  </w:footnote>
  <w:footnote w:id="2">
    <w:p w14:paraId="423B2461" w14:textId="77777777" w:rsidR="0020015B" w:rsidRPr="0089742C" w:rsidRDefault="0020015B" w:rsidP="0089742C">
      <w:pPr>
        <w:pStyle w:val="FootnoteText"/>
        <w:spacing w:before="0" w:after="0" w:line="200" w:lineRule="exact"/>
        <w:rPr>
          <w:rFonts w:cs="Arial"/>
          <w:sz w:val="17"/>
          <w:szCs w:val="17"/>
        </w:rPr>
      </w:pPr>
      <w:r w:rsidRPr="0089742C">
        <w:rPr>
          <w:rStyle w:val="FootnoteReference"/>
          <w:rFonts w:cs="Arial"/>
          <w:sz w:val="17"/>
          <w:szCs w:val="17"/>
          <w:vertAlign w:val="baseline"/>
        </w:rPr>
        <w:footnoteRef/>
      </w:r>
      <w:r w:rsidRPr="0089742C">
        <w:rPr>
          <w:rFonts w:cs="Arial"/>
          <w:sz w:val="17"/>
          <w:szCs w:val="17"/>
        </w:rPr>
        <w:t xml:space="preserve"> For the avoidance of doubt, these are NPE that are NPE at the reference date and the date of classification as NPE was before the date indicated.</w:t>
      </w:r>
    </w:p>
  </w:footnote>
  <w:footnote w:id="3">
    <w:p w14:paraId="71EF8516" w14:textId="77777777" w:rsidR="0020015B" w:rsidRPr="0089742C" w:rsidRDefault="0020015B" w:rsidP="0089742C">
      <w:pPr>
        <w:pStyle w:val="FootnoteText"/>
        <w:spacing w:before="0" w:after="0" w:line="200" w:lineRule="exact"/>
        <w:rPr>
          <w:rFonts w:cs="Arial"/>
          <w:sz w:val="17"/>
          <w:szCs w:val="17"/>
        </w:rPr>
      </w:pPr>
      <w:r w:rsidRPr="0089742C">
        <w:rPr>
          <w:rStyle w:val="FootnoteReference"/>
          <w:rFonts w:cs="Arial"/>
          <w:sz w:val="17"/>
          <w:szCs w:val="17"/>
          <w:vertAlign w:val="baseline"/>
        </w:rPr>
        <w:footnoteRef/>
      </w:r>
      <w:r w:rsidRPr="0089742C">
        <w:rPr>
          <w:rFonts w:cs="Arial"/>
          <w:sz w:val="17"/>
          <w:szCs w:val="17"/>
        </w:rPr>
        <w:t xml:space="preserve"> Individual supervisory coverage expectations for the stock of NPEs as communicated in the SREP letter.</w:t>
      </w:r>
    </w:p>
  </w:footnote>
  <w:footnote w:id="4">
    <w:p w14:paraId="0CD193C2" w14:textId="77777777" w:rsidR="0020015B" w:rsidRPr="0089742C" w:rsidRDefault="0020015B" w:rsidP="0089742C">
      <w:pPr>
        <w:pStyle w:val="FootnoteText"/>
        <w:spacing w:before="0" w:after="0" w:line="200" w:lineRule="exact"/>
        <w:rPr>
          <w:rFonts w:cs="Arial"/>
          <w:sz w:val="17"/>
          <w:szCs w:val="17"/>
        </w:rPr>
      </w:pPr>
      <w:r w:rsidRPr="0089742C">
        <w:rPr>
          <w:rStyle w:val="FootnoteReference"/>
          <w:rFonts w:cs="Arial"/>
          <w:sz w:val="17"/>
          <w:szCs w:val="17"/>
          <w:vertAlign w:val="baseline"/>
        </w:rPr>
        <w:footnoteRef/>
      </w:r>
      <w:r w:rsidRPr="0089742C">
        <w:rPr>
          <w:rFonts w:cs="Arial"/>
          <w:sz w:val="17"/>
          <w:szCs w:val="17"/>
        </w:rPr>
        <w:t xml:space="preserve"> </w:t>
      </w:r>
      <w:hyperlink r:id="rId1" w:history="1">
        <w:r w:rsidRPr="0089742C">
          <w:rPr>
            <w:rStyle w:val="Hyperlink"/>
            <w:rFonts w:cs="Arial"/>
            <w:sz w:val="17"/>
            <w:szCs w:val="17"/>
          </w:rPr>
          <w:t>ECB Communication on supervisory coverage expectations for NPEs on 22 August 2019</w:t>
        </w:r>
      </w:hyperlink>
    </w:p>
  </w:footnote>
  <w:footnote w:id="5">
    <w:p w14:paraId="5F1E2934" w14:textId="77777777" w:rsidR="0020015B" w:rsidRPr="0089742C" w:rsidRDefault="0020015B" w:rsidP="0089742C">
      <w:pPr>
        <w:pStyle w:val="FootnoteText"/>
        <w:spacing w:before="0" w:after="0" w:line="200" w:lineRule="exact"/>
        <w:rPr>
          <w:rFonts w:cs="Arial"/>
          <w:sz w:val="17"/>
          <w:szCs w:val="17"/>
        </w:rPr>
      </w:pPr>
      <w:r w:rsidRPr="0089742C">
        <w:rPr>
          <w:rStyle w:val="FootnoteReference"/>
          <w:rFonts w:cs="Arial"/>
          <w:sz w:val="17"/>
          <w:szCs w:val="17"/>
          <w:vertAlign w:val="baseline"/>
        </w:rPr>
        <w:footnoteRef/>
      </w:r>
      <w:r w:rsidRPr="0089742C">
        <w:rPr>
          <w:rFonts w:cs="Arial"/>
          <w:sz w:val="17"/>
          <w:szCs w:val="17"/>
        </w:rPr>
        <w:t xml:space="preserve"> For clarification: Individual non-performing exposures may be fully secured, fully unsecured or partially secured. An individual non-performing </w:t>
      </w:r>
      <w:proofErr w:type="gramStart"/>
      <w:r w:rsidRPr="0089742C">
        <w:rPr>
          <w:rFonts w:cs="Arial"/>
          <w:sz w:val="17"/>
          <w:szCs w:val="17"/>
        </w:rPr>
        <w:t>exposure ”i</w:t>
      </w:r>
      <w:proofErr w:type="gramEnd"/>
      <w:r w:rsidRPr="0089742C">
        <w:rPr>
          <w:rFonts w:cs="Arial"/>
          <w:sz w:val="17"/>
          <w:szCs w:val="17"/>
        </w:rPr>
        <w:t xml:space="preserve">”  that is partially secured (i.e. that has a secured and an unsecured part) should be split into a secured exposure “i” and an unsecured exposure “i”. </w:t>
      </w:r>
    </w:p>
  </w:footnote>
  <w:footnote w:id="6">
    <w:p w14:paraId="231FA4C8" w14:textId="77777777" w:rsidR="0020015B" w:rsidRPr="0089742C" w:rsidRDefault="0020015B" w:rsidP="0089742C">
      <w:pPr>
        <w:pStyle w:val="FootnoteText"/>
        <w:spacing w:before="0" w:after="0" w:line="200" w:lineRule="exact"/>
        <w:rPr>
          <w:rFonts w:cs="Arial"/>
          <w:sz w:val="17"/>
          <w:szCs w:val="17"/>
        </w:rPr>
      </w:pPr>
      <w:r w:rsidRPr="0089742C">
        <w:rPr>
          <w:rStyle w:val="FootnoteReference"/>
          <w:rFonts w:cs="Arial"/>
          <w:sz w:val="17"/>
          <w:szCs w:val="17"/>
          <w:vertAlign w:val="baseline"/>
        </w:rPr>
        <w:footnoteRef/>
      </w:r>
      <w:r w:rsidRPr="0089742C">
        <w:rPr>
          <w:rFonts w:cs="Arial"/>
          <w:sz w:val="17"/>
          <w:szCs w:val="17"/>
        </w:rPr>
        <w:t xml:space="preserve"> </w:t>
      </w:r>
      <w:proofErr w:type="gramStart"/>
      <w:r w:rsidRPr="0089742C">
        <w:rPr>
          <w:rFonts w:cs="Arial"/>
          <w:sz w:val="17"/>
          <w:szCs w:val="17"/>
        </w:rPr>
        <w:t>I.e.</w:t>
      </w:r>
      <w:proofErr w:type="gramEnd"/>
      <w:r w:rsidRPr="0089742C">
        <w:rPr>
          <w:rFonts w:cs="Arial"/>
          <w:sz w:val="17"/>
          <w:szCs w:val="17"/>
        </w:rPr>
        <w:t xml:space="preserve"> Guaranteed or counter-guaranteed by an eligible protection provider referred to in points (a) to (e) of Article 201(1), unsecured exposures to which would be assigned a risk weight of 0 % under Chapter 2 of Title II of Part Three.</w:t>
      </w:r>
    </w:p>
  </w:footnote>
  <w:footnote w:id="7">
    <w:p w14:paraId="10014DEC" w14:textId="77777777" w:rsidR="0020015B" w:rsidRPr="0089742C" w:rsidRDefault="0020015B" w:rsidP="0089742C">
      <w:pPr>
        <w:pStyle w:val="FootnoteText"/>
        <w:spacing w:before="0" w:after="0" w:line="200" w:lineRule="exact"/>
        <w:rPr>
          <w:rFonts w:cs="Arial"/>
          <w:sz w:val="17"/>
          <w:szCs w:val="17"/>
        </w:rPr>
      </w:pPr>
      <w:r w:rsidRPr="0089742C">
        <w:rPr>
          <w:rStyle w:val="FootnoteReference"/>
          <w:rFonts w:cs="Arial"/>
          <w:sz w:val="17"/>
          <w:szCs w:val="17"/>
          <w:vertAlign w:val="baseline"/>
        </w:rPr>
        <w:footnoteRef/>
      </w:r>
      <w:r w:rsidRPr="0089742C">
        <w:rPr>
          <w:rFonts w:cs="Arial"/>
          <w:sz w:val="17"/>
          <w:szCs w:val="17"/>
        </w:rPr>
        <w:t xml:space="preserve"> Please note that the calculation of exposure value for exposures with partial write-offs or purchased NPE have a specific treatment indicated below in this section.</w:t>
      </w:r>
    </w:p>
  </w:footnote>
  <w:footnote w:id="8">
    <w:p w14:paraId="1D17123B" w14:textId="77777777" w:rsidR="0020015B" w:rsidRPr="0089742C" w:rsidRDefault="0020015B" w:rsidP="0089742C">
      <w:pPr>
        <w:pStyle w:val="FootnoteText"/>
        <w:spacing w:before="0" w:after="0" w:line="200" w:lineRule="exact"/>
        <w:rPr>
          <w:rFonts w:cs="Arial"/>
          <w:sz w:val="17"/>
          <w:szCs w:val="17"/>
        </w:rPr>
      </w:pPr>
      <w:r w:rsidRPr="0089742C">
        <w:rPr>
          <w:rStyle w:val="FootnoteReference"/>
          <w:rFonts w:cs="Arial"/>
          <w:sz w:val="17"/>
          <w:szCs w:val="17"/>
          <w:vertAlign w:val="baseline"/>
        </w:rPr>
        <w:footnoteRef/>
      </w:r>
      <w:r w:rsidRPr="0089742C">
        <w:rPr>
          <w:rFonts w:cs="Arial"/>
          <w:sz w:val="17"/>
          <w:szCs w:val="17"/>
        </w:rPr>
        <w:t xml:space="preserve"> Please use “&gt;7 years” as the oldest vintage for Table 1 and “&gt;9 years” as the oldest vintage for Table 2.</w:t>
      </w:r>
    </w:p>
  </w:footnote>
  <w:footnote w:id="9">
    <w:p w14:paraId="19231D74" w14:textId="77777777" w:rsidR="0020015B" w:rsidRPr="0089742C" w:rsidRDefault="0020015B" w:rsidP="0089742C">
      <w:pPr>
        <w:pStyle w:val="FootnoteText"/>
        <w:spacing w:before="0" w:after="0" w:line="200" w:lineRule="exact"/>
        <w:rPr>
          <w:rFonts w:cs="Arial"/>
          <w:sz w:val="17"/>
          <w:szCs w:val="17"/>
        </w:rPr>
      </w:pPr>
      <w:r w:rsidRPr="0089742C">
        <w:rPr>
          <w:rStyle w:val="FootnoteReference"/>
          <w:rFonts w:cs="Arial"/>
          <w:sz w:val="17"/>
          <w:szCs w:val="17"/>
          <w:vertAlign w:val="baseline"/>
        </w:rPr>
        <w:footnoteRef/>
      </w:r>
      <w:r w:rsidRPr="0089742C">
        <w:rPr>
          <w:rFonts w:cs="Arial"/>
          <w:sz w:val="17"/>
          <w:szCs w:val="17"/>
        </w:rPr>
        <w:t xml:space="preserve"> The exposures referred should always be limited to the ones under the scope of the relevant template (Stock or NPE Addendum). See ECB’s “Communication on supervisory coverage expectations for NPEs” published on 22 August</w:t>
      </w:r>
    </w:p>
  </w:footnote>
  <w:footnote w:id="10">
    <w:p w14:paraId="732DB192" w14:textId="77777777" w:rsidR="0020015B" w:rsidRPr="0089742C" w:rsidRDefault="0020015B" w:rsidP="0089742C">
      <w:pPr>
        <w:pStyle w:val="FootnoteText"/>
        <w:spacing w:before="0" w:after="0" w:line="200" w:lineRule="exact"/>
        <w:rPr>
          <w:rFonts w:cs="Arial"/>
          <w:sz w:val="17"/>
          <w:szCs w:val="17"/>
        </w:rPr>
      </w:pPr>
      <w:r w:rsidRPr="0089742C">
        <w:rPr>
          <w:rStyle w:val="FootnoteReference"/>
          <w:rFonts w:cs="Arial"/>
          <w:sz w:val="17"/>
          <w:szCs w:val="17"/>
          <w:vertAlign w:val="baseline"/>
        </w:rPr>
        <w:footnoteRef/>
      </w:r>
      <w:r w:rsidRPr="0089742C">
        <w:rPr>
          <w:rFonts w:cs="Arial"/>
          <w:sz w:val="17"/>
          <w:szCs w:val="17"/>
        </w:rPr>
        <w:t xml:space="preserve"> In case a deduction is not calculated at exposure but at portfolio level (</w:t>
      </w:r>
      <w:proofErr w:type="gramStart"/>
      <w:r w:rsidRPr="0089742C">
        <w:rPr>
          <w:rFonts w:cs="Arial"/>
          <w:sz w:val="17"/>
          <w:szCs w:val="17"/>
        </w:rPr>
        <w:t>i.e.</w:t>
      </w:r>
      <w:proofErr w:type="gramEnd"/>
      <w:r w:rsidRPr="0089742C">
        <w:rPr>
          <w:rFonts w:cs="Arial"/>
          <w:sz w:val="17"/>
          <w:szCs w:val="17"/>
        </w:rPr>
        <w:t xml:space="preserve"> IRB shortfall), the total calculated deduction should be allocated to each exposure as indicated in the box “Allocation of IRB shortfall to individual exposures” below.</w:t>
      </w:r>
    </w:p>
  </w:footnote>
  <w:footnote w:id="11">
    <w:p w14:paraId="3B02245A" w14:textId="77777777" w:rsidR="0020015B" w:rsidRPr="0089742C" w:rsidRDefault="0020015B" w:rsidP="0089742C">
      <w:pPr>
        <w:pStyle w:val="FootnoteText"/>
        <w:spacing w:before="0" w:after="0" w:line="200" w:lineRule="exact"/>
        <w:rPr>
          <w:rFonts w:cs="Arial"/>
          <w:sz w:val="17"/>
          <w:szCs w:val="17"/>
        </w:rPr>
      </w:pPr>
      <w:r w:rsidRPr="0089742C">
        <w:rPr>
          <w:rStyle w:val="FootnoteReference"/>
          <w:rFonts w:cs="Arial"/>
          <w:sz w:val="17"/>
          <w:szCs w:val="17"/>
          <w:vertAlign w:val="baseline"/>
        </w:rPr>
        <w:footnoteRef/>
      </w:r>
      <w:r w:rsidRPr="0089742C">
        <w:rPr>
          <w:rFonts w:cs="Arial"/>
          <w:sz w:val="17"/>
          <w:szCs w:val="17"/>
        </w:rPr>
        <w:t xml:space="preserve"> </w:t>
      </w:r>
      <w:proofErr w:type="gramStart"/>
      <w:r w:rsidRPr="0089742C">
        <w:rPr>
          <w:rFonts w:cs="Arial"/>
          <w:sz w:val="17"/>
          <w:szCs w:val="17"/>
        </w:rPr>
        <w:t>I.e.</w:t>
      </w:r>
      <w:proofErr w:type="gramEnd"/>
      <w:r w:rsidRPr="0089742C">
        <w:rPr>
          <w:rFonts w:cs="Arial"/>
          <w:sz w:val="17"/>
          <w:szCs w:val="17"/>
        </w:rPr>
        <w:t xml:space="preserve"> Guaranteed or counter-guaranteed by an eligible protection provider referred to in points (a) to (e) of Article 201(1), unsecured exposures to which would be assigned a risk weight of 0 % under Chapter 2 of Title II of Part Three.</w:t>
      </w:r>
    </w:p>
  </w:footnote>
  <w:footnote w:id="12">
    <w:p w14:paraId="5C396357" w14:textId="77777777" w:rsidR="0020015B" w:rsidRPr="0089742C" w:rsidRDefault="0020015B" w:rsidP="0089742C">
      <w:pPr>
        <w:pStyle w:val="FootnoteText"/>
        <w:spacing w:before="0" w:after="0" w:line="200" w:lineRule="exact"/>
        <w:rPr>
          <w:rFonts w:cs="Arial"/>
          <w:sz w:val="17"/>
          <w:szCs w:val="17"/>
        </w:rPr>
      </w:pPr>
      <w:r w:rsidRPr="0089742C">
        <w:rPr>
          <w:rStyle w:val="FootnoteReference"/>
          <w:rFonts w:cs="Arial"/>
          <w:sz w:val="17"/>
          <w:szCs w:val="17"/>
          <w:vertAlign w:val="baseline"/>
        </w:rPr>
        <w:footnoteRef/>
      </w:r>
      <w:r w:rsidRPr="0089742C">
        <w:rPr>
          <w:rFonts w:cs="Arial"/>
          <w:sz w:val="17"/>
          <w:szCs w:val="17"/>
        </w:rPr>
        <w:t xml:space="preserve"> Any potential exemption from those envisaged in the addendum to the NPL guidelines should not be </w:t>
      </w:r>
      <w:proofErr w:type="gramStart"/>
      <w:r w:rsidRPr="0089742C">
        <w:rPr>
          <w:rFonts w:cs="Arial"/>
          <w:sz w:val="17"/>
          <w:szCs w:val="17"/>
        </w:rPr>
        <w:t>taken into account</w:t>
      </w:r>
      <w:proofErr w:type="gramEnd"/>
      <w:r w:rsidRPr="0089742C">
        <w:rPr>
          <w:rFonts w:cs="Arial"/>
          <w:sz w:val="17"/>
          <w:szCs w:val="17"/>
        </w:rPr>
        <w:t>. In this template, exemptions are only to be considered for row 020 (coverage expectations shortfall after proposed exemptions).</w:t>
      </w:r>
    </w:p>
  </w:footnote>
  <w:footnote w:id="13">
    <w:p w14:paraId="20A4E7DC" w14:textId="77777777" w:rsidR="0020015B" w:rsidRPr="0089742C" w:rsidRDefault="0020015B" w:rsidP="0089742C">
      <w:pPr>
        <w:pStyle w:val="FootnoteText"/>
        <w:spacing w:before="0" w:after="0" w:line="200" w:lineRule="exact"/>
        <w:rPr>
          <w:rFonts w:cs="Arial"/>
          <w:sz w:val="17"/>
          <w:szCs w:val="17"/>
        </w:rPr>
      </w:pPr>
      <w:r w:rsidRPr="0089742C">
        <w:rPr>
          <w:rStyle w:val="FootnoteReference"/>
          <w:rFonts w:cs="Arial"/>
          <w:sz w:val="17"/>
          <w:szCs w:val="17"/>
          <w:vertAlign w:val="baseline"/>
        </w:rPr>
        <w:footnoteRef/>
      </w:r>
      <w:r w:rsidRPr="0089742C">
        <w:rPr>
          <w:rFonts w:cs="Arial"/>
          <w:sz w:val="17"/>
          <w:szCs w:val="17"/>
        </w:rPr>
        <w:t xml:space="preserve"> </w:t>
      </w:r>
      <w:proofErr w:type="gramStart"/>
      <w:r w:rsidRPr="0089742C">
        <w:rPr>
          <w:rFonts w:cs="Arial"/>
          <w:sz w:val="17"/>
          <w:szCs w:val="17"/>
        </w:rPr>
        <w:t>I.e.</w:t>
      </w:r>
      <w:proofErr w:type="gramEnd"/>
      <w:r w:rsidRPr="0089742C">
        <w:rPr>
          <w:rFonts w:cs="Arial"/>
          <w:sz w:val="17"/>
          <w:szCs w:val="17"/>
        </w:rPr>
        <w:t xml:space="preserve"> Guaranteed or counter-guaranteed by an eligible protection provider referred to in points (a) to (e) of Article 201(1), unsecured exposures to which would be assigned a risk weight of 0 % under Chapter 2 of Title II of Part Three.</w:t>
      </w:r>
    </w:p>
  </w:footnote>
  <w:footnote w:id="14">
    <w:p w14:paraId="715FA1EF" w14:textId="77777777" w:rsidR="0020015B" w:rsidRPr="0089742C" w:rsidRDefault="0020015B" w:rsidP="0089742C">
      <w:pPr>
        <w:pStyle w:val="FootnoteText"/>
        <w:spacing w:before="0" w:after="0" w:line="200" w:lineRule="exact"/>
        <w:rPr>
          <w:rFonts w:cs="Arial"/>
          <w:sz w:val="17"/>
          <w:szCs w:val="17"/>
        </w:rPr>
      </w:pPr>
      <w:r w:rsidRPr="0089742C">
        <w:rPr>
          <w:rStyle w:val="FootnoteReference"/>
          <w:rFonts w:cs="Arial"/>
          <w:sz w:val="17"/>
          <w:szCs w:val="17"/>
          <w:vertAlign w:val="baseline"/>
        </w:rPr>
        <w:footnoteRef/>
      </w:r>
      <w:r w:rsidRPr="0089742C">
        <w:rPr>
          <w:rFonts w:cs="Arial"/>
          <w:sz w:val="17"/>
          <w:szCs w:val="17"/>
        </w:rPr>
        <w:t xml:space="preserve"> </w:t>
      </w:r>
      <w:proofErr w:type="gramStart"/>
      <w:r w:rsidRPr="0089742C">
        <w:rPr>
          <w:rFonts w:cs="Arial"/>
          <w:sz w:val="17"/>
          <w:szCs w:val="17"/>
        </w:rPr>
        <w:t>I.e.</w:t>
      </w:r>
      <w:proofErr w:type="gramEnd"/>
      <w:r w:rsidRPr="0089742C">
        <w:rPr>
          <w:rFonts w:cs="Arial"/>
          <w:sz w:val="17"/>
          <w:szCs w:val="17"/>
        </w:rPr>
        <w:t xml:space="preserve"> Guaranteed or counter-guaranteed by an eligible protection provider referred to in points (a) to (e) of Article 201(1), unsecured exposures to which would be assigned a risk weight of 0 % under Chapter 2 of Title II of Part Three.</w:t>
      </w:r>
    </w:p>
  </w:footnote>
  <w:footnote w:id="15">
    <w:p w14:paraId="7CD444CF" w14:textId="77777777" w:rsidR="0020015B" w:rsidRPr="0089742C" w:rsidRDefault="0020015B" w:rsidP="0089742C">
      <w:pPr>
        <w:autoSpaceDE w:val="0"/>
        <w:autoSpaceDN w:val="0"/>
        <w:adjustRightInd w:val="0"/>
        <w:spacing w:before="0" w:after="0" w:line="200" w:lineRule="exact"/>
        <w:ind w:left="284" w:hanging="284"/>
        <w:jc w:val="both"/>
        <w:rPr>
          <w:rFonts w:cs="Arial"/>
          <w:color w:val="00B2EB"/>
          <w:sz w:val="17"/>
          <w:szCs w:val="17"/>
        </w:rPr>
      </w:pPr>
      <w:r w:rsidRPr="0089742C">
        <w:rPr>
          <w:rStyle w:val="FootnoteReference"/>
          <w:rFonts w:cs="Arial"/>
          <w:sz w:val="17"/>
          <w:szCs w:val="17"/>
          <w:vertAlign w:val="baseline"/>
        </w:rPr>
        <w:footnoteRef/>
      </w:r>
      <w:r w:rsidRPr="0089742C">
        <w:rPr>
          <w:rFonts w:cs="Arial"/>
          <w:sz w:val="17"/>
          <w:szCs w:val="17"/>
        </w:rPr>
        <w:t xml:space="preserve"> </w:t>
      </w:r>
      <w:r w:rsidRPr="0089742C">
        <w:rPr>
          <w:rFonts w:cs="Arial"/>
          <w:color w:val="00B2EB"/>
          <w:sz w:val="17"/>
          <w:szCs w:val="17"/>
        </w:rPr>
        <w:t>Addendum to the ECB Guidance to banks on non-performing loans: supervisory expectations for prudential provisioning of non-performing exposures (March 2018)</w:t>
      </w:r>
      <w:r w:rsidRPr="0089742C">
        <w:rPr>
          <w:rFonts w:cs="Arial"/>
          <w:sz w:val="17"/>
          <w:szCs w:val="17"/>
        </w:rPr>
        <w:t>,</w:t>
      </w:r>
      <w:r w:rsidRPr="0089742C">
        <w:rPr>
          <w:rFonts w:cs="Arial"/>
          <w:color w:val="00B2EB"/>
          <w:sz w:val="17"/>
          <w:szCs w:val="17"/>
        </w:rPr>
        <w:t xml:space="preserve"> </w:t>
      </w:r>
      <w:r w:rsidRPr="0089742C">
        <w:rPr>
          <w:rFonts w:cs="Arial"/>
          <w:sz w:val="17"/>
          <w:szCs w:val="17"/>
        </w:rPr>
        <w:t>page 6.</w:t>
      </w:r>
    </w:p>
  </w:footnote>
  <w:footnote w:id="16">
    <w:p w14:paraId="2C4DBB10" w14:textId="477399C7" w:rsidR="00E52282" w:rsidRPr="0089742C" w:rsidRDefault="00E52282" w:rsidP="0089742C">
      <w:pPr>
        <w:pStyle w:val="FootnoteText"/>
        <w:spacing w:before="0" w:after="0" w:line="200" w:lineRule="exact"/>
        <w:rPr>
          <w:rFonts w:cs="Arial"/>
          <w:sz w:val="17"/>
          <w:szCs w:val="17"/>
          <w:lang w:val="en-US"/>
        </w:rPr>
      </w:pPr>
      <w:r w:rsidRPr="0089742C">
        <w:rPr>
          <w:rStyle w:val="FootnoteReference"/>
          <w:rFonts w:cs="Arial"/>
          <w:sz w:val="17"/>
          <w:szCs w:val="17"/>
          <w:vertAlign w:val="baseline"/>
        </w:rPr>
        <w:footnoteRef/>
      </w:r>
      <w:r w:rsidRPr="0089742C">
        <w:rPr>
          <w:rFonts w:cs="Arial"/>
          <w:sz w:val="17"/>
          <w:szCs w:val="17"/>
        </w:rPr>
        <w:t xml:space="preserve"> </w:t>
      </w:r>
      <w:r w:rsidRPr="0089742C">
        <w:rPr>
          <w:rFonts w:cs="Arial"/>
          <w:sz w:val="17"/>
          <w:szCs w:val="17"/>
          <w:lang w:val="en-US"/>
        </w:rPr>
        <w:t xml:space="preserve">For reporting purposes Pillar 1 credit risk capital requirements for IRB portfolios should be inserted in the template. </w:t>
      </w:r>
    </w:p>
  </w:footnote>
  <w:footnote w:id="17">
    <w:p w14:paraId="691B9DD5" w14:textId="04B364B6" w:rsidR="00981DBF" w:rsidRPr="0089742C" w:rsidDel="00F40742" w:rsidRDefault="00981DBF" w:rsidP="0089742C">
      <w:pPr>
        <w:pStyle w:val="FootnoteText"/>
        <w:spacing w:before="0" w:after="0" w:line="200" w:lineRule="exact"/>
        <w:rPr>
          <w:del w:id="1" w:author="Cojocaru, Adriana" w:date="2023-07-20T14:40:00Z"/>
          <w:rFonts w:cs="Arial"/>
          <w:sz w:val="17"/>
          <w:szCs w:val="17"/>
        </w:rPr>
      </w:pPr>
      <w:del w:id="2" w:author="Cojocaru, Adriana" w:date="2023-07-20T14:40:00Z">
        <w:r w:rsidRPr="0089742C" w:rsidDel="00F40742">
          <w:rPr>
            <w:rStyle w:val="FootnoteReference"/>
            <w:rFonts w:cs="Arial"/>
            <w:sz w:val="17"/>
            <w:szCs w:val="17"/>
            <w:vertAlign w:val="baseline"/>
          </w:rPr>
          <w:footnoteRef/>
        </w:r>
        <w:r w:rsidRPr="0089742C" w:rsidDel="00F40742">
          <w:rPr>
            <w:rFonts w:cs="Arial"/>
            <w:sz w:val="17"/>
            <w:szCs w:val="17"/>
          </w:rPr>
          <w:delText xml:space="preserve"> For example, ‘performance bonds’ and other guarantees listed in the CRR, Annex I, item 3(a)(ii).</w:delText>
        </w:r>
      </w:del>
    </w:p>
  </w:footnote>
  <w:footnote w:id="18">
    <w:p w14:paraId="3D51FCD5" w14:textId="2F536068" w:rsidR="0020015B" w:rsidRPr="0089742C" w:rsidRDefault="0020015B" w:rsidP="0089742C">
      <w:pPr>
        <w:autoSpaceDE w:val="0"/>
        <w:autoSpaceDN w:val="0"/>
        <w:adjustRightInd w:val="0"/>
        <w:spacing w:before="0" w:after="0" w:line="200" w:lineRule="exact"/>
        <w:ind w:left="284" w:hanging="284"/>
        <w:jc w:val="both"/>
        <w:rPr>
          <w:rFonts w:cs="Arial"/>
          <w:sz w:val="17"/>
          <w:szCs w:val="17"/>
        </w:rPr>
      </w:pPr>
      <w:r w:rsidRPr="0089742C">
        <w:rPr>
          <w:rStyle w:val="FootnoteReference"/>
          <w:rFonts w:cs="Arial"/>
          <w:sz w:val="17"/>
          <w:szCs w:val="17"/>
          <w:vertAlign w:val="baseline"/>
        </w:rPr>
        <w:footnoteRef/>
      </w:r>
      <w:r w:rsidRPr="0089742C">
        <w:rPr>
          <w:rFonts w:cs="Arial"/>
          <w:sz w:val="17"/>
          <w:szCs w:val="17"/>
        </w:rPr>
        <w:t xml:space="preserve"> Banks are required to report technical guarantees both in Table 1 and/or Table 2 and in the </w:t>
      </w:r>
      <w:r w:rsidR="002D3DD1" w:rsidRPr="0089742C">
        <w:rPr>
          <w:rFonts w:cs="Arial"/>
          <w:sz w:val="17"/>
          <w:szCs w:val="17"/>
        </w:rPr>
        <w:t xml:space="preserve">relevant </w:t>
      </w:r>
      <w:r w:rsidRPr="0089742C">
        <w:rPr>
          <w:rFonts w:cs="Arial"/>
          <w:sz w:val="17"/>
          <w:szCs w:val="17"/>
        </w:rPr>
        <w:t>drop-down menu of Exemption Annexes (Table 3 and/or Table 4)</w:t>
      </w:r>
      <w:r w:rsidR="002D3DD1" w:rsidRPr="0089742C">
        <w:rPr>
          <w:rFonts w:cs="Arial"/>
          <w:sz w:val="17"/>
          <w:szCs w:val="17"/>
        </w:rPr>
        <w:t>.</w:t>
      </w:r>
    </w:p>
  </w:footnote>
  <w:footnote w:id="19">
    <w:p w14:paraId="7660A41E" w14:textId="77777777" w:rsidR="0020015B" w:rsidRPr="0089742C" w:rsidRDefault="0020015B" w:rsidP="0089742C">
      <w:pPr>
        <w:pStyle w:val="FootnoteText"/>
        <w:spacing w:before="0" w:after="0" w:line="200" w:lineRule="exact"/>
        <w:rPr>
          <w:rFonts w:cs="Arial"/>
          <w:sz w:val="17"/>
          <w:szCs w:val="17"/>
        </w:rPr>
      </w:pPr>
      <w:r w:rsidRPr="0089742C">
        <w:rPr>
          <w:rStyle w:val="FootnoteReference"/>
          <w:rFonts w:cs="Arial"/>
          <w:sz w:val="17"/>
          <w:szCs w:val="17"/>
          <w:vertAlign w:val="baseline"/>
        </w:rPr>
        <w:footnoteRef/>
      </w:r>
      <w:r w:rsidRPr="0089742C">
        <w:rPr>
          <w:rFonts w:cs="Arial"/>
          <w:sz w:val="17"/>
          <w:szCs w:val="17"/>
        </w:rPr>
        <w:t xml:space="preserve"> Exposures with clear indications that fully repayment may not be achieved, should not be reported as potential exemptions (</w:t>
      </w:r>
      <w:proofErr w:type="gramStart"/>
      <w:r w:rsidRPr="0089742C">
        <w:rPr>
          <w:rFonts w:cs="Arial"/>
          <w:sz w:val="17"/>
          <w:szCs w:val="17"/>
        </w:rPr>
        <w:t>e.g.</w:t>
      </w:r>
      <w:proofErr w:type="gramEnd"/>
      <w:r w:rsidRPr="0089742C">
        <w:rPr>
          <w:rFonts w:cs="Arial"/>
          <w:sz w:val="17"/>
          <w:szCs w:val="17"/>
        </w:rPr>
        <w:t xml:space="preserve"> a potential indication for such case may be a material mismatch between the time since the last forbearance measure and the time over which ongoing contractual payments have been made and exposures with a large number of forbearance measures implemented).</w:t>
      </w:r>
    </w:p>
  </w:footnote>
  <w:footnote w:id="20">
    <w:p w14:paraId="74851AE4" w14:textId="14745357" w:rsidR="0020015B" w:rsidRPr="0089742C" w:rsidRDefault="0020015B" w:rsidP="0089742C">
      <w:pPr>
        <w:pStyle w:val="FootnoteText"/>
        <w:spacing w:before="0" w:after="0" w:line="200" w:lineRule="exact"/>
        <w:rPr>
          <w:rFonts w:cs="Arial"/>
          <w:sz w:val="17"/>
          <w:szCs w:val="17"/>
        </w:rPr>
      </w:pPr>
      <w:r w:rsidRPr="0089742C">
        <w:rPr>
          <w:rStyle w:val="FootnoteReference"/>
          <w:rFonts w:cs="Arial"/>
          <w:sz w:val="17"/>
          <w:szCs w:val="17"/>
          <w:vertAlign w:val="baseline"/>
        </w:rPr>
        <w:footnoteRef/>
      </w:r>
      <w:r w:rsidRPr="0089742C">
        <w:rPr>
          <w:rFonts w:cs="Arial"/>
          <w:sz w:val="17"/>
          <w:szCs w:val="17"/>
        </w:rPr>
        <w:t xml:space="preserve"> EBA/GL/2016/07 published on 18 January 2017</w:t>
      </w:r>
    </w:p>
  </w:footnote>
  <w:footnote w:id="21">
    <w:p w14:paraId="316590BE" w14:textId="77777777" w:rsidR="0020015B" w:rsidRPr="0089742C" w:rsidRDefault="0020015B" w:rsidP="0089742C">
      <w:pPr>
        <w:pStyle w:val="FootnoteText"/>
        <w:spacing w:before="0" w:after="0" w:line="200" w:lineRule="exact"/>
        <w:rPr>
          <w:rFonts w:cs="Arial"/>
          <w:sz w:val="17"/>
          <w:szCs w:val="17"/>
        </w:rPr>
      </w:pPr>
      <w:r w:rsidRPr="0089742C">
        <w:rPr>
          <w:rStyle w:val="FootnoteReference"/>
          <w:rFonts w:cs="Arial"/>
          <w:sz w:val="17"/>
          <w:szCs w:val="17"/>
          <w:vertAlign w:val="baseline"/>
        </w:rPr>
        <w:footnoteRef/>
      </w:r>
      <w:r w:rsidRPr="0089742C">
        <w:rPr>
          <w:rFonts w:cs="Arial"/>
          <w:sz w:val="17"/>
          <w:szCs w:val="17"/>
        </w:rPr>
        <w:t xml:space="preserve"> In case a deduction is not calculated at exposure but at portfolio level (</w:t>
      </w:r>
      <w:proofErr w:type="gramStart"/>
      <w:r w:rsidRPr="0089742C">
        <w:rPr>
          <w:rFonts w:cs="Arial"/>
          <w:sz w:val="17"/>
          <w:szCs w:val="17"/>
        </w:rPr>
        <w:t>i.e.</w:t>
      </w:r>
      <w:proofErr w:type="gramEnd"/>
      <w:r w:rsidRPr="0089742C">
        <w:rPr>
          <w:rFonts w:cs="Arial"/>
          <w:sz w:val="17"/>
          <w:szCs w:val="17"/>
        </w:rPr>
        <w:t xml:space="preserve"> IRB shortfall), the total calculated deduction should be allocated to each exposure weighted by the exposure value.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8DE84" w14:textId="77777777" w:rsidR="0089742C" w:rsidRPr="0089742C" w:rsidRDefault="0089742C" w:rsidP="0089742C">
    <w:pPr>
      <w:spacing w:line="160" w:lineRule="atLeast"/>
      <w:ind w:left="720"/>
      <w:jc w:val="right"/>
      <w:rPr>
        <w:b/>
        <w:bCs/>
        <w:szCs w:val="20"/>
        <w:lang w:val="en-US"/>
      </w:rPr>
    </w:pPr>
    <w:r w:rsidRPr="0089742C">
      <w:rPr>
        <w:b/>
        <w:bCs/>
        <w:szCs w:val="20"/>
        <w:lang w:val="en-US"/>
      </w:rPr>
      <w:t>ECB-PUBLIC</w:t>
    </w:r>
  </w:p>
  <w:p w14:paraId="2339AFC4" w14:textId="77777777" w:rsidR="0089742C" w:rsidRDefault="008974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8C413" w14:textId="77777777" w:rsidR="0020015B" w:rsidRPr="00A25FA2" w:rsidRDefault="0020015B" w:rsidP="00A25FA2">
    <w:pPr>
      <w:pStyle w:val="Header"/>
    </w:pPr>
    <w:r>
      <w:object w:dxaOrig="16078" w:dyaOrig="5774" w14:anchorId="43B4EE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55pt;height:63.85pt">
          <v:imagedata r:id="rId1" o:title=""/>
        </v:shape>
        <o:OLEObject Type="Embed" ProgID="PBrush" ShapeID="_x0000_i1025" DrawAspect="Content" ObjectID="_1751369284" r:id="rId2"/>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2690D"/>
    <w:multiLevelType w:val="hybridMultilevel"/>
    <w:tmpl w:val="11822A70"/>
    <w:lvl w:ilvl="0" w:tplc="8B12B7D6">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942151"/>
    <w:multiLevelType w:val="hybridMultilevel"/>
    <w:tmpl w:val="7444CC64"/>
    <w:lvl w:ilvl="0" w:tplc="D50E36D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E9153E"/>
    <w:multiLevelType w:val="hybridMultilevel"/>
    <w:tmpl w:val="65AA88C0"/>
    <w:lvl w:ilvl="0" w:tplc="BF06DF88">
      <w:start w:val="1"/>
      <w:numFmt w:val="lowerLetter"/>
      <w:lvlText w:val="%1)"/>
      <w:lvlJc w:val="left"/>
      <w:pPr>
        <w:tabs>
          <w:tab w:val="num" w:pos="720"/>
        </w:tabs>
        <w:ind w:left="720" w:hanging="360"/>
      </w:pPr>
    </w:lvl>
    <w:lvl w:ilvl="1" w:tplc="27123EDE" w:tentative="1">
      <w:start w:val="1"/>
      <w:numFmt w:val="lowerLetter"/>
      <w:lvlText w:val="%2)"/>
      <w:lvlJc w:val="left"/>
      <w:pPr>
        <w:tabs>
          <w:tab w:val="num" w:pos="1440"/>
        </w:tabs>
        <w:ind w:left="1440" w:hanging="360"/>
      </w:pPr>
    </w:lvl>
    <w:lvl w:ilvl="2" w:tplc="4FFE3E46" w:tentative="1">
      <w:start w:val="1"/>
      <w:numFmt w:val="lowerLetter"/>
      <w:lvlText w:val="%3)"/>
      <w:lvlJc w:val="left"/>
      <w:pPr>
        <w:tabs>
          <w:tab w:val="num" w:pos="2160"/>
        </w:tabs>
        <w:ind w:left="2160" w:hanging="360"/>
      </w:pPr>
    </w:lvl>
    <w:lvl w:ilvl="3" w:tplc="7FE87B82" w:tentative="1">
      <w:start w:val="1"/>
      <w:numFmt w:val="lowerLetter"/>
      <w:lvlText w:val="%4)"/>
      <w:lvlJc w:val="left"/>
      <w:pPr>
        <w:tabs>
          <w:tab w:val="num" w:pos="2880"/>
        </w:tabs>
        <w:ind w:left="2880" w:hanging="360"/>
      </w:pPr>
    </w:lvl>
    <w:lvl w:ilvl="4" w:tplc="B510C978" w:tentative="1">
      <w:start w:val="1"/>
      <w:numFmt w:val="lowerLetter"/>
      <w:lvlText w:val="%5)"/>
      <w:lvlJc w:val="left"/>
      <w:pPr>
        <w:tabs>
          <w:tab w:val="num" w:pos="3600"/>
        </w:tabs>
        <w:ind w:left="3600" w:hanging="360"/>
      </w:pPr>
    </w:lvl>
    <w:lvl w:ilvl="5" w:tplc="8EF60368" w:tentative="1">
      <w:start w:val="1"/>
      <w:numFmt w:val="lowerLetter"/>
      <w:lvlText w:val="%6)"/>
      <w:lvlJc w:val="left"/>
      <w:pPr>
        <w:tabs>
          <w:tab w:val="num" w:pos="4320"/>
        </w:tabs>
        <w:ind w:left="4320" w:hanging="360"/>
      </w:pPr>
    </w:lvl>
    <w:lvl w:ilvl="6" w:tplc="EFE266B8" w:tentative="1">
      <w:start w:val="1"/>
      <w:numFmt w:val="lowerLetter"/>
      <w:lvlText w:val="%7)"/>
      <w:lvlJc w:val="left"/>
      <w:pPr>
        <w:tabs>
          <w:tab w:val="num" w:pos="5040"/>
        </w:tabs>
        <w:ind w:left="5040" w:hanging="360"/>
      </w:pPr>
    </w:lvl>
    <w:lvl w:ilvl="7" w:tplc="3BAEDDFA" w:tentative="1">
      <w:start w:val="1"/>
      <w:numFmt w:val="lowerLetter"/>
      <w:lvlText w:val="%8)"/>
      <w:lvlJc w:val="left"/>
      <w:pPr>
        <w:tabs>
          <w:tab w:val="num" w:pos="5760"/>
        </w:tabs>
        <w:ind w:left="5760" w:hanging="360"/>
      </w:pPr>
    </w:lvl>
    <w:lvl w:ilvl="8" w:tplc="7E9E00E8" w:tentative="1">
      <w:start w:val="1"/>
      <w:numFmt w:val="lowerLetter"/>
      <w:lvlText w:val="%9)"/>
      <w:lvlJc w:val="left"/>
      <w:pPr>
        <w:tabs>
          <w:tab w:val="num" w:pos="6480"/>
        </w:tabs>
        <w:ind w:left="6480" w:hanging="360"/>
      </w:pPr>
    </w:lvl>
  </w:abstractNum>
  <w:abstractNum w:abstractNumId="3" w15:restartNumberingAfterBreak="0">
    <w:nsid w:val="0BDA63C3"/>
    <w:multiLevelType w:val="hybridMultilevel"/>
    <w:tmpl w:val="B1325ECE"/>
    <w:lvl w:ilvl="0" w:tplc="8FD669B8">
      <w:start w:val="1"/>
      <w:numFmt w:val="upperRoman"/>
      <w:pStyle w:val="Title"/>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F961712"/>
    <w:multiLevelType w:val="hybridMultilevel"/>
    <w:tmpl w:val="9F80736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F35DDB"/>
    <w:multiLevelType w:val="hybridMultilevel"/>
    <w:tmpl w:val="4AC25E38"/>
    <w:lvl w:ilvl="0" w:tplc="2A324980">
      <w:start w:val="4"/>
      <w:numFmt w:val="bullet"/>
      <w:lvlText w:val="-"/>
      <w:lvlJc w:val="left"/>
      <w:pPr>
        <w:ind w:left="720" w:hanging="360"/>
      </w:pPr>
      <w:rPr>
        <w:rFonts w:ascii="Calibri" w:eastAsiaTheme="minorEastAsia"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1B6A2D"/>
    <w:multiLevelType w:val="hybridMultilevel"/>
    <w:tmpl w:val="11822A70"/>
    <w:lvl w:ilvl="0" w:tplc="8B12B7D6">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12B5E09"/>
    <w:multiLevelType w:val="hybridMultilevel"/>
    <w:tmpl w:val="B5F6374C"/>
    <w:lvl w:ilvl="0" w:tplc="2DA476AC">
      <w:start w:val="1"/>
      <w:numFmt w:val="lowerLetter"/>
      <w:pStyle w:val="ECBList1"/>
      <w:lvlText w:val="(%1)"/>
      <w:lvlJc w:val="left"/>
      <w:pPr>
        <w:ind w:left="1287" w:hanging="360"/>
      </w:pPr>
      <w:rPr>
        <w:rFonts w:ascii="Arial" w:hAnsi="Arial" w:hint="default"/>
        <w:b/>
        <w:i w:val="0"/>
        <w:caps w:val="0"/>
        <w:strike w:val="0"/>
        <w:dstrike w:val="0"/>
        <w:vanish w:val="0"/>
        <w:color w:val="auto"/>
        <w:sz w:val="20"/>
        <w:vertAlign w:val="baseline"/>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8" w15:restartNumberingAfterBreak="0">
    <w:nsid w:val="126153DF"/>
    <w:multiLevelType w:val="hybridMultilevel"/>
    <w:tmpl w:val="FD5415C6"/>
    <w:lvl w:ilvl="0" w:tplc="CF72E0F0">
      <w:start w:val="4"/>
      <w:numFmt w:val="bullet"/>
      <w:lvlText w:val="-"/>
      <w:lvlJc w:val="left"/>
      <w:pPr>
        <w:ind w:left="720" w:hanging="360"/>
      </w:pPr>
      <w:rPr>
        <w:rFonts w:ascii="Calibri" w:eastAsiaTheme="minorEastAsia"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8C2E94"/>
    <w:multiLevelType w:val="hybridMultilevel"/>
    <w:tmpl w:val="41CE0EB4"/>
    <w:lvl w:ilvl="0" w:tplc="C52CB87E">
      <w:start w:val="1"/>
      <w:numFmt w:val="decimal"/>
      <w:pStyle w:val="Annex"/>
      <w:lvlText w:val="Annex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97C5C64"/>
    <w:multiLevelType w:val="hybridMultilevel"/>
    <w:tmpl w:val="6E5C387C"/>
    <w:lvl w:ilvl="0" w:tplc="FA4CDC20">
      <w:start w:val="14"/>
      <w:numFmt w:val="bullet"/>
      <w:lvlText w:val=""/>
      <w:lvlJc w:val="left"/>
      <w:pPr>
        <w:ind w:left="720" w:hanging="360"/>
      </w:pPr>
      <w:rPr>
        <w:rFonts w:ascii="Symbol" w:eastAsia="Times New Roman" w:hAnsi="Symbol" w:cs="Sendny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9DB2405"/>
    <w:multiLevelType w:val="hybridMultilevel"/>
    <w:tmpl w:val="11822A70"/>
    <w:lvl w:ilvl="0" w:tplc="8B12B7D6">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1F613C0"/>
    <w:multiLevelType w:val="hybridMultilevel"/>
    <w:tmpl w:val="C076022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7CD2AA6"/>
    <w:multiLevelType w:val="hybridMultilevel"/>
    <w:tmpl w:val="B2DE9850"/>
    <w:lvl w:ilvl="0" w:tplc="C5FAA91A">
      <w:start w:val="1"/>
      <w:numFmt w:val="bullet"/>
      <w:lvlText w:val=""/>
      <w:lvlJc w:val="left"/>
      <w:pPr>
        <w:tabs>
          <w:tab w:val="num" w:pos="720"/>
        </w:tabs>
        <w:ind w:left="720" w:hanging="360"/>
      </w:pPr>
      <w:rPr>
        <w:rFonts w:ascii="Wingdings" w:hAnsi="Wingdings" w:hint="default"/>
      </w:rPr>
    </w:lvl>
    <w:lvl w:ilvl="1" w:tplc="FBD6E2FA" w:tentative="1">
      <w:start w:val="1"/>
      <w:numFmt w:val="bullet"/>
      <w:lvlText w:val=""/>
      <w:lvlJc w:val="left"/>
      <w:pPr>
        <w:tabs>
          <w:tab w:val="num" w:pos="1440"/>
        </w:tabs>
        <w:ind w:left="1440" w:hanging="360"/>
      </w:pPr>
      <w:rPr>
        <w:rFonts w:ascii="Wingdings" w:hAnsi="Wingdings" w:hint="default"/>
      </w:rPr>
    </w:lvl>
    <w:lvl w:ilvl="2" w:tplc="304422EC" w:tentative="1">
      <w:start w:val="1"/>
      <w:numFmt w:val="bullet"/>
      <w:lvlText w:val=""/>
      <w:lvlJc w:val="left"/>
      <w:pPr>
        <w:tabs>
          <w:tab w:val="num" w:pos="2160"/>
        </w:tabs>
        <w:ind w:left="2160" w:hanging="360"/>
      </w:pPr>
      <w:rPr>
        <w:rFonts w:ascii="Wingdings" w:hAnsi="Wingdings" w:hint="default"/>
      </w:rPr>
    </w:lvl>
    <w:lvl w:ilvl="3" w:tplc="0726B98E" w:tentative="1">
      <w:start w:val="1"/>
      <w:numFmt w:val="bullet"/>
      <w:lvlText w:val=""/>
      <w:lvlJc w:val="left"/>
      <w:pPr>
        <w:tabs>
          <w:tab w:val="num" w:pos="2880"/>
        </w:tabs>
        <w:ind w:left="2880" w:hanging="360"/>
      </w:pPr>
      <w:rPr>
        <w:rFonts w:ascii="Wingdings" w:hAnsi="Wingdings" w:hint="default"/>
      </w:rPr>
    </w:lvl>
    <w:lvl w:ilvl="4" w:tplc="33163332" w:tentative="1">
      <w:start w:val="1"/>
      <w:numFmt w:val="bullet"/>
      <w:lvlText w:val=""/>
      <w:lvlJc w:val="left"/>
      <w:pPr>
        <w:tabs>
          <w:tab w:val="num" w:pos="3600"/>
        </w:tabs>
        <w:ind w:left="3600" w:hanging="360"/>
      </w:pPr>
      <w:rPr>
        <w:rFonts w:ascii="Wingdings" w:hAnsi="Wingdings" w:hint="default"/>
      </w:rPr>
    </w:lvl>
    <w:lvl w:ilvl="5" w:tplc="660C5E12" w:tentative="1">
      <w:start w:val="1"/>
      <w:numFmt w:val="bullet"/>
      <w:lvlText w:val=""/>
      <w:lvlJc w:val="left"/>
      <w:pPr>
        <w:tabs>
          <w:tab w:val="num" w:pos="4320"/>
        </w:tabs>
        <w:ind w:left="4320" w:hanging="360"/>
      </w:pPr>
      <w:rPr>
        <w:rFonts w:ascii="Wingdings" w:hAnsi="Wingdings" w:hint="default"/>
      </w:rPr>
    </w:lvl>
    <w:lvl w:ilvl="6" w:tplc="43B27D6A" w:tentative="1">
      <w:start w:val="1"/>
      <w:numFmt w:val="bullet"/>
      <w:lvlText w:val=""/>
      <w:lvlJc w:val="left"/>
      <w:pPr>
        <w:tabs>
          <w:tab w:val="num" w:pos="5040"/>
        </w:tabs>
        <w:ind w:left="5040" w:hanging="360"/>
      </w:pPr>
      <w:rPr>
        <w:rFonts w:ascii="Wingdings" w:hAnsi="Wingdings" w:hint="default"/>
      </w:rPr>
    </w:lvl>
    <w:lvl w:ilvl="7" w:tplc="CCEC3804" w:tentative="1">
      <w:start w:val="1"/>
      <w:numFmt w:val="bullet"/>
      <w:lvlText w:val=""/>
      <w:lvlJc w:val="left"/>
      <w:pPr>
        <w:tabs>
          <w:tab w:val="num" w:pos="5760"/>
        </w:tabs>
        <w:ind w:left="5760" w:hanging="360"/>
      </w:pPr>
      <w:rPr>
        <w:rFonts w:ascii="Wingdings" w:hAnsi="Wingdings" w:hint="default"/>
      </w:rPr>
    </w:lvl>
    <w:lvl w:ilvl="8" w:tplc="67303AA4"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82D0557"/>
    <w:multiLevelType w:val="hybridMultilevel"/>
    <w:tmpl w:val="1298B6E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9583E2C"/>
    <w:multiLevelType w:val="hybridMultilevel"/>
    <w:tmpl w:val="85C2E5E8"/>
    <w:lvl w:ilvl="0" w:tplc="D50E36D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4433BF0"/>
    <w:multiLevelType w:val="hybridMultilevel"/>
    <w:tmpl w:val="43C68784"/>
    <w:lvl w:ilvl="0" w:tplc="4306A9BC">
      <w:start w:val="1"/>
      <w:numFmt w:val="lowerRoman"/>
      <w:pStyle w:val="ECBList2"/>
      <w:lvlText w:val="(%1)"/>
      <w:lvlJc w:val="left"/>
      <w:pPr>
        <w:ind w:left="720" w:hanging="360"/>
      </w:pPr>
      <w:rPr>
        <w:rFonts w:ascii="Arial" w:hAnsi="Arial" w:hint="default"/>
        <w:b/>
        <w:i w:val="0"/>
        <w:caps w:val="0"/>
        <w:strike w:val="0"/>
        <w:dstrike w:val="0"/>
        <w:vanish w:val="0"/>
        <w:color w:val="auto"/>
        <w:sz w:val="20"/>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9791D99"/>
    <w:multiLevelType w:val="hybridMultilevel"/>
    <w:tmpl w:val="3CC247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8174E41"/>
    <w:multiLevelType w:val="hybridMultilevel"/>
    <w:tmpl w:val="11822A70"/>
    <w:lvl w:ilvl="0" w:tplc="8B12B7D6">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8356271"/>
    <w:multiLevelType w:val="hybridMultilevel"/>
    <w:tmpl w:val="D2CA2626"/>
    <w:lvl w:ilvl="0" w:tplc="B7F8447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CF17F6F"/>
    <w:multiLevelType w:val="hybridMultilevel"/>
    <w:tmpl w:val="BFA0D2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50227369"/>
    <w:multiLevelType w:val="hybridMultilevel"/>
    <w:tmpl w:val="C2D88122"/>
    <w:lvl w:ilvl="0" w:tplc="4A2A8390">
      <w:start w:val="1"/>
      <w:numFmt w:val="decimal"/>
      <w:pStyle w:val="numberedparagraph"/>
      <w:lvlText w:val="%1."/>
      <w:lvlJc w:val="left"/>
      <w:pPr>
        <w:tabs>
          <w:tab w:val="num" w:pos="284"/>
        </w:tabs>
        <w:ind w:left="284" w:hanging="284"/>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313AD8"/>
    <w:multiLevelType w:val="hybridMultilevel"/>
    <w:tmpl w:val="41D86036"/>
    <w:lvl w:ilvl="0" w:tplc="D50E36D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1E74A26"/>
    <w:multiLevelType w:val="hybridMultilevel"/>
    <w:tmpl w:val="3E56D1D0"/>
    <w:lvl w:ilvl="0" w:tplc="6700D86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6500A95"/>
    <w:multiLevelType w:val="hybridMultilevel"/>
    <w:tmpl w:val="11822A70"/>
    <w:lvl w:ilvl="0" w:tplc="8B12B7D6">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BBC07CF"/>
    <w:multiLevelType w:val="multilevel"/>
    <w:tmpl w:val="9182C67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F6A3AD3"/>
    <w:multiLevelType w:val="hybridMultilevel"/>
    <w:tmpl w:val="11822A70"/>
    <w:lvl w:ilvl="0" w:tplc="8B12B7D6">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27032FB"/>
    <w:multiLevelType w:val="hybridMultilevel"/>
    <w:tmpl w:val="1FE299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6CA2C8C"/>
    <w:multiLevelType w:val="hybridMultilevel"/>
    <w:tmpl w:val="5BF2CFE0"/>
    <w:lvl w:ilvl="0" w:tplc="4BB6D85C">
      <w:start w:val="1"/>
      <w:numFmt w:val="decimal"/>
      <w:pStyle w:val="Instructionsberschrift2"/>
      <w:lvlText w:val="%1.1"/>
      <w:lvlJc w:val="left"/>
      <w:pPr>
        <w:ind w:left="720" w:hanging="360"/>
      </w:pPr>
      <w:rPr>
        <w:rFonts w:cs="Times New Roman" w:hint="default"/>
      </w:rPr>
    </w:lvl>
    <w:lvl w:ilvl="1" w:tplc="E7565B6A">
      <w:start w:val="1"/>
      <w:numFmt w:val="lowerLetter"/>
      <w:lvlText w:val="%2."/>
      <w:lvlJc w:val="left"/>
      <w:pPr>
        <w:ind w:left="1440" w:hanging="360"/>
      </w:pPr>
      <w:rPr>
        <w:rFonts w:cs="Times New Roman"/>
      </w:rPr>
    </w:lvl>
    <w:lvl w:ilvl="2" w:tplc="67A6A44A" w:tentative="1">
      <w:start w:val="1"/>
      <w:numFmt w:val="lowerRoman"/>
      <w:lvlText w:val="%3."/>
      <w:lvlJc w:val="right"/>
      <w:pPr>
        <w:ind w:left="2160" w:hanging="180"/>
      </w:pPr>
      <w:rPr>
        <w:rFonts w:cs="Times New Roman"/>
      </w:rPr>
    </w:lvl>
    <w:lvl w:ilvl="3" w:tplc="21C6EF3C" w:tentative="1">
      <w:start w:val="1"/>
      <w:numFmt w:val="decimal"/>
      <w:lvlText w:val="%4."/>
      <w:lvlJc w:val="left"/>
      <w:pPr>
        <w:ind w:left="2880" w:hanging="360"/>
      </w:pPr>
      <w:rPr>
        <w:rFonts w:cs="Times New Roman"/>
      </w:rPr>
    </w:lvl>
    <w:lvl w:ilvl="4" w:tplc="6C185750" w:tentative="1">
      <w:start w:val="1"/>
      <w:numFmt w:val="lowerLetter"/>
      <w:lvlText w:val="%5."/>
      <w:lvlJc w:val="left"/>
      <w:pPr>
        <w:ind w:left="3600" w:hanging="360"/>
      </w:pPr>
      <w:rPr>
        <w:rFonts w:cs="Times New Roman"/>
      </w:rPr>
    </w:lvl>
    <w:lvl w:ilvl="5" w:tplc="FA46F0F4" w:tentative="1">
      <w:start w:val="1"/>
      <w:numFmt w:val="lowerRoman"/>
      <w:lvlText w:val="%6."/>
      <w:lvlJc w:val="right"/>
      <w:pPr>
        <w:ind w:left="4320" w:hanging="180"/>
      </w:pPr>
      <w:rPr>
        <w:rFonts w:cs="Times New Roman"/>
      </w:rPr>
    </w:lvl>
    <w:lvl w:ilvl="6" w:tplc="84CCF45A" w:tentative="1">
      <w:start w:val="1"/>
      <w:numFmt w:val="decimal"/>
      <w:lvlText w:val="%7."/>
      <w:lvlJc w:val="left"/>
      <w:pPr>
        <w:ind w:left="5040" w:hanging="360"/>
      </w:pPr>
      <w:rPr>
        <w:rFonts w:cs="Times New Roman"/>
      </w:rPr>
    </w:lvl>
    <w:lvl w:ilvl="7" w:tplc="E2FA2386" w:tentative="1">
      <w:start w:val="1"/>
      <w:numFmt w:val="lowerLetter"/>
      <w:lvlText w:val="%8."/>
      <w:lvlJc w:val="left"/>
      <w:pPr>
        <w:ind w:left="5760" w:hanging="360"/>
      </w:pPr>
      <w:rPr>
        <w:rFonts w:cs="Times New Roman"/>
      </w:rPr>
    </w:lvl>
    <w:lvl w:ilvl="8" w:tplc="1E3AE066" w:tentative="1">
      <w:start w:val="1"/>
      <w:numFmt w:val="lowerRoman"/>
      <w:lvlText w:val="%9."/>
      <w:lvlJc w:val="right"/>
      <w:pPr>
        <w:ind w:left="6480" w:hanging="180"/>
      </w:pPr>
      <w:rPr>
        <w:rFonts w:cs="Times New Roman"/>
      </w:rPr>
    </w:lvl>
  </w:abstractNum>
  <w:abstractNum w:abstractNumId="29" w15:restartNumberingAfterBreak="0">
    <w:nsid w:val="6B4A51EA"/>
    <w:multiLevelType w:val="hybridMultilevel"/>
    <w:tmpl w:val="11822A70"/>
    <w:lvl w:ilvl="0" w:tplc="8B12B7D6">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E063E4D"/>
    <w:multiLevelType w:val="multilevel"/>
    <w:tmpl w:val="006A4E40"/>
    <w:lvl w:ilvl="0">
      <w:start w:val="1"/>
      <w:numFmt w:val="decimal"/>
      <w:lvlText w:val="%1."/>
      <w:lvlJc w:val="left"/>
      <w:pPr>
        <w:ind w:left="720" w:hanging="720"/>
      </w:pPr>
      <w:rPr>
        <w:rFonts w:hint="default"/>
        <w:u w:val="none"/>
      </w:rPr>
    </w:lvl>
    <w:lvl w:ilvl="1">
      <w:start w:val="1"/>
      <w:numFmt w:val="decimal"/>
      <w:lvlText w:val="%1.%2."/>
      <w:lvlJc w:val="left"/>
      <w:pPr>
        <w:ind w:left="720" w:hanging="72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31" w15:restartNumberingAfterBreak="0">
    <w:nsid w:val="6E7D7469"/>
    <w:multiLevelType w:val="multilevel"/>
    <w:tmpl w:val="965A7474"/>
    <w:lvl w:ilvl="0">
      <w:start w:val="1"/>
      <w:numFmt w:val="decimal"/>
      <w:pStyle w:val="Heading1"/>
      <w:lvlText w:val="%1."/>
      <w:lvlJc w:val="left"/>
      <w:pPr>
        <w:tabs>
          <w:tab w:val="num" w:pos="567"/>
        </w:tabs>
        <w:ind w:left="567" w:hanging="567"/>
      </w:pPr>
    </w:lvl>
    <w:lvl w:ilvl="1">
      <w:start w:val="1"/>
      <w:numFmt w:val="decimal"/>
      <w:pStyle w:val="Heading2"/>
      <w:lvlText w:val="%1.%2"/>
      <w:lvlJc w:val="left"/>
      <w:pPr>
        <w:tabs>
          <w:tab w:val="num" w:pos="567"/>
        </w:tabs>
        <w:ind w:left="567" w:hanging="567"/>
      </w:pPr>
    </w:lvl>
    <w:lvl w:ilvl="2">
      <w:start w:val="1"/>
      <w:numFmt w:val="decimal"/>
      <w:pStyle w:val="Heading3"/>
      <w:lvlText w:val="%1.%2.%3"/>
      <w:lvlJc w:val="left"/>
      <w:pPr>
        <w:tabs>
          <w:tab w:val="num" w:pos="567"/>
        </w:tabs>
        <w:ind w:left="567" w:hanging="567"/>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2" w15:restartNumberingAfterBreak="0">
    <w:nsid w:val="71FE65A6"/>
    <w:multiLevelType w:val="hybridMultilevel"/>
    <w:tmpl w:val="83AA8204"/>
    <w:lvl w:ilvl="0" w:tplc="438810CE">
      <w:start w:val="1"/>
      <w:numFmt w:val="lowerLetter"/>
      <w:lvlText w:val="%1)"/>
      <w:lvlJc w:val="left"/>
      <w:pPr>
        <w:tabs>
          <w:tab w:val="num" w:pos="720"/>
        </w:tabs>
        <w:ind w:left="720" w:hanging="360"/>
      </w:pPr>
      <w:rPr>
        <w:rFonts w:ascii="Times New Roman" w:eastAsia="Times New Roman" w:hAnsi="Times New Roman" w:cs="Sendnya"/>
      </w:rPr>
    </w:lvl>
    <w:lvl w:ilvl="1" w:tplc="37ECBDA2" w:tentative="1">
      <w:start w:val="1"/>
      <w:numFmt w:val="decimal"/>
      <w:lvlText w:val="%2)"/>
      <w:lvlJc w:val="left"/>
      <w:pPr>
        <w:tabs>
          <w:tab w:val="num" w:pos="1440"/>
        </w:tabs>
        <w:ind w:left="1440" w:hanging="360"/>
      </w:pPr>
    </w:lvl>
    <w:lvl w:ilvl="2" w:tplc="7FB8392A" w:tentative="1">
      <w:start w:val="1"/>
      <w:numFmt w:val="decimal"/>
      <w:lvlText w:val="%3)"/>
      <w:lvlJc w:val="left"/>
      <w:pPr>
        <w:tabs>
          <w:tab w:val="num" w:pos="2160"/>
        </w:tabs>
        <w:ind w:left="2160" w:hanging="360"/>
      </w:pPr>
    </w:lvl>
    <w:lvl w:ilvl="3" w:tplc="58147970" w:tentative="1">
      <w:start w:val="1"/>
      <w:numFmt w:val="decimal"/>
      <w:lvlText w:val="%4)"/>
      <w:lvlJc w:val="left"/>
      <w:pPr>
        <w:tabs>
          <w:tab w:val="num" w:pos="2880"/>
        </w:tabs>
        <w:ind w:left="2880" w:hanging="360"/>
      </w:pPr>
    </w:lvl>
    <w:lvl w:ilvl="4" w:tplc="1A988A0E" w:tentative="1">
      <w:start w:val="1"/>
      <w:numFmt w:val="decimal"/>
      <w:lvlText w:val="%5)"/>
      <w:lvlJc w:val="left"/>
      <w:pPr>
        <w:tabs>
          <w:tab w:val="num" w:pos="3600"/>
        </w:tabs>
        <w:ind w:left="3600" w:hanging="360"/>
      </w:pPr>
    </w:lvl>
    <w:lvl w:ilvl="5" w:tplc="AA285E38" w:tentative="1">
      <w:start w:val="1"/>
      <w:numFmt w:val="decimal"/>
      <w:lvlText w:val="%6)"/>
      <w:lvlJc w:val="left"/>
      <w:pPr>
        <w:tabs>
          <w:tab w:val="num" w:pos="4320"/>
        </w:tabs>
        <w:ind w:left="4320" w:hanging="360"/>
      </w:pPr>
    </w:lvl>
    <w:lvl w:ilvl="6" w:tplc="FFB68638" w:tentative="1">
      <w:start w:val="1"/>
      <w:numFmt w:val="decimal"/>
      <w:lvlText w:val="%7)"/>
      <w:lvlJc w:val="left"/>
      <w:pPr>
        <w:tabs>
          <w:tab w:val="num" w:pos="5040"/>
        </w:tabs>
        <w:ind w:left="5040" w:hanging="360"/>
      </w:pPr>
    </w:lvl>
    <w:lvl w:ilvl="7" w:tplc="B694F404" w:tentative="1">
      <w:start w:val="1"/>
      <w:numFmt w:val="decimal"/>
      <w:lvlText w:val="%8)"/>
      <w:lvlJc w:val="left"/>
      <w:pPr>
        <w:tabs>
          <w:tab w:val="num" w:pos="5760"/>
        </w:tabs>
        <w:ind w:left="5760" w:hanging="360"/>
      </w:pPr>
    </w:lvl>
    <w:lvl w:ilvl="8" w:tplc="F51E4086" w:tentative="1">
      <w:start w:val="1"/>
      <w:numFmt w:val="decimal"/>
      <w:lvlText w:val="%9)"/>
      <w:lvlJc w:val="left"/>
      <w:pPr>
        <w:tabs>
          <w:tab w:val="num" w:pos="6480"/>
        </w:tabs>
        <w:ind w:left="6480" w:hanging="360"/>
      </w:pPr>
    </w:lvl>
  </w:abstractNum>
  <w:abstractNum w:abstractNumId="33" w15:restartNumberingAfterBreak="0">
    <w:nsid w:val="78397CCA"/>
    <w:multiLevelType w:val="hybridMultilevel"/>
    <w:tmpl w:val="3D240CD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515965923">
    <w:abstractNumId w:val="31"/>
  </w:num>
  <w:num w:numId="2" w16cid:durableId="1156991476">
    <w:abstractNumId w:val="9"/>
  </w:num>
  <w:num w:numId="3" w16cid:durableId="1518228740">
    <w:abstractNumId w:val="16"/>
  </w:num>
  <w:num w:numId="4" w16cid:durableId="1599749341">
    <w:abstractNumId w:val="7"/>
  </w:num>
  <w:num w:numId="5" w16cid:durableId="942150413">
    <w:abstractNumId w:val="21"/>
  </w:num>
  <w:num w:numId="6" w16cid:durableId="535002526">
    <w:abstractNumId w:val="28"/>
  </w:num>
  <w:num w:numId="7" w16cid:durableId="1900168308">
    <w:abstractNumId w:val="3"/>
  </w:num>
  <w:num w:numId="8" w16cid:durableId="383411656">
    <w:abstractNumId w:val="30"/>
  </w:num>
  <w:num w:numId="9" w16cid:durableId="85002992">
    <w:abstractNumId w:val="25"/>
  </w:num>
  <w:num w:numId="10" w16cid:durableId="1634750318">
    <w:abstractNumId w:val="33"/>
  </w:num>
  <w:num w:numId="11" w16cid:durableId="1654021108">
    <w:abstractNumId w:val="10"/>
  </w:num>
  <w:num w:numId="12" w16cid:durableId="436219645">
    <w:abstractNumId w:val="23"/>
  </w:num>
  <w:num w:numId="13" w16cid:durableId="1404377152">
    <w:abstractNumId w:val="19"/>
  </w:num>
  <w:num w:numId="14" w16cid:durableId="783382319">
    <w:abstractNumId w:val="27"/>
  </w:num>
  <w:num w:numId="15" w16cid:durableId="1896507049">
    <w:abstractNumId w:val="15"/>
  </w:num>
  <w:num w:numId="16" w16cid:durableId="1431975058">
    <w:abstractNumId w:val="22"/>
  </w:num>
  <w:num w:numId="17" w16cid:durableId="70926803">
    <w:abstractNumId w:val="1"/>
  </w:num>
  <w:num w:numId="18" w16cid:durableId="1615288157">
    <w:abstractNumId w:val="4"/>
  </w:num>
  <w:num w:numId="19" w16cid:durableId="1848133240">
    <w:abstractNumId w:val="26"/>
  </w:num>
  <w:num w:numId="20" w16cid:durableId="932981175">
    <w:abstractNumId w:val="18"/>
  </w:num>
  <w:num w:numId="21" w16cid:durableId="1405638524">
    <w:abstractNumId w:val="11"/>
  </w:num>
  <w:num w:numId="22" w16cid:durableId="1150637537">
    <w:abstractNumId w:val="29"/>
  </w:num>
  <w:num w:numId="23" w16cid:durableId="1230339722">
    <w:abstractNumId w:val="0"/>
  </w:num>
  <w:num w:numId="24" w16cid:durableId="969089391">
    <w:abstractNumId w:val="24"/>
  </w:num>
  <w:num w:numId="25" w16cid:durableId="123280545">
    <w:abstractNumId w:val="6"/>
  </w:num>
  <w:num w:numId="26" w16cid:durableId="2016569329">
    <w:abstractNumId w:val="20"/>
  </w:num>
  <w:num w:numId="27" w16cid:durableId="105316802">
    <w:abstractNumId w:val="32"/>
  </w:num>
  <w:num w:numId="28" w16cid:durableId="468862455">
    <w:abstractNumId w:val="2"/>
  </w:num>
  <w:num w:numId="29" w16cid:durableId="1602181318">
    <w:abstractNumId w:val="8"/>
  </w:num>
  <w:num w:numId="30" w16cid:durableId="1031999438">
    <w:abstractNumId w:val="5"/>
  </w:num>
  <w:num w:numId="31" w16cid:durableId="1827937941">
    <w:abstractNumId w:val="12"/>
  </w:num>
  <w:num w:numId="32" w16cid:durableId="907039911">
    <w:abstractNumId w:val="13"/>
  </w:num>
  <w:num w:numId="33" w16cid:durableId="1046956238">
    <w:abstractNumId w:val="17"/>
  </w:num>
  <w:num w:numId="34" w16cid:durableId="489492193">
    <w:abstractNumId w:val="14"/>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ojocaru, Adriana">
    <w15:presenceInfo w15:providerId="AD" w15:userId="S::Adriana.Cojocaru@ecb.europa.eu::cb7ad8c6-8cce-4be7-b1ee-d6b166b27e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GENERIC SSM"/>
  </w:docVars>
  <w:rsids>
    <w:rsidRoot w:val="00F0074C"/>
    <w:rsid w:val="00010310"/>
    <w:rsid w:val="000104A7"/>
    <w:rsid w:val="00010A4E"/>
    <w:rsid w:val="00023444"/>
    <w:rsid w:val="00027E77"/>
    <w:rsid w:val="000331D8"/>
    <w:rsid w:val="00035683"/>
    <w:rsid w:val="000359DD"/>
    <w:rsid w:val="00037573"/>
    <w:rsid w:val="00040763"/>
    <w:rsid w:val="00040D4E"/>
    <w:rsid w:val="000411AA"/>
    <w:rsid w:val="000416D4"/>
    <w:rsid w:val="000420A0"/>
    <w:rsid w:val="0004787B"/>
    <w:rsid w:val="00053AE8"/>
    <w:rsid w:val="00055FA7"/>
    <w:rsid w:val="00057ACC"/>
    <w:rsid w:val="00060370"/>
    <w:rsid w:val="00060F0F"/>
    <w:rsid w:val="00062E2A"/>
    <w:rsid w:val="00063DBE"/>
    <w:rsid w:val="00063EE6"/>
    <w:rsid w:val="0006583B"/>
    <w:rsid w:val="00065BA9"/>
    <w:rsid w:val="000667C6"/>
    <w:rsid w:val="00071495"/>
    <w:rsid w:val="00083817"/>
    <w:rsid w:val="0009787B"/>
    <w:rsid w:val="000A16E1"/>
    <w:rsid w:val="000A74B9"/>
    <w:rsid w:val="000B16EA"/>
    <w:rsid w:val="000B5DEE"/>
    <w:rsid w:val="000B6148"/>
    <w:rsid w:val="000B634B"/>
    <w:rsid w:val="000B743C"/>
    <w:rsid w:val="000C1E71"/>
    <w:rsid w:val="000C279F"/>
    <w:rsid w:val="000C427B"/>
    <w:rsid w:val="000C60DC"/>
    <w:rsid w:val="000C7891"/>
    <w:rsid w:val="000D2DDD"/>
    <w:rsid w:val="000D739F"/>
    <w:rsid w:val="000E47FB"/>
    <w:rsid w:val="000F113D"/>
    <w:rsid w:val="000F29BB"/>
    <w:rsid w:val="000F4309"/>
    <w:rsid w:val="0010082E"/>
    <w:rsid w:val="00100AA6"/>
    <w:rsid w:val="00102401"/>
    <w:rsid w:val="0011029F"/>
    <w:rsid w:val="00110E6C"/>
    <w:rsid w:val="001144A3"/>
    <w:rsid w:val="0012041C"/>
    <w:rsid w:val="00124489"/>
    <w:rsid w:val="00133ACA"/>
    <w:rsid w:val="00136F82"/>
    <w:rsid w:val="00136FFB"/>
    <w:rsid w:val="00141AF5"/>
    <w:rsid w:val="00143A07"/>
    <w:rsid w:val="001501B2"/>
    <w:rsid w:val="00153908"/>
    <w:rsid w:val="00157581"/>
    <w:rsid w:val="001649DC"/>
    <w:rsid w:val="00166B2E"/>
    <w:rsid w:val="001754BB"/>
    <w:rsid w:val="00175A2F"/>
    <w:rsid w:val="001764E5"/>
    <w:rsid w:val="0018251A"/>
    <w:rsid w:val="00184790"/>
    <w:rsid w:val="00185851"/>
    <w:rsid w:val="00192D87"/>
    <w:rsid w:val="00194932"/>
    <w:rsid w:val="00197AB0"/>
    <w:rsid w:val="001A29C8"/>
    <w:rsid w:val="001A4197"/>
    <w:rsid w:val="001A50E1"/>
    <w:rsid w:val="001B3148"/>
    <w:rsid w:val="001B58CD"/>
    <w:rsid w:val="001C2229"/>
    <w:rsid w:val="001C34F6"/>
    <w:rsid w:val="001C365E"/>
    <w:rsid w:val="001C47C6"/>
    <w:rsid w:val="001C4BB4"/>
    <w:rsid w:val="001D4E52"/>
    <w:rsid w:val="001D6CF4"/>
    <w:rsid w:val="001E2B75"/>
    <w:rsid w:val="001E4826"/>
    <w:rsid w:val="001E5764"/>
    <w:rsid w:val="001E7F6A"/>
    <w:rsid w:val="001F286C"/>
    <w:rsid w:val="001F3324"/>
    <w:rsid w:val="001F6E28"/>
    <w:rsid w:val="0020015B"/>
    <w:rsid w:val="00201470"/>
    <w:rsid w:val="002028EB"/>
    <w:rsid w:val="0021336C"/>
    <w:rsid w:val="0022209A"/>
    <w:rsid w:val="00223F96"/>
    <w:rsid w:val="00231031"/>
    <w:rsid w:val="00232E93"/>
    <w:rsid w:val="002343A6"/>
    <w:rsid w:val="00243434"/>
    <w:rsid w:val="002461FA"/>
    <w:rsid w:val="00247D05"/>
    <w:rsid w:val="00252E54"/>
    <w:rsid w:val="0025361B"/>
    <w:rsid w:val="002549A1"/>
    <w:rsid w:val="002575E9"/>
    <w:rsid w:val="0026131E"/>
    <w:rsid w:val="00262616"/>
    <w:rsid w:val="002653CA"/>
    <w:rsid w:val="00266FDD"/>
    <w:rsid w:val="00267427"/>
    <w:rsid w:val="00267D53"/>
    <w:rsid w:val="00270390"/>
    <w:rsid w:val="0027450D"/>
    <w:rsid w:val="00275302"/>
    <w:rsid w:val="00275402"/>
    <w:rsid w:val="002819E9"/>
    <w:rsid w:val="002845A5"/>
    <w:rsid w:val="00287C8C"/>
    <w:rsid w:val="002902E0"/>
    <w:rsid w:val="00295693"/>
    <w:rsid w:val="00296D13"/>
    <w:rsid w:val="002A460F"/>
    <w:rsid w:val="002A5019"/>
    <w:rsid w:val="002A6324"/>
    <w:rsid w:val="002B6975"/>
    <w:rsid w:val="002B76C9"/>
    <w:rsid w:val="002C09D7"/>
    <w:rsid w:val="002C0DC0"/>
    <w:rsid w:val="002C1156"/>
    <w:rsid w:val="002C1FAC"/>
    <w:rsid w:val="002D142C"/>
    <w:rsid w:val="002D231C"/>
    <w:rsid w:val="002D37C3"/>
    <w:rsid w:val="002D3DD1"/>
    <w:rsid w:val="002D4873"/>
    <w:rsid w:val="002E190D"/>
    <w:rsid w:val="002F05C9"/>
    <w:rsid w:val="002F18BE"/>
    <w:rsid w:val="002F6359"/>
    <w:rsid w:val="002F72D4"/>
    <w:rsid w:val="003066ED"/>
    <w:rsid w:val="003079F0"/>
    <w:rsid w:val="003122FD"/>
    <w:rsid w:val="00315769"/>
    <w:rsid w:val="003168DD"/>
    <w:rsid w:val="003206FE"/>
    <w:rsid w:val="00321468"/>
    <w:rsid w:val="00324B9E"/>
    <w:rsid w:val="00325BED"/>
    <w:rsid w:val="0032789E"/>
    <w:rsid w:val="00327D10"/>
    <w:rsid w:val="00330965"/>
    <w:rsid w:val="00331F70"/>
    <w:rsid w:val="00333DAB"/>
    <w:rsid w:val="00337127"/>
    <w:rsid w:val="00341673"/>
    <w:rsid w:val="00341B6B"/>
    <w:rsid w:val="00343890"/>
    <w:rsid w:val="00343F94"/>
    <w:rsid w:val="00351180"/>
    <w:rsid w:val="00353E99"/>
    <w:rsid w:val="00355E6A"/>
    <w:rsid w:val="00362BA6"/>
    <w:rsid w:val="003630BB"/>
    <w:rsid w:val="0037181D"/>
    <w:rsid w:val="00372B42"/>
    <w:rsid w:val="003730DD"/>
    <w:rsid w:val="00373560"/>
    <w:rsid w:val="00373DB7"/>
    <w:rsid w:val="0037402E"/>
    <w:rsid w:val="00377871"/>
    <w:rsid w:val="00381C1B"/>
    <w:rsid w:val="003834E2"/>
    <w:rsid w:val="0038608B"/>
    <w:rsid w:val="0039200B"/>
    <w:rsid w:val="00393E1E"/>
    <w:rsid w:val="003946B7"/>
    <w:rsid w:val="00396D15"/>
    <w:rsid w:val="00397ECD"/>
    <w:rsid w:val="003A14CF"/>
    <w:rsid w:val="003A55FE"/>
    <w:rsid w:val="003A7C00"/>
    <w:rsid w:val="003C01D3"/>
    <w:rsid w:val="003C14C7"/>
    <w:rsid w:val="003C2709"/>
    <w:rsid w:val="003C6D1A"/>
    <w:rsid w:val="003D1F4C"/>
    <w:rsid w:val="003D5291"/>
    <w:rsid w:val="003D5AA1"/>
    <w:rsid w:val="003E1614"/>
    <w:rsid w:val="003F0F89"/>
    <w:rsid w:val="003F1141"/>
    <w:rsid w:val="003F2EF7"/>
    <w:rsid w:val="003F39CA"/>
    <w:rsid w:val="003F5C2C"/>
    <w:rsid w:val="003F5EB7"/>
    <w:rsid w:val="003F60F0"/>
    <w:rsid w:val="004022D8"/>
    <w:rsid w:val="00425155"/>
    <w:rsid w:val="00426864"/>
    <w:rsid w:val="004300F9"/>
    <w:rsid w:val="00432D76"/>
    <w:rsid w:val="004342E2"/>
    <w:rsid w:val="00436E6A"/>
    <w:rsid w:val="00437DEF"/>
    <w:rsid w:val="00440EA1"/>
    <w:rsid w:val="004426EC"/>
    <w:rsid w:val="004430D9"/>
    <w:rsid w:val="00443938"/>
    <w:rsid w:val="0044489B"/>
    <w:rsid w:val="0044592B"/>
    <w:rsid w:val="00445ED6"/>
    <w:rsid w:val="00450457"/>
    <w:rsid w:val="00452C30"/>
    <w:rsid w:val="0046108E"/>
    <w:rsid w:val="00465A9F"/>
    <w:rsid w:val="00470EA3"/>
    <w:rsid w:val="004744D6"/>
    <w:rsid w:val="004758FB"/>
    <w:rsid w:val="00475C32"/>
    <w:rsid w:val="0047738B"/>
    <w:rsid w:val="0048251A"/>
    <w:rsid w:val="004837A8"/>
    <w:rsid w:val="004867F5"/>
    <w:rsid w:val="00487EEF"/>
    <w:rsid w:val="004961A1"/>
    <w:rsid w:val="004A06AA"/>
    <w:rsid w:val="004A44B0"/>
    <w:rsid w:val="004A5B7F"/>
    <w:rsid w:val="004A727A"/>
    <w:rsid w:val="004A7696"/>
    <w:rsid w:val="004A7B60"/>
    <w:rsid w:val="004B023B"/>
    <w:rsid w:val="004B429D"/>
    <w:rsid w:val="004B66E0"/>
    <w:rsid w:val="004B6D3A"/>
    <w:rsid w:val="004B7F4B"/>
    <w:rsid w:val="004C2640"/>
    <w:rsid w:val="004C3D62"/>
    <w:rsid w:val="004C6538"/>
    <w:rsid w:val="004C67CC"/>
    <w:rsid w:val="004D2896"/>
    <w:rsid w:val="004E0BA3"/>
    <w:rsid w:val="004E0D30"/>
    <w:rsid w:val="004E2F0E"/>
    <w:rsid w:val="004E368F"/>
    <w:rsid w:val="004E5558"/>
    <w:rsid w:val="004F2065"/>
    <w:rsid w:val="004F4C0E"/>
    <w:rsid w:val="004F528B"/>
    <w:rsid w:val="004F7959"/>
    <w:rsid w:val="00500268"/>
    <w:rsid w:val="00502074"/>
    <w:rsid w:val="00504593"/>
    <w:rsid w:val="005056DF"/>
    <w:rsid w:val="00505E7E"/>
    <w:rsid w:val="005112AB"/>
    <w:rsid w:val="00512ED7"/>
    <w:rsid w:val="005210CA"/>
    <w:rsid w:val="00521431"/>
    <w:rsid w:val="0052685E"/>
    <w:rsid w:val="00530818"/>
    <w:rsid w:val="00535C17"/>
    <w:rsid w:val="00535E2E"/>
    <w:rsid w:val="00537C18"/>
    <w:rsid w:val="00540076"/>
    <w:rsid w:val="00545382"/>
    <w:rsid w:val="00547A84"/>
    <w:rsid w:val="00547B1D"/>
    <w:rsid w:val="00551D35"/>
    <w:rsid w:val="00552062"/>
    <w:rsid w:val="00552DEF"/>
    <w:rsid w:val="005554FA"/>
    <w:rsid w:val="005606E4"/>
    <w:rsid w:val="00560B53"/>
    <w:rsid w:val="00561E33"/>
    <w:rsid w:val="00563C25"/>
    <w:rsid w:val="00567FC3"/>
    <w:rsid w:val="005833EF"/>
    <w:rsid w:val="005838A0"/>
    <w:rsid w:val="0058396D"/>
    <w:rsid w:val="00587986"/>
    <w:rsid w:val="00595255"/>
    <w:rsid w:val="00595C8F"/>
    <w:rsid w:val="00596BBB"/>
    <w:rsid w:val="005B65E5"/>
    <w:rsid w:val="005B72B9"/>
    <w:rsid w:val="005C72E2"/>
    <w:rsid w:val="005D4B0D"/>
    <w:rsid w:val="005D5E38"/>
    <w:rsid w:val="005E1454"/>
    <w:rsid w:val="005E3552"/>
    <w:rsid w:val="005E5EE1"/>
    <w:rsid w:val="005E7647"/>
    <w:rsid w:val="005F0599"/>
    <w:rsid w:val="005F0BD3"/>
    <w:rsid w:val="005F1679"/>
    <w:rsid w:val="005F3E42"/>
    <w:rsid w:val="0060078F"/>
    <w:rsid w:val="00601D7E"/>
    <w:rsid w:val="00602D97"/>
    <w:rsid w:val="0061119F"/>
    <w:rsid w:val="00617839"/>
    <w:rsid w:val="00624CCB"/>
    <w:rsid w:val="00625065"/>
    <w:rsid w:val="00632215"/>
    <w:rsid w:val="00632F49"/>
    <w:rsid w:val="006374EC"/>
    <w:rsid w:val="00637559"/>
    <w:rsid w:val="00650DE4"/>
    <w:rsid w:val="006534C5"/>
    <w:rsid w:val="00656BB1"/>
    <w:rsid w:val="006600AC"/>
    <w:rsid w:val="00662281"/>
    <w:rsid w:val="00666F16"/>
    <w:rsid w:val="0066782B"/>
    <w:rsid w:val="0067130A"/>
    <w:rsid w:val="00676C1D"/>
    <w:rsid w:val="00682937"/>
    <w:rsid w:val="00683E17"/>
    <w:rsid w:val="0068736B"/>
    <w:rsid w:val="00697CB7"/>
    <w:rsid w:val="006A39EF"/>
    <w:rsid w:val="006A50DB"/>
    <w:rsid w:val="006A7FA0"/>
    <w:rsid w:val="006B026A"/>
    <w:rsid w:val="006B1094"/>
    <w:rsid w:val="006C0D10"/>
    <w:rsid w:val="006C2C33"/>
    <w:rsid w:val="006D0082"/>
    <w:rsid w:val="006D278B"/>
    <w:rsid w:val="006E4069"/>
    <w:rsid w:val="006E65C1"/>
    <w:rsid w:val="006E7885"/>
    <w:rsid w:val="006E7F8C"/>
    <w:rsid w:val="006F1790"/>
    <w:rsid w:val="006F35A7"/>
    <w:rsid w:val="00704C80"/>
    <w:rsid w:val="0070577F"/>
    <w:rsid w:val="00712DA6"/>
    <w:rsid w:val="00721C85"/>
    <w:rsid w:val="007311AB"/>
    <w:rsid w:val="007347DE"/>
    <w:rsid w:val="007349B4"/>
    <w:rsid w:val="00736079"/>
    <w:rsid w:val="007409A9"/>
    <w:rsid w:val="00741836"/>
    <w:rsid w:val="007442DF"/>
    <w:rsid w:val="00756A9E"/>
    <w:rsid w:val="00764CA3"/>
    <w:rsid w:val="00781FC0"/>
    <w:rsid w:val="0078389A"/>
    <w:rsid w:val="007839CD"/>
    <w:rsid w:val="00795C7B"/>
    <w:rsid w:val="007A046E"/>
    <w:rsid w:val="007A38AA"/>
    <w:rsid w:val="007A4F93"/>
    <w:rsid w:val="007A5F67"/>
    <w:rsid w:val="007A60EF"/>
    <w:rsid w:val="007B463B"/>
    <w:rsid w:val="007B65B2"/>
    <w:rsid w:val="007D3154"/>
    <w:rsid w:val="007D4115"/>
    <w:rsid w:val="007D7209"/>
    <w:rsid w:val="007E1500"/>
    <w:rsid w:val="007F3D6B"/>
    <w:rsid w:val="007F74D7"/>
    <w:rsid w:val="007F775B"/>
    <w:rsid w:val="00802B1E"/>
    <w:rsid w:val="0080475E"/>
    <w:rsid w:val="008072A0"/>
    <w:rsid w:val="00807798"/>
    <w:rsid w:val="008149F1"/>
    <w:rsid w:val="00820AB0"/>
    <w:rsid w:val="008239B0"/>
    <w:rsid w:val="0082459E"/>
    <w:rsid w:val="00825A93"/>
    <w:rsid w:val="00825B1A"/>
    <w:rsid w:val="008303C6"/>
    <w:rsid w:val="00841467"/>
    <w:rsid w:val="00843A8B"/>
    <w:rsid w:val="00845158"/>
    <w:rsid w:val="00847BA6"/>
    <w:rsid w:val="0086023F"/>
    <w:rsid w:val="00863B92"/>
    <w:rsid w:val="008658B0"/>
    <w:rsid w:val="008659CF"/>
    <w:rsid w:val="00870A94"/>
    <w:rsid w:val="0087241B"/>
    <w:rsid w:val="008855D0"/>
    <w:rsid w:val="008874FD"/>
    <w:rsid w:val="00892B4E"/>
    <w:rsid w:val="00897007"/>
    <w:rsid w:val="008972D0"/>
    <w:rsid w:val="0089742C"/>
    <w:rsid w:val="008A07CE"/>
    <w:rsid w:val="008A6393"/>
    <w:rsid w:val="008B357E"/>
    <w:rsid w:val="008B637B"/>
    <w:rsid w:val="008C0FD3"/>
    <w:rsid w:val="008C45CB"/>
    <w:rsid w:val="008C60C7"/>
    <w:rsid w:val="008C7BF0"/>
    <w:rsid w:val="008C7DDD"/>
    <w:rsid w:val="008D1FF8"/>
    <w:rsid w:val="008D4254"/>
    <w:rsid w:val="008D54B6"/>
    <w:rsid w:val="008E3DE4"/>
    <w:rsid w:val="008E4F87"/>
    <w:rsid w:val="008E51E8"/>
    <w:rsid w:val="008E56F0"/>
    <w:rsid w:val="008F0BFC"/>
    <w:rsid w:val="008F3436"/>
    <w:rsid w:val="008F3829"/>
    <w:rsid w:val="008F7E21"/>
    <w:rsid w:val="009004A9"/>
    <w:rsid w:val="009015CF"/>
    <w:rsid w:val="009038F2"/>
    <w:rsid w:val="00911ED5"/>
    <w:rsid w:val="00911FAF"/>
    <w:rsid w:val="0091273B"/>
    <w:rsid w:val="009129B6"/>
    <w:rsid w:val="00920EA6"/>
    <w:rsid w:val="00921922"/>
    <w:rsid w:val="00935196"/>
    <w:rsid w:val="00936183"/>
    <w:rsid w:val="0095134E"/>
    <w:rsid w:val="00956863"/>
    <w:rsid w:val="00960B77"/>
    <w:rsid w:val="00962807"/>
    <w:rsid w:val="00963B0B"/>
    <w:rsid w:val="00965EA6"/>
    <w:rsid w:val="009710AD"/>
    <w:rsid w:val="00971274"/>
    <w:rsid w:val="00971A9B"/>
    <w:rsid w:val="00972DFA"/>
    <w:rsid w:val="00981DBF"/>
    <w:rsid w:val="0098449F"/>
    <w:rsid w:val="009A3BA7"/>
    <w:rsid w:val="009A41A9"/>
    <w:rsid w:val="009A486F"/>
    <w:rsid w:val="009A5777"/>
    <w:rsid w:val="009B4DC8"/>
    <w:rsid w:val="009B72E8"/>
    <w:rsid w:val="009C2115"/>
    <w:rsid w:val="009C288A"/>
    <w:rsid w:val="009C4D8A"/>
    <w:rsid w:val="009C5751"/>
    <w:rsid w:val="009D0D2F"/>
    <w:rsid w:val="009D520F"/>
    <w:rsid w:val="009D7785"/>
    <w:rsid w:val="009E7F95"/>
    <w:rsid w:val="009F0072"/>
    <w:rsid w:val="009F07F1"/>
    <w:rsid w:val="009F0CA4"/>
    <w:rsid w:val="00A00FB1"/>
    <w:rsid w:val="00A01FD0"/>
    <w:rsid w:val="00A02FBE"/>
    <w:rsid w:val="00A040CA"/>
    <w:rsid w:val="00A05F4C"/>
    <w:rsid w:val="00A11B45"/>
    <w:rsid w:val="00A126CE"/>
    <w:rsid w:val="00A12CA3"/>
    <w:rsid w:val="00A1462C"/>
    <w:rsid w:val="00A2162D"/>
    <w:rsid w:val="00A251D0"/>
    <w:rsid w:val="00A25FA2"/>
    <w:rsid w:val="00A31889"/>
    <w:rsid w:val="00A31A83"/>
    <w:rsid w:val="00A32A14"/>
    <w:rsid w:val="00A51F6C"/>
    <w:rsid w:val="00A52696"/>
    <w:rsid w:val="00A66FB7"/>
    <w:rsid w:val="00A707DB"/>
    <w:rsid w:val="00A81478"/>
    <w:rsid w:val="00A83B5E"/>
    <w:rsid w:val="00A85B7B"/>
    <w:rsid w:val="00A908A0"/>
    <w:rsid w:val="00A9478B"/>
    <w:rsid w:val="00A972A5"/>
    <w:rsid w:val="00AA1300"/>
    <w:rsid w:val="00AA374A"/>
    <w:rsid w:val="00AA4B91"/>
    <w:rsid w:val="00AA6B0C"/>
    <w:rsid w:val="00AB77DB"/>
    <w:rsid w:val="00AC4F75"/>
    <w:rsid w:val="00AC6D82"/>
    <w:rsid w:val="00AD0BA5"/>
    <w:rsid w:val="00AD134F"/>
    <w:rsid w:val="00AD13D4"/>
    <w:rsid w:val="00AD594A"/>
    <w:rsid w:val="00AE1EE1"/>
    <w:rsid w:val="00AE57D0"/>
    <w:rsid w:val="00AF01B7"/>
    <w:rsid w:val="00AF14DA"/>
    <w:rsid w:val="00AF3C8D"/>
    <w:rsid w:val="00AF7FAC"/>
    <w:rsid w:val="00B07B32"/>
    <w:rsid w:val="00B113CA"/>
    <w:rsid w:val="00B17D57"/>
    <w:rsid w:val="00B17F78"/>
    <w:rsid w:val="00B2004B"/>
    <w:rsid w:val="00B20943"/>
    <w:rsid w:val="00B2225E"/>
    <w:rsid w:val="00B2277C"/>
    <w:rsid w:val="00B24C3A"/>
    <w:rsid w:val="00B27429"/>
    <w:rsid w:val="00B31323"/>
    <w:rsid w:val="00B44BDF"/>
    <w:rsid w:val="00B466CB"/>
    <w:rsid w:val="00B5181D"/>
    <w:rsid w:val="00B5290F"/>
    <w:rsid w:val="00B613B1"/>
    <w:rsid w:val="00B61E1A"/>
    <w:rsid w:val="00B6435B"/>
    <w:rsid w:val="00B66977"/>
    <w:rsid w:val="00B669A1"/>
    <w:rsid w:val="00B702BD"/>
    <w:rsid w:val="00B763DE"/>
    <w:rsid w:val="00B76508"/>
    <w:rsid w:val="00B7728C"/>
    <w:rsid w:val="00B87F8E"/>
    <w:rsid w:val="00B90813"/>
    <w:rsid w:val="00B92D15"/>
    <w:rsid w:val="00B945E4"/>
    <w:rsid w:val="00BA2F9F"/>
    <w:rsid w:val="00BA6CC7"/>
    <w:rsid w:val="00BB0B39"/>
    <w:rsid w:val="00BB0E7D"/>
    <w:rsid w:val="00BC07EB"/>
    <w:rsid w:val="00BC0A16"/>
    <w:rsid w:val="00BC6AA7"/>
    <w:rsid w:val="00BC71DD"/>
    <w:rsid w:val="00BD303F"/>
    <w:rsid w:val="00BD3909"/>
    <w:rsid w:val="00BF0DD3"/>
    <w:rsid w:val="00BF3B0D"/>
    <w:rsid w:val="00BF4A86"/>
    <w:rsid w:val="00BF4EF3"/>
    <w:rsid w:val="00C02514"/>
    <w:rsid w:val="00C03D6A"/>
    <w:rsid w:val="00C1373A"/>
    <w:rsid w:val="00C140BB"/>
    <w:rsid w:val="00C175AC"/>
    <w:rsid w:val="00C21570"/>
    <w:rsid w:val="00C26DE5"/>
    <w:rsid w:val="00C2726F"/>
    <w:rsid w:val="00C34F0E"/>
    <w:rsid w:val="00C3778E"/>
    <w:rsid w:val="00C40DC8"/>
    <w:rsid w:val="00C5338A"/>
    <w:rsid w:val="00C53B86"/>
    <w:rsid w:val="00C545C5"/>
    <w:rsid w:val="00C5551A"/>
    <w:rsid w:val="00C57D67"/>
    <w:rsid w:val="00C63072"/>
    <w:rsid w:val="00C70440"/>
    <w:rsid w:val="00C7324F"/>
    <w:rsid w:val="00C74A6B"/>
    <w:rsid w:val="00C75CA3"/>
    <w:rsid w:val="00C83B5F"/>
    <w:rsid w:val="00C90EE0"/>
    <w:rsid w:val="00C91E51"/>
    <w:rsid w:val="00C9780F"/>
    <w:rsid w:val="00CA12E2"/>
    <w:rsid w:val="00CA1A3B"/>
    <w:rsid w:val="00CA301F"/>
    <w:rsid w:val="00CA6301"/>
    <w:rsid w:val="00CB25D2"/>
    <w:rsid w:val="00CB4D28"/>
    <w:rsid w:val="00CC70CE"/>
    <w:rsid w:val="00CC7FEC"/>
    <w:rsid w:val="00CD0D11"/>
    <w:rsid w:val="00CD6CA0"/>
    <w:rsid w:val="00CE072E"/>
    <w:rsid w:val="00CE1A15"/>
    <w:rsid w:val="00CE494B"/>
    <w:rsid w:val="00CF06FB"/>
    <w:rsid w:val="00CF3C32"/>
    <w:rsid w:val="00CF447F"/>
    <w:rsid w:val="00CF57CD"/>
    <w:rsid w:val="00CF6EB8"/>
    <w:rsid w:val="00D13E82"/>
    <w:rsid w:val="00D20142"/>
    <w:rsid w:val="00D201EC"/>
    <w:rsid w:val="00D24EEE"/>
    <w:rsid w:val="00D2531F"/>
    <w:rsid w:val="00D264F8"/>
    <w:rsid w:val="00D34EAB"/>
    <w:rsid w:val="00D3501C"/>
    <w:rsid w:val="00D43334"/>
    <w:rsid w:val="00D445EB"/>
    <w:rsid w:val="00D447DB"/>
    <w:rsid w:val="00D44B3A"/>
    <w:rsid w:val="00D52DD6"/>
    <w:rsid w:val="00D53FBE"/>
    <w:rsid w:val="00D54FA5"/>
    <w:rsid w:val="00D55477"/>
    <w:rsid w:val="00D57460"/>
    <w:rsid w:val="00D57EA4"/>
    <w:rsid w:val="00D61BDE"/>
    <w:rsid w:val="00D7524E"/>
    <w:rsid w:val="00D80E0D"/>
    <w:rsid w:val="00D850F8"/>
    <w:rsid w:val="00DA6511"/>
    <w:rsid w:val="00DA6924"/>
    <w:rsid w:val="00DB0389"/>
    <w:rsid w:val="00DB0B4F"/>
    <w:rsid w:val="00DB0F6C"/>
    <w:rsid w:val="00DB7905"/>
    <w:rsid w:val="00DC36D8"/>
    <w:rsid w:val="00DC55A4"/>
    <w:rsid w:val="00DD1EDA"/>
    <w:rsid w:val="00DD3C73"/>
    <w:rsid w:val="00DD5341"/>
    <w:rsid w:val="00DD56FB"/>
    <w:rsid w:val="00DD6539"/>
    <w:rsid w:val="00DE10C7"/>
    <w:rsid w:val="00DE11AB"/>
    <w:rsid w:val="00DE441A"/>
    <w:rsid w:val="00DE4919"/>
    <w:rsid w:val="00DE5434"/>
    <w:rsid w:val="00DE6378"/>
    <w:rsid w:val="00DF5796"/>
    <w:rsid w:val="00DF6514"/>
    <w:rsid w:val="00DF70F7"/>
    <w:rsid w:val="00DF7FEA"/>
    <w:rsid w:val="00E00B94"/>
    <w:rsid w:val="00E027E0"/>
    <w:rsid w:val="00E02A17"/>
    <w:rsid w:val="00E04944"/>
    <w:rsid w:val="00E04BDD"/>
    <w:rsid w:val="00E234AA"/>
    <w:rsid w:val="00E25FD3"/>
    <w:rsid w:val="00E27BC5"/>
    <w:rsid w:val="00E31FC8"/>
    <w:rsid w:val="00E32143"/>
    <w:rsid w:val="00E3367C"/>
    <w:rsid w:val="00E3435A"/>
    <w:rsid w:val="00E420F7"/>
    <w:rsid w:val="00E4254F"/>
    <w:rsid w:val="00E441BD"/>
    <w:rsid w:val="00E446FB"/>
    <w:rsid w:val="00E46E94"/>
    <w:rsid w:val="00E52282"/>
    <w:rsid w:val="00E539EA"/>
    <w:rsid w:val="00E54D6D"/>
    <w:rsid w:val="00E55D21"/>
    <w:rsid w:val="00E56249"/>
    <w:rsid w:val="00E6106B"/>
    <w:rsid w:val="00E62ED1"/>
    <w:rsid w:val="00E66930"/>
    <w:rsid w:val="00E67544"/>
    <w:rsid w:val="00E86DA9"/>
    <w:rsid w:val="00E90342"/>
    <w:rsid w:val="00E90E67"/>
    <w:rsid w:val="00E96D6A"/>
    <w:rsid w:val="00EA7336"/>
    <w:rsid w:val="00EB34F4"/>
    <w:rsid w:val="00EB3795"/>
    <w:rsid w:val="00EB4FB7"/>
    <w:rsid w:val="00EB5980"/>
    <w:rsid w:val="00EB68D5"/>
    <w:rsid w:val="00EC6461"/>
    <w:rsid w:val="00EC6489"/>
    <w:rsid w:val="00EC712E"/>
    <w:rsid w:val="00ED2ADC"/>
    <w:rsid w:val="00EE3D8B"/>
    <w:rsid w:val="00EE6BBA"/>
    <w:rsid w:val="00F0074C"/>
    <w:rsid w:val="00F0106A"/>
    <w:rsid w:val="00F06DAC"/>
    <w:rsid w:val="00F14F4B"/>
    <w:rsid w:val="00F20D73"/>
    <w:rsid w:val="00F40742"/>
    <w:rsid w:val="00F421F7"/>
    <w:rsid w:val="00F42F36"/>
    <w:rsid w:val="00F44734"/>
    <w:rsid w:val="00F55543"/>
    <w:rsid w:val="00F60923"/>
    <w:rsid w:val="00F64E8C"/>
    <w:rsid w:val="00F700B7"/>
    <w:rsid w:val="00F7416C"/>
    <w:rsid w:val="00F75813"/>
    <w:rsid w:val="00F80446"/>
    <w:rsid w:val="00F80655"/>
    <w:rsid w:val="00F833B3"/>
    <w:rsid w:val="00F83B81"/>
    <w:rsid w:val="00F872CC"/>
    <w:rsid w:val="00F87F1F"/>
    <w:rsid w:val="00F90798"/>
    <w:rsid w:val="00F94DB6"/>
    <w:rsid w:val="00FA0826"/>
    <w:rsid w:val="00FA1251"/>
    <w:rsid w:val="00FA2843"/>
    <w:rsid w:val="00FA2946"/>
    <w:rsid w:val="00FA637A"/>
    <w:rsid w:val="00FB4575"/>
    <w:rsid w:val="00FB54F5"/>
    <w:rsid w:val="00FB72C2"/>
    <w:rsid w:val="00FC5516"/>
    <w:rsid w:val="00FC558A"/>
    <w:rsid w:val="00FC64B7"/>
    <w:rsid w:val="00FD226C"/>
    <w:rsid w:val="00FD4FEF"/>
    <w:rsid w:val="00FD5885"/>
    <w:rsid w:val="00FD7C82"/>
    <w:rsid w:val="00FE0D1E"/>
    <w:rsid w:val="00FE3218"/>
    <w:rsid w:val="00FE3389"/>
    <w:rsid w:val="00FF15FF"/>
    <w:rsid w:val="00FF1A64"/>
    <w:rsid w:val="00FF6035"/>
    <w:rsid w:val="00FF6567"/>
    <w:rsid w:val="00FF6645"/>
    <w:rsid w:val="00FF7D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D29565"/>
  <w15:docId w15:val="{1E2E2C82-C6C0-4D7A-9E8E-0BB4069C4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447DB"/>
    <w:pPr>
      <w:spacing w:before="60" w:after="60" w:line="340" w:lineRule="atLeast"/>
    </w:pPr>
    <w:rPr>
      <w:rFonts w:ascii="Arial" w:hAnsi="Arial" w:cs="Sendnya"/>
      <w:szCs w:val="22"/>
    </w:rPr>
  </w:style>
  <w:style w:type="paragraph" w:styleId="Heading1">
    <w:name w:val="heading 1"/>
    <w:basedOn w:val="Normal"/>
    <w:next w:val="Normal"/>
    <w:qFormat/>
    <w:rsid w:val="004E368F"/>
    <w:pPr>
      <w:keepNext/>
      <w:numPr>
        <w:numId w:val="1"/>
      </w:numPr>
      <w:tabs>
        <w:tab w:val="clear" w:pos="567"/>
      </w:tabs>
      <w:spacing w:before="340" w:after="120"/>
      <w:ind w:left="851" w:hanging="851"/>
      <w:outlineLvl w:val="0"/>
    </w:pPr>
    <w:rPr>
      <w:b/>
      <w:bCs/>
      <w:kern w:val="28"/>
      <w:sz w:val="24"/>
      <w:szCs w:val="28"/>
    </w:rPr>
  </w:style>
  <w:style w:type="paragraph" w:styleId="Heading2">
    <w:name w:val="heading 2"/>
    <w:basedOn w:val="Normal"/>
    <w:next w:val="Normal"/>
    <w:qFormat/>
    <w:rsid w:val="004E368F"/>
    <w:pPr>
      <w:keepNext/>
      <w:numPr>
        <w:ilvl w:val="1"/>
        <w:numId w:val="1"/>
      </w:numPr>
      <w:tabs>
        <w:tab w:val="clear" w:pos="567"/>
      </w:tabs>
      <w:spacing w:before="220"/>
      <w:ind w:left="851" w:hanging="851"/>
      <w:outlineLvl w:val="1"/>
    </w:pPr>
    <w:rPr>
      <w:b/>
      <w:bCs/>
      <w:szCs w:val="26"/>
    </w:rPr>
  </w:style>
  <w:style w:type="paragraph" w:styleId="Heading3">
    <w:name w:val="heading 3"/>
    <w:basedOn w:val="Normal"/>
    <w:next w:val="Normal"/>
    <w:qFormat/>
    <w:rsid w:val="004E368F"/>
    <w:pPr>
      <w:keepNext/>
      <w:numPr>
        <w:ilvl w:val="2"/>
        <w:numId w:val="1"/>
      </w:numPr>
      <w:tabs>
        <w:tab w:val="clear" w:pos="567"/>
      </w:tabs>
      <w:spacing w:before="160"/>
      <w:ind w:left="851" w:hanging="851"/>
      <w:outlineLvl w:val="2"/>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nex">
    <w:name w:val="Annex"/>
    <w:basedOn w:val="Heading2"/>
    <w:next w:val="Normal"/>
    <w:qFormat/>
    <w:rsid w:val="002461FA"/>
    <w:pPr>
      <w:pageBreakBefore/>
      <w:numPr>
        <w:ilvl w:val="0"/>
        <w:numId w:val="2"/>
      </w:numPr>
      <w:tabs>
        <w:tab w:val="left" w:pos="1134"/>
      </w:tabs>
      <w:ind w:left="357" w:hanging="357"/>
    </w:pPr>
    <w:rPr>
      <w:szCs w:val="22"/>
    </w:rPr>
  </w:style>
  <w:style w:type="paragraph" w:customStyle="1" w:styleId="ECBList2">
    <w:name w:val="ECB List 2"/>
    <w:basedOn w:val="ECBHeading3"/>
    <w:rsid w:val="00E234AA"/>
    <w:pPr>
      <w:numPr>
        <w:ilvl w:val="0"/>
        <w:numId w:val="3"/>
      </w:numPr>
      <w:spacing w:before="60"/>
      <w:ind w:left="1134" w:hanging="567"/>
    </w:pPr>
  </w:style>
  <w:style w:type="paragraph" w:customStyle="1" w:styleId="ECBHeading3">
    <w:name w:val="ECB Heading 3"/>
    <w:basedOn w:val="Heading3"/>
    <w:rsid w:val="002461FA"/>
    <w:pPr>
      <w:spacing w:line="340" w:lineRule="exact"/>
    </w:pPr>
    <w:rPr>
      <w:rFonts w:cs="Times New Roman"/>
      <w:szCs w:val="20"/>
    </w:rPr>
  </w:style>
  <w:style w:type="paragraph" w:customStyle="1" w:styleId="ECBList1">
    <w:name w:val="ECB List 1"/>
    <w:basedOn w:val="ECBList2"/>
    <w:rsid w:val="00E234AA"/>
    <w:pPr>
      <w:numPr>
        <w:numId w:val="4"/>
      </w:numPr>
      <w:ind w:left="567" w:hanging="567"/>
    </w:pPr>
  </w:style>
  <w:style w:type="paragraph" w:styleId="Footer">
    <w:name w:val="footer"/>
    <w:basedOn w:val="Normal"/>
    <w:link w:val="FooterChar"/>
    <w:uiPriority w:val="99"/>
    <w:rsid w:val="002461FA"/>
    <w:pPr>
      <w:spacing w:line="200" w:lineRule="atLeast"/>
      <w:jc w:val="right"/>
    </w:pPr>
    <w:rPr>
      <w:noProof/>
      <w:snapToGrid w:val="0"/>
      <w:sz w:val="17"/>
      <w:szCs w:val="16"/>
    </w:rPr>
  </w:style>
  <w:style w:type="character" w:styleId="FootnoteReference">
    <w:name w:val="footnote reference"/>
    <w:uiPriority w:val="99"/>
    <w:semiHidden/>
    <w:rPr>
      <w:vertAlign w:val="superscript"/>
    </w:rPr>
  </w:style>
  <w:style w:type="paragraph" w:styleId="FootnoteText">
    <w:name w:val="footnote text"/>
    <w:basedOn w:val="Normal"/>
    <w:link w:val="FootnoteTextChar"/>
    <w:uiPriority w:val="99"/>
    <w:semiHidden/>
    <w:rsid w:val="00870A94"/>
    <w:pPr>
      <w:keepLines/>
      <w:tabs>
        <w:tab w:val="left" w:pos="284"/>
      </w:tabs>
      <w:spacing w:line="200" w:lineRule="atLeast"/>
      <w:ind w:left="284" w:hanging="284"/>
    </w:pPr>
    <w:rPr>
      <w:sz w:val="18"/>
      <w:szCs w:val="18"/>
    </w:rPr>
  </w:style>
  <w:style w:type="paragraph" w:styleId="Header">
    <w:name w:val="header"/>
    <w:basedOn w:val="Normal"/>
    <w:rsid w:val="00870A94"/>
    <w:pPr>
      <w:spacing w:line="160" w:lineRule="atLeast"/>
      <w:jc w:val="center"/>
    </w:pPr>
    <w:rPr>
      <w:sz w:val="16"/>
      <w:szCs w:val="16"/>
    </w:rPr>
  </w:style>
  <w:style w:type="paragraph" w:styleId="TOC1">
    <w:name w:val="toc 1"/>
    <w:basedOn w:val="Normal"/>
    <w:next w:val="Normal"/>
    <w:semiHidden/>
    <w:rsid w:val="00870A94"/>
    <w:pPr>
      <w:tabs>
        <w:tab w:val="left" w:pos="993"/>
        <w:tab w:val="right" w:pos="9214"/>
      </w:tabs>
      <w:spacing w:line="280" w:lineRule="exact"/>
      <w:ind w:left="993" w:right="566" w:hanging="993"/>
    </w:pPr>
    <w:rPr>
      <w:b/>
      <w:bCs/>
      <w:noProof/>
    </w:rPr>
  </w:style>
  <w:style w:type="paragraph" w:styleId="TOC2">
    <w:name w:val="toc 2"/>
    <w:basedOn w:val="Normal"/>
    <w:next w:val="Normal"/>
    <w:semiHidden/>
    <w:rsid w:val="00870A94"/>
    <w:pPr>
      <w:tabs>
        <w:tab w:val="left" w:pos="993"/>
        <w:tab w:val="right" w:pos="9214"/>
      </w:tabs>
      <w:spacing w:line="280" w:lineRule="exact"/>
      <w:ind w:left="993" w:right="424" w:hanging="993"/>
    </w:pPr>
    <w:rPr>
      <w:noProof/>
    </w:rPr>
  </w:style>
  <w:style w:type="paragraph" w:styleId="TOC3">
    <w:name w:val="toc 3"/>
    <w:basedOn w:val="Normal"/>
    <w:next w:val="Normal"/>
    <w:semiHidden/>
    <w:rsid w:val="00870A94"/>
    <w:pPr>
      <w:tabs>
        <w:tab w:val="right" w:pos="9214"/>
      </w:tabs>
      <w:spacing w:line="280" w:lineRule="exact"/>
      <w:ind w:left="993" w:right="424" w:hanging="993"/>
    </w:pPr>
    <w:rPr>
      <w:i/>
      <w:iCs/>
      <w:noProof/>
    </w:rPr>
  </w:style>
  <w:style w:type="paragraph" w:styleId="BalloonText">
    <w:name w:val="Balloon Text"/>
    <w:basedOn w:val="Normal"/>
    <w:semiHidden/>
    <w:rsid w:val="00110E6C"/>
    <w:rPr>
      <w:rFonts w:ascii="Tahoma" w:hAnsi="Tahoma"/>
      <w:sz w:val="16"/>
      <w:szCs w:val="16"/>
    </w:rPr>
  </w:style>
  <w:style w:type="character" w:customStyle="1" w:styleId="ECBClassification">
    <w:name w:val="ECB Classification"/>
    <w:rsid w:val="002461FA"/>
    <w:rPr>
      <w:rFonts w:ascii="Arial" w:hAnsi="Arial"/>
      <w:b/>
      <w:bCs/>
      <w:caps/>
      <w:sz w:val="20"/>
    </w:rPr>
  </w:style>
  <w:style w:type="character" w:customStyle="1" w:styleId="ECBMarking">
    <w:name w:val="ECB Marking"/>
    <w:rsid w:val="002461FA"/>
    <w:rPr>
      <w:rFonts w:ascii="Arial" w:hAnsi="Arial"/>
      <w:b/>
      <w:bCs/>
      <w:sz w:val="20"/>
    </w:rPr>
  </w:style>
  <w:style w:type="paragraph" w:customStyle="1" w:styleId="ECBBodyText">
    <w:name w:val="ECB Body Text"/>
    <w:basedOn w:val="Normal"/>
    <w:link w:val="ECBBodyTextChar"/>
    <w:qFormat/>
    <w:rsid w:val="002461FA"/>
    <w:pPr>
      <w:spacing w:line="340" w:lineRule="exact"/>
    </w:pPr>
  </w:style>
  <w:style w:type="character" w:customStyle="1" w:styleId="ECBBodyTextChar">
    <w:name w:val="ECB Body Text Char"/>
    <w:link w:val="ECBBodyText"/>
    <w:rsid w:val="002461FA"/>
    <w:rPr>
      <w:rFonts w:ascii="Arial" w:hAnsi="Arial" w:cs="Sendnya"/>
      <w:szCs w:val="22"/>
    </w:rPr>
  </w:style>
  <w:style w:type="paragraph" w:customStyle="1" w:styleId="ECBTitlereference">
    <w:name w:val="ECB Title/ reference"/>
    <w:basedOn w:val="Normal"/>
    <w:rsid w:val="002461FA"/>
    <w:pPr>
      <w:spacing w:before="0" w:after="0" w:line="240" w:lineRule="exact"/>
    </w:pPr>
    <w:rPr>
      <w:rFonts w:cs="Times New Roman"/>
      <w:sz w:val="17"/>
      <w:szCs w:val="20"/>
    </w:rPr>
  </w:style>
  <w:style w:type="paragraph" w:customStyle="1" w:styleId="ECBStatus">
    <w:name w:val="ECB Status"/>
    <w:basedOn w:val="Normal"/>
    <w:qFormat/>
    <w:rsid w:val="002461FA"/>
    <w:pPr>
      <w:spacing w:before="0" w:after="0" w:line="240" w:lineRule="exact"/>
      <w:jc w:val="right"/>
    </w:pPr>
    <w:rPr>
      <w:b/>
    </w:rPr>
  </w:style>
  <w:style w:type="paragraph" w:customStyle="1" w:styleId="ECBReferenceNo">
    <w:name w:val="ECB Reference No."/>
    <w:basedOn w:val="Normal"/>
    <w:rsid w:val="002461FA"/>
    <w:pPr>
      <w:spacing w:before="0" w:after="0" w:line="240" w:lineRule="exact"/>
      <w:jc w:val="right"/>
    </w:pPr>
    <w:rPr>
      <w:rFonts w:cs="Times New Roman"/>
      <w:sz w:val="17"/>
      <w:szCs w:val="20"/>
    </w:rPr>
  </w:style>
  <w:style w:type="paragraph" w:customStyle="1" w:styleId="ECBTitle">
    <w:name w:val="ECB Title"/>
    <w:basedOn w:val="Normal"/>
    <w:rsid w:val="002461FA"/>
    <w:pPr>
      <w:spacing w:line="340" w:lineRule="exact"/>
    </w:pPr>
    <w:rPr>
      <w:rFonts w:cs="Times New Roman"/>
      <w:b/>
      <w:bCs/>
      <w:sz w:val="24"/>
      <w:szCs w:val="20"/>
    </w:rPr>
  </w:style>
  <w:style w:type="paragraph" w:customStyle="1" w:styleId="ECBHeading1">
    <w:name w:val="ECB Heading 1"/>
    <w:basedOn w:val="Heading1"/>
    <w:rsid w:val="002461FA"/>
    <w:pPr>
      <w:spacing w:line="340" w:lineRule="exact"/>
    </w:pPr>
    <w:rPr>
      <w:rFonts w:cs="Times New Roman"/>
      <w:szCs w:val="20"/>
    </w:rPr>
  </w:style>
  <w:style w:type="paragraph" w:customStyle="1" w:styleId="ECBHeading2">
    <w:name w:val="ECB Heading 2"/>
    <w:basedOn w:val="Heading2"/>
    <w:rsid w:val="002461FA"/>
    <w:pPr>
      <w:spacing w:line="340" w:lineRule="exact"/>
    </w:pPr>
    <w:rPr>
      <w:rFonts w:cs="Times New Roman"/>
      <w:szCs w:val="20"/>
    </w:rPr>
  </w:style>
  <w:style w:type="character" w:styleId="CommentReference">
    <w:name w:val="annotation reference"/>
    <w:uiPriority w:val="99"/>
    <w:semiHidden/>
    <w:unhideWhenUsed/>
    <w:rsid w:val="003206FE"/>
    <w:rPr>
      <w:sz w:val="16"/>
      <w:szCs w:val="16"/>
    </w:rPr>
  </w:style>
  <w:style w:type="paragraph" w:styleId="CommentText">
    <w:name w:val="annotation text"/>
    <w:basedOn w:val="Normal"/>
    <w:link w:val="CommentTextChar"/>
    <w:uiPriority w:val="99"/>
    <w:unhideWhenUsed/>
    <w:rsid w:val="003206FE"/>
    <w:pPr>
      <w:spacing w:line="240" w:lineRule="auto"/>
    </w:pPr>
    <w:rPr>
      <w:szCs w:val="20"/>
    </w:rPr>
  </w:style>
  <w:style w:type="character" w:customStyle="1" w:styleId="CommentTextChar">
    <w:name w:val="Comment Text Char"/>
    <w:link w:val="CommentText"/>
    <w:uiPriority w:val="99"/>
    <w:rsid w:val="003206FE"/>
    <w:rPr>
      <w:rFonts w:ascii="Arial" w:hAnsi="Arial" w:cs="Sendnya"/>
    </w:rPr>
  </w:style>
  <w:style w:type="paragraph" w:styleId="CommentSubject">
    <w:name w:val="annotation subject"/>
    <w:basedOn w:val="CommentText"/>
    <w:next w:val="CommentText"/>
    <w:link w:val="CommentSubjectChar"/>
    <w:uiPriority w:val="99"/>
    <w:semiHidden/>
    <w:unhideWhenUsed/>
    <w:rsid w:val="003206FE"/>
    <w:rPr>
      <w:b/>
      <w:bCs/>
    </w:rPr>
  </w:style>
  <w:style w:type="character" w:customStyle="1" w:styleId="CommentSubjectChar">
    <w:name w:val="Comment Subject Char"/>
    <w:link w:val="CommentSubject"/>
    <w:uiPriority w:val="99"/>
    <w:semiHidden/>
    <w:rsid w:val="003206FE"/>
    <w:rPr>
      <w:rFonts w:ascii="Arial" w:hAnsi="Arial" w:cs="Sendnya"/>
      <w:b/>
      <w:bCs/>
    </w:rPr>
  </w:style>
  <w:style w:type="table" w:styleId="TableGrid">
    <w:name w:val="Table Grid"/>
    <w:basedOn w:val="TableNormal"/>
    <w:uiPriority w:val="59"/>
    <w:rsid w:val="00331F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4593"/>
    <w:pPr>
      <w:ind w:left="720"/>
      <w:contextualSpacing/>
    </w:pPr>
  </w:style>
  <w:style w:type="character" w:styleId="Hyperlink">
    <w:name w:val="Hyperlink"/>
    <w:uiPriority w:val="99"/>
    <w:unhideWhenUsed/>
    <w:rsid w:val="001A4197"/>
    <w:rPr>
      <w:color w:val="0000FF"/>
      <w:u w:val="single"/>
    </w:rPr>
  </w:style>
  <w:style w:type="paragraph" w:customStyle="1" w:styleId="StyleLeft">
    <w:name w:val="Style Left"/>
    <w:basedOn w:val="Normal"/>
    <w:rsid w:val="00BB0E7D"/>
    <w:rPr>
      <w:rFonts w:cs="Times New Roman"/>
      <w:szCs w:val="20"/>
    </w:rPr>
  </w:style>
  <w:style w:type="paragraph" w:styleId="Revision">
    <w:name w:val="Revision"/>
    <w:hidden/>
    <w:uiPriority w:val="99"/>
    <w:semiHidden/>
    <w:rsid w:val="00911FAF"/>
    <w:rPr>
      <w:rFonts w:ascii="Arial" w:hAnsi="Arial" w:cs="Sendnya"/>
      <w:szCs w:val="22"/>
    </w:rPr>
  </w:style>
  <w:style w:type="character" w:styleId="BookTitle">
    <w:name w:val="Book Title"/>
    <w:uiPriority w:val="33"/>
    <w:qFormat/>
    <w:rsid w:val="00B5181D"/>
    <w:rPr>
      <w:b/>
      <w:bCs/>
      <w:smallCaps/>
      <w:spacing w:val="5"/>
    </w:rPr>
  </w:style>
  <w:style w:type="paragraph" w:customStyle="1" w:styleId="numberedparagraph">
    <w:name w:val="numbered paragraph"/>
    <w:basedOn w:val="Normal"/>
    <w:qFormat/>
    <w:rsid w:val="000416D4"/>
    <w:pPr>
      <w:numPr>
        <w:numId w:val="5"/>
      </w:numPr>
      <w:spacing w:before="240" w:after="120" w:line="276" w:lineRule="auto"/>
      <w:jc w:val="both"/>
    </w:pPr>
    <w:rPr>
      <w:rFonts w:asciiTheme="minorHAnsi" w:eastAsiaTheme="minorEastAsia" w:hAnsiTheme="minorHAnsi" w:cstheme="minorBidi"/>
      <w:sz w:val="22"/>
      <w:szCs w:val="24"/>
      <w:lang w:val="en-US" w:eastAsia="en-US"/>
    </w:rPr>
  </w:style>
  <w:style w:type="paragraph" w:customStyle="1" w:styleId="Instructionsberschrift2">
    <w:name w:val="Instructions Überschrift 2"/>
    <w:basedOn w:val="Heading2"/>
    <w:rsid w:val="00BF4A86"/>
    <w:pPr>
      <w:numPr>
        <w:ilvl w:val="0"/>
        <w:numId w:val="6"/>
      </w:numPr>
      <w:spacing w:before="240" w:after="240" w:line="240" w:lineRule="auto"/>
      <w:jc w:val="both"/>
    </w:pPr>
    <w:rPr>
      <w:rFonts w:ascii="Verdana" w:eastAsia="Arial" w:hAnsi="Verdana" w:cs="Arial"/>
      <w:b w:val="0"/>
      <w:bCs w:val="0"/>
      <w:szCs w:val="24"/>
      <w:u w:val="single"/>
      <w:lang w:val="en-US" w:eastAsia="x-none"/>
    </w:rPr>
  </w:style>
  <w:style w:type="paragraph" w:styleId="Title">
    <w:name w:val="Title"/>
    <w:basedOn w:val="ECBBodyText"/>
    <w:next w:val="Normal"/>
    <w:link w:val="TitleChar"/>
    <w:uiPriority w:val="10"/>
    <w:qFormat/>
    <w:rsid w:val="00FF6645"/>
    <w:pPr>
      <w:numPr>
        <w:numId w:val="7"/>
      </w:numPr>
      <w:spacing w:before="120" w:after="240"/>
      <w:ind w:left="714" w:hanging="357"/>
    </w:pPr>
    <w:rPr>
      <w:rFonts w:eastAsia="Arial"/>
      <w:b/>
      <w:caps/>
      <w:u w:val="single"/>
    </w:rPr>
  </w:style>
  <w:style w:type="character" w:customStyle="1" w:styleId="TitleChar">
    <w:name w:val="Title Char"/>
    <w:basedOn w:val="DefaultParagraphFont"/>
    <w:link w:val="Title"/>
    <w:uiPriority w:val="10"/>
    <w:rsid w:val="00FF6645"/>
    <w:rPr>
      <w:rFonts w:ascii="Arial" w:eastAsia="Arial" w:hAnsi="Arial" w:cs="Sendnya"/>
      <w:b/>
      <w:caps/>
      <w:szCs w:val="22"/>
      <w:u w:val="single"/>
    </w:rPr>
  </w:style>
  <w:style w:type="character" w:customStyle="1" w:styleId="FootnoteTextChar">
    <w:name w:val="Footnote Text Char"/>
    <w:basedOn w:val="DefaultParagraphFont"/>
    <w:link w:val="FootnoteText"/>
    <w:uiPriority w:val="99"/>
    <w:semiHidden/>
    <w:rsid w:val="002A460F"/>
    <w:rPr>
      <w:rFonts w:ascii="Arial" w:hAnsi="Arial" w:cs="Sendnya"/>
      <w:sz w:val="18"/>
      <w:szCs w:val="18"/>
    </w:rPr>
  </w:style>
  <w:style w:type="paragraph" w:customStyle="1" w:styleId="DocTitle">
    <w:name w:val="Doc Title"/>
    <w:basedOn w:val="Normal"/>
    <w:next w:val="Heading1"/>
    <w:rsid w:val="00A25FA2"/>
    <w:pPr>
      <w:tabs>
        <w:tab w:val="left" w:pos="851"/>
        <w:tab w:val="right" w:pos="9356"/>
      </w:tabs>
      <w:spacing w:before="480" w:after="240" w:line="480" w:lineRule="exact"/>
      <w:jc w:val="center"/>
    </w:pPr>
    <w:rPr>
      <w:rFonts w:ascii="Times New Roman" w:hAnsi="Times New Roman"/>
      <w:b/>
      <w:bCs/>
      <w:caps/>
      <w:sz w:val="32"/>
      <w:szCs w:val="32"/>
    </w:rPr>
  </w:style>
  <w:style w:type="character" w:customStyle="1" w:styleId="FooterChar">
    <w:name w:val="Footer Char"/>
    <w:basedOn w:val="DefaultParagraphFont"/>
    <w:link w:val="Footer"/>
    <w:uiPriority w:val="99"/>
    <w:rsid w:val="00A25FA2"/>
    <w:rPr>
      <w:rFonts w:ascii="Arial" w:hAnsi="Arial" w:cs="Sendnya"/>
      <w:noProof/>
      <w:snapToGrid w:val="0"/>
      <w:sz w:val="17"/>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6316">
      <w:bodyDiv w:val="1"/>
      <w:marLeft w:val="0"/>
      <w:marRight w:val="0"/>
      <w:marTop w:val="0"/>
      <w:marBottom w:val="0"/>
      <w:divBdr>
        <w:top w:val="none" w:sz="0" w:space="0" w:color="auto"/>
        <w:left w:val="none" w:sz="0" w:space="0" w:color="auto"/>
        <w:bottom w:val="none" w:sz="0" w:space="0" w:color="auto"/>
        <w:right w:val="none" w:sz="0" w:space="0" w:color="auto"/>
      </w:divBdr>
    </w:div>
    <w:div w:id="42876410">
      <w:bodyDiv w:val="1"/>
      <w:marLeft w:val="0"/>
      <w:marRight w:val="0"/>
      <w:marTop w:val="0"/>
      <w:marBottom w:val="0"/>
      <w:divBdr>
        <w:top w:val="none" w:sz="0" w:space="0" w:color="auto"/>
        <w:left w:val="none" w:sz="0" w:space="0" w:color="auto"/>
        <w:bottom w:val="none" w:sz="0" w:space="0" w:color="auto"/>
        <w:right w:val="none" w:sz="0" w:space="0" w:color="auto"/>
      </w:divBdr>
    </w:div>
    <w:div w:id="119226183">
      <w:bodyDiv w:val="1"/>
      <w:marLeft w:val="0"/>
      <w:marRight w:val="0"/>
      <w:marTop w:val="0"/>
      <w:marBottom w:val="0"/>
      <w:divBdr>
        <w:top w:val="none" w:sz="0" w:space="0" w:color="auto"/>
        <w:left w:val="none" w:sz="0" w:space="0" w:color="auto"/>
        <w:bottom w:val="none" w:sz="0" w:space="0" w:color="auto"/>
        <w:right w:val="none" w:sz="0" w:space="0" w:color="auto"/>
      </w:divBdr>
    </w:div>
    <w:div w:id="169829828">
      <w:bodyDiv w:val="1"/>
      <w:marLeft w:val="0"/>
      <w:marRight w:val="0"/>
      <w:marTop w:val="0"/>
      <w:marBottom w:val="0"/>
      <w:divBdr>
        <w:top w:val="none" w:sz="0" w:space="0" w:color="auto"/>
        <w:left w:val="none" w:sz="0" w:space="0" w:color="auto"/>
        <w:bottom w:val="none" w:sz="0" w:space="0" w:color="auto"/>
        <w:right w:val="none" w:sz="0" w:space="0" w:color="auto"/>
      </w:divBdr>
    </w:div>
    <w:div w:id="265964028">
      <w:bodyDiv w:val="1"/>
      <w:marLeft w:val="0"/>
      <w:marRight w:val="0"/>
      <w:marTop w:val="0"/>
      <w:marBottom w:val="0"/>
      <w:divBdr>
        <w:top w:val="none" w:sz="0" w:space="0" w:color="auto"/>
        <w:left w:val="none" w:sz="0" w:space="0" w:color="auto"/>
        <w:bottom w:val="none" w:sz="0" w:space="0" w:color="auto"/>
        <w:right w:val="none" w:sz="0" w:space="0" w:color="auto"/>
      </w:divBdr>
    </w:div>
    <w:div w:id="292295836">
      <w:bodyDiv w:val="1"/>
      <w:marLeft w:val="0"/>
      <w:marRight w:val="0"/>
      <w:marTop w:val="0"/>
      <w:marBottom w:val="0"/>
      <w:divBdr>
        <w:top w:val="none" w:sz="0" w:space="0" w:color="auto"/>
        <w:left w:val="none" w:sz="0" w:space="0" w:color="auto"/>
        <w:bottom w:val="none" w:sz="0" w:space="0" w:color="auto"/>
        <w:right w:val="none" w:sz="0" w:space="0" w:color="auto"/>
      </w:divBdr>
    </w:div>
    <w:div w:id="562571443">
      <w:bodyDiv w:val="1"/>
      <w:marLeft w:val="0"/>
      <w:marRight w:val="0"/>
      <w:marTop w:val="0"/>
      <w:marBottom w:val="0"/>
      <w:divBdr>
        <w:top w:val="none" w:sz="0" w:space="0" w:color="auto"/>
        <w:left w:val="none" w:sz="0" w:space="0" w:color="auto"/>
        <w:bottom w:val="none" w:sz="0" w:space="0" w:color="auto"/>
        <w:right w:val="none" w:sz="0" w:space="0" w:color="auto"/>
      </w:divBdr>
    </w:div>
    <w:div w:id="595750168">
      <w:bodyDiv w:val="1"/>
      <w:marLeft w:val="0"/>
      <w:marRight w:val="0"/>
      <w:marTop w:val="0"/>
      <w:marBottom w:val="0"/>
      <w:divBdr>
        <w:top w:val="none" w:sz="0" w:space="0" w:color="auto"/>
        <w:left w:val="none" w:sz="0" w:space="0" w:color="auto"/>
        <w:bottom w:val="none" w:sz="0" w:space="0" w:color="auto"/>
        <w:right w:val="none" w:sz="0" w:space="0" w:color="auto"/>
      </w:divBdr>
    </w:div>
    <w:div w:id="653878903">
      <w:bodyDiv w:val="1"/>
      <w:marLeft w:val="0"/>
      <w:marRight w:val="0"/>
      <w:marTop w:val="0"/>
      <w:marBottom w:val="0"/>
      <w:divBdr>
        <w:top w:val="none" w:sz="0" w:space="0" w:color="auto"/>
        <w:left w:val="none" w:sz="0" w:space="0" w:color="auto"/>
        <w:bottom w:val="none" w:sz="0" w:space="0" w:color="auto"/>
        <w:right w:val="none" w:sz="0" w:space="0" w:color="auto"/>
      </w:divBdr>
    </w:div>
    <w:div w:id="769351273">
      <w:bodyDiv w:val="1"/>
      <w:marLeft w:val="0"/>
      <w:marRight w:val="0"/>
      <w:marTop w:val="0"/>
      <w:marBottom w:val="0"/>
      <w:divBdr>
        <w:top w:val="none" w:sz="0" w:space="0" w:color="auto"/>
        <w:left w:val="none" w:sz="0" w:space="0" w:color="auto"/>
        <w:bottom w:val="none" w:sz="0" w:space="0" w:color="auto"/>
        <w:right w:val="none" w:sz="0" w:space="0" w:color="auto"/>
      </w:divBdr>
    </w:div>
    <w:div w:id="777145045">
      <w:bodyDiv w:val="1"/>
      <w:marLeft w:val="0"/>
      <w:marRight w:val="0"/>
      <w:marTop w:val="0"/>
      <w:marBottom w:val="0"/>
      <w:divBdr>
        <w:top w:val="none" w:sz="0" w:space="0" w:color="auto"/>
        <w:left w:val="none" w:sz="0" w:space="0" w:color="auto"/>
        <w:bottom w:val="none" w:sz="0" w:space="0" w:color="auto"/>
        <w:right w:val="none" w:sz="0" w:space="0" w:color="auto"/>
      </w:divBdr>
    </w:div>
    <w:div w:id="801071226">
      <w:bodyDiv w:val="1"/>
      <w:marLeft w:val="0"/>
      <w:marRight w:val="0"/>
      <w:marTop w:val="0"/>
      <w:marBottom w:val="0"/>
      <w:divBdr>
        <w:top w:val="none" w:sz="0" w:space="0" w:color="auto"/>
        <w:left w:val="none" w:sz="0" w:space="0" w:color="auto"/>
        <w:bottom w:val="none" w:sz="0" w:space="0" w:color="auto"/>
        <w:right w:val="none" w:sz="0" w:space="0" w:color="auto"/>
      </w:divBdr>
    </w:div>
    <w:div w:id="851378512">
      <w:bodyDiv w:val="1"/>
      <w:marLeft w:val="0"/>
      <w:marRight w:val="0"/>
      <w:marTop w:val="0"/>
      <w:marBottom w:val="0"/>
      <w:divBdr>
        <w:top w:val="none" w:sz="0" w:space="0" w:color="auto"/>
        <w:left w:val="none" w:sz="0" w:space="0" w:color="auto"/>
        <w:bottom w:val="none" w:sz="0" w:space="0" w:color="auto"/>
        <w:right w:val="none" w:sz="0" w:space="0" w:color="auto"/>
      </w:divBdr>
    </w:div>
    <w:div w:id="930312962">
      <w:bodyDiv w:val="1"/>
      <w:marLeft w:val="0"/>
      <w:marRight w:val="0"/>
      <w:marTop w:val="0"/>
      <w:marBottom w:val="0"/>
      <w:divBdr>
        <w:top w:val="none" w:sz="0" w:space="0" w:color="auto"/>
        <w:left w:val="none" w:sz="0" w:space="0" w:color="auto"/>
        <w:bottom w:val="none" w:sz="0" w:space="0" w:color="auto"/>
        <w:right w:val="none" w:sz="0" w:space="0" w:color="auto"/>
      </w:divBdr>
    </w:div>
    <w:div w:id="955018231">
      <w:bodyDiv w:val="1"/>
      <w:marLeft w:val="0"/>
      <w:marRight w:val="0"/>
      <w:marTop w:val="0"/>
      <w:marBottom w:val="0"/>
      <w:divBdr>
        <w:top w:val="none" w:sz="0" w:space="0" w:color="auto"/>
        <w:left w:val="none" w:sz="0" w:space="0" w:color="auto"/>
        <w:bottom w:val="none" w:sz="0" w:space="0" w:color="auto"/>
        <w:right w:val="none" w:sz="0" w:space="0" w:color="auto"/>
      </w:divBdr>
    </w:div>
    <w:div w:id="992873306">
      <w:bodyDiv w:val="1"/>
      <w:marLeft w:val="0"/>
      <w:marRight w:val="0"/>
      <w:marTop w:val="0"/>
      <w:marBottom w:val="0"/>
      <w:divBdr>
        <w:top w:val="none" w:sz="0" w:space="0" w:color="auto"/>
        <w:left w:val="none" w:sz="0" w:space="0" w:color="auto"/>
        <w:bottom w:val="none" w:sz="0" w:space="0" w:color="auto"/>
        <w:right w:val="none" w:sz="0" w:space="0" w:color="auto"/>
      </w:divBdr>
    </w:div>
    <w:div w:id="1014265931">
      <w:bodyDiv w:val="1"/>
      <w:marLeft w:val="0"/>
      <w:marRight w:val="0"/>
      <w:marTop w:val="0"/>
      <w:marBottom w:val="0"/>
      <w:divBdr>
        <w:top w:val="none" w:sz="0" w:space="0" w:color="auto"/>
        <w:left w:val="none" w:sz="0" w:space="0" w:color="auto"/>
        <w:bottom w:val="none" w:sz="0" w:space="0" w:color="auto"/>
        <w:right w:val="none" w:sz="0" w:space="0" w:color="auto"/>
      </w:divBdr>
    </w:div>
    <w:div w:id="1049262377">
      <w:bodyDiv w:val="1"/>
      <w:marLeft w:val="0"/>
      <w:marRight w:val="0"/>
      <w:marTop w:val="0"/>
      <w:marBottom w:val="0"/>
      <w:divBdr>
        <w:top w:val="none" w:sz="0" w:space="0" w:color="auto"/>
        <w:left w:val="none" w:sz="0" w:space="0" w:color="auto"/>
        <w:bottom w:val="none" w:sz="0" w:space="0" w:color="auto"/>
        <w:right w:val="none" w:sz="0" w:space="0" w:color="auto"/>
      </w:divBdr>
    </w:div>
    <w:div w:id="1287202830">
      <w:bodyDiv w:val="1"/>
      <w:marLeft w:val="0"/>
      <w:marRight w:val="0"/>
      <w:marTop w:val="0"/>
      <w:marBottom w:val="0"/>
      <w:divBdr>
        <w:top w:val="none" w:sz="0" w:space="0" w:color="auto"/>
        <w:left w:val="none" w:sz="0" w:space="0" w:color="auto"/>
        <w:bottom w:val="none" w:sz="0" w:space="0" w:color="auto"/>
        <w:right w:val="none" w:sz="0" w:space="0" w:color="auto"/>
      </w:divBdr>
    </w:div>
    <w:div w:id="1324628565">
      <w:bodyDiv w:val="1"/>
      <w:marLeft w:val="0"/>
      <w:marRight w:val="0"/>
      <w:marTop w:val="0"/>
      <w:marBottom w:val="0"/>
      <w:divBdr>
        <w:top w:val="none" w:sz="0" w:space="0" w:color="auto"/>
        <w:left w:val="none" w:sz="0" w:space="0" w:color="auto"/>
        <w:bottom w:val="none" w:sz="0" w:space="0" w:color="auto"/>
        <w:right w:val="none" w:sz="0" w:space="0" w:color="auto"/>
      </w:divBdr>
    </w:div>
    <w:div w:id="1409036593">
      <w:bodyDiv w:val="1"/>
      <w:marLeft w:val="0"/>
      <w:marRight w:val="0"/>
      <w:marTop w:val="0"/>
      <w:marBottom w:val="0"/>
      <w:divBdr>
        <w:top w:val="none" w:sz="0" w:space="0" w:color="auto"/>
        <w:left w:val="none" w:sz="0" w:space="0" w:color="auto"/>
        <w:bottom w:val="none" w:sz="0" w:space="0" w:color="auto"/>
        <w:right w:val="none" w:sz="0" w:space="0" w:color="auto"/>
      </w:divBdr>
    </w:div>
    <w:div w:id="1470128767">
      <w:bodyDiv w:val="1"/>
      <w:marLeft w:val="0"/>
      <w:marRight w:val="0"/>
      <w:marTop w:val="0"/>
      <w:marBottom w:val="0"/>
      <w:divBdr>
        <w:top w:val="none" w:sz="0" w:space="0" w:color="auto"/>
        <w:left w:val="none" w:sz="0" w:space="0" w:color="auto"/>
        <w:bottom w:val="none" w:sz="0" w:space="0" w:color="auto"/>
        <w:right w:val="none" w:sz="0" w:space="0" w:color="auto"/>
      </w:divBdr>
      <w:divsChild>
        <w:div w:id="793988717">
          <w:marLeft w:val="446"/>
          <w:marRight w:val="0"/>
          <w:marTop w:val="0"/>
          <w:marBottom w:val="120"/>
          <w:divBdr>
            <w:top w:val="none" w:sz="0" w:space="0" w:color="auto"/>
            <w:left w:val="none" w:sz="0" w:space="0" w:color="auto"/>
            <w:bottom w:val="none" w:sz="0" w:space="0" w:color="auto"/>
            <w:right w:val="none" w:sz="0" w:space="0" w:color="auto"/>
          </w:divBdr>
        </w:div>
      </w:divsChild>
    </w:div>
    <w:div w:id="1485970904">
      <w:bodyDiv w:val="1"/>
      <w:marLeft w:val="0"/>
      <w:marRight w:val="0"/>
      <w:marTop w:val="0"/>
      <w:marBottom w:val="0"/>
      <w:divBdr>
        <w:top w:val="none" w:sz="0" w:space="0" w:color="auto"/>
        <w:left w:val="none" w:sz="0" w:space="0" w:color="auto"/>
        <w:bottom w:val="none" w:sz="0" w:space="0" w:color="auto"/>
        <w:right w:val="none" w:sz="0" w:space="0" w:color="auto"/>
      </w:divBdr>
    </w:div>
    <w:div w:id="1500000403">
      <w:bodyDiv w:val="1"/>
      <w:marLeft w:val="0"/>
      <w:marRight w:val="0"/>
      <w:marTop w:val="0"/>
      <w:marBottom w:val="0"/>
      <w:divBdr>
        <w:top w:val="none" w:sz="0" w:space="0" w:color="auto"/>
        <w:left w:val="none" w:sz="0" w:space="0" w:color="auto"/>
        <w:bottom w:val="none" w:sz="0" w:space="0" w:color="auto"/>
        <w:right w:val="none" w:sz="0" w:space="0" w:color="auto"/>
      </w:divBdr>
    </w:div>
    <w:div w:id="1525829370">
      <w:bodyDiv w:val="1"/>
      <w:marLeft w:val="0"/>
      <w:marRight w:val="0"/>
      <w:marTop w:val="0"/>
      <w:marBottom w:val="0"/>
      <w:divBdr>
        <w:top w:val="none" w:sz="0" w:space="0" w:color="auto"/>
        <w:left w:val="none" w:sz="0" w:space="0" w:color="auto"/>
        <w:bottom w:val="none" w:sz="0" w:space="0" w:color="auto"/>
        <w:right w:val="none" w:sz="0" w:space="0" w:color="auto"/>
      </w:divBdr>
    </w:div>
    <w:div w:id="1631743852">
      <w:bodyDiv w:val="1"/>
      <w:marLeft w:val="0"/>
      <w:marRight w:val="0"/>
      <w:marTop w:val="0"/>
      <w:marBottom w:val="0"/>
      <w:divBdr>
        <w:top w:val="none" w:sz="0" w:space="0" w:color="auto"/>
        <w:left w:val="none" w:sz="0" w:space="0" w:color="auto"/>
        <w:bottom w:val="none" w:sz="0" w:space="0" w:color="auto"/>
        <w:right w:val="none" w:sz="0" w:space="0" w:color="auto"/>
      </w:divBdr>
    </w:div>
    <w:div w:id="1718697242">
      <w:bodyDiv w:val="1"/>
      <w:marLeft w:val="0"/>
      <w:marRight w:val="0"/>
      <w:marTop w:val="0"/>
      <w:marBottom w:val="0"/>
      <w:divBdr>
        <w:top w:val="none" w:sz="0" w:space="0" w:color="auto"/>
        <w:left w:val="none" w:sz="0" w:space="0" w:color="auto"/>
        <w:bottom w:val="none" w:sz="0" w:space="0" w:color="auto"/>
        <w:right w:val="none" w:sz="0" w:space="0" w:color="auto"/>
      </w:divBdr>
    </w:div>
    <w:div w:id="1721400401">
      <w:bodyDiv w:val="1"/>
      <w:marLeft w:val="0"/>
      <w:marRight w:val="0"/>
      <w:marTop w:val="0"/>
      <w:marBottom w:val="0"/>
      <w:divBdr>
        <w:top w:val="none" w:sz="0" w:space="0" w:color="auto"/>
        <w:left w:val="none" w:sz="0" w:space="0" w:color="auto"/>
        <w:bottom w:val="none" w:sz="0" w:space="0" w:color="auto"/>
        <w:right w:val="none" w:sz="0" w:space="0" w:color="auto"/>
      </w:divBdr>
    </w:div>
    <w:div w:id="1725448495">
      <w:bodyDiv w:val="1"/>
      <w:marLeft w:val="0"/>
      <w:marRight w:val="0"/>
      <w:marTop w:val="0"/>
      <w:marBottom w:val="0"/>
      <w:divBdr>
        <w:top w:val="none" w:sz="0" w:space="0" w:color="auto"/>
        <w:left w:val="none" w:sz="0" w:space="0" w:color="auto"/>
        <w:bottom w:val="none" w:sz="0" w:space="0" w:color="auto"/>
        <w:right w:val="none" w:sz="0" w:space="0" w:color="auto"/>
      </w:divBdr>
    </w:div>
    <w:div w:id="1777752859">
      <w:bodyDiv w:val="1"/>
      <w:marLeft w:val="0"/>
      <w:marRight w:val="0"/>
      <w:marTop w:val="0"/>
      <w:marBottom w:val="0"/>
      <w:divBdr>
        <w:top w:val="none" w:sz="0" w:space="0" w:color="auto"/>
        <w:left w:val="none" w:sz="0" w:space="0" w:color="auto"/>
        <w:bottom w:val="none" w:sz="0" w:space="0" w:color="auto"/>
        <w:right w:val="none" w:sz="0" w:space="0" w:color="auto"/>
      </w:divBdr>
    </w:div>
    <w:div w:id="1851869847">
      <w:bodyDiv w:val="1"/>
      <w:marLeft w:val="0"/>
      <w:marRight w:val="0"/>
      <w:marTop w:val="0"/>
      <w:marBottom w:val="0"/>
      <w:divBdr>
        <w:top w:val="none" w:sz="0" w:space="0" w:color="auto"/>
        <w:left w:val="none" w:sz="0" w:space="0" w:color="auto"/>
        <w:bottom w:val="none" w:sz="0" w:space="0" w:color="auto"/>
        <w:right w:val="none" w:sz="0" w:space="0" w:color="auto"/>
      </w:divBdr>
    </w:div>
    <w:div w:id="1875998786">
      <w:bodyDiv w:val="1"/>
      <w:marLeft w:val="0"/>
      <w:marRight w:val="0"/>
      <w:marTop w:val="0"/>
      <w:marBottom w:val="0"/>
      <w:divBdr>
        <w:top w:val="none" w:sz="0" w:space="0" w:color="auto"/>
        <w:left w:val="none" w:sz="0" w:space="0" w:color="auto"/>
        <w:bottom w:val="none" w:sz="0" w:space="0" w:color="auto"/>
        <w:right w:val="none" w:sz="0" w:space="0" w:color="auto"/>
      </w:divBdr>
    </w:div>
    <w:div w:id="1887182134">
      <w:bodyDiv w:val="1"/>
      <w:marLeft w:val="0"/>
      <w:marRight w:val="0"/>
      <w:marTop w:val="0"/>
      <w:marBottom w:val="0"/>
      <w:divBdr>
        <w:top w:val="none" w:sz="0" w:space="0" w:color="auto"/>
        <w:left w:val="none" w:sz="0" w:space="0" w:color="auto"/>
        <w:bottom w:val="none" w:sz="0" w:space="0" w:color="auto"/>
        <w:right w:val="none" w:sz="0" w:space="0" w:color="auto"/>
      </w:divBdr>
    </w:div>
    <w:div w:id="2110659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microsoft.com/office/2011/relationships/people" Target="people.xml"/><Relationship Id="rId3" Type="http://schemas.openxmlformats.org/officeDocument/2006/relationships/customXml" Target="../customXml/item3.xml"/><Relationship Id="rId21" Type="http://schemas.openxmlformats.org/officeDocument/2006/relationships/customXml" Target="../customXml/item9.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customXml" Target="../customXml/item8.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settings" Target="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customXml" Target="../customXml/item10.xml"/></Relationships>
</file>

<file path=word/_rels/footnotes.xml.rels><?xml version="1.0" encoding="UTF-8" standalone="yes"?>
<Relationships xmlns="http://schemas.openxmlformats.org/package/2006/relationships"><Relationship Id="rId1" Type="http://schemas.openxmlformats.org/officeDocument/2006/relationships/hyperlink" Target="https://www.bankingsupervision.europa.eu/press/letterstobanks/shared/pdf/2019/ssm.supervisory_coverage_expectations_for_NPEs_201908.en.pdf"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iffen\AppData\Roaming\OpenText\OTEdit\EC_darwin\c58059757\Generic%20SSM.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xml version="1.0" encoding="utf-8"?>
<XMLData TextToDisplay="%EMAILADDRESS%">csmarques@bportugal.pt</XMLData>
</file>

<file path=customXml/item2.xml><?xml version="1.0" encoding="utf-8"?>
<XMLData TextToDisplay="%USERNAME%">DSU065</XMLData>
</file>

<file path=customXml/item3.xml><?xml version="1.0" encoding="utf-8"?>
<XMLData TextToDisplay="%HOSTNAME%">L020785.bdp.pt</XMLData>
</file>

<file path=customXml/item4.xml><?xml version="1.0" encoding="utf-8"?>
<XMLData TextToDisplay="%DOCUMENTGUID%">{00000000-0000-0000-0000-000000000000}</XMLDat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XMLData TextToDisplay="RightsWATCHMark">10|BDP-Externo-Restrito|{00000000-0000-0000-0000-000000000000}</XMLData>
</file>

<file path=customXml/item7.xml><?xml version="1.0" encoding="utf-8"?>
<XMLData TextToDisplay="%CLASSIFICATIONDATETIME%">08:38 28/08/2019</XMLData>
</file>

<file path=customXml/item8.xml><?xml version="1.0" encoding="utf-8"?>
<ct:contentTypeSchema xmlns:ct="http://schemas.microsoft.com/office/2006/metadata/contentType" xmlns:ma="http://schemas.microsoft.com/office/2006/metadata/properties/metaAttributes" ct:_="" ma:_="" ma:contentTypeName="Documento" ma:contentTypeID="0x010100845A6BCA4ACA584C9A1C03FD3956D51C" ma:contentTypeVersion="16" ma:contentTypeDescription="Criar um novo documento." ma:contentTypeScope="" ma:versionID="25cd4bb1aaf04bf7c36d581853a12fbf">
  <xsd:schema xmlns:xsd="http://www.w3.org/2001/XMLSchema" xmlns:xs="http://www.w3.org/2001/XMLSchema" xmlns:p="http://schemas.microsoft.com/office/2006/metadata/properties" xmlns:ns1="http://schemas.microsoft.com/sharepoint/v3" xmlns:ns2="767d911d-09c2-43d9-a326-6ded42ddccd2" xmlns:ns3="1f788909-93b9-4481-96a4-a6ab2493c341" targetNamespace="http://schemas.microsoft.com/office/2006/metadata/properties" ma:root="true" ma:fieldsID="2898a58c724212c25df4c06f581a570c" ns1:_="" ns2:_="" ns3:_="">
    <xsd:import namespace="http://schemas.microsoft.com/sharepoint/v3"/>
    <xsd:import namespace="767d911d-09c2-43d9-a326-6ded42ddccd2"/>
    <xsd:import namespace="1f788909-93b9-4481-96a4-a6ab2493c341"/>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Propriedades da Política de Conformidade Unificada" ma:hidden="true" ma:internalName="_ip_UnifiedCompliancePolicyProperties">
      <xsd:simpleType>
        <xsd:restriction base="dms:Note"/>
      </xsd:simpleType>
    </xsd:element>
    <xsd:element name="_ip_UnifiedCompliancePolicyUIAction" ma:index="11"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7d911d-09c2-43d9-a326-6ded42ddcc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788909-93b9-4481-96a4-a6ab2493c341" elementFormDefault="qualified">
    <xsd:import namespace="http://schemas.microsoft.com/office/2006/documentManagement/types"/>
    <xsd:import namespace="http://schemas.microsoft.com/office/infopath/2007/PartnerControls"/>
    <xsd:element name="SharedWithUsers" ma:index="13"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hes de Partilhado Com" ma:internalName="SharedWithDetails" ma:readOnly="true">
      <xsd:simpleType>
        <xsd:restriction base="dms:Note">
          <xsd:maxLength value="255"/>
        </xsd:restriction>
      </xsd:simpleType>
    </xsd:element>
    <xsd:element name="TaxCatchAll" ma:index="22" nillable="true" ma:displayName="Taxonomy Catch All Column" ma:hidden="true" ma:list="{5d344041-97b7-4534-958d-616959bb7958}" ma:internalName="TaxCatchAll" ma:showField="CatchAllData" ma:web="1f788909-93b9-4481-96a4-a6ab2493c3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9.xml><?xml version="1.0" encoding="utf-8"?>
<?mso-contentType ?>
<FormTemplates xmlns="http://schemas.microsoft.com/sharepoint/v3/contenttype/forms">
  <Display>DocumentLibraryForm</Display>
  <Edit>DocumentLibraryForm</Edit>
  <New>DocumentLibraryForm</New>
</FormTemplates>
</file>

<file path=customXml/item10.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1f788909-93b9-4481-96a4-a6ab2493c341" xsi:nil="true"/>
    <lcf76f155ced4ddcb4097134ff3c332f xmlns="767d911d-09c2-43d9-a326-6ded42ddccd2">
      <Terms xmlns="http://schemas.microsoft.com/office/infopath/2007/PartnerControls"/>
    </lcf76f155ced4ddcb4097134ff3c332f>
    <_ip_UnifiedCompliancePolicyProperties xmlns="http://schemas.microsoft.com/sharepoint/v3" xsi:nil="true"/>
  </documentManagement>
</p:properties>
</file>

<file path=customXml/itemProps1.xml><?xml version="1.0" encoding="utf-8"?>
<ds:datastoreItem xmlns:ds="http://schemas.openxmlformats.org/officeDocument/2006/customXml" ds:itemID="{EFEEABE6-C301-40BD-9011-41432FC7F222}">
  <ds:schemaRefs/>
</ds:datastoreItem>
</file>

<file path=customXml/itemProps2.xml><?xml version="1.0" encoding="utf-8"?>
<ds:datastoreItem xmlns:ds="http://schemas.openxmlformats.org/officeDocument/2006/customXml" ds:itemID="{42D784EC-A52B-49DF-B2F3-B293B60CC580}">
  <ds:schemaRefs/>
</ds:datastoreItem>
</file>

<file path=customXml/itemProps3.xml><?xml version="1.0" encoding="utf-8"?>
<ds:datastoreItem xmlns:ds="http://schemas.openxmlformats.org/officeDocument/2006/customXml" ds:itemID="{C30C814B-ACD8-498D-9709-6F72976AFD02}">
  <ds:schemaRefs/>
</ds:datastoreItem>
</file>

<file path=customXml/itemProps4.xml><?xml version="1.0" encoding="utf-8"?>
<ds:datastoreItem xmlns:ds="http://schemas.openxmlformats.org/officeDocument/2006/customXml" ds:itemID="{B97AB84D-D5A2-455A-8844-F6AA4C681F89}">
  <ds:schemaRefs/>
</ds:datastoreItem>
</file>

<file path=customXml/itemProps5.xml><?xml version="1.0" encoding="utf-8"?>
<ds:datastoreItem xmlns:ds="http://schemas.openxmlformats.org/officeDocument/2006/customXml" ds:itemID="{DDB90B64-AEE5-4175-A30E-452FE51A08A2}">
  <ds:schemaRefs>
    <ds:schemaRef ds:uri="http://schemas.openxmlformats.org/officeDocument/2006/bibliography"/>
  </ds:schemaRefs>
</ds:datastoreItem>
</file>

<file path=customXml/itemProps6.xml><?xml version="1.0" encoding="utf-8"?>
<ds:datastoreItem xmlns:ds="http://schemas.openxmlformats.org/officeDocument/2006/customXml" ds:itemID="{D46E8F82-B8DE-4826-BFA9-7043F1D45455}">
  <ds:schemaRefs/>
</ds:datastoreItem>
</file>

<file path=customXml/itemProps7.xml><?xml version="1.0" encoding="utf-8"?>
<ds:datastoreItem xmlns:ds="http://schemas.openxmlformats.org/officeDocument/2006/customXml" ds:itemID="{5073C0D1-38A1-43B3-9A81-AEFA1DEBB492}">
  <ds:schemaRefs/>
</ds:datastoreItem>
</file>

<file path=customXml/itemProps8.xml><?xml version="1.0" encoding="utf-8"?>
<ds:datastoreItem xmlns:ds="http://schemas.openxmlformats.org/officeDocument/2006/customXml" ds:itemID="{194DF699-0364-4A6D-B227-A74C654F901B}"/>
</file>

<file path=customXml/itemProps9.xml><?xml version="1.0" encoding="utf-8"?>
<ds:datastoreItem xmlns:ds="http://schemas.openxmlformats.org/officeDocument/2006/customXml" ds:itemID="{FFB600C6-A5CA-4056-8244-E82C94EF12CF}"/>
</file>

<file path=customXml/itemProps10.xml><?xml version="1.0" encoding="utf-8"?>
<ds:datastoreItem xmlns:ds="http://schemas.openxmlformats.org/officeDocument/2006/customXml" ds:itemID="{229C391F-103E-4FC2-AB6B-441589CC25CE}"/>
</file>

<file path=docProps/app.xml><?xml version="1.0" encoding="utf-8"?>
<Properties xmlns="http://schemas.openxmlformats.org/officeDocument/2006/extended-properties" xmlns:vt="http://schemas.openxmlformats.org/officeDocument/2006/docPropsVTypes">
  <Template>Generic SSM.dot</Template>
  <TotalTime>33</TotalTime>
  <Pages>27</Pages>
  <Words>7217</Words>
  <Characters>41137</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Generic</vt:lpstr>
    </vt:vector>
  </TitlesOfParts>
  <Company>European Central Bank</Company>
  <LinksUpToDate>false</LinksUpToDate>
  <CharactersWithSpaces>48258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dc:title>
  <dc:creator>Gnecchi, Silvia</dc:creator>
  <cp:lastModifiedBy>Cojocaru, Adriana</cp:lastModifiedBy>
  <cp:revision>12</cp:revision>
  <cp:lastPrinted>2019-08-20T09:23:00Z</cp:lastPrinted>
  <dcterms:created xsi:type="dcterms:W3CDTF">2021-12-06T11:29:00Z</dcterms:created>
  <dcterms:modified xsi:type="dcterms:W3CDTF">2023-07-20T12:42:00Z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10|BDP-Externo-Restrito|{00000000-0000-0000-0000-000000000000}</vt:lpwstr>
  </property>
  <property fmtid="{D5CDD505-2E9C-101B-9397-08002B2CF9AE}" pid="3" name="ContentTypeId">
    <vt:lpwstr>0x010100845A6BCA4ACA584C9A1C03FD3956D51C</vt:lpwstr>
  </property>
</Properties>
</file>