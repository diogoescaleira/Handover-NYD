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4CEE5" w14:textId="77777777" w:rsidR="00AA0466" w:rsidRPr="00AA0466" w:rsidRDefault="00AA0466" w:rsidP="00977A51">
      <w:pPr>
        <w:spacing w:after="0" w:line="240" w:lineRule="auto"/>
        <w:jc w:val="right"/>
        <w:rPr>
          <w:rFonts w:ascii="Arial" w:hAnsi="Arial" w:cs="Arial"/>
          <w:b/>
          <w:caps/>
          <w:smallCaps/>
          <w:sz w:val="20"/>
          <w:szCs w:val="20"/>
        </w:rPr>
      </w:pPr>
      <w:r w:rsidRPr="00AA0466">
        <w:rPr>
          <w:rFonts w:ascii="Arial" w:hAnsi="Arial" w:cs="Arial"/>
          <w:b/>
          <w:caps/>
          <w:smallCaps/>
          <w:sz w:val="20"/>
          <w:szCs w:val="20"/>
        </w:rPr>
        <w:t>ECB-PUBLIC</w:t>
      </w:r>
    </w:p>
    <w:p w14:paraId="2FC63CBD" w14:textId="022F55B0" w:rsidR="00483803" w:rsidRPr="00AA0466" w:rsidRDefault="00F33977" w:rsidP="00977A51">
      <w:pPr>
        <w:spacing w:after="0" w:line="240" w:lineRule="auto"/>
        <w:jc w:val="right"/>
        <w:rPr>
          <w:rFonts w:ascii="Arial" w:hAnsi="Arial" w:cs="Arial"/>
          <w:sz w:val="20"/>
          <w:szCs w:val="20"/>
        </w:rPr>
      </w:pPr>
      <w:commentRangeStart w:id="0"/>
      <w:r w:rsidRPr="00FB652E">
        <w:rPr>
          <w:rFonts w:ascii="Arial" w:hAnsi="Arial" w:cs="Arial"/>
          <w:sz w:val="20"/>
          <w:szCs w:val="20"/>
        </w:rPr>
        <w:t>15</w:t>
      </w:r>
      <w:r w:rsidR="00895574" w:rsidRPr="00F33977">
        <w:rPr>
          <w:rFonts w:ascii="Arial" w:hAnsi="Arial" w:cs="Arial"/>
          <w:sz w:val="20"/>
          <w:szCs w:val="20"/>
        </w:rPr>
        <w:t xml:space="preserve"> </w:t>
      </w:r>
      <w:r w:rsidR="00807B96" w:rsidRPr="00F33977">
        <w:rPr>
          <w:rFonts w:ascii="Arial" w:hAnsi="Arial" w:cs="Arial"/>
          <w:sz w:val="20"/>
          <w:szCs w:val="20"/>
        </w:rPr>
        <w:t>May</w:t>
      </w:r>
      <w:r w:rsidR="00895574" w:rsidRPr="00F33977">
        <w:rPr>
          <w:rFonts w:ascii="Arial" w:hAnsi="Arial" w:cs="Arial"/>
          <w:sz w:val="20"/>
          <w:szCs w:val="20"/>
        </w:rPr>
        <w:t xml:space="preserve"> 202</w:t>
      </w:r>
      <w:r w:rsidR="00807B96" w:rsidRPr="00F33977">
        <w:rPr>
          <w:rFonts w:ascii="Arial" w:hAnsi="Arial" w:cs="Arial"/>
          <w:sz w:val="20"/>
          <w:szCs w:val="20"/>
        </w:rPr>
        <w:t>3</w:t>
      </w:r>
      <w:commentRangeEnd w:id="0"/>
      <w:r w:rsidR="00EF04E3">
        <w:rPr>
          <w:rStyle w:val="CommentReference"/>
        </w:rPr>
        <w:commentReference w:id="0"/>
      </w:r>
    </w:p>
    <w:p w14:paraId="6314F367" w14:textId="77777777" w:rsidR="00E724AE" w:rsidRPr="00AA0466" w:rsidRDefault="00E724AE" w:rsidP="00977A51">
      <w:pPr>
        <w:tabs>
          <w:tab w:val="left" w:pos="426"/>
        </w:tabs>
        <w:spacing w:after="0" w:line="240" w:lineRule="auto"/>
        <w:jc w:val="both"/>
        <w:outlineLvl w:val="0"/>
        <w:rPr>
          <w:rStyle w:val="BookTitle"/>
          <w:rFonts w:ascii="Arial" w:hAnsi="Arial" w:cs="Arial"/>
          <w:b w:val="0"/>
          <w:sz w:val="20"/>
          <w:szCs w:val="20"/>
        </w:rPr>
      </w:pPr>
      <w:r w:rsidRPr="00AA0466">
        <w:rPr>
          <w:rStyle w:val="BookTitle"/>
          <w:rFonts w:ascii="Arial" w:hAnsi="Arial" w:cs="Arial"/>
          <w:b w:val="0"/>
          <w:sz w:val="20"/>
          <w:szCs w:val="20"/>
        </w:rPr>
        <w:t>DG</w:t>
      </w:r>
      <w:r w:rsidR="0017350E" w:rsidRPr="00AA0466">
        <w:rPr>
          <w:rStyle w:val="BookTitle"/>
          <w:rFonts w:ascii="Arial" w:hAnsi="Arial" w:cs="Arial"/>
          <w:b w:val="0"/>
          <w:sz w:val="20"/>
          <w:szCs w:val="20"/>
        </w:rPr>
        <w:t xml:space="preserve"> HORIZONTAL LINE SUPERVISION</w:t>
      </w:r>
    </w:p>
    <w:p w14:paraId="35CAA0F8" w14:textId="77777777" w:rsidR="001761C5" w:rsidRPr="00AA0466" w:rsidRDefault="0017350E" w:rsidP="00977A51">
      <w:pPr>
        <w:tabs>
          <w:tab w:val="left" w:pos="426"/>
        </w:tabs>
        <w:spacing w:after="0" w:line="240" w:lineRule="auto"/>
        <w:jc w:val="both"/>
        <w:outlineLvl w:val="0"/>
        <w:rPr>
          <w:rStyle w:val="BookTitle"/>
          <w:rFonts w:ascii="Arial" w:hAnsi="Arial" w:cs="Arial"/>
          <w:b w:val="0"/>
          <w:sz w:val="20"/>
          <w:szCs w:val="20"/>
        </w:rPr>
      </w:pPr>
      <w:r w:rsidRPr="00AA0466">
        <w:rPr>
          <w:rStyle w:val="BookTitle"/>
          <w:rFonts w:ascii="Arial" w:hAnsi="Arial" w:cs="Arial"/>
          <w:b w:val="0"/>
          <w:sz w:val="20"/>
          <w:szCs w:val="20"/>
        </w:rPr>
        <w:t>SUPERVISORY METHODOLOGY DIVISION</w:t>
      </w:r>
    </w:p>
    <w:p w14:paraId="398E08CF" w14:textId="77777777" w:rsidR="00975A74" w:rsidRPr="00AA0466" w:rsidRDefault="00975A74" w:rsidP="00977A51">
      <w:pPr>
        <w:spacing w:after="0" w:line="240" w:lineRule="auto"/>
        <w:jc w:val="both"/>
        <w:rPr>
          <w:rFonts w:ascii="Arial" w:hAnsi="Arial" w:cs="Arial"/>
          <w:sz w:val="20"/>
          <w:szCs w:val="20"/>
        </w:rPr>
      </w:pPr>
    </w:p>
    <w:p w14:paraId="18F4C851" w14:textId="77777777" w:rsidR="009E5C1B" w:rsidRPr="00AA0466" w:rsidRDefault="009E5C1B" w:rsidP="00977A51">
      <w:pPr>
        <w:pStyle w:val="DocTitle"/>
        <w:tabs>
          <w:tab w:val="clear" w:pos="9356"/>
          <w:tab w:val="right" w:pos="9072"/>
        </w:tabs>
        <w:spacing w:line="240" w:lineRule="auto"/>
        <w:rPr>
          <w:rFonts w:ascii="Arial" w:hAnsi="Arial" w:cs="Arial"/>
          <w:sz w:val="20"/>
          <w:szCs w:val="20"/>
        </w:rPr>
      </w:pPr>
      <w:r w:rsidRPr="00AA0466">
        <w:rPr>
          <w:rFonts w:ascii="Arial" w:hAnsi="Arial" w:cs="Arial"/>
          <w:sz w:val="20"/>
          <w:szCs w:val="20"/>
        </w:rPr>
        <w:t xml:space="preserve">SSM </w:t>
      </w:r>
      <w:r w:rsidR="0073761E" w:rsidRPr="00AA0466">
        <w:rPr>
          <w:rFonts w:ascii="Arial" w:hAnsi="Arial" w:cs="Arial"/>
          <w:sz w:val="20"/>
          <w:szCs w:val="20"/>
        </w:rPr>
        <w:t xml:space="preserve">Short Term Exercise collected for </w:t>
      </w:r>
      <w:r w:rsidR="00201FA2" w:rsidRPr="00AA0466">
        <w:rPr>
          <w:rFonts w:ascii="Arial" w:hAnsi="Arial" w:cs="Arial"/>
          <w:sz w:val="20"/>
          <w:szCs w:val="20"/>
        </w:rPr>
        <w:t>SREP</w:t>
      </w:r>
      <w:r w:rsidR="00E93CA7" w:rsidRPr="00AA0466">
        <w:rPr>
          <w:rFonts w:ascii="Arial" w:hAnsi="Arial" w:cs="Arial"/>
          <w:sz w:val="20"/>
          <w:szCs w:val="20"/>
        </w:rPr>
        <w:t xml:space="preserve"> </w:t>
      </w:r>
      <w:r w:rsidR="0073761E" w:rsidRPr="00AA0466">
        <w:rPr>
          <w:rFonts w:ascii="Arial" w:hAnsi="Arial" w:cs="Arial"/>
          <w:sz w:val="20"/>
          <w:szCs w:val="20"/>
        </w:rPr>
        <w:t>purposes (STE)</w:t>
      </w:r>
      <w:r w:rsidR="00C042DD" w:rsidRPr="00AA0466">
        <w:rPr>
          <w:rStyle w:val="FootnoteReference"/>
          <w:rFonts w:ascii="Arial" w:hAnsi="Arial" w:cs="Arial"/>
          <w:sz w:val="20"/>
          <w:szCs w:val="20"/>
        </w:rPr>
        <w:footnoteReference w:id="1"/>
      </w:r>
    </w:p>
    <w:p w14:paraId="01B57A1C" w14:textId="77777777" w:rsidR="00483803" w:rsidRPr="00AA0466" w:rsidRDefault="009E5C1B" w:rsidP="00977A51">
      <w:pPr>
        <w:spacing w:line="240" w:lineRule="auto"/>
        <w:jc w:val="center"/>
        <w:rPr>
          <w:rFonts w:ascii="Arial" w:hAnsi="Arial" w:cs="Arial"/>
          <w:b/>
          <w:sz w:val="20"/>
          <w:szCs w:val="20"/>
        </w:rPr>
      </w:pPr>
      <w:r w:rsidRPr="00AA0466">
        <w:rPr>
          <w:rFonts w:ascii="Arial" w:hAnsi="Arial" w:cs="Arial"/>
          <w:b/>
          <w:sz w:val="20"/>
          <w:szCs w:val="20"/>
        </w:rPr>
        <w:t>Reporting Instructions</w:t>
      </w:r>
    </w:p>
    <w:p w14:paraId="2A1A3DDE" w14:textId="77777777" w:rsidR="00BD0163" w:rsidRPr="00AA0466" w:rsidRDefault="00BD0163" w:rsidP="00977A51">
      <w:pPr>
        <w:spacing w:line="240" w:lineRule="auto"/>
        <w:jc w:val="both"/>
        <w:rPr>
          <w:rFonts w:ascii="Arial" w:hAnsi="Arial" w:cs="Arial"/>
          <w:b/>
          <w:sz w:val="20"/>
          <w:szCs w:val="20"/>
        </w:rPr>
      </w:pPr>
    </w:p>
    <w:p w14:paraId="4BC4423F" w14:textId="77777777" w:rsidR="00875FB8" w:rsidRPr="00AA0466" w:rsidRDefault="00BD0163" w:rsidP="00977A51">
      <w:pPr>
        <w:pStyle w:val="Heading1"/>
        <w:spacing w:line="360" w:lineRule="auto"/>
        <w:rPr>
          <w:rFonts w:ascii="Arial" w:hAnsi="Arial" w:cs="Arial"/>
          <w:sz w:val="20"/>
          <w:szCs w:val="20"/>
        </w:rPr>
      </w:pPr>
      <w:r w:rsidRPr="00AA0466">
        <w:rPr>
          <w:rFonts w:ascii="Arial" w:hAnsi="Arial" w:cs="Arial"/>
          <w:sz w:val="20"/>
          <w:szCs w:val="20"/>
        </w:rPr>
        <w:t xml:space="preserve">Content </w:t>
      </w:r>
      <w:r w:rsidR="00EB4C10" w:rsidRPr="00AA0466">
        <w:rPr>
          <w:rFonts w:ascii="Arial" w:hAnsi="Arial" w:cs="Arial"/>
          <w:sz w:val="20"/>
          <w:szCs w:val="20"/>
        </w:rPr>
        <w:t xml:space="preserve">and </w:t>
      </w:r>
      <w:r w:rsidR="009B1CCB" w:rsidRPr="00AA0466">
        <w:rPr>
          <w:rFonts w:ascii="Arial" w:hAnsi="Arial" w:cs="Arial"/>
          <w:sz w:val="20"/>
          <w:szCs w:val="20"/>
        </w:rPr>
        <w:t>time</w:t>
      </w:r>
      <w:r w:rsidR="00EB4C10" w:rsidRPr="00AA0466">
        <w:rPr>
          <w:rFonts w:ascii="Arial" w:hAnsi="Arial" w:cs="Arial"/>
          <w:sz w:val="20"/>
          <w:szCs w:val="20"/>
        </w:rPr>
        <w:t xml:space="preserve">line </w:t>
      </w:r>
      <w:r w:rsidR="00EE32AE" w:rsidRPr="00AA0466">
        <w:rPr>
          <w:rFonts w:ascii="Arial" w:hAnsi="Arial" w:cs="Arial"/>
          <w:sz w:val="20"/>
          <w:szCs w:val="20"/>
        </w:rPr>
        <w:t>of the data request</w:t>
      </w:r>
    </w:p>
    <w:p w14:paraId="432E3823" w14:textId="43A080FD" w:rsidR="00D360C5" w:rsidRDefault="00D10D66"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This document provides instructions for the reporting of the package</w:t>
      </w:r>
      <w:r w:rsidR="00D360C5" w:rsidRPr="00AA0466">
        <w:rPr>
          <w:rFonts w:ascii="Arial" w:eastAsia="Times New Roman" w:hAnsi="Arial" w:cs="Arial"/>
          <w:sz w:val="20"/>
          <w:szCs w:val="20"/>
          <w:lang w:eastAsia="en-GB"/>
        </w:rPr>
        <w:t xml:space="preserve"> for the </w:t>
      </w:r>
      <w:r w:rsidR="00977A51" w:rsidRPr="00AA0466">
        <w:rPr>
          <w:rFonts w:ascii="Arial" w:eastAsia="Times New Roman" w:hAnsi="Arial" w:cs="Arial"/>
          <w:sz w:val="20"/>
          <w:szCs w:val="20"/>
          <w:lang w:eastAsia="en-GB"/>
        </w:rPr>
        <w:t>Short-Term</w:t>
      </w:r>
      <w:r w:rsidR="0073761E" w:rsidRPr="00AA0466">
        <w:rPr>
          <w:rFonts w:ascii="Arial" w:eastAsia="Times New Roman" w:hAnsi="Arial" w:cs="Arial"/>
          <w:sz w:val="20"/>
          <w:szCs w:val="20"/>
          <w:lang w:eastAsia="en-GB"/>
        </w:rPr>
        <w:t xml:space="preserve"> Exercise</w:t>
      </w:r>
      <w:r w:rsidR="00744CFE">
        <w:rPr>
          <w:rFonts w:ascii="Arial" w:eastAsia="Times New Roman" w:hAnsi="Arial" w:cs="Arial"/>
          <w:sz w:val="20"/>
          <w:szCs w:val="20"/>
          <w:lang w:eastAsia="en-GB"/>
        </w:rPr>
        <w:t xml:space="preserve"> (STE)</w:t>
      </w:r>
      <w:r w:rsidR="0073761E" w:rsidRPr="00AA0466">
        <w:rPr>
          <w:rFonts w:ascii="Arial" w:eastAsia="Times New Roman" w:hAnsi="Arial" w:cs="Arial"/>
          <w:sz w:val="20"/>
          <w:szCs w:val="20"/>
          <w:lang w:eastAsia="en-GB"/>
        </w:rPr>
        <w:t xml:space="preserve"> collected for </w:t>
      </w:r>
      <w:r w:rsidR="00D360C5" w:rsidRPr="00AA0466">
        <w:rPr>
          <w:rFonts w:ascii="Arial" w:eastAsia="Times New Roman" w:hAnsi="Arial" w:cs="Arial"/>
          <w:sz w:val="20"/>
          <w:szCs w:val="20"/>
          <w:lang w:eastAsia="en-GB"/>
        </w:rPr>
        <w:t>Supervisory Review and Evaluation Process (SREP)</w:t>
      </w:r>
      <w:r w:rsidR="00A313B4" w:rsidRPr="00AA0466">
        <w:rPr>
          <w:rFonts w:ascii="Arial" w:eastAsia="Times New Roman" w:hAnsi="Arial" w:cs="Arial"/>
          <w:sz w:val="20"/>
          <w:szCs w:val="20"/>
          <w:lang w:eastAsia="en-GB"/>
        </w:rPr>
        <w:t xml:space="preserve"> </w:t>
      </w:r>
      <w:r w:rsidR="0073761E" w:rsidRPr="00AA0466">
        <w:rPr>
          <w:rFonts w:ascii="Arial" w:eastAsia="Times New Roman" w:hAnsi="Arial" w:cs="Arial"/>
          <w:sz w:val="20"/>
          <w:szCs w:val="20"/>
          <w:lang w:eastAsia="en-GB"/>
        </w:rPr>
        <w:t>purposes</w:t>
      </w:r>
      <w:r w:rsidRPr="00AA0466">
        <w:rPr>
          <w:rFonts w:ascii="Arial" w:eastAsia="Times New Roman" w:hAnsi="Arial" w:cs="Arial"/>
          <w:sz w:val="20"/>
          <w:szCs w:val="20"/>
          <w:lang w:eastAsia="en-GB"/>
        </w:rPr>
        <w:t>, which is addressed to significant institutions at the highest level of consolidation and to</w:t>
      </w:r>
      <w:r w:rsidR="007222F5" w:rsidRPr="00AA0466">
        <w:rPr>
          <w:rFonts w:ascii="Arial" w:eastAsia="Times New Roman" w:hAnsi="Arial" w:cs="Arial"/>
          <w:sz w:val="20"/>
          <w:szCs w:val="20"/>
          <w:lang w:eastAsia="en-GB"/>
        </w:rPr>
        <w:t xml:space="preserve"> </w:t>
      </w:r>
      <w:r w:rsidR="00B84FD5" w:rsidRPr="00AA0466">
        <w:rPr>
          <w:rFonts w:ascii="Arial" w:eastAsia="Times New Roman" w:hAnsi="Arial" w:cs="Arial"/>
          <w:sz w:val="20"/>
          <w:szCs w:val="20"/>
          <w:lang w:eastAsia="en-GB"/>
        </w:rPr>
        <w:t>main</w:t>
      </w:r>
      <w:r w:rsidR="00AE7D90" w:rsidRPr="00AA0466">
        <w:rPr>
          <w:rFonts w:ascii="Arial" w:eastAsia="Times New Roman" w:hAnsi="Arial" w:cs="Arial"/>
          <w:sz w:val="20"/>
          <w:szCs w:val="20"/>
          <w:lang w:eastAsia="en-GB"/>
        </w:rPr>
        <w:t xml:space="preserve"> and minor</w:t>
      </w:r>
      <w:r w:rsidR="00D360C5" w:rsidRPr="00AA0466">
        <w:rPr>
          <w:rFonts w:ascii="Arial" w:eastAsia="Times New Roman" w:hAnsi="Arial" w:cs="Arial"/>
          <w:sz w:val="20"/>
          <w:szCs w:val="20"/>
          <w:lang w:eastAsia="en-GB"/>
        </w:rPr>
        <w:t xml:space="preserve"> subsidiaries of significant institutions</w:t>
      </w:r>
      <w:r w:rsidR="008250DC" w:rsidRPr="00AA0466">
        <w:rPr>
          <w:rFonts w:ascii="Arial" w:eastAsia="Times New Roman" w:hAnsi="Arial" w:cs="Arial"/>
          <w:sz w:val="20"/>
          <w:szCs w:val="20"/>
          <w:lang w:eastAsia="en-GB"/>
        </w:rPr>
        <w:t>.</w:t>
      </w:r>
      <w:r w:rsidR="00A816B4" w:rsidRPr="00AA0466">
        <w:rPr>
          <w:rFonts w:ascii="Arial" w:eastAsia="Times New Roman" w:hAnsi="Arial" w:cs="Arial"/>
          <w:sz w:val="20"/>
          <w:szCs w:val="20"/>
          <w:lang w:eastAsia="en-GB"/>
        </w:rPr>
        <w:t xml:space="preserve"> </w:t>
      </w:r>
      <w:r w:rsidR="00AE7D90" w:rsidRPr="00AA0466">
        <w:rPr>
          <w:rFonts w:ascii="Arial" w:eastAsia="Times New Roman" w:hAnsi="Arial" w:cs="Arial"/>
          <w:sz w:val="20"/>
          <w:szCs w:val="20"/>
          <w:lang w:eastAsia="en-GB"/>
        </w:rPr>
        <w:t>Banks are informed about</w:t>
      </w:r>
      <w:r w:rsidR="00E93CA7" w:rsidRPr="00AA0466">
        <w:rPr>
          <w:rFonts w:ascii="Arial" w:eastAsia="Times New Roman" w:hAnsi="Arial" w:cs="Arial"/>
          <w:sz w:val="20"/>
          <w:szCs w:val="20"/>
          <w:lang w:eastAsia="en-GB"/>
        </w:rPr>
        <w:t xml:space="preserve"> main</w:t>
      </w:r>
      <w:r w:rsidR="00AE7D90" w:rsidRPr="00AA0466">
        <w:rPr>
          <w:rFonts w:ascii="Arial" w:eastAsia="Times New Roman" w:hAnsi="Arial" w:cs="Arial"/>
          <w:sz w:val="20"/>
          <w:szCs w:val="20"/>
          <w:lang w:eastAsia="en-GB"/>
        </w:rPr>
        <w:t xml:space="preserve"> and minor</w:t>
      </w:r>
      <w:r w:rsidR="00E93CA7" w:rsidRPr="00AA0466">
        <w:rPr>
          <w:rFonts w:ascii="Arial" w:eastAsia="Times New Roman" w:hAnsi="Arial" w:cs="Arial"/>
          <w:sz w:val="20"/>
          <w:szCs w:val="20"/>
          <w:lang w:eastAsia="en-GB"/>
        </w:rPr>
        <w:t xml:space="preserve"> subsidiaries via </w:t>
      </w:r>
      <w:r w:rsidR="004F731C" w:rsidRPr="00AA0466">
        <w:rPr>
          <w:rFonts w:ascii="Arial" w:eastAsia="Times New Roman" w:hAnsi="Arial" w:cs="Arial"/>
          <w:sz w:val="20"/>
          <w:szCs w:val="20"/>
          <w:lang w:eastAsia="en-GB"/>
        </w:rPr>
        <w:t xml:space="preserve">an </w:t>
      </w:r>
      <w:r w:rsidR="00E93CA7" w:rsidRPr="00AA0466">
        <w:rPr>
          <w:rFonts w:ascii="Arial" w:eastAsia="Times New Roman" w:hAnsi="Arial" w:cs="Arial"/>
          <w:sz w:val="20"/>
          <w:szCs w:val="20"/>
          <w:lang w:eastAsia="en-GB"/>
        </w:rPr>
        <w:t xml:space="preserve">ECB </w:t>
      </w:r>
      <w:r w:rsidR="005C727B" w:rsidRPr="00AA0466">
        <w:rPr>
          <w:rFonts w:ascii="Arial" w:eastAsia="Times New Roman" w:hAnsi="Arial" w:cs="Arial"/>
          <w:sz w:val="20"/>
          <w:szCs w:val="20"/>
          <w:lang w:eastAsia="en-GB"/>
        </w:rPr>
        <w:t>operational</w:t>
      </w:r>
      <w:r w:rsidR="00E93CA7" w:rsidRPr="00AA0466">
        <w:rPr>
          <w:rFonts w:ascii="Arial" w:eastAsia="Times New Roman" w:hAnsi="Arial" w:cs="Arial"/>
          <w:sz w:val="20"/>
          <w:szCs w:val="20"/>
          <w:lang w:eastAsia="en-GB"/>
        </w:rPr>
        <w:t xml:space="preserve"> letter on the </w:t>
      </w:r>
      <w:r w:rsidR="0073761E" w:rsidRPr="00AA0466">
        <w:rPr>
          <w:rFonts w:ascii="Arial" w:eastAsia="Times New Roman" w:hAnsi="Arial" w:cs="Arial"/>
          <w:sz w:val="20"/>
          <w:szCs w:val="20"/>
          <w:lang w:eastAsia="en-GB"/>
        </w:rPr>
        <w:t>STE</w:t>
      </w:r>
      <w:r w:rsidR="00E93CA7" w:rsidRPr="00AA0466">
        <w:rPr>
          <w:rFonts w:ascii="Arial" w:eastAsia="Times New Roman" w:hAnsi="Arial" w:cs="Arial"/>
          <w:sz w:val="20"/>
          <w:szCs w:val="20"/>
          <w:lang w:eastAsia="en-GB"/>
        </w:rPr>
        <w:t xml:space="preserve">. </w:t>
      </w:r>
      <w:r w:rsidRPr="00AA0466">
        <w:rPr>
          <w:rFonts w:ascii="Arial" w:eastAsia="Times New Roman" w:hAnsi="Arial" w:cs="Arial"/>
          <w:sz w:val="20"/>
          <w:szCs w:val="20"/>
          <w:lang w:eastAsia="en-GB"/>
        </w:rPr>
        <w:t>As usual, t</w:t>
      </w:r>
      <w:r w:rsidR="00D360C5" w:rsidRPr="00AA0466">
        <w:rPr>
          <w:rFonts w:ascii="Arial" w:eastAsia="Times New Roman" w:hAnsi="Arial" w:cs="Arial"/>
          <w:sz w:val="20"/>
          <w:szCs w:val="20"/>
          <w:lang w:eastAsia="en-GB"/>
        </w:rPr>
        <w:t xml:space="preserve">he list of </w:t>
      </w:r>
      <w:r w:rsidR="00B84FD5" w:rsidRPr="00AA0466">
        <w:rPr>
          <w:rFonts w:ascii="Arial" w:eastAsia="Times New Roman" w:hAnsi="Arial" w:cs="Arial"/>
          <w:sz w:val="20"/>
          <w:szCs w:val="20"/>
          <w:lang w:eastAsia="en-GB"/>
        </w:rPr>
        <w:t>main</w:t>
      </w:r>
      <w:r w:rsidR="00D360C5" w:rsidRPr="00AA0466">
        <w:rPr>
          <w:rFonts w:ascii="Arial" w:eastAsia="Times New Roman" w:hAnsi="Arial" w:cs="Arial"/>
          <w:sz w:val="20"/>
          <w:szCs w:val="20"/>
          <w:lang w:eastAsia="en-GB"/>
        </w:rPr>
        <w:t xml:space="preserve"> </w:t>
      </w:r>
      <w:r w:rsidR="00AE7D90" w:rsidRPr="00AA0466">
        <w:rPr>
          <w:rFonts w:ascii="Arial" w:eastAsia="Times New Roman" w:hAnsi="Arial" w:cs="Arial"/>
          <w:sz w:val="20"/>
          <w:szCs w:val="20"/>
          <w:lang w:eastAsia="en-GB"/>
        </w:rPr>
        <w:t xml:space="preserve">and minor </w:t>
      </w:r>
      <w:r w:rsidR="00D360C5" w:rsidRPr="00AA0466">
        <w:rPr>
          <w:rFonts w:ascii="Arial" w:eastAsia="Times New Roman" w:hAnsi="Arial" w:cs="Arial"/>
          <w:sz w:val="20"/>
          <w:szCs w:val="20"/>
          <w:lang w:eastAsia="en-GB"/>
        </w:rPr>
        <w:t xml:space="preserve">subsidiaries </w:t>
      </w:r>
      <w:r w:rsidRPr="00AA0466">
        <w:rPr>
          <w:rFonts w:ascii="Arial" w:eastAsia="Times New Roman" w:hAnsi="Arial" w:cs="Arial"/>
          <w:sz w:val="20"/>
          <w:szCs w:val="20"/>
          <w:lang w:eastAsia="en-GB"/>
        </w:rPr>
        <w:t>is</w:t>
      </w:r>
      <w:r w:rsidR="00E93CA7" w:rsidRPr="00AA0466">
        <w:rPr>
          <w:rFonts w:ascii="Arial" w:eastAsia="Times New Roman" w:hAnsi="Arial" w:cs="Arial"/>
          <w:sz w:val="20"/>
          <w:szCs w:val="20"/>
          <w:lang w:eastAsia="en-GB"/>
        </w:rPr>
        <w:t xml:space="preserve"> also</w:t>
      </w:r>
      <w:r w:rsidRPr="00AA0466">
        <w:rPr>
          <w:rFonts w:ascii="Arial" w:eastAsia="Times New Roman" w:hAnsi="Arial" w:cs="Arial"/>
          <w:sz w:val="20"/>
          <w:szCs w:val="20"/>
          <w:lang w:eastAsia="en-GB"/>
        </w:rPr>
        <w:t xml:space="preserve"> being</w:t>
      </w:r>
      <w:r w:rsidR="007222F5" w:rsidRPr="00AA0466">
        <w:rPr>
          <w:rFonts w:ascii="Arial" w:eastAsia="Times New Roman" w:hAnsi="Arial" w:cs="Arial"/>
          <w:sz w:val="20"/>
          <w:szCs w:val="20"/>
          <w:lang w:eastAsia="en-GB"/>
        </w:rPr>
        <w:t xml:space="preserve"> sent separately to NCAs</w:t>
      </w:r>
      <w:r w:rsidR="00133FAF" w:rsidRPr="00AA0466">
        <w:rPr>
          <w:rFonts w:ascii="Arial" w:eastAsia="Times New Roman" w:hAnsi="Arial" w:cs="Arial"/>
          <w:sz w:val="20"/>
          <w:szCs w:val="20"/>
          <w:lang w:eastAsia="en-GB"/>
        </w:rPr>
        <w:t>/NCBs</w:t>
      </w:r>
      <w:r w:rsidR="007222F5" w:rsidRPr="00AA0466">
        <w:rPr>
          <w:rFonts w:ascii="Arial" w:eastAsia="Times New Roman" w:hAnsi="Arial" w:cs="Arial"/>
          <w:sz w:val="20"/>
          <w:szCs w:val="20"/>
          <w:lang w:eastAsia="en-GB"/>
        </w:rPr>
        <w:t>.</w:t>
      </w:r>
    </w:p>
    <w:p w14:paraId="53E02A04" w14:textId="77777777" w:rsidR="00496C06" w:rsidRDefault="00496C06" w:rsidP="00977A51">
      <w:pPr>
        <w:tabs>
          <w:tab w:val="left" w:pos="851"/>
          <w:tab w:val="right" w:pos="9356"/>
        </w:tabs>
        <w:spacing w:before="60" w:after="60" w:line="360" w:lineRule="auto"/>
        <w:jc w:val="both"/>
        <w:rPr>
          <w:rFonts w:ascii="Arial" w:eastAsia="Times New Roman" w:hAnsi="Arial" w:cs="Arial"/>
          <w:sz w:val="20"/>
          <w:szCs w:val="20"/>
          <w:lang w:eastAsia="en-GB"/>
        </w:rPr>
      </w:pPr>
    </w:p>
    <w:p w14:paraId="0C825150" w14:textId="51EF4FC6" w:rsidR="00496C06" w:rsidRPr="000135FC" w:rsidRDefault="00496C06" w:rsidP="00977A51">
      <w:pPr>
        <w:tabs>
          <w:tab w:val="left" w:pos="851"/>
          <w:tab w:val="right" w:pos="9356"/>
        </w:tabs>
        <w:spacing w:before="60" w:after="60" w:line="360" w:lineRule="auto"/>
        <w:jc w:val="both"/>
        <w:rPr>
          <w:rFonts w:ascii="Arial" w:eastAsia="Times New Roman" w:hAnsi="Arial" w:cs="Arial"/>
          <w:b/>
          <w:bCs/>
          <w:sz w:val="20"/>
          <w:szCs w:val="20"/>
          <w:lang w:eastAsia="en-GB"/>
        </w:rPr>
      </w:pPr>
      <w:r w:rsidRPr="000135FC">
        <w:rPr>
          <w:rFonts w:ascii="Arial" w:eastAsia="Times New Roman" w:hAnsi="Arial" w:cs="Arial"/>
          <w:b/>
          <w:bCs/>
          <w:sz w:val="20"/>
          <w:szCs w:val="20"/>
          <w:lang w:eastAsia="en-GB"/>
        </w:rPr>
        <w:t xml:space="preserve">Starting from 2023-Q2 reference date, </w:t>
      </w:r>
      <w:r>
        <w:rPr>
          <w:rFonts w:ascii="Arial" w:eastAsia="Times New Roman" w:hAnsi="Arial" w:cs="Arial"/>
          <w:b/>
          <w:bCs/>
          <w:sz w:val="20"/>
          <w:szCs w:val="20"/>
          <w:lang w:eastAsia="en-GB"/>
        </w:rPr>
        <w:t>institutions are</w:t>
      </w:r>
      <w:r w:rsidRPr="000135FC">
        <w:rPr>
          <w:rFonts w:ascii="Arial" w:eastAsia="Times New Roman" w:hAnsi="Arial" w:cs="Arial"/>
          <w:b/>
          <w:bCs/>
          <w:sz w:val="20"/>
          <w:szCs w:val="20"/>
          <w:lang w:eastAsia="en-GB"/>
        </w:rPr>
        <w:t xml:space="preserve"> required to</w:t>
      </w:r>
      <w:r w:rsidR="00773066">
        <w:rPr>
          <w:rFonts w:ascii="Arial" w:eastAsia="Times New Roman" w:hAnsi="Arial" w:cs="Arial"/>
          <w:b/>
          <w:bCs/>
          <w:sz w:val="20"/>
          <w:szCs w:val="20"/>
          <w:lang w:eastAsia="en-GB"/>
        </w:rPr>
        <w:t xml:space="preserve"> directly</w:t>
      </w:r>
      <w:r w:rsidRPr="000135FC">
        <w:rPr>
          <w:rFonts w:ascii="Arial" w:eastAsia="Times New Roman" w:hAnsi="Arial" w:cs="Arial"/>
          <w:b/>
          <w:bCs/>
          <w:sz w:val="20"/>
          <w:szCs w:val="20"/>
          <w:lang w:eastAsia="en-GB"/>
        </w:rPr>
        <w:t xml:space="preserve"> report the </w:t>
      </w:r>
      <w:r w:rsidR="00773066">
        <w:rPr>
          <w:rFonts w:ascii="Arial" w:eastAsia="Times New Roman" w:hAnsi="Arial" w:cs="Arial"/>
          <w:b/>
          <w:bCs/>
          <w:sz w:val="20"/>
          <w:szCs w:val="20"/>
          <w:lang w:eastAsia="en-GB"/>
        </w:rPr>
        <w:t>STE</w:t>
      </w:r>
      <w:r>
        <w:rPr>
          <w:rFonts w:ascii="Arial" w:eastAsia="Times New Roman" w:hAnsi="Arial" w:cs="Arial"/>
          <w:b/>
          <w:bCs/>
          <w:sz w:val="20"/>
          <w:szCs w:val="20"/>
          <w:lang w:eastAsia="en-GB"/>
        </w:rPr>
        <w:t xml:space="preserve"> </w:t>
      </w:r>
      <w:r w:rsidRPr="000135FC">
        <w:rPr>
          <w:rFonts w:ascii="Arial" w:eastAsia="Times New Roman" w:hAnsi="Arial" w:cs="Arial"/>
          <w:b/>
          <w:bCs/>
          <w:sz w:val="20"/>
          <w:szCs w:val="20"/>
          <w:lang w:eastAsia="en-GB"/>
        </w:rPr>
        <w:t>templates in</w:t>
      </w:r>
      <w:r w:rsidR="00773066">
        <w:rPr>
          <w:rFonts w:ascii="Arial" w:eastAsia="Times New Roman" w:hAnsi="Arial" w:cs="Arial"/>
          <w:b/>
          <w:bCs/>
          <w:sz w:val="20"/>
          <w:szCs w:val="20"/>
          <w:lang w:eastAsia="en-GB"/>
        </w:rPr>
        <w:t>to the</w:t>
      </w:r>
      <w:r w:rsidRPr="000135FC">
        <w:rPr>
          <w:rFonts w:ascii="Arial" w:eastAsia="Times New Roman" w:hAnsi="Arial" w:cs="Arial"/>
          <w:b/>
          <w:bCs/>
          <w:sz w:val="20"/>
          <w:szCs w:val="20"/>
          <w:lang w:eastAsia="en-GB"/>
        </w:rPr>
        <w:t xml:space="preserve"> </w:t>
      </w:r>
      <w:r w:rsidR="00773066">
        <w:rPr>
          <w:rFonts w:ascii="Arial" w:eastAsia="Times New Roman" w:hAnsi="Arial" w:cs="Arial"/>
          <w:b/>
          <w:bCs/>
          <w:sz w:val="20"/>
          <w:szCs w:val="20"/>
          <w:lang w:eastAsia="en-GB"/>
        </w:rPr>
        <w:t>ECB Centralised Submission Platform (</w:t>
      </w:r>
      <w:hyperlink r:id="rId12" w:history="1">
        <w:r w:rsidRPr="00773066">
          <w:rPr>
            <w:rStyle w:val="Hyperlink"/>
            <w:rFonts w:ascii="Arial" w:eastAsia="Times New Roman" w:hAnsi="Arial" w:cs="Arial"/>
            <w:b/>
            <w:bCs/>
            <w:sz w:val="20"/>
            <w:szCs w:val="20"/>
            <w:lang w:eastAsia="en-GB"/>
          </w:rPr>
          <w:t>CASPER</w:t>
        </w:r>
      </w:hyperlink>
      <w:r w:rsidR="00773066">
        <w:rPr>
          <w:rFonts w:ascii="Arial" w:eastAsia="Times New Roman" w:hAnsi="Arial" w:cs="Arial"/>
          <w:b/>
          <w:bCs/>
          <w:sz w:val="20"/>
          <w:szCs w:val="20"/>
          <w:lang w:eastAsia="en-GB"/>
        </w:rPr>
        <w:t>)</w:t>
      </w:r>
      <w:r w:rsidRPr="000135FC">
        <w:rPr>
          <w:rFonts w:ascii="Arial" w:eastAsia="Times New Roman" w:hAnsi="Arial" w:cs="Arial"/>
          <w:b/>
          <w:bCs/>
          <w:sz w:val="20"/>
          <w:szCs w:val="20"/>
          <w:lang w:eastAsia="en-GB"/>
        </w:rPr>
        <w:t xml:space="preserve">. </w:t>
      </w:r>
      <w:r w:rsidR="00773066">
        <w:rPr>
          <w:rFonts w:ascii="Arial" w:eastAsia="Times New Roman" w:hAnsi="Arial" w:cs="Arial"/>
          <w:b/>
          <w:bCs/>
          <w:sz w:val="20"/>
          <w:szCs w:val="20"/>
          <w:lang w:eastAsia="en-GB"/>
        </w:rPr>
        <w:t>Further technical instructions</w:t>
      </w:r>
      <w:r w:rsidRPr="000135FC">
        <w:rPr>
          <w:rFonts w:ascii="Arial" w:eastAsia="Times New Roman" w:hAnsi="Arial" w:cs="Arial"/>
          <w:b/>
          <w:bCs/>
          <w:sz w:val="20"/>
          <w:szCs w:val="20"/>
          <w:lang w:eastAsia="en-GB"/>
        </w:rPr>
        <w:t xml:space="preserve"> can be found in </w:t>
      </w:r>
      <w:hyperlink r:id="rId13" w:history="1">
        <w:r w:rsidRPr="00753524">
          <w:rPr>
            <w:rStyle w:val="Hyperlink"/>
            <w:rFonts w:ascii="Arial" w:eastAsia="Times New Roman" w:hAnsi="Arial" w:cs="Arial"/>
            <w:b/>
            <w:bCs/>
            <w:sz w:val="20"/>
            <w:szCs w:val="20"/>
            <w:lang w:eastAsia="en-GB"/>
          </w:rPr>
          <w:t>this</w:t>
        </w:r>
      </w:hyperlink>
      <w:r w:rsidRPr="000135FC">
        <w:rPr>
          <w:rFonts w:ascii="Arial" w:eastAsia="Times New Roman" w:hAnsi="Arial" w:cs="Arial"/>
          <w:b/>
          <w:bCs/>
          <w:sz w:val="20"/>
          <w:szCs w:val="20"/>
          <w:lang w:eastAsia="en-GB"/>
        </w:rPr>
        <w:t xml:space="preserve"> </w:t>
      </w:r>
      <w:r w:rsidRPr="00FB652E">
        <w:rPr>
          <w:rFonts w:ascii="Arial" w:eastAsia="Times New Roman" w:hAnsi="Arial" w:cs="Arial"/>
          <w:b/>
          <w:bCs/>
          <w:sz w:val="20"/>
          <w:szCs w:val="20"/>
          <w:lang w:eastAsia="en-GB"/>
        </w:rPr>
        <w:t xml:space="preserve">ASTRA </w:t>
      </w:r>
      <w:r w:rsidR="00773066">
        <w:rPr>
          <w:rFonts w:ascii="Arial" w:eastAsia="Times New Roman" w:hAnsi="Arial" w:cs="Arial"/>
          <w:b/>
          <w:bCs/>
          <w:sz w:val="20"/>
          <w:szCs w:val="20"/>
          <w:lang w:eastAsia="en-GB"/>
        </w:rPr>
        <w:t>document</w:t>
      </w:r>
      <w:r w:rsidR="00773066" w:rsidRPr="00FB652E">
        <w:rPr>
          <w:rStyle w:val="FootnoteReference"/>
          <w:rFonts w:ascii="Arial" w:hAnsi="Arial" w:cs="Arial"/>
          <w:b/>
          <w:bCs/>
          <w:sz w:val="20"/>
          <w:szCs w:val="20"/>
        </w:rPr>
        <w:footnoteReference w:id="2"/>
      </w:r>
      <w:r>
        <w:rPr>
          <w:rFonts w:ascii="Arial" w:eastAsia="Times New Roman" w:hAnsi="Arial" w:cs="Arial"/>
          <w:b/>
          <w:bCs/>
          <w:sz w:val="20"/>
          <w:szCs w:val="20"/>
          <w:lang w:eastAsia="en-GB"/>
        </w:rPr>
        <w:t>.</w:t>
      </w:r>
      <w:r>
        <w:t xml:space="preserve"> </w:t>
      </w:r>
      <w:del w:id="1" w:author="Sailis, Debora" w:date="2023-08-28T18:14:00Z">
        <w:r w:rsidR="00773066" w:rsidDel="00583539">
          <w:rPr>
            <w:rFonts w:ascii="Arial" w:eastAsia="Times New Roman" w:hAnsi="Arial" w:cs="Arial"/>
            <w:sz w:val="20"/>
            <w:szCs w:val="20"/>
            <w:lang w:eastAsia="en-GB"/>
          </w:rPr>
          <w:delText xml:space="preserve">Despite this updated process, </w:delText>
        </w:r>
      </w:del>
      <w:r w:rsidRPr="00ED7BFE">
        <w:rPr>
          <w:rFonts w:ascii="Arial" w:eastAsia="Times New Roman" w:hAnsi="Arial" w:cs="Arial"/>
          <w:sz w:val="20"/>
          <w:szCs w:val="20"/>
          <w:lang w:eastAsia="en-GB"/>
        </w:rPr>
        <w:t>NCA/NCB remain as direct contact point for communications and to monitor data quality discussions. For this purpose, main and minor subsidiaries shall be under the scope of the local NCA/NCB of the subsidiary.</w:t>
      </w:r>
    </w:p>
    <w:p w14:paraId="08EBC6E5" w14:textId="77777777" w:rsidR="00496C06" w:rsidRPr="00AA0466" w:rsidRDefault="00496C06" w:rsidP="00977A51">
      <w:pPr>
        <w:tabs>
          <w:tab w:val="left" w:pos="851"/>
          <w:tab w:val="right" w:pos="9356"/>
        </w:tabs>
        <w:spacing w:before="60" w:after="60" w:line="360" w:lineRule="auto"/>
        <w:jc w:val="both"/>
        <w:rPr>
          <w:rFonts w:ascii="Arial" w:eastAsia="Times New Roman" w:hAnsi="Arial" w:cs="Arial"/>
          <w:sz w:val="20"/>
          <w:szCs w:val="20"/>
          <w:lang w:eastAsia="en-GB"/>
        </w:rPr>
      </w:pPr>
    </w:p>
    <w:p w14:paraId="5F2C7AF8" w14:textId="3BFD3E47" w:rsidR="00DD6908" w:rsidRPr="00AA0466" w:rsidRDefault="00DD6908"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Like in previous years, the revised</w:t>
      </w:r>
      <w:r w:rsidR="0073761E" w:rsidRPr="00AA0466">
        <w:rPr>
          <w:rFonts w:ascii="Arial" w:eastAsia="Times New Roman" w:hAnsi="Arial" w:cs="Arial"/>
          <w:sz w:val="20"/>
          <w:szCs w:val="20"/>
          <w:lang w:eastAsia="en-GB"/>
        </w:rPr>
        <w:t xml:space="preserve"> STE for SR</w:t>
      </w:r>
      <w:r w:rsidR="00E27B76" w:rsidRPr="00AA0466">
        <w:rPr>
          <w:rFonts w:ascii="Arial" w:eastAsia="Times New Roman" w:hAnsi="Arial" w:cs="Arial"/>
          <w:sz w:val="20"/>
          <w:szCs w:val="20"/>
          <w:lang w:eastAsia="en-GB"/>
        </w:rPr>
        <w:t>EP data collection</w:t>
      </w:r>
      <w:r w:rsidRPr="00AA0466">
        <w:rPr>
          <w:rFonts w:ascii="Arial" w:eastAsia="Times New Roman" w:hAnsi="Arial" w:cs="Arial"/>
          <w:sz w:val="20"/>
          <w:szCs w:val="20"/>
          <w:lang w:eastAsia="en-GB"/>
        </w:rPr>
        <w:t xml:space="preserve"> will be carried out on the basis of the SSM Regulation and SSM Framework Regulation. </w:t>
      </w:r>
      <w:r w:rsidR="00412DFE" w:rsidRPr="00AA0466">
        <w:rPr>
          <w:rFonts w:ascii="Arial" w:eastAsia="Times New Roman" w:hAnsi="Arial" w:cs="Arial"/>
          <w:sz w:val="20"/>
          <w:szCs w:val="20"/>
          <w:lang w:eastAsia="en-GB"/>
        </w:rPr>
        <w:t xml:space="preserve">As approved by the Supervisory Board in </w:t>
      </w:r>
      <w:r w:rsidR="001E0AC6" w:rsidRPr="00AA0466">
        <w:rPr>
          <w:rFonts w:ascii="Arial" w:eastAsia="Times New Roman" w:hAnsi="Arial" w:cs="Arial"/>
          <w:sz w:val="20"/>
          <w:szCs w:val="20"/>
          <w:lang w:eastAsia="en-GB"/>
        </w:rPr>
        <w:t>November</w:t>
      </w:r>
      <w:r w:rsidR="00412DFE" w:rsidRPr="00AA0466">
        <w:rPr>
          <w:rFonts w:ascii="Arial" w:eastAsia="Times New Roman" w:hAnsi="Arial" w:cs="Arial"/>
          <w:sz w:val="20"/>
          <w:szCs w:val="20"/>
          <w:lang w:eastAsia="en-GB"/>
        </w:rPr>
        <w:t xml:space="preserve"> </w:t>
      </w:r>
      <w:del w:id="2" w:author="Sailis, Debora" w:date="2023-08-21T16:05:00Z">
        <w:r w:rsidR="004C2788" w:rsidRPr="00AA0466" w:rsidDel="00EF04E3">
          <w:rPr>
            <w:rFonts w:ascii="Arial" w:eastAsia="Times New Roman" w:hAnsi="Arial" w:cs="Arial"/>
            <w:sz w:val="20"/>
            <w:szCs w:val="20"/>
            <w:lang w:eastAsia="en-GB"/>
          </w:rPr>
          <w:delText>202</w:delText>
        </w:r>
        <w:r w:rsidR="005C727B" w:rsidRPr="00AA0466" w:rsidDel="00EF04E3">
          <w:rPr>
            <w:rFonts w:ascii="Arial" w:eastAsia="Times New Roman" w:hAnsi="Arial" w:cs="Arial"/>
            <w:sz w:val="20"/>
            <w:szCs w:val="20"/>
            <w:lang w:eastAsia="en-GB"/>
          </w:rPr>
          <w:delText>2</w:delText>
        </w:r>
      </w:del>
      <w:ins w:id="3" w:author="Sailis, Debora" w:date="2023-08-21T16:05:00Z">
        <w:r w:rsidR="00EF04E3" w:rsidRPr="00AA0466">
          <w:rPr>
            <w:rFonts w:ascii="Arial" w:eastAsia="Times New Roman" w:hAnsi="Arial" w:cs="Arial"/>
            <w:sz w:val="20"/>
            <w:szCs w:val="20"/>
            <w:lang w:eastAsia="en-GB"/>
          </w:rPr>
          <w:t>202</w:t>
        </w:r>
        <w:r w:rsidR="00EF04E3">
          <w:rPr>
            <w:rFonts w:ascii="Arial" w:eastAsia="Times New Roman" w:hAnsi="Arial" w:cs="Arial"/>
            <w:sz w:val="20"/>
            <w:szCs w:val="20"/>
            <w:lang w:eastAsia="en-GB"/>
          </w:rPr>
          <w:t>3</w:t>
        </w:r>
      </w:ins>
      <w:r w:rsidR="00412DFE" w:rsidRPr="00AA0466">
        <w:rPr>
          <w:rFonts w:ascii="Arial" w:eastAsia="Times New Roman" w:hAnsi="Arial" w:cs="Arial"/>
          <w:sz w:val="20"/>
          <w:szCs w:val="20"/>
          <w:lang w:eastAsia="en-GB"/>
        </w:rPr>
        <w:t>, t</w:t>
      </w:r>
      <w:r w:rsidRPr="00AA0466">
        <w:rPr>
          <w:rFonts w:ascii="Arial" w:eastAsia="Times New Roman" w:hAnsi="Arial" w:cs="Arial"/>
          <w:sz w:val="20"/>
          <w:szCs w:val="20"/>
          <w:lang w:eastAsia="en-GB"/>
        </w:rPr>
        <w:t xml:space="preserve">he package </w:t>
      </w:r>
      <w:r w:rsidR="008C5306" w:rsidRPr="00AA0466">
        <w:rPr>
          <w:rFonts w:ascii="Arial" w:eastAsia="Times New Roman" w:hAnsi="Arial" w:cs="Arial"/>
          <w:sz w:val="20"/>
          <w:szCs w:val="20"/>
          <w:lang w:eastAsia="en-GB"/>
        </w:rPr>
        <w:t>has been</w:t>
      </w:r>
      <w:r w:rsidRPr="00AA0466">
        <w:rPr>
          <w:rFonts w:ascii="Arial" w:eastAsia="Times New Roman" w:hAnsi="Arial" w:cs="Arial"/>
          <w:sz w:val="20"/>
          <w:szCs w:val="20"/>
          <w:lang w:eastAsia="en-GB"/>
        </w:rPr>
        <w:t xml:space="preserve"> communicated to banks via an ECB </w:t>
      </w:r>
      <w:r w:rsidR="005C727B" w:rsidRPr="00AA0466">
        <w:rPr>
          <w:rFonts w:ascii="Arial" w:eastAsia="Times New Roman" w:hAnsi="Arial" w:cs="Arial"/>
          <w:sz w:val="20"/>
          <w:szCs w:val="20"/>
          <w:lang w:eastAsia="en-GB"/>
        </w:rPr>
        <w:t>operational letter</w:t>
      </w:r>
      <w:r w:rsidRPr="00AA0466">
        <w:rPr>
          <w:rFonts w:ascii="Arial" w:eastAsia="Times New Roman" w:hAnsi="Arial" w:cs="Arial"/>
          <w:sz w:val="20"/>
          <w:szCs w:val="20"/>
          <w:lang w:eastAsia="en-GB"/>
        </w:rPr>
        <w:t>.</w:t>
      </w:r>
    </w:p>
    <w:p w14:paraId="48765748" w14:textId="19989598" w:rsidR="00FC37F3" w:rsidRPr="00AA0466" w:rsidRDefault="000F30D5"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Information on the corresponding data collection can be found i</w:t>
      </w:r>
      <w:r w:rsidR="00C13EA7" w:rsidRPr="00AA0466">
        <w:rPr>
          <w:rFonts w:ascii="Arial" w:eastAsia="Times New Roman" w:hAnsi="Arial" w:cs="Arial"/>
          <w:sz w:val="20"/>
          <w:szCs w:val="20"/>
          <w:lang w:eastAsia="en-GB"/>
        </w:rPr>
        <w:t xml:space="preserve">n the </w:t>
      </w:r>
      <w:r w:rsidR="0073761E" w:rsidRPr="00AA0466">
        <w:rPr>
          <w:rFonts w:ascii="Arial" w:eastAsia="Times New Roman" w:hAnsi="Arial" w:cs="Arial"/>
          <w:sz w:val="20"/>
          <w:szCs w:val="20"/>
          <w:lang w:eastAsia="en-GB"/>
        </w:rPr>
        <w:t xml:space="preserve">STE for </w:t>
      </w:r>
      <w:r w:rsidR="00654D21" w:rsidRPr="00AA0466">
        <w:rPr>
          <w:rFonts w:ascii="Arial" w:eastAsia="Times New Roman" w:hAnsi="Arial" w:cs="Arial"/>
          <w:sz w:val="20"/>
          <w:szCs w:val="20"/>
          <w:lang w:eastAsia="en-GB"/>
        </w:rPr>
        <w:t>S</w:t>
      </w:r>
      <w:r w:rsidR="00156446" w:rsidRPr="00AA0466">
        <w:rPr>
          <w:rFonts w:ascii="Arial" w:eastAsia="Times New Roman" w:hAnsi="Arial" w:cs="Arial"/>
          <w:sz w:val="20"/>
          <w:szCs w:val="20"/>
          <w:lang w:eastAsia="en-GB"/>
        </w:rPr>
        <w:t>REP data collection</w:t>
      </w:r>
      <w:r w:rsidR="00654D21" w:rsidRPr="00AA0466">
        <w:rPr>
          <w:rFonts w:ascii="Arial" w:eastAsia="Times New Roman" w:hAnsi="Arial" w:cs="Arial"/>
          <w:sz w:val="20"/>
          <w:szCs w:val="20"/>
          <w:lang w:eastAsia="en-GB"/>
        </w:rPr>
        <w:t xml:space="preserve"> </w:t>
      </w:r>
      <w:r w:rsidR="00C13EA7" w:rsidRPr="00AA0466">
        <w:rPr>
          <w:rFonts w:ascii="Arial" w:eastAsia="Times New Roman" w:hAnsi="Arial" w:cs="Arial"/>
          <w:sz w:val="20"/>
          <w:szCs w:val="20"/>
          <w:lang w:eastAsia="en-GB"/>
        </w:rPr>
        <w:t>package</w:t>
      </w:r>
      <w:r w:rsidR="00A816B4" w:rsidRPr="00AA0466">
        <w:rPr>
          <w:rFonts w:ascii="Arial" w:eastAsia="Times New Roman" w:hAnsi="Arial" w:cs="Arial"/>
          <w:sz w:val="20"/>
          <w:szCs w:val="20"/>
          <w:lang w:eastAsia="en-GB"/>
        </w:rPr>
        <w:t>.</w:t>
      </w:r>
      <w:r w:rsidR="008250DC" w:rsidRPr="00AA0466">
        <w:rPr>
          <w:rFonts w:ascii="Arial" w:eastAsia="Times New Roman" w:hAnsi="Arial" w:cs="Arial"/>
          <w:sz w:val="20"/>
          <w:szCs w:val="20"/>
          <w:lang w:eastAsia="en-GB"/>
        </w:rPr>
        <w:t xml:space="preserve"> </w:t>
      </w:r>
    </w:p>
    <w:p w14:paraId="7EFF412A" w14:textId="77777777" w:rsidR="009C11A7" w:rsidRPr="00AA0466" w:rsidRDefault="00340C39" w:rsidP="00977A51">
      <w:pPr>
        <w:tabs>
          <w:tab w:val="left" w:pos="851"/>
          <w:tab w:val="center" w:pos="4513"/>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T</w:t>
      </w:r>
      <w:r w:rsidR="00F478BA" w:rsidRPr="00AA0466">
        <w:rPr>
          <w:rFonts w:ascii="Arial" w:eastAsia="Times New Roman" w:hAnsi="Arial" w:cs="Arial"/>
          <w:sz w:val="20"/>
          <w:szCs w:val="20"/>
          <w:lang w:eastAsia="en-GB"/>
        </w:rPr>
        <w:t>he information can be grouped as follows</w:t>
      </w:r>
      <w:r w:rsidR="009C11A7" w:rsidRPr="00AA0466">
        <w:rPr>
          <w:rFonts w:ascii="Arial" w:eastAsia="Times New Roman" w:hAnsi="Arial" w:cs="Arial"/>
          <w:sz w:val="20"/>
          <w:szCs w:val="20"/>
          <w:lang w:eastAsia="en-GB"/>
        </w:rPr>
        <w:t>:</w:t>
      </w:r>
    </w:p>
    <w:p w14:paraId="2173EA8F" w14:textId="1724E720" w:rsidR="00F14C4C" w:rsidRPr="00AA0466" w:rsidRDefault="009219DD" w:rsidP="00977A51">
      <w:pPr>
        <w:numPr>
          <w:ilvl w:val="0"/>
          <w:numId w:val="33"/>
        </w:numPr>
        <w:tabs>
          <w:tab w:val="left" w:pos="709"/>
          <w:tab w:val="right" w:pos="9356"/>
        </w:tabs>
        <w:spacing w:before="60" w:after="60" w:line="360" w:lineRule="auto"/>
        <w:ind w:left="709" w:hanging="349"/>
        <w:jc w:val="both"/>
        <w:rPr>
          <w:rFonts w:ascii="Arial" w:eastAsia="Times New Roman" w:hAnsi="Arial" w:cs="Arial"/>
          <w:sz w:val="20"/>
          <w:szCs w:val="20"/>
          <w:u w:val="single"/>
          <w:lang w:eastAsia="en-GB"/>
        </w:rPr>
      </w:pPr>
      <w:bookmarkStart w:id="4" w:name="_Hlk117009669"/>
      <w:commentRangeStart w:id="5"/>
      <w:r w:rsidRPr="00AA0466">
        <w:rPr>
          <w:rFonts w:ascii="Arial" w:eastAsia="Times New Roman" w:hAnsi="Arial" w:cs="Arial"/>
          <w:b/>
          <w:sz w:val="20"/>
          <w:szCs w:val="20"/>
          <w:u w:val="single"/>
          <w:lang w:eastAsia="en-GB"/>
        </w:rPr>
        <w:lastRenderedPageBreak/>
        <w:t>R</w:t>
      </w:r>
      <w:r w:rsidR="005F4601" w:rsidRPr="00AA0466">
        <w:rPr>
          <w:rFonts w:ascii="Arial" w:eastAsia="Times New Roman" w:hAnsi="Arial" w:cs="Arial"/>
          <w:b/>
          <w:sz w:val="20"/>
          <w:szCs w:val="20"/>
          <w:u w:val="single"/>
          <w:lang w:eastAsia="en-GB"/>
        </w:rPr>
        <w:t xml:space="preserve">eporting </w:t>
      </w:r>
      <w:r w:rsidR="00340C39" w:rsidRPr="00AA0466">
        <w:rPr>
          <w:rFonts w:ascii="Arial" w:eastAsia="Times New Roman" w:hAnsi="Arial" w:cs="Arial"/>
          <w:b/>
          <w:sz w:val="20"/>
          <w:szCs w:val="20"/>
          <w:u w:val="single"/>
          <w:lang w:eastAsia="en-GB"/>
        </w:rPr>
        <w:t>templates</w:t>
      </w:r>
      <w:r w:rsidR="005F4601" w:rsidRPr="00AA0466">
        <w:rPr>
          <w:rFonts w:ascii="Arial" w:eastAsia="Times New Roman" w:hAnsi="Arial" w:cs="Arial"/>
          <w:b/>
          <w:sz w:val="20"/>
          <w:szCs w:val="20"/>
          <w:u w:val="single"/>
          <w:lang w:eastAsia="en-GB"/>
        </w:rPr>
        <w:t xml:space="preserve"> “01” to “</w:t>
      </w:r>
      <w:r w:rsidR="000B7917" w:rsidRPr="00AA0466">
        <w:rPr>
          <w:rFonts w:ascii="Arial" w:eastAsia="Times New Roman" w:hAnsi="Arial" w:cs="Arial"/>
          <w:b/>
          <w:sz w:val="20"/>
          <w:szCs w:val="20"/>
          <w:u w:val="single"/>
          <w:lang w:eastAsia="en-GB"/>
        </w:rPr>
        <w:t>15</w:t>
      </w:r>
      <w:r w:rsidR="005F4601" w:rsidRPr="00AA0466">
        <w:rPr>
          <w:rFonts w:ascii="Arial" w:eastAsia="Times New Roman" w:hAnsi="Arial" w:cs="Arial"/>
          <w:b/>
          <w:sz w:val="20"/>
          <w:szCs w:val="20"/>
          <w:u w:val="single"/>
          <w:lang w:eastAsia="en-GB"/>
        </w:rPr>
        <w:t>”</w:t>
      </w:r>
      <w:r w:rsidR="00D7415D" w:rsidRPr="00AA0466">
        <w:rPr>
          <w:rFonts w:ascii="Arial" w:eastAsia="Times New Roman" w:hAnsi="Arial" w:cs="Arial"/>
          <w:b/>
          <w:sz w:val="20"/>
          <w:szCs w:val="20"/>
          <w:u w:val="single"/>
          <w:lang w:eastAsia="en-GB"/>
        </w:rPr>
        <w:t xml:space="preserve"> for all significant institutions (SIs)</w:t>
      </w:r>
      <w:r w:rsidR="00D360C5" w:rsidRPr="00AA0466">
        <w:rPr>
          <w:rFonts w:ascii="Arial" w:eastAsia="Times New Roman" w:hAnsi="Arial" w:cs="Arial"/>
          <w:b/>
          <w:sz w:val="20"/>
          <w:szCs w:val="20"/>
          <w:u w:val="single"/>
          <w:lang w:eastAsia="en-GB"/>
        </w:rPr>
        <w:t xml:space="preserve"> and </w:t>
      </w:r>
      <w:r w:rsidR="00B84FD5" w:rsidRPr="00AA0466">
        <w:rPr>
          <w:rFonts w:ascii="Arial" w:eastAsia="Times New Roman" w:hAnsi="Arial" w:cs="Arial"/>
          <w:b/>
          <w:sz w:val="20"/>
          <w:szCs w:val="20"/>
          <w:u w:val="single"/>
          <w:lang w:eastAsia="en-GB"/>
        </w:rPr>
        <w:t>main</w:t>
      </w:r>
      <w:r w:rsidR="00D360C5" w:rsidRPr="00AA0466">
        <w:rPr>
          <w:rFonts w:ascii="Arial" w:eastAsia="Times New Roman" w:hAnsi="Arial" w:cs="Arial"/>
          <w:b/>
          <w:sz w:val="20"/>
          <w:szCs w:val="20"/>
          <w:u w:val="single"/>
          <w:lang w:eastAsia="en-GB"/>
        </w:rPr>
        <w:t xml:space="preserve"> subsidiaries</w:t>
      </w:r>
      <w:r w:rsidR="005909FE" w:rsidRPr="00AA0466">
        <w:rPr>
          <w:rStyle w:val="FootnoteReference"/>
          <w:rFonts w:ascii="Arial" w:eastAsia="Times New Roman" w:hAnsi="Arial" w:cs="Arial"/>
          <w:b/>
          <w:sz w:val="20"/>
          <w:szCs w:val="20"/>
          <w:u w:val="single"/>
          <w:lang w:eastAsia="en-GB"/>
        </w:rPr>
        <w:footnoteReference w:id="3"/>
      </w:r>
      <w:bookmarkEnd w:id="4"/>
      <w:commentRangeEnd w:id="5"/>
      <w:r w:rsidR="00722B6E">
        <w:rPr>
          <w:rStyle w:val="CommentReference"/>
        </w:rPr>
        <w:commentReference w:id="5"/>
      </w:r>
      <w:r w:rsidR="00340C39" w:rsidRPr="00AA0466">
        <w:rPr>
          <w:rFonts w:ascii="Arial" w:eastAsia="Times New Roman" w:hAnsi="Arial" w:cs="Arial"/>
          <w:sz w:val="20"/>
          <w:szCs w:val="20"/>
          <w:u w:val="single"/>
          <w:lang w:eastAsia="en-GB"/>
        </w:rPr>
        <w:br/>
      </w:r>
      <w:r w:rsidR="00340C39" w:rsidRPr="00AA0466">
        <w:rPr>
          <w:rFonts w:ascii="Arial" w:eastAsia="Times New Roman" w:hAnsi="Arial" w:cs="Arial"/>
          <w:sz w:val="20"/>
          <w:szCs w:val="20"/>
          <w:lang w:eastAsia="en-GB"/>
        </w:rPr>
        <w:t>This reporting section covers risk</w:t>
      </w:r>
      <w:r w:rsidRPr="00AA0466">
        <w:rPr>
          <w:rFonts w:ascii="Arial" w:eastAsia="Times New Roman" w:hAnsi="Arial" w:cs="Arial"/>
          <w:sz w:val="20"/>
          <w:szCs w:val="20"/>
          <w:lang w:eastAsia="en-GB"/>
        </w:rPr>
        <w:t xml:space="preserve"> areas</w:t>
      </w:r>
      <w:r w:rsidR="00EE32AE" w:rsidRPr="00AA0466">
        <w:rPr>
          <w:rFonts w:ascii="Arial" w:eastAsia="Times New Roman" w:hAnsi="Arial" w:cs="Arial"/>
          <w:sz w:val="20"/>
          <w:szCs w:val="20"/>
          <w:lang w:eastAsia="en-GB"/>
        </w:rPr>
        <w:t>:</w:t>
      </w:r>
    </w:p>
    <w:p w14:paraId="76FA44FD" w14:textId="77777777" w:rsidR="00F14C4C" w:rsidRPr="00AA0466" w:rsidRDefault="00EA2D7B" w:rsidP="00977A51">
      <w:pPr>
        <w:numPr>
          <w:ilvl w:val="1"/>
          <w:numId w:val="33"/>
        </w:numPr>
        <w:tabs>
          <w:tab w:val="left" w:pos="1134"/>
          <w:tab w:val="right" w:pos="9356"/>
        </w:tabs>
        <w:spacing w:before="60" w:after="60" w:line="360" w:lineRule="auto"/>
        <w:ind w:left="1134" w:hanging="141"/>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P</w:t>
      </w:r>
      <w:r w:rsidR="00340C39" w:rsidRPr="00AA0466">
        <w:rPr>
          <w:rFonts w:ascii="Arial" w:eastAsia="Times New Roman" w:hAnsi="Arial" w:cs="Arial"/>
          <w:sz w:val="20"/>
          <w:szCs w:val="20"/>
          <w:lang w:eastAsia="en-GB"/>
        </w:rPr>
        <w:t>rofitability</w:t>
      </w:r>
      <w:r w:rsidR="002869A7" w:rsidRPr="00AA0466">
        <w:rPr>
          <w:rFonts w:ascii="Arial" w:eastAsia="Times New Roman" w:hAnsi="Arial" w:cs="Arial"/>
          <w:sz w:val="20"/>
          <w:szCs w:val="20"/>
          <w:lang w:eastAsia="en-GB"/>
        </w:rPr>
        <w:t xml:space="preserve"> </w:t>
      </w:r>
      <w:r w:rsidR="003B4259" w:rsidRPr="00AA0466">
        <w:rPr>
          <w:rFonts w:ascii="Arial" w:eastAsia="Times New Roman" w:hAnsi="Arial" w:cs="Arial"/>
          <w:sz w:val="20"/>
          <w:szCs w:val="20"/>
          <w:lang w:eastAsia="en-GB"/>
        </w:rPr>
        <w:t>(inc</w:t>
      </w:r>
      <w:r w:rsidR="004B69B5" w:rsidRPr="00AA0466">
        <w:rPr>
          <w:rFonts w:ascii="Arial" w:eastAsia="Times New Roman" w:hAnsi="Arial" w:cs="Arial"/>
          <w:sz w:val="20"/>
          <w:szCs w:val="20"/>
          <w:lang w:eastAsia="en-GB"/>
        </w:rPr>
        <w:t>l</w:t>
      </w:r>
      <w:r w:rsidR="003B4259" w:rsidRPr="00AA0466">
        <w:rPr>
          <w:rFonts w:ascii="Arial" w:eastAsia="Times New Roman" w:hAnsi="Arial" w:cs="Arial"/>
          <w:sz w:val="20"/>
          <w:szCs w:val="20"/>
          <w:lang w:eastAsia="en-GB"/>
        </w:rPr>
        <w:t xml:space="preserve">. PFE) </w:t>
      </w:r>
      <w:r w:rsidR="00850535" w:rsidRPr="00AA0466">
        <w:rPr>
          <w:rFonts w:ascii="Arial" w:eastAsia="Times New Roman" w:hAnsi="Arial" w:cs="Arial"/>
          <w:sz w:val="20"/>
          <w:szCs w:val="20"/>
          <w:lang w:eastAsia="en-GB"/>
        </w:rPr>
        <w:t>(“01</w:t>
      </w:r>
      <w:r w:rsidR="004B69B5" w:rsidRPr="00AA0466">
        <w:rPr>
          <w:rFonts w:ascii="Arial" w:eastAsia="Times New Roman" w:hAnsi="Arial" w:cs="Arial"/>
          <w:sz w:val="20"/>
          <w:szCs w:val="20"/>
          <w:lang w:eastAsia="en-GB"/>
        </w:rPr>
        <w:t>.1</w:t>
      </w:r>
      <w:r w:rsidR="00850535" w:rsidRPr="00AA0466">
        <w:rPr>
          <w:rFonts w:ascii="Arial" w:eastAsia="Times New Roman" w:hAnsi="Arial" w:cs="Arial"/>
          <w:sz w:val="20"/>
          <w:szCs w:val="20"/>
          <w:lang w:eastAsia="en-GB"/>
        </w:rPr>
        <w:t xml:space="preserve">”) </w:t>
      </w:r>
      <w:r w:rsidR="002869A7" w:rsidRPr="00AA0466">
        <w:rPr>
          <w:rFonts w:ascii="Arial" w:eastAsia="Times New Roman" w:hAnsi="Arial" w:cs="Arial"/>
          <w:sz w:val="20"/>
          <w:szCs w:val="20"/>
          <w:lang w:eastAsia="en-GB"/>
        </w:rPr>
        <w:t>(</w:t>
      </w:r>
      <w:r w:rsidR="002869A7" w:rsidRPr="00AA0466">
        <w:rPr>
          <w:rFonts w:ascii="Arial" w:eastAsia="Times New Roman" w:hAnsi="Arial" w:cs="Arial"/>
          <w:b/>
          <w:sz w:val="20"/>
          <w:szCs w:val="20"/>
          <w:lang w:eastAsia="en-GB"/>
        </w:rPr>
        <w:t>Please note:</w:t>
      </w:r>
      <w:r w:rsidR="002869A7" w:rsidRPr="00AA0466">
        <w:rPr>
          <w:rFonts w:ascii="Arial" w:eastAsia="Times New Roman" w:hAnsi="Arial" w:cs="Arial"/>
          <w:sz w:val="20"/>
          <w:szCs w:val="20"/>
          <w:lang w:eastAsia="en-GB"/>
        </w:rPr>
        <w:t xml:space="preserve"> The frequency of this template</w:t>
      </w:r>
      <w:r w:rsidR="000F30D5" w:rsidRPr="00AA0466">
        <w:rPr>
          <w:rFonts w:ascii="Arial" w:eastAsia="Times New Roman" w:hAnsi="Arial" w:cs="Arial"/>
          <w:sz w:val="20"/>
          <w:szCs w:val="20"/>
          <w:lang w:eastAsia="en-GB"/>
        </w:rPr>
        <w:t xml:space="preserve"> </w:t>
      </w:r>
      <w:r w:rsidR="002869A7" w:rsidRPr="00AA0466">
        <w:rPr>
          <w:rFonts w:ascii="Arial" w:eastAsia="Times New Roman" w:hAnsi="Arial" w:cs="Arial"/>
          <w:sz w:val="20"/>
          <w:szCs w:val="20"/>
          <w:lang w:eastAsia="en-GB"/>
        </w:rPr>
        <w:t>is annual.)</w:t>
      </w:r>
    </w:p>
    <w:p w14:paraId="7A35A454" w14:textId="177013C7" w:rsidR="004B69B5" w:rsidRPr="00AA0466" w:rsidRDefault="004B69B5" w:rsidP="00977A51">
      <w:pPr>
        <w:numPr>
          <w:ilvl w:val="1"/>
          <w:numId w:val="33"/>
        </w:numPr>
        <w:tabs>
          <w:tab w:val="left" w:pos="1134"/>
          <w:tab w:val="right" w:pos="9356"/>
        </w:tabs>
        <w:spacing w:before="60" w:after="60" w:line="360" w:lineRule="auto"/>
        <w:ind w:left="1134" w:hanging="141"/>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Profitability (non-recurring events) (“01.2”)</w:t>
      </w:r>
    </w:p>
    <w:p w14:paraId="41B36A72" w14:textId="4A2A2FBB" w:rsidR="000B7917" w:rsidRPr="00AA0466" w:rsidRDefault="000B7917" w:rsidP="00977A51">
      <w:pPr>
        <w:numPr>
          <w:ilvl w:val="1"/>
          <w:numId w:val="33"/>
        </w:numPr>
        <w:tabs>
          <w:tab w:val="left" w:pos="1134"/>
          <w:tab w:val="right" w:pos="9356"/>
        </w:tabs>
        <w:spacing w:before="60" w:after="60" w:line="360" w:lineRule="auto"/>
        <w:ind w:left="1134" w:hanging="141"/>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Profitability (business line reporting) (“01.3”)</w:t>
      </w:r>
      <w:r w:rsidR="00D55AE7" w:rsidRPr="00AA0466">
        <w:rPr>
          <w:rFonts w:ascii="Arial" w:eastAsia="Times New Roman" w:hAnsi="Arial" w:cs="Arial"/>
          <w:sz w:val="20"/>
          <w:szCs w:val="20"/>
          <w:lang w:eastAsia="en-GB"/>
        </w:rPr>
        <w:t xml:space="preserve"> (</w:t>
      </w:r>
      <w:r w:rsidR="00D55AE7" w:rsidRPr="00AA0466">
        <w:rPr>
          <w:rFonts w:ascii="Arial" w:eastAsia="Times New Roman" w:hAnsi="Arial" w:cs="Arial"/>
          <w:b/>
          <w:sz w:val="20"/>
          <w:szCs w:val="20"/>
          <w:lang w:eastAsia="en-GB"/>
        </w:rPr>
        <w:t>Please note:</w:t>
      </w:r>
      <w:r w:rsidR="00D55AE7" w:rsidRPr="00AA0466">
        <w:rPr>
          <w:rFonts w:ascii="Arial" w:eastAsia="Times New Roman" w:hAnsi="Arial" w:cs="Arial"/>
          <w:sz w:val="20"/>
          <w:szCs w:val="20"/>
          <w:lang w:eastAsia="en-GB"/>
        </w:rPr>
        <w:t xml:space="preserve"> The frequency of the business line reporting template is semi-annual.)</w:t>
      </w:r>
    </w:p>
    <w:p w14:paraId="29262F63" w14:textId="77777777" w:rsidR="00F14C4C" w:rsidRPr="00AA0466" w:rsidRDefault="00EA2D7B"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C</w:t>
      </w:r>
      <w:r w:rsidR="00340C39" w:rsidRPr="00AA0466">
        <w:rPr>
          <w:rFonts w:ascii="Arial" w:eastAsia="Times New Roman" w:hAnsi="Arial" w:cs="Arial"/>
          <w:sz w:val="20"/>
          <w:szCs w:val="20"/>
          <w:lang w:eastAsia="en-GB"/>
        </w:rPr>
        <w:t>oncentration risk</w:t>
      </w:r>
      <w:r w:rsidR="00AE7D90" w:rsidRPr="00AA0466">
        <w:rPr>
          <w:rFonts w:ascii="Arial" w:eastAsia="Times New Roman" w:hAnsi="Arial" w:cs="Arial"/>
          <w:sz w:val="20"/>
          <w:szCs w:val="20"/>
          <w:lang w:eastAsia="en-GB"/>
        </w:rPr>
        <w:t xml:space="preserve"> (“03”)</w:t>
      </w:r>
    </w:p>
    <w:p w14:paraId="38F4AEB9" w14:textId="60C5B655" w:rsidR="00F14C4C" w:rsidRPr="00112DDB" w:rsidRDefault="00EA2D7B" w:rsidP="00977A51">
      <w:pPr>
        <w:numPr>
          <w:ilvl w:val="1"/>
          <w:numId w:val="33"/>
        </w:numPr>
        <w:tabs>
          <w:tab w:val="left" w:pos="1134"/>
          <w:tab w:val="right" w:pos="9356"/>
        </w:tabs>
        <w:spacing w:before="60" w:after="60" w:line="360" w:lineRule="auto"/>
        <w:ind w:left="1134" w:hanging="142"/>
        <w:jc w:val="both"/>
        <w:rPr>
          <w:ins w:id="10" w:author="Sailis, Debora" w:date="2023-08-29T16:21:00Z"/>
          <w:rFonts w:ascii="Arial" w:eastAsia="Times New Roman" w:hAnsi="Arial" w:cs="Arial"/>
          <w:sz w:val="20"/>
          <w:szCs w:val="20"/>
          <w:u w:val="single"/>
          <w:lang w:eastAsia="en-GB"/>
          <w:rPrChange w:id="11" w:author="Sailis, Debora" w:date="2023-08-29T16:21:00Z">
            <w:rPr>
              <w:ins w:id="12" w:author="Sailis, Debora" w:date="2023-08-29T16:21:00Z"/>
              <w:rFonts w:ascii="Arial" w:eastAsia="Times New Roman" w:hAnsi="Arial" w:cs="Arial"/>
              <w:sz w:val="20"/>
              <w:szCs w:val="20"/>
              <w:lang w:eastAsia="en-GB"/>
            </w:rPr>
          </w:rPrChange>
        </w:rPr>
      </w:pPr>
      <w:r w:rsidRPr="00AA0466">
        <w:rPr>
          <w:rFonts w:ascii="Arial" w:eastAsia="Times New Roman" w:hAnsi="Arial" w:cs="Arial"/>
          <w:sz w:val="20"/>
          <w:szCs w:val="20"/>
          <w:lang w:eastAsia="en-GB"/>
        </w:rPr>
        <w:t>M</w:t>
      </w:r>
      <w:r w:rsidR="00340C39" w:rsidRPr="00AA0466">
        <w:rPr>
          <w:rFonts w:ascii="Arial" w:eastAsia="Times New Roman" w:hAnsi="Arial" w:cs="Arial"/>
          <w:sz w:val="20"/>
          <w:szCs w:val="20"/>
          <w:lang w:eastAsia="en-GB"/>
        </w:rPr>
        <w:t>arket risk</w:t>
      </w:r>
      <w:r w:rsidR="00AE7D90" w:rsidRPr="00AA0466">
        <w:rPr>
          <w:rFonts w:ascii="Arial" w:eastAsia="Times New Roman" w:hAnsi="Arial" w:cs="Arial"/>
          <w:sz w:val="20"/>
          <w:szCs w:val="20"/>
          <w:lang w:eastAsia="en-GB"/>
        </w:rPr>
        <w:t xml:space="preserve"> (“04”)</w:t>
      </w:r>
    </w:p>
    <w:p w14:paraId="1BF0B685" w14:textId="42845698" w:rsidR="00112DDB" w:rsidRPr="00AA0466" w:rsidRDefault="00C524DB"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u w:val="single"/>
          <w:lang w:eastAsia="en-GB"/>
        </w:rPr>
      </w:pPr>
      <w:ins w:id="13" w:author="Sailis, Debora" w:date="2023-10-05T18:08:00Z">
        <w:r w:rsidRPr="00C524DB">
          <w:rPr>
            <w:rFonts w:ascii="Arial" w:hAnsi="Arial" w:cs="Arial"/>
            <w:sz w:val="20"/>
            <w:szCs w:val="20"/>
          </w:rPr>
          <w:t xml:space="preserve">Credit spread risk arising from non-trading book activities and Interest Rate Risk in the Banking Book </w:t>
        </w:r>
      </w:ins>
      <w:ins w:id="14" w:author="Sailis, Debora" w:date="2023-08-29T16:21:00Z">
        <w:r w:rsidR="00112DDB">
          <w:rPr>
            <w:rFonts w:ascii="Arial" w:hAnsi="Arial" w:cs="Arial"/>
            <w:sz w:val="20"/>
            <w:szCs w:val="20"/>
          </w:rPr>
          <w:t>(</w:t>
        </w:r>
      </w:ins>
      <w:ins w:id="15" w:author="Sailis, Debora" w:date="2023-10-05T18:05:00Z">
        <w:r w:rsidR="00A709B5">
          <w:rPr>
            <w:rFonts w:ascii="Arial" w:hAnsi="Arial" w:cs="Arial"/>
            <w:sz w:val="20"/>
            <w:szCs w:val="20"/>
          </w:rPr>
          <w:t>CSRBB</w:t>
        </w:r>
      </w:ins>
      <w:ins w:id="16" w:author="Sailis, Debora" w:date="2023-08-29T16:22:00Z">
        <w:r w:rsidR="00112DDB">
          <w:rPr>
            <w:rFonts w:ascii="Arial" w:hAnsi="Arial" w:cs="Arial"/>
            <w:sz w:val="20"/>
            <w:szCs w:val="20"/>
          </w:rPr>
          <w:t>+</w:t>
        </w:r>
      </w:ins>
      <w:ins w:id="17" w:author="Sailis, Debora" w:date="2023-10-05T18:05:00Z">
        <w:r w:rsidR="00A709B5">
          <w:rPr>
            <w:rFonts w:ascii="Arial" w:hAnsi="Arial" w:cs="Arial"/>
            <w:sz w:val="20"/>
            <w:szCs w:val="20"/>
          </w:rPr>
          <w:t>IRRBB</w:t>
        </w:r>
      </w:ins>
      <w:ins w:id="18" w:author="Sailis, Debora" w:date="2023-08-29T16:22:00Z">
        <w:r w:rsidR="00112DDB">
          <w:rPr>
            <w:rFonts w:ascii="Arial" w:hAnsi="Arial" w:cs="Arial"/>
            <w:sz w:val="20"/>
            <w:szCs w:val="20"/>
          </w:rPr>
          <w:t xml:space="preserve">) (“05”) </w:t>
        </w:r>
      </w:ins>
    </w:p>
    <w:p w14:paraId="1DDFCD2B" w14:textId="334A6947" w:rsidR="00D7415D" w:rsidRPr="00AA0466" w:rsidDel="00583539" w:rsidRDefault="00EA2D7B" w:rsidP="00977A51">
      <w:pPr>
        <w:numPr>
          <w:ilvl w:val="1"/>
          <w:numId w:val="33"/>
        </w:numPr>
        <w:tabs>
          <w:tab w:val="left" w:pos="1134"/>
          <w:tab w:val="right" w:pos="9356"/>
        </w:tabs>
        <w:spacing w:before="60" w:after="60" w:line="360" w:lineRule="auto"/>
        <w:ind w:left="1134" w:hanging="142"/>
        <w:jc w:val="both"/>
        <w:rPr>
          <w:del w:id="19" w:author="Sailis, Debora" w:date="2023-08-28T18:15:00Z"/>
          <w:rFonts w:ascii="Arial" w:eastAsia="Times New Roman" w:hAnsi="Arial" w:cs="Arial"/>
          <w:sz w:val="20"/>
          <w:szCs w:val="20"/>
          <w:u w:val="single"/>
          <w:lang w:eastAsia="en-GB"/>
        </w:rPr>
      </w:pPr>
      <w:commentRangeStart w:id="20"/>
      <w:del w:id="21" w:author="Sailis, Debora" w:date="2023-08-28T18:15:00Z">
        <w:r w:rsidRPr="00AA0466" w:rsidDel="00583539">
          <w:rPr>
            <w:rFonts w:ascii="Arial" w:eastAsia="Times New Roman" w:hAnsi="Arial" w:cs="Arial"/>
            <w:sz w:val="20"/>
            <w:szCs w:val="20"/>
            <w:lang w:eastAsia="en-GB"/>
          </w:rPr>
          <w:delText>I</w:delText>
        </w:r>
        <w:r w:rsidR="00340C39" w:rsidRPr="00AA0466" w:rsidDel="00583539">
          <w:rPr>
            <w:rFonts w:ascii="Arial" w:eastAsia="Times New Roman" w:hAnsi="Arial" w:cs="Arial"/>
            <w:sz w:val="20"/>
            <w:szCs w:val="20"/>
            <w:lang w:eastAsia="en-GB"/>
          </w:rPr>
          <w:delText xml:space="preserve">nterest </w:delText>
        </w:r>
        <w:r w:rsidRPr="00AA0466" w:rsidDel="00583539">
          <w:rPr>
            <w:rFonts w:ascii="Arial" w:eastAsia="Times New Roman" w:hAnsi="Arial" w:cs="Arial"/>
            <w:sz w:val="20"/>
            <w:szCs w:val="20"/>
            <w:lang w:eastAsia="en-GB"/>
          </w:rPr>
          <w:delText>R</w:delText>
        </w:r>
        <w:r w:rsidR="00340C39" w:rsidRPr="00AA0466" w:rsidDel="00583539">
          <w:rPr>
            <w:rFonts w:ascii="Arial" w:eastAsia="Times New Roman" w:hAnsi="Arial" w:cs="Arial"/>
            <w:sz w:val="20"/>
            <w:szCs w:val="20"/>
            <w:lang w:eastAsia="en-GB"/>
          </w:rPr>
          <w:delText xml:space="preserve">ate </w:delText>
        </w:r>
        <w:r w:rsidRPr="00AA0466" w:rsidDel="00583539">
          <w:rPr>
            <w:rFonts w:ascii="Arial" w:eastAsia="Times New Roman" w:hAnsi="Arial" w:cs="Arial"/>
            <w:sz w:val="20"/>
            <w:szCs w:val="20"/>
            <w:lang w:eastAsia="en-GB"/>
          </w:rPr>
          <w:delText>Risk in the Banking Bo</w:delText>
        </w:r>
        <w:r w:rsidR="00340C39" w:rsidRPr="00AA0466" w:rsidDel="00583539">
          <w:rPr>
            <w:rFonts w:ascii="Arial" w:eastAsia="Times New Roman" w:hAnsi="Arial" w:cs="Arial"/>
            <w:sz w:val="20"/>
            <w:szCs w:val="20"/>
            <w:lang w:eastAsia="en-GB"/>
          </w:rPr>
          <w:delText>ok (IRRBB)</w:delText>
        </w:r>
        <w:r w:rsidR="00AE7D90" w:rsidRPr="00AA0466" w:rsidDel="00583539">
          <w:rPr>
            <w:rFonts w:ascii="Arial" w:eastAsia="Times New Roman" w:hAnsi="Arial" w:cs="Arial"/>
            <w:sz w:val="20"/>
            <w:szCs w:val="20"/>
            <w:lang w:eastAsia="en-GB"/>
          </w:rPr>
          <w:delText xml:space="preserve"> (“05”)</w:delText>
        </w:r>
        <w:r w:rsidR="000F1F2D" w:rsidRPr="00AA0466" w:rsidDel="00583539">
          <w:rPr>
            <w:rFonts w:ascii="Arial" w:eastAsia="Times New Roman" w:hAnsi="Arial" w:cs="Arial"/>
            <w:sz w:val="20"/>
            <w:szCs w:val="20"/>
            <w:lang w:eastAsia="en-GB"/>
          </w:rPr>
          <w:delText xml:space="preserve"> (</w:delText>
        </w:r>
        <w:r w:rsidR="000F1F2D" w:rsidRPr="00AA0466" w:rsidDel="00583539">
          <w:rPr>
            <w:rFonts w:ascii="Arial" w:eastAsia="Times New Roman" w:hAnsi="Arial" w:cs="Arial"/>
            <w:b/>
            <w:sz w:val="20"/>
            <w:szCs w:val="20"/>
            <w:lang w:eastAsia="en-GB"/>
          </w:rPr>
          <w:delText>Please note</w:delText>
        </w:r>
        <w:r w:rsidR="000F1F2D" w:rsidRPr="00AA0466" w:rsidDel="00583539">
          <w:rPr>
            <w:rFonts w:ascii="Arial" w:eastAsia="Times New Roman" w:hAnsi="Arial" w:cs="Arial"/>
            <w:sz w:val="20"/>
            <w:szCs w:val="20"/>
            <w:lang w:eastAsia="en-GB"/>
          </w:rPr>
          <w:delText>: The frequency of this template is semi-annual for main subsidiaries)</w:delText>
        </w:r>
        <w:commentRangeEnd w:id="20"/>
        <w:r w:rsidR="00722B6E" w:rsidDel="00583539">
          <w:rPr>
            <w:rStyle w:val="CommentReference"/>
          </w:rPr>
          <w:commentReference w:id="20"/>
        </w:r>
      </w:del>
    </w:p>
    <w:p w14:paraId="497F061B" w14:textId="67F529C6" w:rsidR="00746369" w:rsidRPr="00AA0466" w:rsidRDefault="00746369"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lang w:eastAsia="en-GB"/>
        </w:rPr>
      </w:pPr>
      <w:del w:id="22" w:author="Sailis, Debora" w:date="2023-08-21T16:02:00Z">
        <w:r w:rsidRPr="00AA0466" w:rsidDel="00EF04E3">
          <w:rPr>
            <w:rFonts w:ascii="Arial" w:eastAsia="Times New Roman" w:hAnsi="Arial" w:cs="Arial"/>
            <w:sz w:val="20"/>
            <w:szCs w:val="20"/>
            <w:lang w:eastAsia="en-GB"/>
          </w:rPr>
          <w:delText xml:space="preserve">Capital </w:delText>
        </w:r>
      </w:del>
      <w:ins w:id="23" w:author="Sailis, Debora" w:date="2023-08-21T16:02:00Z">
        <w:r w:rsidR="00EF04E3">
          <w:rPr>
            <w:rFonts w:ascii="Arial" w:eastAsia="Times New Roman" w:hAnsi="Arial" w:cs="Arial"/>
            <w:sz w:val="20"/>
            <w:szCs w:val="20"/>
            <w:lang w:eastAsia="en-GB"/>
          </w:rPr>
          <w:t>Financial</w:t>
        </w:r>
        <w:r w:rsidR="00EF04E3" w:rsidRPr="00AA0466">
          <w:rPr>
            <w:rFonts w:ascii="Arial" w:eastAsia="Times New Roman" w:hAnsi="Arial" w:cs="Arial"/>
            <w:sz w:val="20"/>
            <w:szCs w:val="20"/>
            <w:lang w:eastAsia="en-GB"/>
          </w:rPr>
          <w:t xml:space="preserve"> </w:t>
        </w:r>
      </w:ins>
      <w:r w:rsidRPr="00AA0466">
        <w:rPr>
          <w:rFonts w:ascii="Arial" w:eastAsia="Times New Roman" w:hAnsi="Arial" w:cs="Arial"/>
          <w:sz w:val="20"/>
          <w:szCs w:val="20"/>
          <w:lang w:eastAsia="en-GB"/>
        </w:rPr>
        <w:t xml:space="preserve">Projections and Underlying Assumptions (“06”) </w:t>
      </w:r>
      <w:r w:rsidRPr="00AA0466">
        <w:rPr>
          <w:rFonts w:ascii="Arial" w:eastAsia="Times New Roman" w:hAnsi="Arial" w:cs="Arial"/>
          <w:b/>
          <w:sz w:val="20"/>
          <w:szCs w:val="20"/>
          <w:lang w:eastAsia="en-GB"/>
        </w:rPr>
        <w:t>(Please note</w:t>
      </w:r>
      <w:r w:rsidRPr="00AA0466">
        <w:rPr>
          <w:rFonts w:ascii="Arial" w:eastAsia="Times New Roman" w:hAnsi="Arial" w:cs="Arial"/>
          <w:sz w:val="20"/>
          <w:szCs w:val="20"/>
          <w:lang w:eastAsia="en-GB"/>
        </w:rPr>
        <w:t>: The frequency of this template is annual)</w:t>
      </w:r>
    </w:p>
    <w:p w14:paraId="2DCEBBEB" w14:textId="660F39FA" w:rsidR="00340C39" w:rsidRPr="00AA0466" w:rsidRDefault="00654D21"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ILAAP quantitative information</w:t>
      </w:r>
      <w:r w:rsidR="001B6B7D" w:rsidRPr="00AA0466">
        <w:rPr>
          <w:rFonts w:ascii="Arial" w:eastAsia="Times New Roman" w:hAnsi="Arial" w:cs="Arial"/>
          <w:sz w:val="20"/>
          <w:szCs w:val="20"/>
          <w:lang w:eastAsia="en-GB"/>
        </w:rPr>
        <w:t xml:space="preserve"> (“</w:t>
      </w:r>
      <w:r w:rsidR="00AE7D90" w:rsidRPr="00AA0466">
        <w:rPr>
          <w:rFonts w:ascii="Arial" w:eastAsia="Times New Roman" w:hAnsi="Arial" w:cs="Arial"/>
          <w:sz w:val="20"/>
          <w:szCs w:val="20"/>
          <w:lang w:eastAsia="en-GB"/>
        </w:rPr>
        <w:t>0</w:t>
      </w:r>
      <w:r w:rsidR="00017BAD" w:rsidRPr="00AA0466">
        <w:rPr>
          <w:rFonts w:ascii="Arial" w:eastAsia="Times New Roman" w:hAnsi="Arial" w:cs="Arial"/>
          <w:sz w:val="20"/>
          <w:szCs w:val="20"/>
          <w:lang w:eastAsia="en-GB"/>
        </w:rPr>
        <w:t>7</w:t>
      </w:r>
      <w:r w:rsidR="001B6B7D" w:rsidRPr="00AA0466">
        <w:rPr>
          <w:rFonts w:ascii="Arial" w:eastAsia="Times New Roman" w:hAnsi="Arial" w:cs="Arial"/>
          <w:sz w:val="20"/>
          <w:szCs w:val="20"/>
          <w:lang w:eastAsia="en-GB"/>
        </w:rPr>
        <w:t>”)</w:t>
      </w:r>
      <w:r w:rsidRPr="00AA0466">
        <w:rPr>
          <w:rFonts w:ascii="Arial" w:eastAsia="Times New Roman" w:hAnsi="Arial" w:cs="Arial"/>
          <w:sz w:val="20"/>
          <w:szCs w:val="20"/>
          <w:lang w:eastAsia="en-GB"/>
        </w:rPr>
        <w:t xml:space="preserve"> </w:t>
      </w:r>
      <w:r w:rsidR="0080422D" w:rsidRPr="00AA0466">
        <w:rPr>
          <w:rFonts w:ascii="Arial" w:eastAsia="Times New Roman" w:hAnsi="Arial" w:cs="Arial"/>
          <w:sz w:val="20"/>
          <w:szCs w:val="20"/>
          <w:lang w:eastAsia="en-GB"/>
        </w:rPr>
        <w:t>(</w:t>
      </w:r>
      <w:r w:rsidR="0080422D" w:rsidRPr="00AA0466">
        <w:rPr>
          <w:rFonts w:ascii="Arial" w:eastAsia="Times New Roman" w:hAnsi="Arial" w:cs="Arial"/>
          <w:b/>
          <w:sz w:val="20"/>
          <w:szCs w:val="20"/>
          <w:lang w:eastAsia="en-GB"/>
        </w:rPr>
        <w:t>Please note:</w:t>
      </w:r>
      <w:r w:rsidR="0080422D" w:rsidRPr="00AA0466">
        <w:rPr>
          <w:rFonts w:ascii="Arial" w:eastAsia="Times New Roman" w:hAnsi="Arial" w:cs="Arial"/>
          <w:sz w:val="20"/>
          <w:szCs w:val="20"/>
          <w:lang w:eastAsia="en-GB"/>
        </w:rPr>
        <w:t xml:space="preserve"> The frequency of </w:t>
      </w:r>
      <w:r w:rsidR="005A4CF7" w:rsidRPr="00AA0466">
        <w:rPr>
          <w:rFonts w:ascii="Arial" w:eastAsia="Times New Roman" w:hAnsi="Arial" w:cs="Arial"/>
          <w:sz w:val="20"/>
          <w:szCs w:val="20"/>
          <w:lang w:eastAsia="en-GB"/>
        </w:rPr>
        <w:t xml:space="preserve">this template </w:t>
      </w:r>
      <w:r w:rsidR="0080422D" w:rsidRPr="00AA0466">
        <w:rPr>
          <w:rFonts w:ascii="Arial" w:eastAsia="Times New Roman" w:hAnsi="Arial" w:cs="Arial"/>
          <w:sz w:val="20"/>
          <w:szCs w:val="20"/>
          <w:lang w:eastAsia="en-GB"/>
        </w:rPr>
        <w:t>is annual</w:t>
      </w:r>
      <w:r w:rsidR="006B773C" w:rsidRPr="00AA0466">
        <w:rPr>
          <w:rFonts w:ascii="Arial" w:eastAsia="Times New Roman" w:hAnsi="Arial" w:cs="Arial"/>
          <w:sz w:val="20"/>
          <w:szCs w:val="20"/>
          <w:lang w:eastAsia="en-GB"/>
        </w:rPr>
        <w:t>.</w:t>
      </w:r>
      <w:r w:rsidR="0080422D" w:rsidRPr="00AA0466">
        <w:rPr>
          <w:rFonts w:ascii="Arial" w:eastAsia="Times New Roman" w:hAnsi="Arial" w:cs="Arial"/>
          <w:sz w:val="20"/>
          <w:szCs w:val="20"/>
          <w:lang w:eastAsia="en-GB"/>
        </w:rPr>
        <w:t>)</w:t>
      </w:r>
    </w:p>
    <w:p w14:paraId="6F0C0348" w14:textId="77777777" w:rsidR="009219DD" w:rsidRPr="00AA0466" w:rsidRDefault="009219DD"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ICAAP qua</w:t>
      </w:r>
      <w:r w:rsidR="00AE7D90" w:rsidRPr="00AA0466">
        <w:rPr>
          <w:rFonts w:ascii="Arial" w:eastAsia="Times New Roman" w:hAnsi="Arial" w:cs="Arial"/>
          <w:sz w:val="20"/>
          <w:szCs w:val="20"/>
          <w:lang w:eastAsia="en-GB"/>
        </w:rPr>
        <w:t>ntitative information (“0</w:t>
      </w:r>
      <w:r w:rsidR="00017BAD" w:rsidRPr="00AA0466">
        <w:rPr>
          <w:rFonts w:ascii="Arial" w:eastAsia="Times New Roman" w:hAnsi="Arial" w:cs="Arial"/>
          <w:sz w:val="20"/>
          <w:szCs w:val="20"/>
          <w:lang w:eastAsia="en-GB"/>
        </w:rPr>
        <w:t>8</w:t>
      </w:r>
      <w:r w:rsidRPr="00AA0466">
        <w:rPr>
          <w:rFonts w:ascii="Arial" w:eastAsia="Times New Roman" w:hAnsi="Arial" w:cs="Arial"/>
          <w:sz w:val="20"/>
          <w:szCs w:val="20"/>
          <w:lang w:eastAsia="en-GB"/>
        </w:rPr>
        <w:t>”)</w:t>
      </w:r>
      <w:r w:rsidR="00D17ACF" w:rsidRPr="00AA0466">
        <w:rPr>
          <w:rFonts w:ascii="Arial" w:eastAsia="Times New Roman" w:hAnsi="Arial" w:cs="Arial"/>
          <w:sz w:val="20"/>
          <w:szCs w:val="20"/>
          <w:lang w:eastAsia="en-GB"/>
        </w:rPr>
        <w:t xml:space="preserve"> (</w:t>
      </w:r>
      <w:r w:rsidR="00D17ACF" w:rsidRPr="00AA0466">
        <w:rPr>
          <w:rFonts w:ascii="Arial" w:eastAsia="Times New Roman" w:hAnsi="Arial" w:cs="Arial"/>
          <w:b/>
          <w:sz w:val="20"/>
          <w:szCs w:val="20"/>
          <w:lang w:eastAsia="en-GB"/>
        </w:rPr>
        <w:t>Please note:</w:t>
      </w:r>
      <w:r w:rsidR="00D17ACF" w:rsidRPr="00AA0466">
        <w:rPr>
          <w:rFonts w:ascii="Arial" w:eastAsia="Times New Roman" w:hAnsi="Arial" w:cs="Arial"/>
          <w:sz w:val="20"/>
          <w:szCs w:val="20"/>
          <w:lang w:eastAsia="en-GB"/>
        </w:rPr>
        <w:t xml:space="preserve"> The frequency of this template is annual.)</w:t>
      </w:r>
    </w:p>
    <w:p w14:paraId="3AE6C3FD" w14:textId="77777777" w:rsidR="00D27B18" w:rsidRPr="00AA0466" w:rsidRDefault="00D27B18"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Loan To Income (“09”) (</w:t>
      </w:r>
      <w:r w:rsidRPr="00AA0466">
        <w:rPr>
          <w:rFonts w:ascii="Arial" w:eastAsia="Times New Roman" w:hAnsi="Arial" w:cs="Arial"/>
          <w:b/>
          <w:sz w:val="20"/>
          <w:szCs w:val="20"/>
          <w:lang w:eastAsia="en-GB"/>
        </w:rPr>
        <w:t>Please note</w:t>
      </w:r>
      <w:r w:rsidRPr="00AA0466">
        <w:rPr>
          <w:rFonts w:ascii="Arial" w:eastAsia="Times New Roman" w:hAnsi="Arial" w:cs="Arial"/>
          <w:sz w:val="20"/>
          <w:szCs w:val="20"/>
          <w:lang w:eastAsia="en-GB"/>
        </w:rPr>
        <w:t>: The frequency of this template is semi-annual.)</w:t>
      </w:r>
    </w:p>
    <w:p w14:paraId="41F98ADD" w14:textId="77777777" w:rsidR="00D17ACF" w:rsidRPr="00AA0466" w:rsidRDefault="00D17ACF"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 xml:space="preserve">Pension risk </w:t>
      </w:r>
      <w:r w:rsidR="00E30860" w:rsidRPr="00AA0466">
        <w:rPr>
          <w:rFonts w:ascii="Arial" w:eastAsia="Times New Roman" w:hAnsi="Arial" w:cs="Arial"/>
          <w:sz w:val="20"/>
          <w:szCs w:val="20"/>
          <w:lang w:eastAsia="en-GB"/>
        </w:rPr>
        <w:t xml:space="preserve">(“10”) </w:t>
      </w:r>
      <w:r w:rsidRPr="00AA0466">
        <w:rPr>
          <w:rFonts w:ascii="Arial" w:eastAsia="Times New Roman" w:hAnsi="Arial" w:cs="Arial"/>
          <w:sz w:val="20"/>
          <w:szCs w:val="20"/>
          <w:lang w:eastAsia="en-GB"/>
        </w:rPr>
        <w:t>(</w:t>
      </w:r>
      <w:r w:rsidRPr="00AA0466">
        <w:rPr>
          <w:rFonts w:ascii="Arial" w:eastAsia="Times New Roman" w:hAnsi="Arial" w:cs="Arial"/>
          <w:b/>
          <w:sz w:val="20"/>
          <w:szCs w:val="20"/>
          <w:lang w:eastAsia="en-GB"/>
        </w:rPr>
        <w:t>Please note:</w:t>
      </w:r>
      <w:r w:rsidRPr="00AA0466">
        <w:rPr>
          <w:rFonts w:ascii="Arial" w:eastAsia="Times New Roman" w:hAnsi="Arial" w:cs="Arial"/>
          <w:sz w:val="20"/>
          <w:szCs w:val="20"/>
          <w:lang w:eastAsia="en-GB"/>
        </w:rPr>
        <w:t xml:space="preserve"> The frequency of this template is annual</w:t>
      </w:r>
      <w:r w:rsidR="00755CA3" w:rsidRPr="00AA0466">
        <w:rPr>
          <w:rFonts w:ascii="Arial" w:eastAsia="Times New Roman" w:hAnsi="Arial" w:cs="Arial"/>
          <w:sz w:val="20"/>
          <w:szCs w:val="20"/>
          <w:lang w:eastAsia="en-GB"/>
        </w:rPr>
        <w:t xml:space="preserve"> and it should be reported only by institutions which exhibit a ratio of pension liabilities to total liabilities equal or above 0.9% (materiality threshold, calculated based on FINREP data for the corresponding reference period</w:t>
      </w:r>
      <w:r w:rsidRPr="00AA0466">
        <w:rPr>
          <w:rFonts w:ascii="Arial" w:eastAsia="Times New Roman" w:hAnsi="Arial" w:cs="Arial"/>
          <w:sz w:val="20"/>
          <w:szCs w:val="20"/>
          <w:lang w:eastAsia="en-GB"/>
        </w:rPr>
        <w:t>.</w:t>
      </w:r>
      <w:r w:rsidR="004F731C" w:rsidRPr="00AA0466">
        <w:rPr>
          <w:rStyle w:val="FootnoteReference"/>
          <w:rFonts w:ascii="Arial" w:eastAsia="Times New Roman" w:hAnsi="Arial" w:cs="Arial"/>
          <w:sz w:val="20"/>
          <w:szCs w:val="20"/>
          <w:lang w:eastAsia="en-GB"/>
        </w:rPr>
        <w:t xml:space="preserve"> </w:t>
      </w:r>
      <w:r w:rsidR="004F731C" w:rsidRPr="00AA0466">
        <w:rPr>
          <w:rStyle w:val="FootnoteReference"/>
          <w:rFonts w:ascii="Arial" w:eastAsia="Times New Roman" w:hAnsi="Arial" w:cs="Arial"/>
          <w:sz w:val="20"/>
          <w:szCs w:val="20"/>
          <w:lang w:eastAsia="en-GB"/>
        </w:rPr>
        <w:footnoteReference w:id="4"/>
      </w:r>
      <w:r w:rsidRPr="00AA0466">
        <w:rPr>
          <w:rFonts w:ascii="Arial" w:eastAsia="Times New Roman" w:hAnsi="Arial" w:cs="Arial"/>
          <w:sz w:val="20"/>
          <w:szCs w:val="20"/>
          <w:lang w:eastAsia="en-GB"/>
        </w:rPr>
        <w:t>)</w:t>
      </w:r>
      <w:r w:rsidR="00EA2D7B" w:rsidRPr="00AA0466">
        <w:rPr>
          <w:rFonts w:ascii="Arial" w:eastAsia="Times New Roman" w:hAnsi="Arial" w:cs="Arial"/>
          <w:sz w:val="20"/>
          <w:szCs w:val="20"/>
          <w:lang w:eastAsia="en-GB"/>
        </w:rPr>
        <w:t>)</w:t>
      </w:r>
    </w:p>
    <w:p w14:paraId="1D5124D7" w14:textId="77777777" w:rsidR="003B4259" w:rsidRPr="00AA0466" w:rsidRDefault="004A610E"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u w:val="single"/>
          <w:lang w:eastAsia="en-GB"/>
        </w:rPr>
      </w:pPr>
      <w:r w:rsidRPr="00AA0466">
        <w:rPr>
          <w:rFonts w:ascii="Arial" w:eastAsia="Times New Roman" w:hAnsi="Arial" w:cs="Arial"/>
          <w:sz w:val="20"/>
          <w:szCs w:val="20"/>
          <w:lang w:eastAsia="en-GB"/>
        </w:rPr>
        <w:t xml:space="preserve">Coverage of non-performing exposures </w:t>
      </w:r>
      <w:r w:rsidR="003B4259" w:rsidRPr="00AA0466">
        <w:rPr>
          <w:rFonts w:ascii="Arial" w:eastAsia="Times New Roman" w:hAnsi="Arial" w:cs="Arial"/>
          <w:sz w:val="20"/>
          <w:szCs w:val="20"/>
          <w:lang w:eastAsia="en-GB"/>
        </w:rPr>
        <w:t>(“11”) (</w:t>
      </w:r>
      <w:r w:rsidR="003B4259" w:rsidRPr="00AA0466">
        <w:rPr>
          <w:rFonts w:ascii="Arial" w:eastAsia="Times New Roman" w:hAnsi="Arial" w:cs="Arial"/>
          <w:b/>
          <w:sz w:val="20"/>
          <w:szCs w:val="20"/>
          <w:lang w:eastAsia="en-GB"/>
        </w:rPr>
        <w:t>Please note:</w:t>
      </w:r>
      <w:r w:rsidR="003B4259" w:rsidRPr="00AA0466">
        <w:rPr>
          <w:rFonts w:ascii="Arial" w:eastAsia="Times New Roman" w:hAnsi="Arial" w:cs="Arial"/>
          <w:sz w:val="20"/>
          <w:szCs w:val="20"/>
          <w:lang w:eastAsia="en-GB"/>
        </w:rPr>
        <w:t xml:space="preserve"> The frequency of this template is annual</w:t>
      </w:r>
      <w:r w:rsidR="00F70EDD" w:rsidRPr="00AA0466">
        <w:rPr>
          <w:rFonts w:ascii="Arial" w:eastAsia="Times New Roman" w:hAnsi="Arial" w:cs="Arial"/>
          <w:sz w:val="20"/>
          <w:szCs w:val="20"/>
          <w:lang w:eastAsia="en-GB"/>
        </w:rPr>
        <w:t xml:space="preserve"> and this</w:t>
      </w:r>
      <w:r w:rsidR="005909FE" w:rsidRPr="00AA0466">
        <w:rPr>
          <w:rFonts w:ascii="Arial" w:eastAsia="Times New Roman" w:hAnsi="Arial" w:cs="Arial"/>
          <w:sz w:val="20"/>
          <w:szCs w:val="20"/>
          <w:lang w:eastAsia="en-GB"/>
        </w:rPr>
        <w:t xml:space="preserve"> template is required only for Significant Institutions</w:t>
      </w:r>
      <w:r w:rsidR="003B4259" w:rsidRPr="00AA0466">
        <w:rPr>
          <w:rFonts w:ascii="Arial" w:eastAsia="Times New Roman" w:hAnsi="Arial" w:cs="Arial"/>
          <w:sz w:val="20"/>
          <w:szCs w:val="20"/>
          <w:lang w:eastAsia="en-GB"/>
        </w:rPr>
        <w:t>.)</w:t>
      </w:r>
    </w:p>
    <w:p w14:paraId="4CFF1CCE" w14:textId="36442B29" w:rsidR="00FF3A46" w:rsidRDefault="004A397B" w:rsidP="00977A51">
      <w:pPr>
        <w:numPr>
          <w:ilvl w:val="1"/>
          <w:numId w:val="33"/>
        </w:numPr>
        <w:tabs>
          <w:tab w:val="left" w:pos="1134"/>
          <w:tab w:val="right" w:pos="9356"/>
        </w:tabs>
        <w:spacing w:before="60" w:after="60" w:line="360" w:lineRule="auto"/>
        <w:ind w:left="1134" w:hanging="142"/>
        <w:jc w:val="both"/>
        <w:rPr>
          <w:ins w:id="24" w:author="Sailis, Debora" w:date="2023-10-05T18:05:00Z"/>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LCR Art 23 DR </w:t>
      </w:r>
      <w:r w:rsidR="00FF3A46" w:rsidRPr="00AA0466">
        <w:rPr>
          <w:rFonts w:ascii="Arial" w:eastAsia="Times New Roman" w:hAnsi="Arial" w:cs="Arial"/>
          <w:sz w:val="20"/>
          <w:szCs w:val="20"/>
          <w:lang w:eastAsia="en-GB"/>
        </w:rPr>
        <w:t xml:space="preserve">(“12”) </w:t>
      </w:r>
      <w:r w:rsidR="00FF3A46" w:rsidRPr="00AA0466">
        <w:rPr>
          <w:rFonts w:ascii="Arial" w:eastAsia="Times New Roman" w:hAnsi="Arial" w:cs="Arial"/>
          <w:b/>
          <w:sz w:val="20"/>
          <w:szCs w:val="20"/>
          <w:lang w:eastAsia="en-GB"/>
        </w:rPr>
        <w:t>(Please note</w:t>
      </w:r>
      <w:r w:rsidR="00FF3A46" w:rsidRPr="00AA0466">
        <w:rPr>
          <w:rFonts w:ascii="Arial" w:eastAsia="Times New Roman" w:hAnsi="Arial" w:cs="Arial"/>
          <w:sz w:val="20"/>
          <w:szCs w:val="20"/>
          <w:lang w:eastAsia="en-GB"/>
        </w:rPr>
        <w:t>: The frequency of this template is annual)</w:t>
      </w:r>
    </w:p>
    <w:p w14:paraId="70388FA6" w14:textId="1D39C654" w:rsidR="00A709B5" w:rsidRPr="00AA0466" w:rsidRDefault="00A709B5"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lang w:eastAsia="en-GB"/>
        </w:rPr>
      </w:pPr>
      <w:ins w:id="25" w:author="Sailis, Debora" w:date="2023-10-05T18:05:00Z">
        <w:r>
          <w:rPr>
            <w:rFonts w:ascii="Arial" w:eastAsia="Times New Roman" w:hAnsi="Arial" w:cs="Arial"/>
            <w:sz w:val="20"/>
            <w:szCs w:val="20"/>
            <w:lang w:eastAsia="en-GB"/>
          </w:rPr>
          <w:t>Risk</w:t>
        </w:r>
      </w:ins>
      <w:ins w:id="26" w:author="Sailis, Debora" w:date="2023-10-05T18:06:00Z">
        <w:r>
          <w:rPr>
            <w:rFonts w:ascii="Arial" w:eastAsia="Times New Roman" w:hAnsi="Arial" w:cs="Arial"/>
            <w:sz w:val="20"/>
            <w:szCs w:val="20"/>
            <w:lang w:eastAsia="en-GB"/>
          </w:rPr>
          <w:t xml:space="preserve"> of </w:t>
        </w:r>
      </w:ins>
      <w:ins w:id="27" w:author="Sailis, Debora" w:date="2023-10-05T18:05:00Z">
        <w:r w:rsidRPr="00AA0466">
          <w:rPr>
            <w:rFonts w:ascii="Arial" w:eastAsia="Times New Roman" w:hAnsi="Arial" w:cs="Arial"/>
            <w:sz w:val="20"/>
            <w:szCs w:val="20"/>
            <w:lang w:eastAsia="en-GB"/>
          </w:rPr>
          <w:t xml:space="preserve">Excessive Leverage (“13”) </w:t>
        </w:r>
        <w:r w:rsidRPr="00AA0466">
          <w:rPr>
            <w:rFonts w:ascii="Arial" w:eastAsia="Times New Roman" w:hAnsi="Arial" w:cs="Arial"/>
            <w:b/>
            <w:sz w:val="20"/>
            <w:szCs w:val="20"/>
            <w:lang w:eastAsia="en-GB"/>
          </w:rPr>
          <w:t>(Please note</w:t>
        </w:r>
        <w:r w:rsidRPr="00AA0466">
          <w:rPr>
            <w:rFonts w:ascii="Arial" w:eastAsia="Times New Roman" w:hAnsi="Arial" w:cs="Arial"/>
            <w:sz w:val="20"/>
            <w:szCs w:val="20"/>
            <w:lang w:eastAsia="en-GB"/>
          </w:rPr>
          <w:t xml:space="preserve">: The frequency of this template is annual and it should be reported only by institutions </w:t>
        </w:r>
        <w:r w:rsidRPr="00800F7D">
          <w:rPr>
            <w:rFonts w:ascii="Arial" w:eastAsia="Times New Roman" w:hAnsi="Arial" w:cs="Arial"/>
            <w:sz w:val="20"/>
            <w:szCs w:val="20"/>
            <w:lang w:eastAsia="en-GB"/>
          </w:rPr>
          <w:t xml:space="preserve">meeting any of the following thresholds: Securities financing transactions (SFTs) exposure over the total leverage ratio exposure measure exceeds 8% </w:t>
        </w:r>
        <w:r>
          <w:rPr>
            <w:rFonts w:ascii="Arial" w:eastAsia="Times New Roman" w:hAnsi="Arial" w:cs="Arial"/>
            <w:sz w:val="20"/>
            <w:szCs w:val="20"/>
            <w:lang w:eastAsia="en-GB"/>
          </w:rPr>
          <w:t>{</w:t>
        </w:r>
        <w:r w:rsidRPr="00800F7D">
          <w:rPr>
            <w:rFonts w:ascii="Arial" w:eastAsia="Times New Roman" w:hAnsi="Arial" w:cs="Arial"/>
            <w:sz w:val="20"/>
            <w:szCs w:val="20"/>
            <w:lang w:eastAsia="en-GB"/>
          </w:rPr>
          <w:t>SFTs / TLRE &gt; 8%</w:t>
        </w:r>
        <w:r>
          <w:rPr>
            <w:rFonts w:ascii="Arial" w:eastAsia="Times New Roman" w:hAnsi="Arial" w:cs="Arial"/>
            <w:sz w:val="20"/>
            <w:szCs w:val="20"/>
            <w:lang w:eastAsia="en-GB"/>
          </w:rPr>
          <w:t>}</w:t>
        </w:r>
        <w:r w:rsidRPr="00800F7D">
          <w:rPr>
            <w:rFonts w:ascii="Arial" w:eastAsia="Times New Roman" w:hAnsi="Arial" w:cs="Arial"/>
            <w:sz w:val="20"/>
            <w:szCs w:val="20"/>
            <w:lang w:eastAsia="en-GB"/>
          </w:rPr>
          <w:t xml:space="preserve">, </w:t>
        </w:r>
        <w:r w:rsidRPr="00800F7D">
          <w:rPr>
            <w:rFonts w:ascii="Arial" w:eastAsia="Times New Roman" w:hAnsi="Arial" w:cs="Arial"/>
            <w:b/>
            <w:bCs/>
            <w:sz w:val="20"/>
            <w:szCs w:val="20"/>
            <w:lang w:eastAsia="en-GB"/>
          </w:rPr>
          <w:t>or</w:t>
        </w:r>
        <w:r>
          <w:rPr>
            <w:rFonts w:ascii="Arial" w:eastAsia="Times New Roman" w:hAnsi="Arial" w:cs="Arial"/>
            <w:sz w:val="20"/>
            <w:szCs w:val="20"/>
            <w:lang w:eastAsia="en-GB"/>
          </w:rPr>
          <w:t xml:space="preserve"> </w:t>
        </w:r>
        <w:r w:rsidRPr="00800F7D">
          <w:rPr>
            <w:rFonts w:ascii="Arial" w:eastAsia="Times New Roman" w:hAnsi="Arial" w:cs="Arial"/>
            <w:sz w:val="20"/>
            <w:szCs w:val="20"/>
            <w:lang w:eastAsia="en-GB"/>
          </w:rPr>
          <w:t xml:space="preserve">Derivatives exposure over the total leverage ratio exposure measure exceeds 8% </w:t>
        </w:r>
        <w:r>
          <w:rPr>
            <w:rFonts w:ascii="Arial" w:eastAsia="Times New Roman" w:hAnsi="Arial" w:cs="Arial"/>
            <w:sz w:val="20"/>
            <w:szCs w:val="20"/>
            <w:lang w:eastAsia="en-GB"/>
          </w:rPr>
          <w:t>{</w:t>
        </w:r>
        <w:r w:rsidRPr="00800F7D">
          <w:rPr>
            <w:rFonts w:ascii="Arial" w:eastAsia="Times New Roman" w:hAnsi="Arial" w:cs="Arial"/>
            <w:sz w:val="20"/>
            <w:szCs w:val="20"/>
            <w:lang w:eastAsia="en-GB"/>
          </w:rPr>
          <w:t>derivatives / TLRE &gt; 8%</w:t>
        </w:r>
        <w:r>
          <w:rPr>
            <w:rFonts w:ascii="Arial" w:eastAsia="Times New Roman" w:hAnsi="Arial" w:cs="Arial"/>
            <w:sz w:val="20"/>
            <w:szCs w:val="20"/>
            <w:lang w:eastAsia="en-GB"/>
          </w:rPr>
          <w:t xml:space="preserve">} – </w:t>
        </w:r>
        <w:r w:rsidRPr="00AA0466">
          <w:rPr>
            <w:rFonts w:ascii="Arial" w:eastAsia="Times New Roman" w:hAnsi="Arial" w:cs="Arial"/>
            <w:sz w:val="20"/>
            <w:szCs w:val="20"/>
            <w:lang w:eastAsia="en-GB"/>
          </w:rPr>
          <w:t xml:space="preserve">materiality threshold, calculated based on </w:t>
        </w:r>
        <w:r>
          <w:rPr>
            <w:rFonts w:ascii="Arial" w:eastAsia="Times New Roman" w:hAnsi="Arial" w:cs="Arial"/>
            <w:sz w:val="20"/>
            <w:szCs w:val="20"/>
            <w:lang w:eastAsia="en-GB"/>
          </w:rPr>
          <w:t>COREP</w:t>
        </w:r>
        <w:r w:rsidRPr="00AA0466">
          <w:rPr>
            <w:rFonts w:ascii="Arial" w:eastAsia="Times New Roman" w:hAnsi="Arial" w:cs="Arial"/>
            <w:sz w:val="20"/>
            <w:szCs w:val="20"/>
            <w:lang w:eastAsia="en-GB"/>
          </w:rPr>
          <w:t xml:space="preserve"> data for the corresponding reference period</w:t>
        </w:r>
        <w:r>
          <w:rPr>
            <w:rStyle w:val="FootnoteReference"/>
            <w:rFonts w:ascii="Arial" w:eastAsia="Times New Roman" w:hAnsi="Arial" w:cs="Arial"/>
            <w:sz w:val="20"/>
            <w:szCs w:val="20"/>
            <w:lang w:eastAsia="en-GB"/>
          </w:rPr>
          <w:t xml:space="preserve"> </w:t>
        </w:r>
        <w:r>
          <w:rPr>
            <w:rStyle w:val="FootnoteReference"/>
            <w:rFonts w:ascii="Arial" w:eastAsia="Times New Roman" w:hAnsi="Arial" w:cs="Arial"/>
            <w:sz w:val="20"/>
            <w:szCs w:val="20"/>
            <w:lang w:eastAsia="en-GB"/>
          </w:rPr>
          <w:footnoteReference w:id="5"/>
        </w:r>
        <w:r>
          <w:rPr>
            <w:rFonts w:ascii="Arial" w:eastAsia="Times New Roman" w:hAnsi="Arial" w:cs="Arial"/>
            <w:sz w:val="20"/>
            <w:szCs w:val="20"/>
            <w:lang w:eastAsia="en-GB"/>
          </w:rPr>
          <w:t>.)</w:t>
        </w:r>
      </w:ins>
    </w:p>
    <w:p w14:paraId="218F410C" w14:textId="5CCE4849" w:rsidR="00800F7D" w:rsidRPr="00800F7D" w:rsidDel="00A709B5" w:rsidRDefault="005A4CF7">
      <w:pPr>
        <w:numPr>
          <w:ilvl w:val="2"/>
          <w:numId w:val="33"/>
        </w:numPr>
        <w:tabs>
          <w:tab w:val="left" w:pos="1134"/>
          <w:tab w:val="right" w:pos="9356"/>
        </w:tabs>
        <w:spacing w:before="60" w:after="60" w:line="360" w:lineRule="auto"/>
        <w:jc w:val="both"/>
        <w:rPr>
          <w:del w:id="30" w:author="Sailis, Debora" w:date="2023-10-05T18:06:00Z"/>
          <w:rFonts w:ascii="Arial" w:eastAsia="Times New Roman" w:hAnsi="Arial" w:cs="Arial"/>
          <w:sz w:val="20"/>
          <w:szCs w:val="20"/>
          <w:lang w:eastAsia="en-GB"/>
        </w:rPr>
        <w:pPrChange w:id="31" w:author="Sailis, Debora" w:date="2023-10-05T18:05:00Z">
          <w:pPr>
            <w:numPr>
              <w:ilvl w:val="1"/>
              <w:numId w:val="33"/>
            </w:numPr>
            <w:tabs>
              <w:tab w:val="left" w:pos="1134"/>
              <w:tab w:val="right" w:pos="9356"/>
            </w:tabs>
            <w:spacing w:before="60" w:after="60" w:line="360" w:lineRule="auto"/>
            <w:ind w:left="720" w:hanging="360"/>
            <w:jc w:val="both"/>
          </w:pPr>
        </w:pPrChange>
      </w:pPr>
      <w:commentRangeStart w:id="32"/>
      <w:del w:id="33" w:author="Sailis, Debora" w:date="2023-10-05T18:06:00Z">
        <w:r w:rsidRPr="00AA0466" w:rsidDel="00A709B5">
          <w:rPr>
            <w:rFonts w:ascii="Arial" w:eastAsia="Times New Roman" w:hAnsi="Arial" w:cs="Arial"/>
            <w:sz w:val="20"/>
            <w:szCs w:val="20"/>
            <w:lang w:eastAsia="en-GB"/>
          </w:rPr>
          <w:lastRenderedPageBreak/>
          <w:delText xml:space="preserve">Risk of Excessive Leverage (“13”) </w:delText>
        </w:r>
        <w:r w:rsidRPr="00AA0466" w:rsidDel="00A709B5">
          <w:rPr>
            <w:rFonts w:ascii="Arial" w:eastAsia="Times New Roman" w:hAnsi="Arial" w:cs="Arial"/>
            <w:b/>
            <w:sz w:val="20"/>
            <w:szCs w:val="20"/>
            <w:lang w:eastAsia="en-GB"/>
          </w:rPr>
          <w:delText>(Please note</w:delText>
        </w:r>
        <w:r w:rsidRPr="00AA0466" w:rsidDel="00A709B5">
          <w:rPr>
            <w:rFonts w:ascii="Arial" w:eastAsia="Times New Roman" w:hAnsi="Arial" w:cs="Arial"/>
            <w:sz w:val="20"/>
            <w:szCs w:val="20"/>
            <w:lang w:eastAsia="en-GB"/>
          </w:rPr>
          <w:delText xml:space="preserve">: The frequency of this template is annual and it should be reported only by institutions </w:delText>
        </w:r>
        <w:r w:rsidR="00800F7D" w:rsidRPr="00800F7D" w:rsidDel="00A709B5">
          <w:rPr>
            <w:rFonts w:ascii="Arial" w:eastAsia="Times New Roman" w:hAnsi="Arial" w:cs="Arial"/>
            <w:sz w:val="20"/>
            <w:szCs w:val="20"/>
            <w:lang w:eastAsia="en-GB"/>
          </w:rPr>
          <w:delText xml:space="preserve">meeting any of the following thresholds: Securities financing transactions (SFTs) exposure over the total leverage ratio exposure measure exceeds 8% </w:delText>
        </w:r>
        <w:r w:rsidR="00800F7D" w:rsidDel="00A709B5">
          <w:rPr>
            <w:rFonts w:ascii="Arial" w:eastAsia="Times New Roman" w:hAnsi="Arial" w:cs="Arial"/>
            <w:sz w:val="20"/>
            <w:szCs w:val="20"/>
            <w:lang w:eastAsia="en-GB"/>
          </w:rPr>
          <w:delText>{</w:delText>
        </w:r>
        <w:r w:rsidR="00800F7D" w:rsidRPr="00800F7D" w:rsidDel="00A709B5">
          <w:rPr>
            <w:rFonts w:ascii="Arial" w:eastAsia="Times New Roman" w:hAnsi="Arial" w:cs="Arial"/>
            <w:sz w:val="20"/>
            <w:szCs w:val="20"/>
            <w:lang w:eastAsia="en-GB"/>
          </w:rPr>
          <w:delText>SFTs / TLRE &gt; 8%</w:delText>
        </w:r>
        <w:r w:rsidR="00800F7D" w:rsidDel="00A709B5">
          <w:rPr>
            <w:rFonts w:ascii="Arial" w:eastAsia="Times New Roman" w:hAnsi="Arial" w:cs="Arial"/>
            <w:sz w:val="20"/>
            <w:szCs w:val="20"/>
            <w:lang w:eastAsia="en-GB"/>
          </w:rPr>
          <w:delText>}</w:delText>
        </w:r>
        <w:r w:rsidR="00800F7D" w:rsidRPr="00800F7D" w:rsidDel="00A709B5">
          <w:rPr>
            <w:rFonts w:ascii="Arial" w:eastAsia="Times New Roman" w:hAnsi="Arial" w:cs="Arial"/>
            <w:sz w:val="20"/>
            <w:szCs w:val="20"/>
            <w:lang w:eastAsia="en-GB"/>
          </w:rPr>
          <w:delText xml:space="preserve">, </w:delText>
        </w:r>
        <w:r w:rsidR="00800F7D" w:rsidRPr="00800F7D" w:rsidDel="00A709B5">
          <w:rPr>
            <w:rFonts w:ascii="Arial" w:eastAsia="Times New Roman" w:hAnsi="Arial" w:cs="Arial"/>
            <w:b/>
            <w:bCs/>
            <w:sz w:val="20"/>
            <w:szCs w:val="20"/>
            <w:lang w:eastAsia="en-GB"/>
          </w:rPr>
          <w:delText>or</w:delText>
        </w:r>
        <w:r w:rsidR="00800F7D" w:rsidDel="00A709B5">
          <w:rPr>
            <w:rFonts w:ascii="Arial" w:eastAsia="Times New Roman" w:hAnsi="Arial" w:cs="Arial"/>
            <w:sz w:val="20"/>
            <w:szCs w:val="20"/>
            <w:lang w:eastAsia="en-GB"/>
          </w:rPr>
          <w:delText xml:space="preserve"> </w:delText>
        </w:r>
        <w:r w:rsidR="00800F7D" w:rsidRPr="00800F7D" w:rsidDel="00A709B5">
          <w:rPr>
            <w:rFonts w:ascii="Arial" w:eastAsia="Times New Roman" w:hAnsi="Arial" w:cs="Arial"/>
            <w:sz w:val="20"/>
            <w:szCs w:val="20"/>
            <w:lang w:eastAsia="en-GB"/>
          </w:rPr>
          <w:delText xml:space="preserve">Derivatives exposure over the total leverage ratio exposure measure exceeds 8% </w:delText>
        </w:r>
        <w:r w:rsidR="00800F7D" w:rsidDel="00A709B5">
          <w:rPr>
            <w:rFonts w:ascii="Arial" w:eastAsia="Times New Roman" w:hAnsi="Arial" w:cs="Arial"/>
            <w:sz w:val="20"/>
            <w:szCs w:val="20"/>
            <w:lang w:eastAsia="en-GB"/>
          </w:rPr>
          <w:delText>{</w:delText>
        </w:r>
        <w:r w:rsidR="00800F7D" w:rsidRPr="00800F7D" w:rsidDel="00A709B5">
          <w:rPr>
            <w:rFonts w:ascii="Arial" w:eastAsia="Times New Roman" w:hAnsi="Arial" w:cs="Arial"/>
            <w:sz w:val="20"/>
            <w:szCs w:val="20"/>
            <w:lang w:eastAsia="en-GB"/>
          </w:rPr>
          <w:delText>derivatives / TLRE &gt; 8%</w:delText>
        </w:r>
        <w:r w:rsidR="00800F7D" w:rsidDel="00A709B5">
          <w:rPr>
            <w:rFonts w:ascii="Arial" w:eastAsia="Times New Roman" w:hAnsi="Arial" w:cs="Arial"/>
            <w:sz w:val="20"/>
            <w:szCs w:val="20"/>
            <w:lang w:eastAsia="en-GB"/>
          </w:rPr>
          <w:delText xml:space="preserve">} – </w:delText>
        </w:r>
        <w:r w:rsidR="00800F7D" w:rsidRPr="00AA0466" w:rsidDel="00A709B5">
          <w:rPr>
            <w:rFonts w:ascii="Arial" w:eastAsia="Times New Roman" w:hAnsi="Arial" w:cs="Arial"/>
            <w:sz w:val="20"/>
            <w:szCs w:val="20"/>
            <w:lang w:eastAsia="en-GB"/>
          </w:rPr>
          <w:delText xml:space="preserve">materiality threshold, calculated based on </w:delText>
        </w:r>
        <w:r w:rsidR="00800F7D" w:rsidDel="00A709B5">
          <w:rPr>
            <w:rFonts w:ascii="Arial" w:eastAsia="Times New Roman" w:hAnsi="Arial" w:cs="Arial"/>
            <w:sz w:val="20"/>
            <w:szCs w:val="20"/>
            <w:lang w:eastAsia="en-GB"/>
          </w:rPr>
          <w:delText>COREP</w:delText>
        </w:r>
        <w:r w:rsidR="00800F7D" w:rsidRPr="00AA0466" w:rsidDel="00A709B5">
          <w:rPr>
            <w:rFonts w:ascii="Arial" w:eastAsia="Times New Roman" w:hAnsi="Arial" w:cs="Arial"/>
            <w:sz w:val="20"/>
            <w:szCs w:val="20"/>
            <w:lang w:eastAsia="en-GB"/>
          </w:rPr>
          <w:delText xml:space="preserve"> data for the corresponding reference period</w:delText>
        </w:r>
        <w:r w:rsidR="00800F7D" w:rsidDel="00A709B5">
          <w:rPr>
            <w:rStyle w:val="FootnoteReference"/>
            <w:rFonts w:ascii="Arial" w:eastAsia="Times New Roman" w:hAnsi="Arial" w:cs="Arial"/>
            <w:sz w:val="20"/>
            <w:szCs w:val="20"/>
            <w:lang w:eastAsia="en-GB"/>
          </w:rPr>
          <w:delText xml:space="preserve"> </w:delText>
        </w:r>
        <w:r w:rsidR="00800F7D" w:rsidDel="00A709B5">
          <w:rPr>
            <w:rStyle w:val="FootnoteReference"/>
            <w:rFonts w:ascii="Arial" w:eastAsia="Times New Roman" w:hAnsi="Arial" w:cs="Arial"/>
            <w:sz w:val="20"/>
            <w:szCs w:val="20"/>
            <w:lang w:eastAsia="en-GB"/>
          </w:rPr>
          <w:footnoteReference w:id="6"/>
        </w:r>
        <w:r w:rsidR="00800F7D" w:rsidDel="00A709B5">
          <w:rPr>
            <w:rFonts w:ascii="Arial" w:eastAsia="Times New Roman" w:hAnsi="Arial" w:cs="Arial"/>
            <w:sz w:val="20"/>
            <w:szCs w:val="20"/>
            <w:lang w:eastAsia="en-GB"/>
          </w:rPr>
          <w:delText>.)</w:delText>
        </w:r>
      </w:del>
    </w:p>
    <w:p w14:paraId="03144BE7" w14:textId="15233477" w:rsidR="005A4CF7" w:rsidRPr="00AA0466" w:rsidDel="00800F7D" w:rsidRDefault="005A4CF7">
      <w:pPr>
        <w:tabs>
          <w:tab w:val="left" w:pos="1134"/>
          <w:tab w:val="right" w:pos="9356"/>
        </w:tabs>
        <w:spacing w:before="60" w:after="60" w:line="360" w:lineRule="auto"/>
        <w:jc w:val="both"/>
        <w:rPr>
          <w:del w:id="54" w:author="Sailis, Debora" w:date="2023-08-21T17:23:00Z"/>
          <w:rFonts w:ascii="Arial" w:eastAsia="Times New Roman" w:hAnsi="Arial" w:cs="Arial"/>
          <w:sz w:val="20"/>
          <w:szCs w:val="20"/>
          <w:lang w:eastAsia="en-GB"/>
        </w:rPr>
        <w:pPrChange w:id="55" w:author="Sailis, Debora" w:date="2023-08-21T17:23:00Z">
          <w:pPr>
            <w:numPr>
              <w:ilvl w:val="1"/>
              <w:numId w:val="33"/>
            </w:numPr>
            <w:tabs>
              <w:tab w:val="left" w:pos="1134"/>
              <w:tab w:val="right" w:pos="9356"/>
            </w:tabs>
            <w:spacing w:before="60" w:after="60" w:line="360" w:lineRule="auto"/>
            <w:ind w:left="1134" w:hanging="142"/>
            <w:jc w:val="both"/>
          </w:pPr>
        </w:pPrChange>
      </w:pPr>
      <w:del w:id="56" w:author="Sailis, Debora" w:date="2023-08-21T17:22:00Z">
        <w:r w:rsidRPr="00AA0466" w:rsidDel="00800F7D">
          <w:rPr>
            <w:rFonts w:ascii="Arial" w:eastAsia="Times New Roman" w:hAnsi="Arial" w:cs="Arial"/>
            <w:sz w:val="20"/>
            <w:szCs w:val="20"/>
            <w:lang w:eastAsia="en-GB"/>
          </w:rPr>
          <w:delText>that meet a materiality threshold</w:delText>
        </w:r>
      </w:del>
      <w:del w:id="57" w:author="Sailis, Debora" w:date="2023-08-21T17:23:00Z">
        <w:r w:rsidRPr="00AA0466" w:rsidDel="00800F7D">
          <w:rPr>
            <w:rFonts w:ascii="Arial" w:eastAsia="Times New Roman" w:hAnsi="Arial" w:cs="Arial"/>
            <w:sz w:val="20"/>
            <w:szCs w:val="20"/>
            <w:lang w:eastAsia="en-GB"/>
          </w:rPr>
          <w:delText>)</w:delText>
        </w:r>
        <w:commentRangeEnd w:id="32"/>
        <w:r w:rsidR="00EF04E3" w:rsidDel="00800F7D">
          <w:rPr>
            <w:rStyle w:val="CommentReference"/>
          </w:rPr>
          <w:commentReference w:id="32"/>
        </w:r>
      </w:del>
    </w:p>
    <w:p w14:paraId="4639F67F" w14:textId="43B05E5D" w:rsidR="008B26C0" w:rsidRDefault="008B26C0" w:rsidP="00977A51">
      <w:pPr>
        <w:numPr>
          <w:ilvl w:val="1"/>
          <w:numId w:val="33"/>
        </w:numPr>
        <w:tabs>
          <w:tab w:val="left" w:pos="1134"/>
          <w:tab w:val="right" w:pos="9356"/>
        </w:tabs>
        <w:spacing w:before="60" w:after="60" w:line="360" w:lineRule="auto"/>
        <w:ind w:left="1134" w:hanging="142"/>
        <w:jc w:val="both"/>
        <w:rPr>
          <w:ins w:id="58" w:author="Debora Sailis" w:date="2023-09-22T16:53:00Z"/>
          <w:rFonts w:ascii="Arial" w:eastAsia="Times New Roman" w:hAnsi="Arial" w:cs="Arial"/>
          <w:sz w:val="20"/>
          <w:szCs w:val="20"/>
          <w:lang w:eastAsia="en-GB"/>
        </w:rPr>
      </w:pPr>
      <w:r w:rsidRPr="00AA0466">
        <w:rPr>
          <w:rFonts w:ascii="Arial" w:eastAsia="Times New Roman" w:hAnsi="Arial" w:cs="Arial"/>
          <w:sz w:val="20"/>
          <w:szCs w:val="20"/>
          <w:lang w:eastAsia="en-GB"/>
        </w:rPr>
        <w:t>Irrevocable Payment Commitments (IPCs) (“1</w:t>
      </w:r>
      <w:r w:rsidR="0050591B" w:rsidRPr="00AA0466">
        <w:rPr>
          <w:rFonts w:ascii="Arial" w:eastAsia="Times New Roman" w:hAnsi="Arial" w:cs="Arial"/>
          <w:sz w:val="20"/>
          <w:szCs w:val="20"/>
          <w:lang w:eastAsia="en-GB"/>
        </w:rPr>
        <w:t>4</w:t>
      </w:r>
      <w:r w:rsidRPr="00AA0466">
        <w:rPr>
          <w:rFonts w:ascii="Arial" w:eastAsia="Times New Roman" w:hAnsi="Arial" w:cs="Arial"/>
          <w:sz w:val="20"/>
          <w:szCs w:val="20"/>
          <w:lang w:eastAsia="en-GB"/>
        </w:rPr>
        <w:t>”) (</w:t>
      </w:r>
      <w:r w:rsidRPr="00AA0466">
        <w:rPr>
          <w:rFonts w:ascii="Arial" w:eastAsia="Times New Roman" w:hAnsi="Arial" w:cs="Arial"/>
          <w:b/>
          <w:bCs/>
          <w:sz w:val="20"/>
          <w:szCs w:val="20"/>
          <w:lang w:eastAsia="en-GB"/>
        </w:rPr>
        <w:t>Please note:</w:t>
      </w:r>
      <w:r w:rsidRPr="00AA0466">
        <w:rPr>
          <w:rFonts w:ascii="Arial" w:eastAsia="Times New Roman" w:hAnsi="Arial" w:cs="Arial"/>
          <w:sz w:val="20"/>
          <w:szCs w:val="20"/>
          <w:lang w:eastAsia="en-GB"/>
        </w:rPr>
        <w:t xml:space="preserve"> The frequency of this template is annual</w:t>
      </w:r>
      <w:r w:rsidR="005A4CF7" w:rsidRPr="00AA0466">
        <w:rPr>
          <w:rFonts w:ascii="Arial" w:eastAsia="Times New Roman" w:hAnsi="Arial" w:cs="Arial"/>
          <w:sz w:val="20"/>
          <w:szCs w:val="20"/>
          <w:lang w:eastAsia="en-GB"/>
        </w:rPr>
        <w:t xml:space="preserve"> and this template is required only for Significant Institutions</w:t>
      </w:r>
      <w:r w:rsidRPr="00AA0466">
        <w:rPr>
          <w:rFonts w:ascii="Arial" w:eastAsia="Times New Roman" w:hAnsi="Arial" w:cs="Arial"/>
          <w:sz w:val="20"/>
          <w:szCs w:val="20"/>
          <w:lang w:eastAsia="en-GB"/>
        </w:rPr>
        <w:t>)</w:t>
      </w:r>
    </w:p>
    <w:p w14:paraId="6020EC40" w14:textId="43C57299" w:rsidR="00300E98" w:rsidRPr="00AA0466" w:rsidRDefault="00300E98" w:rsidP="00977A51">
      <w:pPr>
        <w:numPr>
          <w:ilvl w:val="1"/>
          <w:numId w:val="33"/>
        </w:numPr>
        <w:tabs>
          <w:tab w:val="left" w:pos="1134"/>
          <w:tab w:val="right" w:pos="9356"/>
        </w:tabs>
        <w:spacing w:before="60" w:after="60" w:line="360" w:lineRule="auto"/>
        <w:ind w:left="1134" w:hanging="142"/>
        <w:jc w:val="both"/>
        <w:rPr>
          <w:rFonts w:ascii="Arial" w:eastAsia="Times New Roman" w:hAnsi="Arial" w:cs="Arial"/>
          <w:sz w:val="20"/>
          <w:szCs w:val="20"/>
          <w:lang w:eastAsia="en-GB"/>
        </w:rPr>
      </w:pPr>
      <w:ins w:id="59" w:author="Debora Sailis" w:date="2023-09-22T16:53:00Z">
        <w:r>
          <w:rPr>
            <w:rFonts w:ascii="Arial" w:eastAsia="Times New Roman" w:hAnsi="Arial" w:cs="Arial"/>
            <w:sz w:val="20"/>
            <w:szCs w:val="20"/>
            <w:lang w:eastAsia="en-GB"/>
          </w:rPr>
          <w:t>C</w:t>
        </w:r>
      </w:ins>
      <w:ins w:id="60" w:author="Debora Sailis" w:date="2023-09-22T16:54:00Z">
        <w:r>
          <w:rPr>
            <w:rFonts w:ascii="Arial" w:eastAsia="Times New Roman" w:hAnsi="Arial" w:cs="Arial"/>
            <w:sz w:val="20"/>
            <w:szCs w:val="20"/>
            <w:lang w:eastAsia="en-GB"/>
          </w:rPr>
          <w:t xml:space="preserve">limate risk </w:t>
        </w:r>
        <w:r w:rsidRPr="00AA0466">
          <w:rPr>
            <w:rFonts w:ascii="Arial" w:eastAsia="Times New Roman" w:hAnsi="Arial" w:cs="Arial"/>
            <w:sz w:val="20"/>
            <w:szCs w:val="20"/>
            <w:lang w:eastAsia="en-GB"/>
          </w:rPr>
          <w:t>(“1</w:t>
        </w:r>
        <w:r>
          <w:rPr>
            <w:rFonts w:ascii="Arial" w:eastAsia="Times New Roman" w:hAnsi="Arial" w:cs="Arial"/>
            <w:sz w:val="20"/>
            <w:szCs w:val="20"/>
            <w:lang w:eastAsia="en-GB"/>
          </w:rPr>
          <w:t>5</w:t>
        </w:r>
        <w:r w:rsidRPr="00AA0466">
          <w:rPr>
            <w:rFonts w:ascii="Arial" w:eastAsia="Times New Roman" w:hAnsi="Arial" w:cs="Arial"/>
            <w:sz w:val="20"/>
            <w:szCs w:val="20"/>
            <w:lang w:eastAsia="en-GB"/>
          </w:rPr>
          <w:t>”) (</w:t>
        </w:r>
        <w:r w:rsidRPr="00AA0466">
          <w:rPr>
            <w:rFonts w:ascii="Arial" w:eastAsia="Times New Roman" w:hAnsi="Arial" w:cs="Arial"/>
            <w:b/>
            <w:bCs/>
            <w:sz w:val="20"/>
            <w:szCs w:val="20"/>
            <w:lang w:eastAsia="en-GB"/>
          </w:rPr>
          <w:t>Please note:</w:t>
        </w:r>
        <w:r w:rsidRPr="00AA0466">
          <w:rPr>
            <w:rFonts w:ascii="Arial" w:eastAsia="Times New Roman" w:hAnsi="Arial" w:cs="Arial"/>
            <w:sz w:val="20"/>
            <w:szCs w:val="20"/>
            <w:lang w:eastAsia="en-GB"/>
          </w:rPr>
          <w:t xml:space="preserve"> The frequency of this template is annual</w:t>
        </w:r>
        <w:r>
          <w:rPr>
            <w:rFonts w:ascii="Arial" w:eastAsia="Times New Roman" w:hAnsi="Arial" w:cs="Arial"/>
            <w:sz w:val="20"/>
            <w:szCs w:val="20"/>
            <w:lang w:eastAsia="en-GB"/>
          </w:rPr>
          <w:t>)</w:t>
        </w:r>
      </w:ins>
    </w:p>
    <w:p w14:paraId="45C8E4EF" w14:textId="36933137" w:rsidR="005A4CF7" w:rsidDel="00583539" w:rsidRDefault="005A4CF7" w:rsidP="00977A51">
      <w:pPr>
        <w:numPr>
          <w:ilvl w:val="1"/>
          <w:numId w:val="33"/>
        </w:numPr>
        <w:tabs>
          <w:tab w:val="left" w:pos="1134"/>
          <w:tab w:val="right" w:pos="9356"/>
        </w:tabs>
        <w:spacing w:before="60" w:after="60" w:line="360" w:lineRule="auto"/>
        <w:ind w:left="1134" w:hanging="142"/>
        <w:jc w:val="both"/>
        <w:rPr>
          <w:del w:id="61" w:author="Sailis, Debora" w:date="2023-08-28T18:16:00Z"/>
          <w:rFonts w:ascii="Arial" w:eastAsia="Times New Roman" w:hAnsi="Arial" w:cs="Arial"/>
          <w:sz w:val="20"/>
          <w:szCs w:val="20"/>
          <w:lang w:eastAsia="en-GB"/>
        </w:rPr>
      </w:pPr>
      <w:commentRangeStart w:id="62"/>
      <w:del w:id="63" w:author="Sailis, Debora" w:date="2023-08-28T18:16:00Z">
        <w:r w:rsidRPr="00AA0466" w:rsidDel="00583539">
          <w:rPr>
            <w:rFonts w:ascii="Arial" w:eastAsia="Times New Roman" w:hAnsi="Arial" w:cs="Arial"/>
            <w:sz w:val="20"/>
            <w:szCs w:val="20"/>
            <w:lang w:eastAsia="en-GB"/>
          </w:rPr>
          <w:delText xml:space="preserve">Climate </w:delText>
        </w:r>
        <w:r w:rsidR="000C74C6" w:rsidRPr="00AA0466" w:rsidDel="00583539">
          <w:rPr>
            <w:rFonts w:ascii="Arial" w:eastAsia="Times New Roman" w:hAnsi="Arial" w:cs="Arial"/>
            <w:sz w:val="20"/>
            <w:szCs w:val="20"/>
            <w:lang w:eastAsia="en-GB"/>
          </w:rPr>
          <w:delText>r</w:delText>
        </w:r>
        <w:r w:rsidRPr="00AA0466" w:rsidDel="00583539">
          <w:rPr>
            <w:rFonts w:ascii="Arial" w:eastAsia="Times New Roman" w:hAnsi="Arial" w:cs="Arial"/>
            <w:sz w:val="20"/>
            <w:szCs w:val="20"/>
            <w:lang w:eastAsia="en-GB"/>
          </w:rPr>
          <w:delText>isk (“15”) (</w:delText>
        </w:r>
        <w:r w:rsidRPr="00AA0466" w:rsidDel="00583539">
          <w:rPr>
            <w:rFonts w:ascii="Arial" w:eastAsia="Times New Roman" w:hAnsi="Arial" w:cs="Arial"/>
            <w:b/>
            <w:bCs/>
            <w:sz w:val="20"/>
            <w:szCs w:val="20"/>
            <w:lang w:eastAsia="en-GB"/>
          </w:rPr>
          <w:delText>Please note:</w:delText>
        </w:r>
        <w:r w:rsidRPr="00AA0466" w:rsidDel="00583539">
          <w:rPr>
            <w:rFonts w:ascii="Arial" w:eastAsia="Times New Roman" w:hAnsi="Arial" w:cs="Arial"/>
            <w:sz w:val="20"/>
            <w:szCs w:val="20"/>
            <w:lang w:eastAsia="en-GB"/>
          </w:rPr>
          <w:delText xml:space="preserve"> The frequency of this template is annual)</w:delText>
        </w:r>
        <w:commentRangeEnd w:id="62"/>
        <w:r w:rsidR="00722B6E" w:rsidDel="00583539">
          <w:rPr>
            <w:rStyle w:val="CommentReference"/>
          </w:rPr>
          <w:commentReference w:id="62"/>
        </w:r>
      </w:del>
    </w:p>
    <w:p w14:paraId="47D3D4B6" w14:textId="01AD4AA5" w:rsidR="00583539" w:rsidRDefault="00583539" w:rsidP="00977A51">
      <w:pPr>
        <w:numPr>
          <w:ilvl w:val="1"/>
          <w:numId w:val="33"/>
        </w:numPr>
        <w:tabs>
          <w:tab w:val="left" w:pos="1134"/>
          <w:tab w:val="right" w:pos="9356"/>
        </w:tabs>
        <w:spacing w:before="60" w:after="60" w:line="360" w:lineRule="auto"/>
        <w:ind w:left="1134" w:hanging="142"/>
        <w:jc w:val="both"/>
        <w:rPr>
          <w:ins w:id="64" w:author="Sailis, Debora" w:date="2023-08-28T18:16:00Z"/>
          <w:rFonts w:ascii="Arial" w:eastAsia="Times New Roman" w:hAnsi="Arial" w:cs="Arial"/>
          <w:sz w:val="20"/>
          <w:szCs w:val="20"/>
          <w:lang w:eastAsia="en-GB"/>
        </w:rPr>
      </w:pPr>
      <w:ins w:id="65" w:author="Sailis, Debora" w:date="2023-08-28T18:16:00Z">
        <w:r>
          <w:rPr>
            <w:rFonts w:ascii="Arial" w:eastAsia="Times New Roman" w:hAnsi="Arial" w:cs="Arial"/>
            <w:sz w:val="20"/>
            <w:szCs w:val="20"/>
            <w:lang w:eastAsia="en-GB"/>
          </w:rPr>
          <w:t>Digitalisation</w:t>
        </w:r>
        <w:r w:rsidRPr="00AA0466">
          <w:rPr>
            <w:rFonts w:ascii="Arial" w:eastAsia="Times New Roman" w:hAnsi="Arial" w:cs="Arial"/>
            <w:sz w:val="20"/>
            <w:szCs w:val="20"/>
            <w:lang w:eastAsia="en-GB"/>
          </w:rPr>
          <w:t xml:space="preserve">  (“1</w:t>
        </w:r>
        <w:del w:id="66" w:author="Debora Sailis" w:date="2023-09-22T16:54:00Z">
          <w:r w:rsidDel="00300E98">
            <w:rPr>
              <w:rFonts w:ascii="Arial" w:eastAsia="Times New Roman" w:hAnsi="Arial" w:cs="Arial"/>
              <w:sz w:val="20"/>
              <w:szCs w:val="20"/>
              <w:lang w:eastAsia="en-GB"/>
            </w:rPr>
            <w:delText>5</w:delText>
          </w:r>
        </w:del>
      </w:ins>
      <w:ins w:id="67" w:author="Debora Sailis" w:date="2023-09-22T16:54:00Z">
        <w:r w:rsidR="00300E98">
          <w:rPr>
            <w:rFonts w:ascii="Arial" w:eastAsia="Times New Roman" w:hAnsi="Arial" w:cs="Arial"/>
            <w:sz w:val="20"/>
            <w:szCs w:val="20"/>
            <w:lang w:eastAsia="en-GB"/>
          </w:rPr>
          <w:t>6</w:t>
        </w:r>
      </w:ins>
      <w:ins w:id="68" w:author="Sailis, Debora" w:date="2023-08-28T18:16:00Z">
        <w:r w:rsidRPr="00AA0466">
          <w:rPr>
            <w:rFonts w:ascii="Arial" w:eastAsia="Times New Roman" w:hAnsi="Arial" w:cs="Arial"/>
            <w:sz w:val="20"/>
            <w:szCs w:val="20"/>
            <w:lang w:eastAsia="en-GB"/>
          </w:rPr>
          <w:t>”) (</w:t>
        </w:r>
        <w:r w:rsidRPr="00AA0466">
          <w:rPr>
            <w:rFonts w:ascii="Arial" w:eastAsia="Times New Roman" w:hAnsi="Arial" w:cs="Arial"/>
            <w:b/>
            <w:bCs/>
            <w:sz w:val="20"/>
            <w:szCs w:val="20"/>
            <w:lang w:eastAsia="en-GB"/>
          </w:rPr>
          <w:t>Please note:</w:t>
        </w:r>
        <w:r w:rsidRPr="00AA0466">
          <w:rPr>
            <w:rFonts w:ascii="Arial" w:eastAsia="Times New Roman" w:hAnsi="Arial" w:cs="Arial"/>
            <w:sz w:val="20"/>
            <w:szCs w:val="20"/>
            <w:lang w:eastAsia="en-GB"/>
          </w:rPr>
          <w:t xml:space="preserve"> The frequency of this template is annual</w:t>
        </w:r>
        <w:r>
          <w:rPr>
            <w:rFonts w:ascii="Arial" w:eastAsia="Times New Roman" w:hAnsi="Arial" w:cs="Arial"/>
            <w:sz w:val="20"/>
            <w:szCs w:val="20"/>
            <w:lang w:eastAsia="en-GB"/>
          </w:rPr>
          <w:t>)</w:t>
        </w:r>
      </w:ins>
    </w:p>
    <w:p w14:paraId="7BE44671" w14:textId="0916E0ED" w:rsidR="00583539" w:rsidRPr="00AA0466" w:rsidRDefault="00583539" w:rsidP="00977A51">
      <w:pPr>
        <w:numPr>
          <w:ilvl w:val="1"/>
          <w:numId w:val="33"/>
        </w:numPr>
        <w:tabs>
          <w:tab w:val="left" w:pos="1134"/>
          <w:tab w:val="right" w:pos="9356"/>
        </w:tabs>
        <w:spacing w:before="60" w:after="60" w:line="360" w:lineRule="auto"/>
        <w:ind w:left="1134" w:hanging="142"/>
        <w:jc w:val="both"/>
        <w:rPr>
          <w:ins w:id="69" w:author="Sailis, Debora" w:date="2023-08-28T18:16:00Z"/>
          <w:rFonts w:ascii="Arial" w:eastAsia="Times New Roman" w:hAnsi="Arial" w:cs="Arial"/>
          <w:sz w:val="20"/>
          <w:szCs w:val="20"/>
          <w:lang w:eastAsia="en-GB"/>
        </w:rPr>
      </w:pPr>
      <w:ins w:id="70" w:author="Sailis, Debora" w:date="2023-08-28T18:16:00Z">
        <w:r>
          <w:rPr>
            <w:rFonts w:ascii="Arial" w:eastAsia="Times New Roman" w:hAnsi="Arial" w:cs="Arial"/>
            <w:sz w:val="20"/>
            <w:szCs w:val="20"/>
            <w:lang w:eastAsia="en-GB"/>
          </w:rPr>
          <w:t>Leveraged Finance</w:t>
        </w:r>
      </w:ins>
      <w:ins w:id="71" w:author="Debora Sailis" w:date="2023-09-22T16:54:00Z">
        <w:r w:rsidR="00300E98">
          <w:rPr>
            <w:rFonts w:ascii="Arial" w:eastAsia="Times New Roman" w:hAnsi="Arial" w:cs="Arial"/>
            <w:sz w:val="20"/>
            <w:szCs w:val="20"/>
            <w:lang w:eastAsia="en-GB"/>
          </w:rPr>
          <w:t xml:space="preserve"> (“1</w:t>
        </w:r>
        <w:del w:id="72" w:author="Sailis, Debora" w:date="2023-10-05T18:06:00Z">
          <w:r w:rsidR="00300E98" w:rsidDel="00A709B5">
            <w:rPr>
              <w:rFonts w:ascii="Arial" w:eastAsia="Times New Roman" w:hAnsi="Arial" w:cs="Arial"/>
              <w:sz w:val="20"/>
              <w:szCs w:val="20"/>
              <w:lang w:eastAsia="en-GB"/>
            </w:rPr>
            <w:delText>5</w:delText>
          </w:r>
        </w:del>
      </w:ins>
      <w:ins w:id="73" w:author="Sailis, Debora" w:date="2023-10-05T18:06:00Z">
        <w:r w:rsidR="00A709B5">
          <w:rPr>
            <w:rFonts w:ascii="Arial" w:eastAsia="Times New Roman" w:hAnsi="Arial" w:cs="Arial"/>
            <w:sz w:val="20"/>
            <w:szCs w:val="20"/>
            <w:lang w:eastAsia="en-GB"/>
          </w:rPr>
          <w:t>7</w:t>
        </w:r>
      </w:ins>
      <w:ins w:id="74" w:author="Debora Sailis" w:date="2023-09-22T16:54:00Z">
        <w:r w:rsidR="00300E98">
          <w:rPr>
            <w:rFonts w:ascii="Arial" w:eastAsia="Times New Roman" w:hAnsi="Arial" w:cs="Arial"/>
            <w:sz w:val="20"/>
            <w:szCs w:val="20"/>
            <w:lang w:eastAsia="en-GB"/>
          </w:rPr>
          <w:t>”)</w:t>
        </w:r>
      </w:ins>
      <w:ins w:id="75" w:author="Sailis, Debora" w:date="2023-08-28T18:16:00Z">
        <w:r>
          <w:rPr>
            <w:rFonts w:ascii="Arial" w:eastAsia="Times New Roman" w:hAnsi="Arial" w:cs="Arial"/>
            <w:sz w:val="20"/>
            <w:szCs w:val="20"/>
            <w:lang w:eastAsia="en-GB"/>
          </w:rPr>
          <w:t xml:space="preserve"> (</w:t>
        </w:r>
      </w:ins>
      <w:ins w:id="76" w:author="Sailis, Debora" w:date="2023-08-28T18:17:00Z">
        <w:r w:rsidRPr="00AA0466">
          <w:rPr>
            <w:rFonts w:ascii="Arial" w:eastAsia="Times New Roman" w:hAnsi="Arial" w:cs="Arial"/>
            <w:b/>
            <w:bCs/>
            <w:sz w:val="20"/>
            <w:szCs w:val="20"/>
            <w:lang w:eastAsia="en-GB"/>
          </w:rPr>
          <w:t>Please note:</w:t>
        </w:r>
        <w:r w:rsidRPr="00AA0466">
          <w:rPr>
            <w:rFonts w:ascii="Arial" w:eastAsia="Times New Roman" w:hAnsi="Arial" w:cs="Arial"/>
            <w:sz w:val="20"/>
            <w:szCs w:val="20"/>
            <w:lang w:eastAsia="en-GB"/>
          </w:rPr>
          <w:t xml:space="preserve"> </w:t>
        </w:r>
        <w:r>
          <w:rPr>
            <w:rFonts w:ascii="Arial" w:eastAsia="Times New Roman" w:hAnsi="Arial" w:cs="Arial"/>
            <w:sz w:val="20"/>
            <w:szCs w:val="20"/>
            <w:lang w:eastAsia="en-GB"/>
          </w:rPr>
          <w:t>This template should be submitted only by institutions that have been alerted by the relevant JST)</w:t>
        </w:r>
      </w:ins>
    </w:p>
    <w:p w14:paraId="498F47BA" w14:textId="77777777" w:rsidR="007A37CD" w:rsidRPr="00AA0466" w:rsidRDefault="007A37CD" w:rsidP="00977A51">
      <w:pPr>
        <w:tabs>
          <w:tab w:val="left" w:pos="1134"/>
          <w:tab w:val="right" w:pos="9356"/>
        </w:tabs>
        <w:spacing w:before="60" w:after="60" w:line="360" w:lineRule="auto"/>
        <w:ind w:left="1134"/>
        <w:jc w:val="both"/>
        <w:rPr>
          <w:rFonts w:ascii="Arial" w:eastAsia="Times New Roman" w:hAnsi="Arial" w:cs="Arial"/>
          <w:sz w:val="20"/>
          <w:szCs w:val="20"/>
          <w:lang w:eastAsia="en-GB"/>
        </w:rPr>
      </w:pPr>
    </w:p>
    <w:p w14:paraId="7200D65C" w14:textId="181DA0AB" w:rsidR="00F14C4C" w:rsidRPr="00AA0466" w:rsidRDefault="00DB4C70" w:rsidP="00977A51">
      <w:pPr>
        <w:tabs>
          <w:tab w:val="left" w:pos="709"/>
          <w:tab w:val="right" w:pos="9356"/>
        </w:tabs>
        <w:spacing w:before="60" w:after="60" w:line="360" w:lineRule="auto"/>
        <w:ind w:left="709"/>
        <w:jc w:val="both"/>
        <w:rPr>
          <w:rFonts w:ascii="Arial" w:eastAsia="Times New Roman" w:hAnsi="Arial" w:cs="Arial"/>
          <w:sz w:val="20"/>
          <w:szCs w:val="20"/>
          <w:lang w:eastAsia="en-GB"/>
        </w:rPr>
      </w:pPr>
      <w:bookmarkStart w:id="77" w:name="_Hlk87451310"/>
      <w:r w:rsidRPr="00AA0466">
        <w:rPr>
          <w:rFonts w:ascii="Arial" w:eastAsia="Times New Roman" w:hAnsi="Arial" w:cs="Arial"/>
          <w:sz w:val="20"/>
          <w:szCs w:val="20"/>
          <w:lang w:eastAsia="en-GB"/>
        </w:rPr>
        <w:t>Additional</w:t>
      </w:r>
      <w:r w:rsidR="00582A2D" w:rsidRPr="00AA0466">
        <w:rPr>
          <w:rFonts w:ascii="Arial" w:eastAsia="Times New Roman" w:hAnsi="Arial" w:cs="Arial"/>
          <w:sz w:val="20"/>
          <w:szCs w:val="20"/>
          <w:lang w:eastAsia="en-GB"/>
        </w:rPr>
        <w:t xml:space="preserve"> </w:t>
      </w:r>
      <w:r w:rsidR="00582A2D" w:rsidRPr="00AA0466">
        <w:rPr>
          <w:rFonts w:ascii="Arial" w:eastAsia="Times New Roman" w:hAnsi="Arial" w:cs="Arial"/>
          <w:b/>
          <w:sz w:val="20"/>
          <w:szCs w:val="20"/>
          <w:lang w:eastAsia="en-GB"/>
        </w:rPr>
        <w:t>reporting instructions</w:t>
      </w:r>
      <w:r w:rsidR="00582A2D" w:rsidRPr="00AA0466">
        <w:rPr>
          <w:rFonts w:ascii="Arial" w:eastAsia="Times New Roman" w:hAnsi="Arial" w:cs="Arial"/>
          <w:sz w:val="20"/>
          <w:szCs w:val="20"/>
          <w:lang w:eastAsia="en-GB"/>
        </w:rPr>
        <w:t xml:space="preserve"> for templates </w:t>
      </w:r>
      <w:r w:rsidR="00EA2516" w:rsidRPr="00AA0466">
        <w:rPr>
          <w:rFonts w:ascii="Arial" w:eastAsia="Times New Roman" w:hAnsi="Arial" w:cs="Arial"/>
          <w:sz w:val="20"/>
          <w:szCs w:val="20"/>
          <w:lang w:eastAsia="en-GB"/>
        </w:rPr>
        <w:t xml:space="preserve">on </w:t>
      </w:r>
      <w:r w:rsidR="00582A2D" w:rsidRPr="00AA0466">
        <w:rPr>
          <w:rFonts w:ascii="Arial" w:eastAsia="Times New Roman" w:hAnsi="Arial" w:cs="Arial"/>
          <w:sz w:val="20"/>
          <w:szCs w:val="20"/>
          <w:lang w:eastAsia="en-GB"/>
        </w:rPr>
        <w:t>i) profitability</w:t>
      </w:r>
      <w:r w:rsidR="003B4259" w:rsidRPr="00AA0466">
        <w:rPr>
          <w:rFonts w:ascii="Arial" w:eastAsia="Times New Roman" w:hAnsi="Arial" w:cs="Arial"/>
          <w:sz w:val="20"/>
          <w:szCs w:val="20"/>
          <w:lang w:eastAsia="en-GB"/>
        </w:rPr>
        <w:t xml:space="preserve"> (inc</w:t>
      </w:r>
      <w:r w:rsidR="00A778F7" w:rsidRPr="00AA0466">
        <w:rPr>
          <w:rFonts w:ascii="Arial" w:eastAsia="Times New Roman" w:hAnsi="Arial" w:cs="Arial"/>
          <w:sz w:val="20"/>
          <w:szCs w:val="20"/>
          <w:lang w:eastAsia="en-GB"/>
        </w:rPr>
        <w:t>l</w:t>
      </w:r>
      <w:r w:rsidR="003B4259" w:rsidRPr="00AA0466">
        <w:rPr>
          <w:rFonts w:ascii="Arial" w:eastAsia="Times New Roman" w:hAnsi="Arial" w:cs="Arial"/>
          <w:sz w:val="20"/>
          <w:szCs w:val="20"/>
          <w:lang w:eastAsia="en-GB"/>
        </w:rPr>
        <w:t>.</w:t>
      </w:r>
      <w:r w:rsidR="00A778F7" w:rsidRPr="00AA0466">
        <w:rPr>
          <w:rFonts w:ascii="Arial" w:eastAsia="Times New Roman" w:hAnsi="Arial" w:cs="Arial"/>
          <w:sz w:val="20"/>
          <w:szCs w:val="20"/>
          <w:lang w:eastAsia="en-GB"/>
        </w:rPr>
        <w:t xml:space="preserve"> </w:t>
      </w:r>
      <w:r w:rsidR="003B4259" w:rsidRPr="00AA0466">
        <w:rPr>
          <w:rFonts w:ascii="Arial" w:eastAsia="Times New Roman" w:hAnsi="Arial" w:cs="Arial"/>
          <w:sz w:val="20"/>
          <w:szCs w:val="20"/>
          <w:lang w:eastAsia="en-GB"/>
        </w:rPr>
        <w:t>PFE</w:t>
      </w:r>
      <w:r w:rsidR="00A778F7" w:rsidRPr="00AA0466">
        <w:rPr>
          <w:rFonts w:ascii="Arial" w:eastAsia="Times New Roman" w:hAnsi="Arial" w:cs="Arial"/>
          <w:sz w:val="20"/>
          <w:szCs w:val="20"/>
          <w:lang w:eastAsia="en-GB"/>
        </w:rPr>
        <w:t xml:space="preserve"> and non-recurring events</w:t>
      </w:r>
      <w:r w:rsidR="003B4259" w:rsidRPr="00AA0466">
        <w:rPr>
          <w:rFonts w:ascii="Arial" w:eastAsia="Times New Roman" w:hAnsi="Arial" w:cs="Arial"/>
          <w:sz w:val="20"/>
          <w:szCs w:val="20"/>
          <w:lang w:eastAsia="en-GB"/>
        </w:rPr>
        <w:t>)</w:t>
      </w:r>
      <w:r w:rsidR="00582A2D" w:rsidRPr="00AA0466">
        <w:rPr>
          <w:rFonts w:ascii="Arial" w:eastAsia="Times New Roman" w:hAnsi="Arial" w:cs="Arial"/>
          <w:sz w:val="20"/>
          <w:szCs w:val="20"/>
          <w:lang w:eastAsia="en-GB"/>
        </w:rPr>
        <w:t>, v) market risk</w:t>
      </w:r>
      <w:r w:rsidR="00D17ACF" w:rsidRPr="00AA0466">
        <w:rPr>
          <w:rFonts w:ascii="Arial" w:eastAsia="Times New Roman" w:hAnsi="Arial" w:cs="Arial"/>
          <w:sz w:val="20"/>
          <w:szCs w:val="20"/>
          <w:lang w:eastAsia="en-GB"/>
        </w:rPr>
        <w:t>,</w:t>
      </w:r>
      <w:r w:rsidR="00582A2D" w:rsidRPr="00AA0466">
        <w:rPr>
          <w:rFonts w:ascii="Arial" w:eastAsia="Times New Roman" w:hAnsi="Arial" w:cs="Arial"/>
          <w:sz w:val="20"/>
          <w:szCs w:val="20"/>
          <w:lang w:eastAsia="en-GB"/>
        </w:rPr>
        <w:t xml:space="preserve"> v</w:t>
      </w:r>
      <w:r w:rsidR="00EF526F" w:rsidRPr="00AA0466">
        <w:rPr>
          <w:rFonts w:ascii="Arial" w:eastAsia="Times New Roman" w:hAnsi="Arial" w:cs="Arial"/>
          <w:sz w:val="20"/>
          <w:szCs w:val="20"/>
          <w:lang w:eastAsia="en-GB"/>
        </w:rPr>
        <w:t>i</w:t>
      </w:r>
      <w:r w:rsidR="00582A2D" w:rsidRPr="00AA0466">
        <w:rPr>
          <w:rFonts w:ascii="Arial" w:eastAsia="Times New Roman" w:hAnsi="Arial" w:cs="Arial"/>
          <w:sz w:val="20"/>
          <w:szCs w:val="20"/>
          <w:lang w:eastAsia="en-GB"/>
        </w:rPr>
        <w:t xml:space="preserve">) </w:t>
      </w:r>
      <w:del w:id="78" w:author="Sailis, Debora" w:date="2023-10-05T18:06:00Z">
        <w:r w:rsidR="00582A2D" w:rsidRPr="00AA0466" w:rsidDel="00A709B5">
          <w:rPr>
            <w:rFonts w:ascii="Arial" w:eastAsia="Times New Roman" w:hAnsi="Arial" w:cs="Arial"/>
            <w:sz w:val="20"/>
            <w:szCs w:val="20"/>
            <w:lang w:eastAsia="en-GB"/>
          </w:rPr>
          <w:delText>interest rate risk in the banking book (IRRBB)</w:delText>
        </w:r>
        <w:r w:rsidR="009765FE" w:rsidRPr="00AA0466" w:rsidDel="00A709B5">
          <w:rPr>
            <w:rFonts w:ascii="Arial" w:eastAsia="Times New Roman" w:hAnsi="Arial" w:cs="Arial"/>
            <w:sz w:val="20"/>
            <w:szCs w:val="20"/>
            <w:lang w:eastAsia="en-GB"/>
          </w:rPr>
          <w:delText>,</w:delText>
        </w:r>
      </w:del>
      <w:ins w:id="79" w:author="Sailis, Debora" w:date="2023-10-05T18:06:00Z">
        <w:r w:rsidR="00A709B5">
          <w:rPr>
            <w:rFonts w:ascii="Arial" w:eastAsia="Times New Roman" w:hAnsi="Arial" w:cs="Arial"/>
            <w:sz w:val="20"/>
            <w:szCs w:val="20"/>
            <w:lang w:eastAsia="en-GB"/>
          </w:rPr>
          <w:t>CSRBB/IRRBB</w:t>
        </w:r>
      </w:ins>
      <w:r w:rsidR="009765FE" w:rsidRPr="00AA0466">
        <w:rPr>
          <w:rFonts w:ascii="Arial" w:eastAsia="Times New Roman" w:hAnsi="Arial" w:cs="Arial"/>
          <w:sz w:val="20"/>
          <w:szCs w:val="20"/>
          <w:lang w:eastAsia="en-GB"/>
        </w:rPr>
        <w:t xml:space="preserve"> </w:t>
      </w:r>
      <w:r w:rsidR="001E7AA1" w:rsidRPr="00AA0466">
        <w:rPr>
          <w:rFonts w:ascii="Arial" w:eastAsia="Times New Roman" w:hAnsi="Arial" w:cs="Arial"/>
          <w:sz w:val="20"/>
          <w:szCs w:val="20"/>
          <w:lang w:eastAsia="en-GB"/>
        </w:rPr>
        <w:t xml:space="preserve">vii) </w:t>
      </w:r>
      <w:del w:id="80" w:author="Sailis, Debora" w:date="2023-08-21T16:02:00Z">
        <w:r w:rsidR="001E7AA1" w:rsidRPr="00AA0466" w:rsidDel="00EF04E3">
          <w:rPr>
            <w:rFonts w:ascii="Arial" w:eastAsia="Times New Roman" w:hAnsi="Arial" w:cs="Arial"/>
            <w:sz w:val="20"/>
            <w:szCs w:val="20"/>
            <w:lang w:eastAsia="en-GB"/>
          </w:rPr>
          <w:delText xml:space="preserve">Capital </w:delText>
        </w:r>
      </w:del>
      <w:ins w:id="81" w:author="Sailis, Debora" w:date="2023-08-21T16:02:00Z">
        <w:r w:rsidR="00EF04E3">
          <w:rPr>
            <w:rFonts w:ascii="Arial" w:eastAsia="Times New Roman" w:hAnsi="Arial" w:cs="Arial"/>
            <w:sz w:val="20"/>
            <w:szCs w:val="20"/>
            <w:lang w:eastAsia="en-GB"/>
          </w:rPr>
          <w:t>Financial</w:t>
        </w:r>
        <w:r w:rsidR="00EF04E3" w:rsidRPr="00AA0466">
          <w:rPr>
            <w:rFonts w:ascii="Arial" w:eastAsia="Times New Roman" w:hAnsi="Arial" w:cs="Arial"/>
            <w:sz w:val="20"/>
            <w:szCs w:val="20"/>
            <w:lang w:eastAsia="en-GB"/>
          </w:rPr>
          <w:t xml:space="preserve"> </w:t>
        </w:r>
      </w:ins>
      <w:r w:rsidR="001E7AA1" w:rsidRPr="00AA0466">
        <w:rPr>
          <w:rFonts w:ascii="Arial" w:eastAsia="Times New Roman" w:hAnsi="Arial" w:cs="Arial"/>
          <w:sz w:val="20"/>
          <w:szCs w:val="20"/>
          <w:lang w:eastAsia="en-GB"/>
        </w:rPr>
        <w:t xml:space="preserve">Projections and Underlying Assumptions, </w:t>
      </w:r>
      <w:r w:rsidR="00EF526F" w:rsidRPr="00AA0466">
        <w:rPr>
          <w:rFonts w:ascii="Arial" w:eastAsia="Times New Roman" w:hAnsi="Arial" w:cs="Arial"/>
          <w:sz w:val="20"/>
          <w:szCs w:val="20"/>
          <w:lang w:eastAsia="en-GB"/>
        </w:rPr>
        <w:t>xi</w:t>
      </w:r>
      <w:r w:rsidR="00D17ACF" w:rsidRPr="00AA0466">
        <w:rPr>
          <w:rFonts w:ascii="Arial" w:eastAsia="Times New Roman" w:hAnsi="Arial" w:cs="Arial"/>
          <w:sz w:val="20"/>
          <w:szCs w:val="20"/>
          <w:lang w:eastAsia="en-GB"/>
        </w:rPr>
        <w:t>) pension risk</w:t>
      </w:r>
      <w:r w:rsidR="00F33A10" w:rsidRPr="00AA0466">
        <w:rPr>
          <w:rFonts w:ascii="Arial" w:eastAsia="Times New Roman" w:hAnsi="Arial" w:cs="Arial"/>
          <w:sz w:val="20"/>
          <w:szCs w:val="20"/>
          <w:lang w:eastAsia="en-GB"/>
        </w:rPr>
        <w:t xml:space="preserve">, </w:t>
      </w:r>
      <w:r w:rsidR="00EF526F" w:rsidRPr="00AA0466">
        <w:rPr>
          <w:rFonts w:ascii="Arial" w:eastAsia="Times New Roman" w:hAnsi="Arial" w:cs="Arial"/>
          <w:sz w:val="20"/>
          <w:szCs w:val="20"/>
          <w:lang w:eastAsia="en-GB"/>
        </w:rPr>
        <w:t>xi</w:t>
      </w:r>
      <w:r w:rsidR="00932AD7" w:rsidRPr="00AA0466">
        <w:rPr>
          <w:rFonts w:ascii="Arial" w:eastAsia="Times New Roman" w:hAnsi="Arial" w:cs="Arial"/>
          <w:sz w:val="20"/>
          <w:szCs w:val="20"/>
          <w:lang w:eastAsia="en-GB"/>
        </w:rPr>
        <w:t xml:space="preserve">) </w:t>
      </w:r>
      <w:r w:rsidR="004A610E" w:rsidRPr="00AA0466">
        <w:rPr>
          <w:rFonts w:ascii="Arial" w:eastAsia="Times New Roman" w:hAnsi="Arial" w:cs="Arial"/>
          <w:sz w:val="20"/>
          <w:szCs w:val="20"/>
          <w:lang w:eastAsia="en-GB"/>
        </w:rPr>
        <w:t>coverage of non-performing exposures</w:t>
      </w:r>
      <w:r w:rsidR="00890069" w:rsidRPr="00AA0466">
        <w:rPr>
          <w:rFonts w:ascii="Arial" w:eastAsia="Times New Roman" w:hAnsi="Arial" w:cs="Arial"/>
          <w:sz w:val="20"/>
          <w:szCs w:val="20"/>
          <w:lang w:eastAsia="en-GB"/>
        </w:rPr>
        <w:t>,</w:t>
      </w:r>
      <w:r w:rsidR="0094632B" w:rsidRPr="00AA0466">
        <w:rPr>
          <w:rFonts w:ascii="Arial" w:eastAsia="Times New Roman" w:hAnsi="Arial" w:cs="Arial"/>
          <w:sz w:val="20"/>
          <w:szCs w:val="20"/>
          <w:lang w:eastAsia="en-GB"/>
        </w:rPr>
        <w:t xml:space="preserve"> </w:t>
      </w:r>
      <w:r w:rsidR="00EF526F" w:rsidRPr="00AA0466">
        <w:rPr>
          <w:rFonts w:ascii="Arial" w:eastAsia="Times New Roman" w:hAnsi="Arial" w:cs="Arial"/>
          <w:sz w:val="20"/>
          <w:szCs w:val="20"/>
          <w:lang w:eastAsia="en-GB"/>
        </w:rPr>
        <w:t>xiv) Risk of Excessive Leverage</w:t>
      </w:r>
      <w:r w:rsidR="001E7AA1" w:rsidRPr="00AA0466">
        <w:rPr>
          <w:rFonts w:ascii="Arial" w:eastAsia="Times New Roman" w:hAnsi="Arial" w:cs="Arial"/>
          <w:sz w:val="20"/>
          <w:szCs w:val="20"/>
          <w:lang w:eastAsia="en-GB"/>
        </w:rPr>
        <w:t xml:space="preserve"> and xv) Irrevocable Payment Commitments (IPCs)</w:t>
      </w:r>
      <w:r w:rsidR="00F33A10" w:rsidRPr="00AA0466">
        <w:rPr>
          <w:rFonts w:ascii="Arial" w:eastAsia="Times New Roman" w:hAnsi="Arial" w:cs="Arial"/>
          <w:sz w:val="20"/>
          <w:szCs w:val="20"/>
          <w:lang w:eastAsia="en-GB"/>
        </w:rPr>
        <w:t xml:space="preserve"> </w:t>
      </w:r>
      <w:r w:rsidR="00582A2D" w:rsidRPr="00AA0466">
        <w:rPr>
          <w:rFonts w:ascii="Arial" w:eastAsia="Times New Roman" w:hAnsi="Arial" w:cs="Arial"/>
          <w:sz w:val="20"/>
          <w:szCs w:val="20"/>
          <w:lang w:eastAsia="en-GB"/>
        </w:rPr>
        <w:t>can b</w:t>
      </w:r>
      <w:r w:rsidRPr="00AA0466">
        <w:rPr>
          <w:rFonts w:ascii="Arial" w:eastAsia="Times New Roman" w:hAnsi="Arial" w:cs="Arial"/>
          <w:sz w:val="20"/>
          <w:szCs w:val="20"/>
          <w:lang w:eastAsia="en-GB"/>
        </w:rPr>
        <w:t>e found in separate documents in</w:t>
      </w:r>
      <w:r w:rsidR="00582A2D" w:rsidRPr="00AA0466">
        <w:rPr>
          <w:rFonts w:ascii="Arial" w:eastAsia="Times New Roman" w:hAnsi="Arial" w:cs="Arial"/>
          <w:sz w:val="20"/>
          <w:szCs w:val="20"/>
          <w:lang w:eastAsia="en-GB"/>
        </w:rPr>
        <w:t xml:space="preserve"> the </w:t>
      </w:r>
      <w:commentRangeStart w:id="82"/>
      <w:r w:rsidR="00582A2D" w:rsidRPr="00AA0466">
        <w:rPr>
          <w:rFonts w:ascii="Arial" w:eastAsia="Times New Roman" w:hAnsi="Arial" w:cs="Arial"/>
          <w:sz w:val="20"/>
          <w:szCs w:val="20"/>
          <w:lang w:eastAsia="en-GB"/>
        </w:rPr>
        <w:t>package</w:t>
      </w:r>
      <w:r w:rsidR="00890069" w:rsidRPr="00AA0466">
        <w:rPr>
          <w:rFonts w:ascii="Arial" w:eastAsia="Times New Roman" w:hAnsi="Arial" w:cs="Arial"/>
          <w:sz w:val="20"/>
          <w:szCs w:val="20"/>
          <w:lang w:eastAsia="en-GB"/>
        </w:rPr>
        <w:t>.</w:t>
      </w:r>
      <w:commentRangeEnd w:id="82"/>
      <w:r w:rsidR="00804D3F">
        <w:rPr>
          <w:rStyle w:val="CommentReference"/>
        </w:rPr>
        <w:commentReference w:id="82"/>
      </w:r>
    </w:p>
    <w:p w14:paraId="252C8B39" w14:textId="77777777" w:rsidR="00C24699" w:rsidRPr="00AA0466" w:rsidRDefault="001953EE" w:rsidP="00977A51">
      <w:pPr>
        <w:numPr>
          <w:ilvl w:val="0"/>
          <w:numId w:val="33"/>
        </w:numPr>
        <w:tabs>
          <w:tab w:val="left" w:pos="709"/>
          <w:tab w:val="right" w:pos="9356"/>
        </w:tabs>
        <w:spacing w:before="60" w:after="60" w:line="360" w:lineRule="auto"/>
        <w:ind w:left="709"/>
        <w:jc w:val="both"/>
        <w:rPr>
          <w:rFonts w:ascii="Arial" w:eastAsia="Times New Roman" w:hAnsi="Arial" w:cs="Arial"/>
          <w:sz w:val="20"/>
          <w:szCs w:val="20"/>
          <w:lang w:eastAsia="en-GB"/>
        </w:rPr>
      </w:pPr>
      <w:bookmarkStart w:id="83" w:name="_Hlk117009789"/>
      <w:bookmarkEnd w:id="77"/>
      <w:r w:rsidRPr="00AA0466">
        <w:rPr>
          <w:rFonts w:ascii="Arial" w:eastAsia="Times New Roman" w:hAnsi="Arial" w:cs="Arial"/>
          <w:b/>
          <w:sz w:val="20"/>
          <w:szCs w:val="20"/>
          <w:lang w:eastAsia="en-GB"/>
        </w:rPr>
        <w:t>Reporting templates</w:t>
      </w:r>
      <w:r w:rsidR="009F3FD3" w:rsidRPr="00AA0466">
        <w:rPr>
          <w:rFonts w:ascii="Arial" w:eastAsia="Times New Roman" w:hAnsi="Arial" w:cs="Arial"/>
          <w:b/>
          <w:sz w:val="20"/>
          <w:szCs w:val="20"/>
          <w:lang w:eastAsia="en-GB"/>
        </w:rPr>
        <w:t xml:space="preserve"> (</w:t>
      </w:r>
      <w:r w:rsidR="00C24699" w:rsidRPr="00AA0466">
        <w:rPr>
          <w:rFonts w:ascii="Arial" w:eastAsia="Times New Roman" w:hAnsi="Arial" w:cs="Arial"/>
          <w:b/>
          <w:sz w:val="20"/>
          <w:szCs w:val="20"/>
          <w:lang w:eastAsia="en-GB"/>
        </w:rPr>
        <w:t>“A1”</w:t>
      </w:r>
      <w:r w:rsidR="00B4470F" w:rsidRPr="00AA0466">
        <w:rPr>
          <w:rFonts w:ascii="Arial" w:eastAsia="Times New Roman" w:hAnsi="Arial" w:cs="Arial"/>
          <w:b/>
          <w:sz w:val="20"/>
          <w:szCs w:val="20"/>
          <w:lang w:eastAsia="en-GB"/>
        </w:rPr>
        <w:t>,</w:t>
      </w:r>
      <w:r w:rsidR="00725388" w:rsidRPr="00AA0466">
        <w:rPr>
          <w:rFonts w:ascii="Arial" w:eastAsia="Times New Roman" w:hAnsi="Arial" w:cs="Arial"/>
          <w:b/>
          <w:sz w:val="20"/>
          <w:szCs w:val="20"/>
          <w:lang w:eastAsia="en-GB"/>
        </w:rPr>
        <w:t xml:space="preserve"> “A2”</w:t>
      </w:r>
      <w:r w:rsidR="00B4470F" w:rsidRPr="00AA0466">
        <w:rPr>
          <w:rFonts w:ascii="Arial" w:eastAsia="Times New Roman" w:hAnsi="Arial" w:cs="Arial"/>
          <w:b/>
          <w:sz w:val="20"/>
          <w:szCs w:val="20"/>
          <w:lang w:eastAsia="en-GB"/>
        </w:rPr>
        <w:t xml:space="preserve"> and “A3”</w:t>
      </w:r>
      <w:r w:rsidR="00C24699" w:rsidRPr="00AA0466">
        <w:rPr>
          <w:rFonts w:ascii="Arial" w:eastAsia="Times New Roman" w:hAnsi="Arial" w:cs="Arial"/>
          <w:b/>
          <w:sz w:val="20"/>
          <w:szCs w:val="20"/>
          <w:lang w:eastAsia="en-GB"/>
        </w:rPr>
        <w:t>)</w:t>
      </w:r>
      <w:r w:rsidRPr="00AA0466">
        <w:rPr>
          <w:rFonts w:ascii="Arial" w:eastAsia="Times New Roman" w:hAnsi="Arial" w:cs="Arial"/>
          <w:b/>
          <w:sz w:val="20"/>
          <w:szCs w:val="20"/>
          <w:lang w:eastAsia="en-GB"/>
        </w:rPr>
        <w:t xml:space="preserve"> for minor subsidiaries</w:t>
      </w:r>
      <w:r w:rsidR="00051581" w:rsidRPr="00AA0466">
        <w:rPr>
          <w:rFonts w:ascii="Arial" w:eastAsia="Times New Roman" w:hAnsi="Arial" w:cs="Arial"/>
          <w:b/>
          <w:sz w:val="20"/>
          <w:szCs w:val="20"/>
          <w:lang w:eastAsia="en-GB"/>
        </w:rPr>
        <w:t xml:space="preserve"> to be reported on an annual basis</w:t>
      </w:r>
    </w:p>
    <w:bookmarkEnd w:id="83"/>
    <w:p w14:paraId="38E5D0AA" w14:textId="77777777" w:rsidR="00C24699" w:rsidRPr="00AA0466" w:rsidRDefault="00C24699"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ab/>
        <w:t xml:space="preserve">This reporting section covers </w:t>
      </w:r>
      <w:r w:rsidR="00B4470F" w:rsidRPr="00AA0466">
        <w:rPr>
          <w:rFonts w:ascii="Arial" w:eastAsia="Times New Roman" w:hAnsi="Arial" w:cs="Arial"/>
          <w:sz w:val="20"/>
          <w:szCs w:val="20"/>
          <w:lang w:eastAsia="en-GB"/>
        </w:rPr>
        <w:t xml:space="preserve">three </w:t>
      </w:r>
      <w:r w:rsidR="00725388" w:rsidRPr="00AA0466">
        <w:rPr>
          <w:rFonts w:ascii="Arial" w:eastAsia="Times New Roman" w:hAnsi="Arial" w:cs="Arial"/>
          <w:sz w:val="20"/>
          <w:szCs w:val="20"/>
          <w:lang w:eastAsia="en-GB"/>
        </w:rPr>
        <w:t>risk areas:</w:t>
      </w:r>
    </w:p>
    <w:p w14:paraId="6382E41F" w14:textId="72EB16DA" w:rsidR="00C24699" w:rsidRPr="00AA0466" w:rsidRDefault="00EA2D7B" w:rsidP="00977A51">
      <w:pPr>
        <w:pStyle w:val="ListParagraph"/>
        <w:numPr>
          <w:ilvl w:val="2"/>
          <w:numId w:val="73"/>
        </w:numPr>
        <w:tabs>
          <w:tab w:val="left" w:pos="709"/>
          <w:tab w:val="right" w:pos="9356"/>
        </w:tabs>
        <w:spacing w:before="60" w:after="60" w:line="360" w:lineRule="auto"/>
        <w:jc w:val="both"/>
        <w:rPr>
          <w:rFonts w:ascii="Arial" w:hAnsi="Arial" w:cs="Arial"/>
          <w:sz w:val="20"/>
          <w:szCs w:val="20"/>
          <w:u w:val="single"/>
          <w:lang w:eastAsia="en-GB"/>
        </w:rPr>
      </w:pPr>
      <w:r w:rsidRPr="00AA0466">
        <w:rPr>
          <w:rFonts w:ascii="Arial" w:hAnsi="Arial" w:cs="Arial"/>
          <w:sz w:val="20"/>
          <w:szCs w:val="20"/>
          <w:lang w:eastAsia="en-GB"/>
        </w:rPr>
        <w:t>Interest R</w:t>
      </w:r>
      <w:r w:rsidR="00C24699" w:rsidRPr="00AA0466">
        <w:rPr>
          <w:rFonts w:ascii="Arial" w:hAnsi="Arial" w:cs="Arial"/>
          <w:sz w:val="20"/>
          <w:szCs w:val="20"/>
          <w:lang w:eastAsia="en-GB"/>
        </w:rPr>
        <w:t xml:space="preserve">ate </w:t>
      </w:r>
      <w:r w:rsidRPr="00AA0466">
        <w:rPr>
          <w:rFonts w:ascii="Arial" w:hAnsi="Arial" w:cs="Arial"/>
          <w:sz w:val="20"/>
          <w:szCs w:val="20"/>
          <w:lang w:eastAsia="en-GB"/>
        </w:rPr>
        <w:t>Risk in the B</w:t>
      </w:r>
      <w:r w:rsidR="00C24699" w:rsidRPr="00AA0466">
        <w:rPr>
          <w:rFonts w:ascii="Arial" w:hAnsi="Arial" w:cs="Arial"/>
          <w:sz w:val="20"/>
          <w:szCs w:val="20"/>
          <w:lang w:eastAsia="en-GB"/>
        </w:rPr>
        <w:t xml:space="preserve">anking </w:t>
      </w:r>
      <w:r w:rsidRPr="00AA0466">
        <w:rPr>
          <w:rFonts w:ascii="Arial" w:hAnsi="Arial" w:cs="Arial"/>
          <w:sz w:val="20"/>
          <w:szCs w:val="20"/>
          <w:lang w:eastAsia="en-GB"/>
        </w:rPr>
        <w:t>B</w:t>
      </w:r>
      <w:r w:rsidR="00C24699" w:rsidRPr="00AA0466">
        <w:rPr>
          <w:rFonts w:ascii="Arial" w:hAnsi="Arial" w:cs="Arial"/>
          <w:sz w:val="20"/>
          <w:szCs w:val="20"/>
          <w:lang w:eastAsia="en-GB"/>
        </w:rPr>
        <w:t>ook (IRRBB) (“A1”)</w:t>
      </w:r>
      <w:r w:rsidR="00E9200A" w:rsidRPr="00AA0466">
        <w:rPr>
          <w:rFonts w:ascii="Arial" w:hAnsi="Arial" w:cs="Arial"/>
          <w:sz w:val="20"/>
          <w:szCs w:val="20"/>
          <w:lang w:eastAsia="en-GB"/>
        </w:rPr>
        <w:t>;</w:t>
      </w:r>
    </w:p>
    <w:p w14:paraId="2F76555A" w14:textId="77777777" w:rsidR="0034512F" w:rsidRPr="00AA0466" w:rsidRDefault="00725388" w:rsidP="00977A51">
      <w:pPr>
        <w:pStyle w:val="ListParagraph"/>
        <w:numPr>
          <w:ilvl w:val="2"/>
          <w:numId w:val="73"/>
        </w:numPr>
        <w:tabs>
          <w:tab w:val="left" w:pos="709"/>
          <w:tab w:val="right" w:pos="9356"/>
        </w:tabs>
        <w:spacing w:before="60" w:after="60" w:line="360" w:lineRule="auto"/>
        <w:jc w:val="both"/>
        <w:rPr>
          <w:rFonts w:ascii="Arial" w:hAnsi="Arial" w:cs="Arial"/>
          <w:sz w:val="20"/>
          <w:szCs w:val="20"/>
          <w:u w:val="single"/>
          <w:lang w:eastAsia="en-GB"/>
        </w:rPr>
      </w:pPr>
      <w:r w:rsidRPr="00AA0466">
        <w:rPr>
          <w:rFonts w:ascii="Arial" w:hAnsi="Arial" w:cs="Arial"/>
          <w:sz w:val="20"/>
          <w:szCs w:val="20"/>
          <w:lang w:eastAsia="en-GB"/>
        </w:rPr>
        <w:t>Operational risk losses (“A2”) only for banks not providing full details in ITS COREP template C 17.00 (mainly BIA banks)</w:t>
      </w:r>
      <w:r w:rsidR="00B4470F" w:rsidRPr="00AA0466">
        <w:rPr>
          <w:rFonts w:ascii="Arial" w:hAnsi="Arial" w:cs="Arial"/>
          <w:sz w:val="20"/>
          <w:szCs w:val="20"/>
          <w:lang w:eastAsia="en-GB"/>
        </w:rPr>
        <w:t>;</w:t>
      </w:r>
    </w:p>
    <w:p w14:paraId="5178F65D" w14:textId="3B9FD7FB" w:rsidR="00333AC2" w:rsidRPr="00333AC2" w:rsidRDefault="00B4470F" w:rsidP="00333AC2">
      <w:pPr>
        <w:pStyle w:val="ListParagraph"/>
        <w:numPr>
          <w:ilvl w:val="2"/>
          <w:numId w:val="73"/>
        </w:numPr>
        <w:tabs>
          <w:tab w:val="left" w:pos="709"/>
          <w:tab w:val="right" w:pos="9356"/>
        </w:tabs>
        <w:spacing w:before="60" w:after="60" w:line="360" w:lineRule="auto"/>
        <w:jc w:val="both"/>
        <w:rPr>
          <w:ins w:id="84" w:author="Sailis, Debora" w:date="2023-10-06T12:06:00Z"/>
          <w:rFonts w:ascii="Arial" w:hAnsi="Arial" w:cs="Arial"/>
          <w:sz w:val="20"/>
          <w:szCs w:val="20"/>
          <w:u w:val="single"/>
          <w:lang w:eastAsia="en-GB"/>
          <w:rPrChange w:id="85" w:author="Sailis, Debora" w:date="2023-10-06T12:06:00Z">
            <w:rPr>
              <w:ins w:id="86" w:author="Sailis, Debora" w:date="2023-10-06T12:06:00Z"/>
              <w:rFonts w:ascii="Arial" w:hAnsi="Arial" w:cs="Arial"/>
              <w:sz w:val="20"/>
              <w:szCs w:val="20"/>
              <w:lang w:eastAsia="en-GB"/>
            </w:rPr>
          </w:rPrChange>
        </w:rPr>
      </w:pPr>
      <w:r w:rsidRPr="00AA0466">
        <w:rPr>
          <w:rFonts w:ascii="Arial" w:hAnsi="Arial" w:cs="Arial"/>
          <w:sz w:val="20"/>
          <w:szCs w:val="20"/>
          <w:lang w:eastAsia="en-GB"/>
        </w:rPr>
        <w:t>Profitability (non-recurring events) (“A3”).</w:t>
      </w:r>
    </w:p>
    <w:p w14:paraId="7E2D98B0" w14:textId="77777777" w:rsidR="00333AC2" w:rsidRPr="00333AC2" w:rsidRDefault="00333AC2" w:rsidP="00333AC2">
      <w:pPr>
        <w:pStyle w:val="ListParagraph"/>
        <w:tabs>
          <w:tab w:val="left" w:pos="709"/>
          <w:tab w:val="right" w:pos="9356"/>
        </w:tabs>
        <w:spacing w:before="60" w:after="60" w:line="360" w:lineRule="auto"/>
        <w:ind w:left="1080"/>
        <w:jc w:val="both"/>
        <w:rPr>
          <w:ins w:id="87" w:author="Sailis, Debora" w:date="2023-10-06T12:06:00Z"/>
          <w:rFonts w:ascii="Arial" w:hAnsi="Arial" w:cs="Arial"/>
          <w:sz w:val="20"/>
          <w:szCs w:val="20"/>
          <w:u w:val="single"/>
          <w:lang w:eastAsia="en-GB"/>
          <w:rPrChange w:id="88" w:author="Sailis, Debora" w:date="2023-10-06T12:06:00Z">
            <w:rPr>
              <w:ins w:id="89" w:author="Sailis, Debora" w:date="2023-10-06T12:06:00Z"/>
              <w:rFonts w:ascii="Arial" w:hAnsi="Arial" w:cs="Arial"/>
              <w:sz w:val="20"/>
              <w:szCs w:val="20"/>
              <w:lang w:eastAsia="en-GB"/>
            </w:rPr>
          </w:rPrChange>
        </w:rPr>
        <w:pPrChange w:id="90" w:author="Sailis, Debora" w:date="2023-10-06T12:06:00Z">
          <w:pPr>
            <w:pStyle w:val="ListParagraph"/>
            <w:numPr>
              <w:ilvl w:val="2"/>
              <w:numId w:val="73"/>
            </w:numPr>
            <w:tabs>
              <w:tab w:val="left" w:pos="709"/>
              <w:tab w:val="right" w:pos="9356"/>
            </w:tabs>
            <w:spacing w:before="60" w:after="60" w:line="360" w:lineRule="auto"/>
            <w:ind w:left="1080" w:hanging="360"/>
            <w:jc w:val="both"/>
          </w:pPr>
        </w:pPrChange>
      </w:pPr>
    </w:p>
    <w:p w14:paraId="07C493F1" w14:textId="0A7A9AAF" w:rsidR="00333AC2" w:rsidRPr="00AA0466" w:rsidRDefault="00333AC2" w:rsidP="00333AC2">
      <w:pPr>
        <w:numPr>
          <w:ilvl w:val="0"/>
          <w:numId w:val="33"/>
        </w:numPr>
        <w:tabs>
          <w:tab w:val="left" w:pos="709"/>
          <w:tab w:val="right" w:pos="9356"/>
        </w:tabs>
        <w:spacing w:before="60" w:after="60" w:line="360" w:lineRule="auto"/>
        <w:ind w:left="709"/>
        <w:jc w:val="both"/>
        <w:rPr>
          <w:ins w:id="91" w:author="Sailis, Debora" w:date="2023-10-06T12:06:00Z"/>
          <w:rFonts w:ascii="Arial" w:eastAsia="Times New Roman" w:hAnsi="Arial" w:cs="Arial"/>
          <w:sz w:val="20"/>
          <w:szCs w:val="20"/>
          <w:lang w:eastAsia="en-GB"/>
        </w:rPr>
      </w:pPr>
      <w:ins w:id="92" w:author="Sailis, Debora" w:date="2023-10-06T12:06:00Z">
        <w:r>
          <w:rPr>
            <w:rFonts w:ascii="Arial" w:eastAsia="Times New Roman" w:hAnsi="Arial" w:cs="Arial"/>
            <w:b/>
            <w:sz w:val="20"/>
            <w:szCs w:val="20"/>
            <w:lang w:eastAsia="en-GB"/>
          </w:rPr>
          <w:t>EBA ad hoc data collections</w:t>
        </w:r>
      </w:ins>
      <w:ins w:id="93" w:author="Sailis, Debora" w:date="2023-10-06T12:09:00Z">
        <w:r>
          <w:rPr>
            <w:rFonts w:ascii="Arial" w:eastAsia="Times New Roman" w:hAnsi="Arial" w:cs="Arial"/>
            <w:b/>
            <w:sz w:val="20"/>
            <w:szCs w:val="20"/>
            <w:lang w:eastAsia="en-GB"/>
          </w:rPr>
          <w:t xml:space="preserve"> on </w:t>
        </w:r>
      </w:ins>
      <w:ins w:id="94" w:author="Sailis, Debora" w:date="2023-10-06T12:14:00Z">
        <w:r w:rsidR="003B6F60">
          <w:rPr>
            <w:rFonts w:ascii="Arial" w:eastAsia="Times New Roman" w:hAnsi="Arial" w:cs="Arial"/>
            <w:b/>
            <w:sz w:val="20"/>
            <w:szCs w:val="20"/>
            <w:lang w:eastAsia="en-GB"/>
          </w:rPr>
          <w:t>IRRBB</w:t>
        </w:r>
      </w:ins>
      <w:ins w:id="95" w:author="Sailis, Debora" w:date="2023-10-06T12:09:00Z">
        <w:r>
          <w:rPr>
            <w:rFonts w:ascii="Arial" w:eastAsia="Times New Roman" w:hAnsi="Arial" w:cs="Arial"/>
            <w:b/>
            <w:sz w:val="20"/>
            <w:szCs w:val="20"/>
            <w:lang w:eastAsia="en-GB"/>
          </w:rPr>
          <w:t xml:space="preserve"> and </w:t>
        </w:r>
      </w:ins>
      <w:ins w:id="96" w:author="Sailis, Debora" w:date="2023-10-06T12:14:00Z">
        <w:r w:rsidR="003B6F60">
          <w:rPr>
            <w:rFonts w:ascii="Arial" w:eastAsia="Times New Roman" w:hAnsi="Arial" w:cs="Arial"/>
            <w:b/>
            <w:sz w:val="20"/>
            <w:szCs w:val="20"/>
            <w:lang w:eastAsia="en-GB"/>
          </w:rPr>
          <w:t>ESG</w:t>
        </w:r>
      </w:ins>
      <w:ins w:id="97" w:author="Sailis, Debora" w:date="2023-10-06T12:09:00Z">
        <w:r>
          <w:rPr>
            <w:rFonts w:ascii="Arial" w:eastAsia="Times New Roman" w:hAnsi="Arial" w:cs="Arial"/>
            <w:b/>
            <w:sz w:val="20"/>
            <w:szCs w:val="20"/>
            <w:lang w:eastAsia="en-GB"/>
          </w:rPr>
          <w:t xml:space="preserve"> risk</w:t>
        </w:r>
      </w:ins>
    </w:p>
    <w:p w14:paraId="3D5AC455" w14:textId="468AC6E7" w:rsidR="00333AC2" w:rsidRDefault="00333AC2" w:rsidP="00333AC2">
      <w:pPr>
        <w:tabs>
          <w:tab w:val="left" w:pos="709"/>
          <w:tab w:val="right" w:pos="9356"/>
        </w:tabs>
        <w:spacing w:before="60" w:after="60" w:line="360" w:lineRule="auto"/>
        <w:jc w:val="both"/>
        <w:rPr>
          <w:ins w:id="98" w:author="Sailis, Debora" w:date="2023-10-06T12:11:00Z"/>
          <w:rFonts w:ascii="Arial" w:eastAsia="Times New Roman" w:hAnsi="Arial" w:cs="Arial"/>
          <w:sz w:val="20"/>
          <w:szCs w:val="20"/>
          <w:lang w:eastAsia="en-GB"/>
        </w:rPr>
      </w:pPr>
      <w:ins w:id="99" w:author="Sailis, Debora" w:date="2023-10-06T12:06:00Z">
        <w:r w:rsidRPr="00AA0466">
          <w:rPr>
            <w:rFonts w:ascii="Arial" w:eastAsia="Times New Roman" w:hAnsi="Arial" w:cs="Arial"/>
            <w:sz w:val="20"/>
            <w:szCs w:val="20"/>
            <w:lang w:eastAsia="en-GB"/>
          </w:rPr>
          <w:tab/>
          <w:t xml:space="preserve">This reporting </w:t>
        </w:r>
      </w:ins>
      <w:ins w:id="100" w:author="Sailis, Debora" w:date="2023-10-06T12:10:00Z">
        <w:r>
          <w:rPr>
            <w:rFonts w:ascii="Arial" w:eastAsia="Times New Roman" w:hAnsi="Arial" w:cs="Arial"/>
            <w:sz w:val="20"/>
            <w:szCs w:val="20"/>
            <w:lang w:eastAsia="en-GB"/>
          </w:rPr>
          <w:t xml:space="preserve">is expected in XBRL format, using EBA templates and </w:t>
        </w:r>
      </w:ins>
      <w:ins w:id="101" w:author="Sailis, Debora" w:date="2023-10-06T12:15:00Z">
        <w:r w:rsidR="003B6F60">
          <w:rPr>
            <w:rFonts w:ascii="Arial" w:eastAsia="Times New Roman" w:hAnsi="Arial" w:cs="Arial"/>
            <w:sz w:val="20"/>
            <w:szCs w:val="20"/>
            <w:lang w:eastAsia="en-GB"/>
          </w:rPr>
          <w:t>submitting</w:t>
        </w:r>
      </w:ins>
      <w:ins w:id="102" w:author="Sailis, Debora" w:date="2023-10-06T12:10:00Z">
        <w:r>
          <w:rPr>
            <w:rFonts w:ascii="Arial" w:eastAsia="Times New Roman" w:hAnsi="Arial" w:cs="Arial"/>
            <w:sz w:val="20"/>
            <w:szCs w:val="20"/>
            <w:lang w:eastAsia="en-GB"/>
          </w:rPr>
          <w:t xml:space="preserve"> the </w:t>
        </w:r>
      </w:ins>
      <w:ins w:id="103" w:author="Sailis, Debora" w:date="2023-10-06T12:11:00Z">
        <w:r>
          <w:rPr>
            <w:rFonts w:ascii="Arial" w:eastAsia="Times New Roman" w:hAnsi="Arial" w:cs="Arial"/>
            <w:sz w:val="20"/>
            <w:szCs w:val="20"/>
            <w:lang w:eastAsia="en-GB"/>
          </w:rPr>
          <w:t xml:space="preserve">reports </w:t>
        </w:r>
      </w:ins>
      <w:ins w:id="104" w:author="Sailis, Debora" w:date="2023-10-06T12:13:00Z">
        <w:r>
          <w:rPr>
            <w:rFonts w:ascii="Arial" w:eastAsia="Times New Roman" w:hAnsi="Arial" w:cs="Arial"/>
            <w:sz w:val="20"/>
            <w:szCs w:val="20"/>
            <w:lang w:eastAsia="en-GB"/>
          </w:rPr>
          <w:t>through</w:t>
        </w:r>
      </w:ins>
      <w:ins w:id="105" w:author="Sailis, Debora" w:date="2023-10-06T12:11:00Z">
        <w:r>
          <w:rPr>
            <w:rFonts w:ascii="Arial" w:eastAsia="Times New Roman" w:hAnsi="Arial" w:cs="Arial"/>
            <w:sz w:val="20"/>
            <w:szCs w:val="20"/>
            <w:lang w:eastAsia="en-GB"/>
          </w:rPr>
          <w:t xml:space="preserve"> SUBA channel. </w:t>
        </w:r>
      </w:ins>
    </w:p>
    <w:p w14:paraId="17A844BE" w14:textId="7110D7AC" w:rsidR="00333AC2" w:rsidRPr="003B6F60" w:rsidRDefault="00333AC2" w:rsidP="00333AC2">
      <w:pPr>
        <w:pStyle w:val="ListParagraph"/>
        <w:numPr>
          <w:ilvl w:val="1"/>
          <w:numId w:val="33"/>
        </w:numPr>
        <w:tabs>
          <w:tab w:val="left" w:pos="709"/>
          <w:tab w:val="right" w:pos="9356"/>
        </w:tabs>
        <w:spacing w:before="60" w:after="60" w:line="360" w:lineRule="auto"/>
        <w:jc w:val="both"/>
        <w:rPr>
          <w:ins w:id="106" w:author="Sailis, Debora" w:date="2023-10-06T12:12:00Z"/>
          <w:rFonts w:ascii="Arial" w:hAnsi="Arial" w:cs="Arial"/>
          <w:sz w:val="20"/>
          <w:szCs w:val="20"/>
          <w:lang w:val="en-GB" w:eastAsia="en-GB"/>
          <w:rPrChange w:id="107" w:author="Sailis, Debora" w:date="2023-10-06T12:15:00Z">
            <w:rPr>
              <w:ins w:id="108" w:author="Sailis, Debora" w:date="2023-10-06T12:12:00Z"/>
              <w:rFonts w:ascii="Arial" w:hAnsi="Arial" w:cs="Arial"/>
              <w:sz w:val="20"/>
              <w:szCs w:val="20"/>
              <w:u w:val="single"/>
              <w:lang w:eastAsia="en-GB"/>
            </w:rPr>
          </w:rPrChange>
        </w:rPr>
      </w:pPr>
      <w:ins w:id="109" w:author="Sailis, Debora" w:date="2023-10-06T12:11:00Z">
        <w:r w:rsidRPr="003B6F60">
          <w:rPr>
            <w:rFonts w:ascii="Arial" w:hAnsi="Arial" w:cs="Arial"/>
            <w:sz w:val="20"/>
            <w:szCs w:val="20"/>
            <w:lang w:val="en-GB" w:eastAsia="en-GB"/>
            <w:rPrChange w:id="110" w:author="Sailis, Debora" w:date="2023-10-06T12:15:00Z">
              <w:rPr>
                <w:rFonts w:ascii="Arial" w:hAnsi="Arial" w:cs="Arial"/>
                <w:sz w:val="20"/>
                <w:szCs w:val="20"/>
                <w:u w:val="single"/>
                <w:lang w:eastAsia="en-GB"/>
              </w:rPr>
            </w:rPrChange>
          </w:rPr>
          <w:t xml:space="preserve">IRRBB: addressed to Significant institutions only, should be submitted for 2023 Q4, 2024 Q1 and 2024 Q2 reference periods, following </w:t>
        </w:r>
      </w:ins>
      <w:ins w:id="111" w:author="Sailis, Debora" w:date="2023-10-06T12:12:00Z">
        <w:r w:rsidRPr="003B6F60">
          <w:rPr>
            <w:rFonts w:ascii="Arial" w:hAnsi="Arial" w:cs="Arial"/>
            <w:sz w:val="20"/>
            <w:szCs w:val="20"/>
            <w:lang w:val="en-GB" w:eastAsia="en-GB"/>
            <w:rPrChange w:id="112" w:author="Sailis, Debora" w:date="2023-10-06T12:15:00Z">
              <w:rPr>
                <w:rFonts w:ascii="Arial" w:hAnsi="Arial" w:cs="Arial"/>
                <w:sz w:val="20"/>
                <w:szCs w:val="20"/>
                <w:u w:val="single"/>
                <w:lang w:eastAsia="en-GB"/>
              </w:rPr>
            </w:rPrChange>
          </w:rPr>
          <w:t xml:space="preserve">STE </w:t>
        </w:r>
      </w:ins>
      <w:ins w:id="113" w:author="Sailis, Debora" w:date="2023-10-06T12:17:00Z">
        <w:r w:rsidR="003B6F60">
          <w:rPr>
            <w:rFonts w:ascii="Arial" w:hAnsi="Arial" w:cs="Arial"/>
            <w:sz w:val="20"/>
            <w:szCs w:val="20"/>
            <w:lang w:val="en-GB" w:eastAsia="en-GB"/>
          </w:rPr>
          <w:t xml:space="preserve">remittance </w:t>
        </w:r>
      </w:ins>
      <w:ins w:id="114" w:author="Sailis, Debora" w:date="2023-10-06T12:12:00Z">
        <w:r w:rsidRPr="003B6F60">
          <w:rPr>
            <w:rFonts w:ascii="Arial" w:hAnsi="Arial" w:cs="Arial"/>
            <w:sz w:val="20"/>
            <w:szCs w:val="20"/>
            <w:lang w:val="en-GB" w:eastAsia="en-GB"/>
            <w:rPrChange w:id="115" w:author="Sailis, Debora" w:date="2023-10-06T12:15:00Z">
              <w:rPr>
                <w:rFonts w:ascii="Arial" w:hAnsi="Arial" w:cs="Arial"/>
                <w:sz w:val="20"/>
                <w:szCs w:val="20"/>
                <w:u w:val="single"/>
                <w:lang w:eastAsia="en-GB"/>
              </w:rPr>
            </w:rPrChange>
          </w:rPr>
          <w:t>calendar for IRRBB template.</w:t>
        </w:r>
      </w:ins>
    </w:p>
    <w:p w14:paraId="41A6E5A5" w14:textId="745FE2C7" w:rsidR="00333AC2" w:rsidRPr="003B6F60" w:rsidRDefault="00333AC2" w:rsidP="00333AC2">
      <w:pPr>
        <w:pStyle w:val="ListParagraph"/>
        <w:numPr>
          <w:ilvl w:val="1"/>
          <w:numId w:val="33"/>
        </w:numPr>
        <w:tabs>
          <w:tab w:val="left" w:pos="709"/>
          <w:tab w:val="right" w:pos="9356"/>
        </w:tabs>
        <w:spacing w:before="60" w:after="60" w:line="360" w:lineRule="auto"/>
        <w:jc w:val="both"/>
        <w:rPr>
          <w:ins w:id="116" w:author="Sailis, Debora" w:date="2023-10-06T12:06:00Z"/>
          <w:rFonts w:ascii="Arial" w:hAnsi="Arial" w:cs="Arial"/>
          <w:sz w:val="20"/>
          <w:szCs w:val="20"/>
          <w:lang w:val="en-GB" w:eastAsia="en-GB"/>
          <w:rPrChange w:id="117" w:author="Sailis, Debora" w:date="2023-10-06T12:15:00Z">
            <w:rPr>
              <w:ins w:id="118" w:author="Sailis, Debora" w:date="2023-10-06T12:06:00Z"/>
              <w:lang w:eastAsia="en-GB"/>
            </w:rPr>
          </w:rPrChange>
        </w:rPr>
        <w:pPrChange w:id="119" w:author="Sailis, Debora" w:date="2023-10-06T12:11:00Z">
          <w:pPr>
            <w:pStyle w:val="ListParagraph"/>
            <w:numPr>
              <w:ilvl w:val="2"/>
              <w:numId w:val="73"/>
            </w:numPr>
            <w:tabs>
              <w:tab w:val="left" w:pos="709"/>
              <w:tab w:val="right" w:pos="9356"/>
            </w:tabs>
            <w:spacing w:before="60" w:after="60" w:line="360" w:lineRule="auto"/>
            <w:ind w:left="1080" w:hanging="360"/>
            <w:jc w:val="both"/>
          </w:pPr>
        </w:pPrChange>
      </w:pPr>
      <w:ins w:id="120" w:author="Sailis, Debora" w:date="2023-10-06T12:12:00Z">
        <w:r w:rsidRPr="003B6F60">
          <w:rPr>
            <w:rFonts w:ascii="Arial" w:hAnsi="Arial" w:cs="Arial"/>
            <w:sz w:val="20"/>
            <w:szCs w:val="20"/>
            <w:lang w:val="en-GB" w:eastAsia="en-GB"/>
            <w:rPrChange w:id="121" w:author="Sailis, Debora" w:date="2023-10-06T12:15:00Z">
              <w:rPr>
                <w:rFonts w:ascii="Arial" w:hAnsi="Arial" w:cs="Arial"/>
                <w:sz w:val="20"/>
                <w:szCs w:val="20"/>
                <w:u w:val="single"/>
                <w:lang w:eastAsia="en-GB"/>
              </w:rPr>
            </w:rPrChange>
          </w:rPr>
          <w:t xml:space="preserve">ESG: addressed to Significant institutions and </w:t>
        </w:r>
      </w:ins>
      <w:ins w:id="122" w:author="Sailis, Debora" w:date="2023-10-06T12:16:00Z">
        <w:r w:rsidR="003B6F60">
          <w:rPr>
            <w:rFonts w:ascii="Arial" w:hAnsi="Arial" w:cs="Arial"/>
            <w:sz w:val="20"/>
            <w:szCs w:val="20"/>
            <w:lang w:val="en-GB" w:eastAsia="en-GB"/>
          </w:rPr>
          <w:t>main</w:t>
        </w:r>
      </w:ins>
      <w:ins w:id="123" w:author="Sailis, Debora" w:date="2023-10-06T12:12:00Z">
        <w:r w:rsidRPr="003B6F60">
          <w:rPr>
            <w:rFonts w:ascii="Arial" w:hAnsi="Arial" w:cs="Arial"/>
            <w:sz w:val="20"/>
            <w:szCs w:val="20"/>
            <w:lang w:val="en-GB" w:eastAsia="en-GB"/>
            <w:rPrChange w:id="124" w:author="Sailis, Debora" w:date="2023-10-06T12:15:00Z">
              <w:rPr>
                <w:rFonts w:ascii="Arial" w:hAnsi="Arial" w:cs="Arial"/>
                <w:sz w:val="20"/>
                <w:szCs w:val="20"/>
                <w:u w:val="single"/>
                <w:lang w:eastAsia="en-GB"/>
              </w:rPr>
            </w:rPrChange>
          </w:rPr>
          <w:t xml:space="preserve"> subsidiaries. Only templates </w:t>
        </w:r>
        <w:r w:rsidRPr="003B6F60">
          <w:rPr>
            <w:rFonts w:ascii="Arial" w:hAnsi="Arial" w:cs="Arial"/>
            <w:sz w:val="20"/>
            <w:szCs w:val="20"/>
            <w:lang w:val="en-GB" w:eastAsia="en-GB"/>
            <w:rPrChange w:id="125" w:author="Sailis, Debora" w:date="2023-10-06T12:15:00Z">
              <w:rPr/>
            </w:rPrChange>
          </w:rPr>
          <w:t>D 01.00, D 02.00.a and D 02.00.b</w:t>
        </w:r>
      </w:ins>
      <w:ins w:id="126" w:author="Sailis, Debora" w:date="2023-10-06T12:13:00Z">
        <w:r w:rsidRPr="003B6F60">
          <w:rPr>
            <w:rFonts w:ascii="Arial" w:hAnsi="Arial" w:cs="Arial"/>
            <w:sz w:val="20"/>
            <w:szCs w:val="20"/>
            <w:lang w:val="en-GB" w:eastAsia="en-GB"/>
            <w:rPrChange w:id="127" w:author="Sailis, Debora" w:date="2023-10-06T12:15:00Z">
              <w:rPr/>
            </w:rPrChange>
          </w:rPr>
          <w:t xml:space="preserve"> should be submitted </w:t>
        </w:r>
      </w:ins>
      <w:ins w:id="128" w:author="Sailis, Debora" w:date="2023-10-06T12:22:00Z">
        <w:r w:rsidR="005E21F8">
          <w:rPr>
            <w:rFonts w:ascii="Arial" w:hAnsi="Arial" w:cs="Arial"/>
            <w:sz w:val="20"/>
            <w:szCs w:val="20"/>
            <w:lang w:val="en-GB" w:eastAsia="en-GB"/>
          </w:rPr>
          <w:t xml:space="preserve">for 2023 </w:t>
        </w:r>
      </w:ins>
      <w:ins w:id="129" w:author="Sailis, Debora" w:date="2023-10-06T12:23:00Z">
        <w:r w:rsidR="005E21F8">
          <w:rPr>
            <w:rFonts w:ascii="Arial" w:hAnsi="Arial" w:cs="Arial"/>
            <w:sz w:val="20"/>
            <w:szCs w:val="20"/>
            <w:lang w:val="en-GB" w:eastAsia="en-GB"/>
          </w:rPr>
          <w:t xml:space="preserve">Q4 reference period </w:t>
        </w:r>
      </w:ins>
      <w:ins w:id="130" w:author="Sailis, Debora" w:date="2023-10-06T12:13:00Z">
        <w:r w:rsidRPr="003B6F60">
          <w:rPr>
            <w:rFonts w:ascii="Arial" w:hAnsi="Arial" w:cs="Arial"/>
            <w:sz w:val="20"/>
            <w:szCs w:val="20"/>
            <w:lang w:val="en-GB" w:eastAsia="en-GB"/>
            <w:rPrChange w:id="131" w:author="Sailis, Debora" w:date="2023-10-06T12:15:00Z">
              <w:rPr/>
            </w:rPrChange>
          </w:rPr>
          <w:t>in the context of STE reporting</w:t>
        </w:r>
      </w:ins>
      <w:ins w:id="132" w:author="Sailis, Debora" w:date="2023-10-06T12:52:00Z">
        <w:r w:rsidR="00295DFB">
          <w:rPr>
            <w:rStyle w:val="FootnoteReference"/>
            <w:rFonts w:ascii="Arial" w:hAnsi="Arial" w:cs="Arial"/>
            <w:sz w:val="20"/>
            <w:szCs w:val="20"/>
            <w:lang w:val="en-GB" w:eastAsia="en-GB"/>
          </w:rPr>
          <w:footnoteReference w:id="7"/>
        </w:r>
      </w:ins>
      <w:ins w:id="135" w:author="Sailis, Debora" w:date="2023-10-06T12:13:00Z">
        <w:r w:rsidRPr="003B6F60">
          <w:rPr>
            <w:rFonts w:ascii="Arial" w:hAnsi="Arial" w:cs="Arial"/>
            <w:sz w:val="20"/>
            <w:szCs w:val="20"/>
            <w:lang w:val="en-GB" w:eastAsia="en-GB"/>
            <w:rPrChange w:id="136" w:author="Sailis, Debora" w:date="2023-10-06T12:15:00Z">
              <w:rPr/>
            </w:rPrChange>
          </w:rPr>
          <w:t>, following STE remittance calendar for Climate risk</w:t>
        </w:r>
      </w:ins>
      <w:ins w:id="137" w:author="Sailis, Debora" w:date="2023-10-06T12:17:00Z">
        <w:r w:rsidR="003B6F60">
          <w:rPr>
            <w:rFonts w:ascii="Arial" w:hAnsi="Arial" w:cs="Arial"/>
            <w:sz w:val="20"/>
            <w:szCs w:val="20"/>
            <w:lang w:val="en-GB" w:eastAsia="en-GB"/>
          </w:rPr>
          <w:t xml:space="preserve"> template</w:t>
        </w:r>
      </w:ins>
      <w:ins w:id="138" w:author="Sailis, Debora" w:date="2023-10-06T12:13:00Z">
        <w:r w:rsidRPr="003B6F60">
          <w:rPr>
            <w:rFonts w:ascii="Arial" w:hAnsi="Arial" w:cs="Arial"/>
            <w:sz w:val="20"/>
            <w:szCs w:val="20"/>
            <w:lang w:val="en-GB" w:eastAsia="en-GB"/>
            <w:rPrChange w:id="139" w:author="Sailis, Debora" w:date="2023-10-06T12:15:00Z">
              <w:rPr/>
            </w:rPrChange>
          </w:rPr>
          <w:t>.</w:t>
        </w:r>
      </w:ins>
    </w:p>
    <w:p w14:paraId="5873D862" w14:textId="77777777" w:rsidR="00333AC2" w:rsidRPr="00333AC2" w:rsidRDefault="00333AC2" w:rsidP="00333AC2">
      <w:pPr>
        <w:tabs>
          <w:tab w:val="left" w:pos="709"/>
          <w:tab w:val="right" w:pos="9356"/>
        </w:tabs>
        <w:spacing w:before="60" w:after="60" w:line="360" w:lineRule="auto"/>
        <w:jc w:val="both"/>
        <w:rPr>
          <w:ins w:id="140" w:author="Sailis, Debora" w:date="2023-10-06T12:05:00Z"/>
          <w:rFonts w:ascii="Arial" w:hAnsi="Arial" w:cs="Arial"/>
          <w:sz w:val="20"/>
          <w:szCs w:val="20"/>
          <w:u w:val="single"/>
          <w:lang w:eastAsia="en-GB"/>
          <w:rPrChange w:id="141" w:author="Sailis, Debora" w:date="2023-10-06T12:06:00Z">
            <w:rPr>
              <w:ins w:id="142" w:author="Sailis, Debora" w:date="2023-10-06T12:05:00Z"/>
              <w:rFonts w:ascii="Arial" w:hAnsi="Arial" w:cs="Arial"/>
              <w:sz w:val="20"/>
              <w:szCs w:val="20"/>
              <w:lang w:eastAsia="en-GB"/>
            </w:rPr>
          </w:rPrChange>
        </w:rPr>
        <w:pPrChange w:id="143" w:author="Sailis, Debora" w:date="2023-10-06T12:06:00Z">
          <w:pPr>
            <w:pStyle w:val="ListParagraph"/>
            <w:numPr>
              <w:ilvl w:val="2"/>
              <w:numId w:val="73"/>
            </w:numPr>
            <w:tabs>
              <w:tab w:val="left" w:pos="709"/>
              <w:tab w:val="right" w:pos="9356"/>
            </w:tabs>
            <w:spacing w:before="60" w:after="60" w:line="360" w:lineRule="auto"/>
            <w:ind w:left="1080" w:hanging="360"/>
            <w:jc w:val="both"/>
          </w:pPr>
        </w:pPrChange>
      </w:pPr>
    </w:p>
    <w:p w14:paraId="3CD7B62A" w14:textId="77777777" w:rsidR="00333AC2" w:rsidRPr="00333AC2" w:rsidRDefault="00333AC2" w:rsidP="00333AC2">
      <w:pPr>
        <w:pStyle w:val="ListParagraph"/>
        <w:tabs>
          <w:tab w:val="left" w:pos="709"/>
          <w:tab w:val="right" w:pos="9356"/>
        </w:tabs>
        <w:spacing w:before="60" w:after="60" w:line="360" w:lineRule="auto"/>
        <w:ind w:left="360"/>
        <w:jc w:val="both"/>
        <w:rPr>
          <w:rFonts w:ascii="Arial" w:hAnsi="Arial" w:cs="Arial"/>
          <w:sz w:val="20"/>
          <w:szCs w:val="20"/>
          <w:u w:val="single"/>
          <w:lang w:eastAsia="en-GB"/>
          <w:rPrChange w:id="144" w:author="Sailis, Debora" w:date="2023-10-06T12:05:00Z">
            <w:rPr>
              <w:lang w:eastAsia="en-GB"/>
            </w:rPr>
          </w:rPrChange>
        </w:rPr>
        <w:pPrChange w:id="145" w:author="Sailis, Debora" w:date="2023-10-06T12:05:00Z">
          <w:pPr>
            <w:pStyle w:val="ListParagraph"/>
            <w:numPr>
              <w:ilvl w:val="2"/>
              <w:numId w:val="73"/>
            </w:numPr>
            <w:tabs>
              <w:tab w:val="left" w:pos="709"/>
              <w:tab w:val="right" w:pos="9356"/>
            </w:tabs>
            <w:spacing w:before="60" w:after="60" w:line="360" w:lineRule="auto"/>
            <w:ind w:left="1080" w:hanging="360"/>
            <w:jc w:val="both"/>
          </w:pPr>
        </w:pPrChange>
      </w:pPr>
    </w:p>
    <w:p w14:paraId="63BC6702" w14:textId="77777777" w:rsidR="00B4470F" w:rsidRPr="00AA0466" w:rsidRDefault="00B4470F" w:rsidP="00977A51">
      <w:pPr>
        <w:pStyle w:val="ListParagraph"/>
        <w:tabs>
          <w:tab w:val="left" w:pos="709"/>
          <w:tab w:val="right" w:pos="9356"/>
        </w:tabs>
        <w:spacing w:before="60" w:after="60" w:line="360" w:lineRule="auto"/>
        <w:ind w:left="1080"/>
        <w:jc w:val="both"/>
        <w:rPr>
          <w:rFonts w:ascii="Arial" w:hAnsi="Arial" w:cs="Arial"/>
          <w:sz w:val="20"/>
          <w:szCs w:val="20"/>
          <w:u w:val="single"/>
          <w:lang w:eastAsia="en-GB"/>
        </w:rPr>
      </w:pPr>
    </w:p>
    <w:p w14:paraId="4DC89131" w14:textId="77777777" w:rsidR="00416FD8" w:rsidRPr="00AA0466" w:rsidRDefault="00416FD8" w:rsidP="00977A51">
      <w:pPr>
        <w:tabs>
          <w:tab w:val="left" w:pos="709"/>
          <w:tab w:val="right" w:pos="9356"/>
        </w:tabs>
        <w:spacing w:before="60" w:after="60" w:line="360" w:lineRule="auto"/>
        <w:jc w:val="both"/>
        <w:rPr>
          <w:rFonts w:ascii="Arial" w:hAnsi="Arial" w:cs="Arial"/>
          <w:sz w:val="20"/>
          <w:szCs w:val="20"/>
        </w:rPr>
      </w:pPr>
      <w:r w:rsidRPr="00AA0466">
        <w:rPr>
          <w:rFonts w:ascii="Arial" w:hAnsi="Arial" w:cs="Arial"/>
          <w:sz w:val="20"/>
          <w:szCs w:val="20"/>
        </w:rPr>
        <w:t>Monetary information in the package should be reported in euro currency (unless otherwise stated), using the exchange rates as set on the reference date by the ECB and published in the ECB website, when such conversion is required.</w:t>
      </w:r>
    </w:p>
    <w:p w14:paraId="2276D9FF" w14:textId="009131A2" w:rsidR="00BD177C" w:rsidRPr="00AA0466" w:rsidRDefault="00F36243"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hAnsi="Arial" w:cs="Arial"/>
          <w:sz w:val="20"/>
          <w:szCs w:val="20"/>
        </w:rPr>
        <w:lastRenderedPageBreak/>
        <w:t>Monetary amounts of supervisory variables shall be reported in thousands of euros exce</w:t>
      </w:r>
      <w:r w:rsidR="002869A7" w:rsidRPr="00AA0466">
        <w:rPr>
          <w:rFonts w:ascii="Arial" w:hAnsi="Arial" w:cs="Arial"/>
          <w:sz w:val="20"/>
          <w:szCs w:val="20"/>
        </w:rPr>
        <w:t xml:space="preserve">pt for the </w:t>
      </w:r>
      <w:r w:rsidR="006302C9" w:rsidRPr="00AA0466">
        <w:rPr>
          <w:rFonts w:ascii="Arial" w:hAnsi="Arial" w:cs="Arial"/>
          <w:sz w:val="20"/>
          <w:szCs w:val="20"/>
        </w:rPr>
        <w:t>ILAAP template (07)</w:t>
      </w:r>
      <w:r w:rsidR="00A27551" w:rsidRPr="00AA0466">
        <w:rPr>
          <w:rFonts w:ascii="Arial" w:hAnsi="Arial" w:cs="Arial"/>
          <w:sz w:val="20"/>
          <w:szCs w:val="20"/>
        </w:rPr>
        <w:t xml:space="preserve">, </w:t>
      </w:r>
      <w:r w:rsidR="00D17ACF" w:rsidRPr="00AA0466">
        <w:rPr>
          <w:rFonts w:ascii="Arial" w:hAnsi="Arial" w:cs="Arial"/>
          <w:sz w:val="20"/>
          <w:szCs w:val="20"/>
        </w:rPr>
        <w:t>the ICAAP template (“08”)</w:t>
      </w:r>
      <w:r w:rsidR="00AE4578" w:rsidRPr="00AA0466">
        <w:rPr>
          <w:rFonts w:ascii="Arial" w:hAnsi="Arial" w:cs="Arial"/>
          <w:sz w:val="20"/>
          <w:szCs w:val="20"/>
        </w:rPr>
        <w:t>,</w:t>
      </w:r>
      <w:r w:rsidR="00A27551" w:rsidRPr="00AA0466">
        <w:rPr>
          <w:rFonts w:ascii="Arial" w:hAnsi="Arial" w:cs="Arial"/>
          <w:sz w:val="20"/>
          <w:szCs w:val="20"/>
        </w:rPr>
        <w:t xml:space="preserve"> the </w:t>
      </w:r>
      <w:r w:rsidR="004A610E" w:rsidRPr="00AA0466">
        <w:rPr>
          <w:rFonts w:ascii="Arial" w:hAnsi="Arial" w:cs="Arial"/>
          <w:sz w:val="20"/>
          <w:szCs w:val="20"/>
        </w:rPr>
        <w:t xml:space="preserve">coverage of non-performing exposures </w:t>
      </w:r>
      <w:r w:rsidR="00A27551" w:rsidRPr="00AA0466">
        <w:rPr>
          <w:rFonts w:ascii="Arial" w:hAnsi="Arial" w:cs="Arial"/>
          <w:sz w:val="20"/>
          <w:szCs w:val="20"/>
        </w:rPr>
        <w:t>template (“11</w:t>
      </w:r>
      <w:r w:rsidR="009964CF" w:rsidRPr="00AA0466">
        <w:rPr>
          <w:rFonts w:ascii="Arial" w:hAnsi="Arial" w:cs="Arial"/>
          <w:sz w:val="20"/>
          <w:szCs w:val="20"/>
        </w:rPr>
        <w:t>”)</w:t>
      </w:r>
      <w:ins w:id="146" w:author="Debora Sailis" w:date="2023-09-22T17:06:00Z">
        <w:r w:rsidR="00E710DC">
          <w:rPr>
            <w:rFonts w:ascii="Arial" w:hAnsi="Arial" w:cs="Arial"/>
            <w:sz w:val="20"/>
            <w:szCs w:val="20"/>
          </w:rPr>
          <w:t xml:space="preserve">, the </w:t>
        </w:r>
      </w:ins>
      <w:del w:id="147" w:author="Debora Sailis" w:date="2023-09-22T17:06:00Z">
        <w:r w:rsidR="009964CF" w:rsidRPr="00AA0466" w:rsidDel="00E710DC">
          <w:rPr>
            <w:rFonts w:ascii="Arial" w:hAnsi="Arial" w:cs="Arial"/>
            <w:sz w:val="20"/>
            <w:szCs w:val="20"/>
          </w:rPr>
          <w:delText xml:space="preserve"> and</w:delText>
        </w:r>
        <w:r w:rsidR="00AE4578" w:rsidRPr="00AA0466" w:rsidDel="00E710DC">
          <w:rPr>
            <w:rFonts w:ascii="Arial" w:hAnsi="Arial" w:cs="Arial"/>
            <w:sz w:val="20"/>
            <w:szCs w:val="20"/>
          </w:rPr>
          <w:delText xml:space="preserve"> </w:delText>
        </w:r>
      </w:del>
      <w:r w:rsidR="00AE4578" w:rsidRPr="00AA0466">
        <w:rPr>
          <w:rFonts w:ascii="Arial" w:hAnsi="Arial" w:cs="Arial"/>
          <w:sz w:val="20"/>
          <w:szCs w:val="20"/>
        </w:rPr>
        <w:t>Irrevocable Payment Commitments (IPCs) template (“1</w:t>
      </w:r>
      <w:r w:rsidR="0050591B" w:rsidRPr="00AA0466">
        <w:rPr>
          <w:rFonts w:ascii="Arial" w:hAnsi="Arial" w:cs="Arial"/>
          <w:sz w:val="20"/>
          <w:szCs w:val="20"/>
        </w:rPr>
        <w:t>4</w:t>
      </w:r>
      <w:r w:rsidR="00AE4578" w:rsidRPr="00AA0466">
        <w:rPr>
          <w:rFonts w:ascii="Arial" w:hAnsi="Arial" w:cs="Arial"/>
          <w:sz w:val="20"/>
          <w:szCs w:val="20"/>
        </w:rPr>
        <w:t xml:space="preserve">”) </w:t>
      </w:r>
      <w:ins w:id="148" w:author="Debora Sailis" w:date="2023-09-22T17:06:00Z">
        <w:r w:rsidR="00E710DC">
          <w:rPr>
            <w:rFonts w:ascii="Arial" w:hAnsi="Arial" w:cs="Arial"/>
            <w:sz w:val="20"/>
            <w:szCs w:val="20"/>
          </w:rPr>
          <w:t xml:space="preserve">and the Climate risk template (“15”) </w:t>
        </w:r>
      </w:ins>
      <w:r w:rsidRPr="00AA0466">
        <w:rPr>
          <w:rFonts w:ascii="Arial" w:eastAsia="Times New Roman" w:hAnsi="Arial" w:cs="Arial"/>
          <w:sz w:val="20"/>
          <w:szCs w:val="20"/>
          <w:lang w:eastAsia="en-GB"/>
        </w:rPr>
        <w:t>which are reported in euros.</w:t>
      </w:r>
    </w:p>
    <w:p w14:paraId="4495D345" w14:textId="24EA1A1D" w:rsidR="00446FFA" w:rsidRPr="00AA0466" w:rsidRDefault="00446FFA"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The following table provides an overview of </w:t>
      </w:r>
      <w:r w:rsidR="00A268D4" w:rsidRPr="00AA0466">
        <w:rPr>
          <w:rFonts w:ascii="Arial" w:eastAsia="Times New Roman" w:hAnsi="Arial" w:cs="Arial"/>
          <w:sz w:val="20"/>
          <w:szCs w:val="20"/>
          <w:lang w:eastAsia="en-GB"/>
        </w:rPr>
        <w:t xml:space="preserve">the </w:t>
      </w:r>
      <w:r w:rsidR="009964CF" w:rsidRPr="00AA0466">
        <w:rPr>
          <w:rFonts w:ascii="Arial" w:eastAsia="Times New Roman" w:hAnsi="Arial" w:cs="Arial"/>
          <w:sz w:val="20"/>
          <w:szCs w:val="20"/>
          <w:lang w:eastAsia="en-GB"/>
        </w:rPr>
        <w:t>above-mentioned</w:t>
      </w:r>
      <w:r w:rsidRPr="00AA0466">
        <w:rPr>
          <w:rFonts w:ascii="Arial" w:eastAsia="Times New Roman" w:hAnsi="Arial" w:cs="Arial"/>
          <w:sz w:val="20"/>
          <w:szCs w:val="20"/>
          <w:lang w:eastAsia="en-GB"/>
        </w:rPr>
        <w:t xml:space="preserve"> instructions:</w:t>
      </w:r>
    </w:p>
    <w:tbl>
      <w:tblPr>
        <w:tblW w:w="10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3"/>
        <w:gridCol w:w="3950"/>
        <w:gridCol w:w="1640"/>
        <w:gridCol w:w="2198"/>
        <w:gridCol w:w="1854"/>
        <w:tblGridChange w:id="149">
          <w:tblGrid>
            <w:gridCol w:w="528"/>
            <w:gridCol w:w="215"/>
            <w:gridCol w:w="528"/>
            <w:gridCol w:w="3422"/>
            <w:gridCol w:w="528"/>
            <w:gridCol w:w="1112"/>
            <w:gridCol w:w="528"/>
            <w:gridCol w:w="1670"/>
            <w:gridCol w:w="528"/>
            <w:gridCol w:w="1326"/>
            <w:gridCol w:w="528"/>
          </w:tblGrid>
        </w:tblGridChange>
      </w:tblGrid>
      <w:tr w:rsidR="0030537D" w:rsidRPr="00AA0466" w14:paraId="449942A1" w14:textId="77777777" w:rsidTr="00895574">
        <w:trPr>
          <w:trHeight w:val="286"/>
        </w:trPr>
        <w:tc>
          <w:tcPr>
            <w:tcW w:w="743" w:type="dxa"/>
            <w:shd w:val="clear" w:color="auto" w:fill="EEECE1"/>
            <w:vAlign w:val="center"/>
          </w:tcPr>
          <w:p w14:paraId="42D6CA6B" w14:textId="77777777" w:rsidR="00C56115" w:rsidRPr="00AA0466" w:rsidRDefault="00C56115" w:rsidP="00977A51">
            <w:pPr>
              <w:spacing w:after="0"/>
              <w:jc w:val="both"/>
              <w:rPr>
                <w:rFonts w:ascii="Arial" w:hAnsi="Arial" w:cs="Arial"/>
                <w:b/>
                <w:sz w:val="20"/>
                <w:szCs w:val="20"/>
              </w:rPr>
            </w:pPr>
            <w:r w:rsidRPr="00AA0466">
              <w:rPr>
                <w:rFonts w:ascii="Arial" w:hAnsi="Arial" w:cs="Arial"/>
                <w:b/>
                <w:sz w:val="20"/>
                <w:szCs w:val="20"/>
              </w:rPr>
              <w:t>#</w:t>
            </w:r>
          </w:p>
        </w:tc>
        <w:tc>
          <w:tcPr>
            <w:tcW w:w="3950" w:type="dxa"/>
            <w:shd w:val="clear" w:color="auto" w:fill="EEECE1"/>
            <w:vAlign w:val="center"/>
          </w:tcPr>
          <w:p w14:paraId="4520483B" w14:textId="77777777" w:rsidR="00C56115" w:rsidRPr="00AA0466" w:rsidRDefault="00C56115" w:rsidP="00977A51">
            <w:pPr>
              <w:spacing w:after="0"/>
              <w:jc w:val="both"/>
              <w:rPr>
                <w:rFonts w:ascii="Arial" w:hAnsi="Arial" w:cs="Arial"/>
                <w:b/>
                <w:sz w:val="20"/>
                <w:szCs w:val="20"/>
              </w:rPr>
            </w:pPr>
            <w:r w:rsidRPr="00AA0466">
              <w:rPr>
                <w:rFonts w:ascii="Arial" w:hAnsi="Arial" w:cs="Arial"/>
                <w:b/>
                <w:sz w:val="20"/>
                <w:szCs w:val="20"/>
              </w:rPr>
              <w:t>Template</w:t>
            </w:r>
          </w:p>
        </w:tc>
        <w:tc>
          <w:tcPr>
            <w:tcW w:w="1640" w:type="dxa"/>
            <w:shd w:val="clear" w:color="auto" w:fill="EEECE1"/>
            <w:vAlign w:val="center"/>
          </w:tcPr>
          <w:p w14:paraId="027FE5B7" w14:textId="77777777" w:rsidR="00C56115" w:rsidRPr="00AA0466" w:rsidRDefault="00C56115" w:rsidP="00977A51">
            <w:pPr>
              <w:spacing w:after="0"/>
              <w:jc w:val="both"/>
              <w:rPr>
                <w:rFonts w:ascii="Arial" w:hAnsi="Arial" w:cs="Arial"/>
                <w:b/>
                <w:sz w:val="20"/>
                <w:szCs w:val="20"/>
              </w:rPr>
            </w:pPr>
            <w:r w:rsidRPr="00AA0466">
              <w:rPr>
                <w:rFonts w:ascii="Arial" w:hAnsi="Arial" w:cs="Arial"/>
                <w:b/>
                <w:sz w:val="20"/>
                <w:szCs w:val="20"/>
              </w:rPr>
              <w:t>Frequency</w:t>
            </w:r>
          </w:p>
        </w:tc>
        <w:tc>
          <w:tcPr>
            <w:tcW w:w="2198" w:type="dxa"/>
            <w:shd w:val="clear" w:color="auto" w:fill="EEECE1"/>
            <w:vAlign w:val="center"/>
          </w:tcPr>
          <w:p w14:paraId="7F9C4EA1" w14:textId="77777777" w:rsidR="00C56115" w:rsidRPr="00AA0466" w:rsidRDefault="00C56115" w:rsidP="00977A51">
            <w:pPr>
              <w:spacing w:after="0"/>
              <w:jc w:val="both"/>
              <w:rPr>
                <w:rFonts w:ascii="Arial" w:hAnsi="Arial" w:cs="Arial"/>
                <w:b/>
                <w:sz w:val="20"/>
                <w:szCs w:val="20"/>
              </w:rPr>
            </w:pPr>
            <w:r w:rsidRPr="00AA0466">
              <w:rPr>
                <w:rFonts w:ascii="Arial" w:hAnsi="Arial" w:cs="Arial"/>
                <w:b/>
                <w:sz w:val="20"/>
                <w:szCs w:val="20"/>
              </w:rPr>
              <w:t>Unit</w:t>
            </w:r>
          </w:p>
        </w:tc>
        <w:tc>
          <w:tcPr>
            <w:tcW w:w="1854" w:type="dxa"/>
            <w:shd w:val="clear" w:color="auto" w:fill="EEECE1"/>
            <w:vAlign w:val="center"/>
          </w:tcPr>
          <w:p w14:paraId="2A817CB0" w14:textId="77777777" w:rsidR="00C56115" w:rsidRPr="00AA0466" w:rsidRDefault="00C56115" w:rsidP="00977A51">
            <w:pPr>
              <w:spacing w:after="0"/>
              <w:jc w:val="both"/>
              <w:rPr>
                <w:rFonts w:ascii="Arial" w:hAnsi="Arial" w:cs="Arial"/>
                <w:b/>
                <w:sz w:val="20"/>
                <w:szCs w:val="20"/>
              </w:rPr>
            </w:pPr>
            <w:r w:rsidRPr="00AA0466">
              <w:rPr>
                <w:rFonts w:ascii="Arial" w:hAnsi="Arial" w:cs="Arial"/>
                <w:b/>
                <w:sz w:val="20"/>
                <w:szCs w:val="20"/>
              </w:rPr>
              <w:t>Scope</w:t>
            </w:r>
          </w:p>
        </w:tc>
      </w:tr>
      <w:tr w:rsidR="0030537D" w:rsidRPr="00AA0466" w14:paraId="0A780232" w14:textId="77777777" w:rsidTr="00895574">
        <w:trPr>
          <w:trHeight w:val="588"/>
        </w:trPr>
        <w:tc>
          <w:tcPr>
            <w:tcW w:w="743" w:type="dxa"/>
            <w:vAlign w:val="center"/>
          </w:tcPr>
          <w:p w14:paraId="469DFA65" w14:textId="77777777" w:rsidR="00C56115" w:rsidRPr="00AA0466" w:rsidRDefault="00C56115" w:rsidP="00977A51">
            <w:pPr>
              <w:spacing w:after="0"/>
              <w:jc w:val="both"/>
              <w:rPr>
                <w:rFonts w:ascii="Arial" w:hAnsi="Arial" w:cs="Arial"/>
                <w:sz w:val="20"/>
                <w:szCs w:val="20"/>
              </w:rPr>
            </w:pPr>
            <w:r w:rsidRPr="00AA0466">
              <w:rPr>
                <w:rFonts w:ascii="Arial" w:hAnsi="Arial" w:cs="Arial"/>
                <w:sz w:val="20"/>
                <w:szCs w:val="20"/>
              </w:rPr>
              <w:t>01</w:t>
            </w:r>
            <w:r w:rsidR="009970AF" w:rsidRPr="00AA0466">
              <w:rPr>
                <w:rFonts w:ascii="Arial" w:hAnsi="Arial" w:cs="Arial"/>
                <w:sz w:val="20"/>
                <w:szCs w:val="20"/>
              </w:rPr>
              <w:t>.1</w:t>
            </w:r>
          </w:p>
        </w:tc>
        <w:tc>
          <w:tcPr>
            <w:tcW w:w="3950" w:type="dxa"/>
            <w:shd w:val="clear" w:color="auto" w:fill="auto"/>
            <w:vAlign w:val="center"/>
          </w:tcPr>
          <w:p w14:paraId="359BE1B7" w14:textId="77777777" w:rsidR="00C56115" w:rsidRPr="00AA0466" w:rsidRDefault="00C56115" w:rsidP="00977A51">
            <w:pPr>
              <w:spacing w:after="0"/>
              <w:jc w:val="both"/>
              <w:rPr>
                <w:rFonts w:ascii="Arial" w:hAnsi="Arial" w:cs="Arial"/>
                <w:sz w:val="20"/>
                <w:szCs w:val="20"/>
              </w:rPr>
            </w:pPr>
            <w:r w:rsidRPr="00AA0466">
              <w:rPr>
                <w:rFonts w:ascii="Arial" w:hAnsi="Arial" w:cs="Arial"/>
                <w:sz w:val="20"/>
                <w:szCs w:val="20"/>
              </w:rPr>
              <w:t>Profitability</w:t>
            </w:r>
            <w:r w:rsidR="00932AD7" w:rsidRPr="00AA0466">
              <w:rPr>
                <w:rFonts w:ascii="Arial" w:hAnsi="Arial" w:cs="Arial"/>
                <w:sz w:val="20"/>
                <w:szCs w:val="20"/>
              </w:rPr>
              <w:t xml:space="preserve"> </w:t>
            </w:r>
            <w:r w:rsidR="00B5143E" w:rsidRPr="00AA0466">
              <w:rPr>
                <w:rFonts w:ascii="Arial" w:hAnsi="Arial" w:cs="Arial"/>
                <w:sz w:val="20"/>
                <w:szCs w:val="20"/>
              </w:rPr>
              <w:t>(inc</w:t>
            </w:r>
            <w:r w:rsidR="009970AF" w:rsidRPr="00AA0466">
              <w:rPr>
                <w:rFonts w:ascii="Arial" w:hAnsi="Arial" w:cs="Arial"/>
                <w:sz w:val="20"/>
                <w:szCs w:val="20"/>
              </w:rPr>
              <w:t>l</w:t>
            </w:r>
            <w:r w:rsidR="00B5143E" w:rsidRPr="00AA0466">
              <w:rPr>
                <w:rFonts w:ascii="Arial" w:hAnsi="Arial" w:cs="Arial"/>
                <w:sz w:val="20"/>
                <w:szCs w:val="20"/>
              </w:rPr>
              <w:t>.</w:t>
            </w:r>
            <w:r w:rsidR="009970AF" w:rsidRPr="00AA0466">
              <w:rPr>
                <w:rFonts w:ascii="Arial" w:hAnsi="Arial" w:cs="Arial"/>
                <w:sz w:val="20"/>
                <w:szCs w:val="20"/>
              </w:rPr>
              <w:t xml:space="preserve"> </w:t>
            </w:r>
            <w:r w:rsidR="00B5143E" w:rsidRPr="00AA0466">
              <w:rPr>
                <w:rFonts w:ascii="Arial" w:hAnsi="Arial" w:cs="Arial"/>
                <w:sz w:val="20"/>
                <w:szCs w:val="20"/>
              </w:rPr>
              <w:t>PFE)</w:t>
            </w:r>
          </w:p>
        </w:tc>
        <w:tc>
          <w:tcPr>
            <w:tcW w:w="1640" w:type="dxa"/>
            <w:shd w:val="clear" w:color="auto" w:fill="auto"/>
            <w:vAlign w:val="center"/>
          </w:tcPr>
          <w:p w14:paraId="382EE7F9" w14:textId="77777777" w:rsidR="00C56115" w:rsidRPr="00AA0466" w:rsidRDefault="00582A2D" w:rsidP="00977A51">
            <w:pPr>
              <w:spacing w:after="0"/>
              <w:jc w:val="both"/>
              <w:rPr>
                <w:rFonts w:ascii="Arial" w:hAnsi="Arial" w:cs="Arial"/>
                <w:sz w:val="20"/>
                <w:szCs w:val="20"/>
              </w:rPr>
            </w:pPr>
            <w:r w:rsidRPr="00AA0466">
              <w:rPr>
                <w:rFonts w:ascii="Arial" w:hAnsi="Arial" w:cs="Arial"/>
                <w:sz w:val="20"/>
                <w:szCs w:val="20"/>
              </w:rPr>
              <w:t>A</w:t>
            </w:r>
            <w:r w:rsidR="00C56115" w:rsidRPr="00AA0466">
              <w:rPr>
                <w:rFonts w:ascii="Arial" w:hAnsi="Arial" w:cs="Arial"/>
                <w:sz w:val="20"/>
                <w:szCs w:val="20"/>
              </w:rPr>
              <w:t>nnual</w:t>
            </w:r>
          </w:p>
        </w:tc>
        <w:tc>
          <w:tcPr>
            <w:tcW w:w="2198" w:type="dxa"/>
            <w:shd w:val="clear" w:color="auto" w:fill="auto"/>
            <w:vAlign w:val="center"/>
          </w:tcPr>
          <w:p w14:paraId="7A8601A9" w14:textId="77777777" w:rsidR="00C56115" w:rsidRPr="00AA0466" w:rsidRDefault="00C56115" w:rsidP="00977A51">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01FAB82B" w14:textId="77777777" w:rsidR="00C56115" w:rsidRPr="00AA0466" w:rsidRDefault="00C56115" w:rsidP="00977A51">
            <w:pPr>
              <w:spacing w:after="0"/>
              <w:jc w:val="both"/>
              <w:rPr>
                <w:rFonts w:ascii="Arial" w:hAnsi="Arial" w:cs="Arial"/>
                <w:sz w:val="20"/>
                <w:szCs w:val="20"/>
              </w:rPr>
            </w:pPr>
            <w:r w:rsidRPr="00AA0466">
              <w:rPr>
                <w:rFonts w:ascii="Arial" w:hAnsi="Arial" w:cs="Arial"/>
                <w:sz w:val="20"/>
                <w:szCs w:val="20"/>
              </w:rPr>
              <w:t>All SIs</w:t>
            </w:r>
            <w:r w:rsidR="008B0D74" w:rsidRPr="00AA0466">
              <w:rPr>
                <w:rFonts w:ascii="Arial" w:hAnsi="Arial" w:cs="Arial"/>
                <w:sz w:val="20"/>
                <w:szCs w:val="20"/>
              </w:rPr>
              <w:t xml:space="preserve"> and </w:t>
            </w:r>
            <w:r w:rsidR="00B84FD5" w:rsidRPr="00AA0466">
              <w:rPr>
                <w:rFonts w:ascii="Arial" w:hAnsi="Arial" w:cs="Arial"/>
                <w:sz w:val="20"/>
                <w:szCs w:val="20"/>
              </w:rPr>
              <w:t>main</w:t>
            </w:r>
            <w:r w:rsidR="008B0D74" w:rsidRPr="00AA0466">
              <w:rPr>
                <w:rFonts w:ascii="Arial" w:hAnsi="Arial" w:cs="Arial"/>
                <w:sz w:val="20"/>
                <w:szCs w:val="20"/>
              </w:rPr>
              <w:t xml:space="preserve"> subs</w:t>
            </w:r>
            <w:r w:rsidR="00A3368C" w:rsidRPr="00AA0466">
              <w:rPr>
                <w:rFonts w:ascii="Arial" w:hAnsi="Arial" w:cs="Arial"/>
                <w:sz w:val="20"/>
                <w:szCs w:val="20"/>
              </w:rPr>
              <w:t>idiaries</w:t>
            </w:r>
          </w:p>
        </w:tc>
      </w:tr>
      <w:tr w:rsidR="009970AF" w:rsidRPr="00AA0466" w14:paraId="6B86674A" w14:textId="77777777" w:rsidTr="00895574">
        <w:trPr>
          <w:trHeight w:val="573"/>
        </w:trPr>
        <w:tc>
          <w:tcPr>
            <w:tcW w:w="743" w:type="dxa"/>
            <w:vAlign w:val="center"/>
          </w:tcPr>
          <w:p w14:paraId="38F8F0F6" w14:textId="77777777" w:rsidR="009970AF" w:rsidRPr="00AA0466" w:rsidRDefault="009970AF" w:rsidP="00977A51">
            <w:pPr>
              <w:spacing w:after="0"/>
              <w:jc w:val="both"/>
              <w:rPr>
                <w:rFonts w:ascii="Arial" w:hAnsi="Arial" w:cs="Arial"/>
                <w:sz w:val="20"/>
                <w:szCs w:val="20"/>
              </w:rPr>
            </w:pPr>
            <w:r w:rsidRPr="00AA0466">
              <w:rPr>
                <w:rFonts w:ascii="Arial" w:hAnsi="Arial" w:cs="Arial"/>
                <w:sz w:val="20"/>
                <w:szCs w:val="20"/>
              </w:rPr>
              <w:t>01.2</w:t>
            </w:r>
          </w:p>
        </w:tc>
        <w:tc>
          <w:tcPr>
            <w:tcW w:w="3950" w:type="dxa"/>
            <w:shd w:val="clear" w:color="auto" w:fill="auto"/>
            <w:vAlign w:val="center"/>
          </w:tcPr>
          <w:p w14:paraId="4140F210" w14:textId="77777777" w:rsidR="009970AF" w:rsidRPr="00AA0466" w:rsidRDefault="009970AF" w:rsidP="00977A51">
            <w:pPr>
              <w:spacing w:after="0"/>
              <w:jc w:val="both"/>
              <w:rPr>
                <w:rFonts w:ascii="Arial" w:hAnsi="Arial" w:cs="Arial"/>
                <w:sz w:val="20"/>
                <w:szCs w:val="20"/>
              </w:rPr>
            </w:pPr>
            <w:r w:rsidRPr="00AA0466">
              <w:rPr>
                <w:rFonts w:ascii="Arial" w:hAnsi="Arial" w:cs="Arial"/>
                <w:sz w:val="20"/>
                <w:szCs w:val="20"/>
              </w:rPr>
              <w:t>Profitability (non-recurring events)</w:t>
            </w:r>
          </w:p>
        </w:tc>
        <w:tc>
          <w:tcPr>
            <w:tcW w:w="1640" w:type="dxa"/>
            <w:shd w:val="clear" w:color="auto" w:fill="auto"/>
            <w:vAlign w:val="center"/>
          </w:tcPr>
          <w:p w14:paraId="73931F29" w14:textId="77777777" w:rsidR="009970AF" w:rsidRPr="00AA0466" w:rsidRDefault="009970AF" w:rsidP="00977A51">
            <w:pPr>
              <w:spacing w:after="0"/>
              <w:jc w:val="both"/>
              <w:rPr>
                <w:rFonts w:ascii="Arial" w:hAnsi="Arial" w:cs="Arial"/>
                <w:sz w:val="20"/>
                <w:szCs w:val="20"/>
              </w:rPr>
            </w:pPr>
            <w:r w:rsidRPr="00AA0466">
              <w:rPr>
                <w:rFonts w:ascii="Arial" w:hAnsi="Arial" w:cs="Arial"/>
                <w:sz w:val="20"/>
                <w:szCs w:val="20"/>
              </w:rPr>
              <w:t>Quarterly</w:t>
            </w:r>
          </w:p>
        </w:tc>
        <w:tc>
          <w:tcPr>
            <w:tcW w:w="2198" w:type="dxa"/>
            <w:shd w:val="clear" w:color="auto" w:fill="auto"/>
            <w:vAlign w:val="center"/>
          </w:tcPr>
          <w:p w14:paraId="6E1F4F71" w14:textId="77777777" w:rsidR="009970AF" w:rsidRPr="00AA0466" w:rsidRDefault="009970AF" w:rsidP="00977A51">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4237A374" w14:textId="77777777" w:rsidR="009970AF" w:rsidRPr="00AA0466" w:rsidRDefault="009970AF" w:rsidP="00977A51">
            <w:pPr>
              <w:spacing w:after="0"/>
              <w:jc w:val="both"/>
              <w:rPr>
                <w:rFonts w:ascii="Arial" w:hAnsi="Arial" w:cs="Arial"/>
                <w:sz w:val="20"/>
                <w:szCs w:val="20"/>
              </w:rPr>
            </w:pPr>
            <w:r w:rsidRPr="00AA0466">
              <w:rPr>
                <w:rFonts w:ascii="Arial" w:hAnsi="Arial" w:cs="Arial"/>
                <w:sz w:val="20"/>
                <w:szCs w:val="20"/>
              </w:rPr>
              <w:t>All SIs and main subsidiaries</w:t>
            </w:r>
          </w:p>
        </w:tc>
      </w:tr>
      <w:tr w:rsidR="007A37CD" w:rsidRPr="00AA0466" w14:paraId="4009363C" w14:textId="77777777" w:rsidTr="00895574">
        <w:trPr>
          <w:trHeight w:val="573"/>
        </w:trPr>
        <w:tc>
          <w:tcPr>
            <w:tcW w:w="743" w:type="dxa"/>
            <w:vAlign w:val="center"/>
          </w:tcPr>
          <w:p w14:paraId="6B8B897F" w14:textId="52EFE7B0"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01.2</w:t>
            </w:r>
          </w:p>
        </w:tc>
        <w:tc>
          <w:tcPr>
            <w:tcW w:w="3950" w:type="dxa"/>
            <w:shd w:val="clear" w:color="auto" w:fill="auto"/>
            <w:vAlign w:val="center"/>
          </w:tcPr>
          <w:p w14:paraId="6326B091" w14:textId="2A8EFB66"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Profitability (business line reporting)</w:t>
            </w:r>
          </w:p>
        </w:tc>
        <w:tc>
          <w:tcPr>
            <w:tcW w:w="1640" w:type="dxa"/>
            <w:shd w:val="clear" w:color="auto" w:fill="auto"/>
            <w:vAlign w:val="center"/>
          </w:tcPr>
          <w:p w14:paraId="5E508603" w14:textId="32ECA4DD"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Semi-annual</w:t>
            </w:r>
          </w:p>
        </w:tc>
        <w:tc>
          <w:tcPr>
            <w:tcW w:w="2198" w:type="dxa"/>
            <w:shd w:val="clear" w:color="auto" w:fill="auto"/>
            <w:vAlign w:val="center"/>
          </w:tcPr>
          <w:p w14:paraId="52320B0A" w14:textId="7D8115B5"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64DE5253" w14:textId="5C2ABF02"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All SIs and main subsidiaries</w:t>
            </w:r>
          </w:p>
        </w:tc>
      </w:tr>
      <w:tr w:rsidR="007A37CD" w:rsidRPr="00AA0466" w14:paraId="39D60A67" w14:textId="77777777" w:rsidTr="00895574">
        <w:trPr>
          <w:trHeight w:val="588"/>
        </w:trPr>
        <w:tc>
          <w:tcPr>
            <w:tcW w:w="743" w:type="dxa"/>
            <w:vAlign w:val="center"/>
          </w:tcPr>
          <w:p w14:paraId="1E356D08" w14:textId="0C31C0F9"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03</w:t>
            </w:r>
          </w:p>
        </w:tc>
        <w:tc>
          <w:tcPr>
            <w:tcW w:w="3950" w:type="dxa"/>
            <w:shd w:val="clear" w:color="auto" w:fill="auto"/>
            <w:vAlign w:val="center"/>
          </w:tcPr>
          <w:p w14:paraId="02A49C29" w14:textId="6BC4D41D"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Concentration risk</w:t>
            </w:r>
          </w:p>
        </w:tc>
        <w:tc>
          <w:tcPr>
            <w:tcW w:w="1640" w:type="dxa"/>
            <w:shd w:val="clear" w:color="auto" w:fill="auto"/>
            <w:vAlign w:val="center"/>
          </w:tcPr>
          <w:p w14:paraId="0007729E" w14:textId="790A5D8F"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Quarterly</w:t>
            </w:r>
          </w:p>
        </w:tc>
        <w:tc>
          <w:tcPr>
            <w:tcW w:w="2198" w:type="dxa"/>
            <w:shd w:val="clear" w:color="auto" w:fill="auto"/>
            <w:vAlign w:val="center"/>
          </w:tcPr>
          <w:p w14:paraId="38C4C0D6" w14:textId="1DB42F10"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6F26AD5F" w14:textId="247E32E2"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All SIs and main subsidiaries</w:t>
            </w:r>
            <w:r w:rsidRPr="00AA0466" w:rsidDel="008B0D74">
              <w:rPr>
                <w:rFonts w:ascii="Arial" w:hAnsi="Arial" w:cs="Arial"/>
                <w:sz w:val="20"/>
                <w:szCs w:val="20"/>
              </w:rPr>
              <w:t xml:space="preserve"> </w:t>
            </w:r>
          </w:p>
        </w:tc>
      </w:tr>
      <w:tr w:rsidR="007A37CD" w:rsidRPr="00AA0466" w14:paraId="46357FCB" w14:textId="77777777" w:rsidTr="00895574">
        <w:trPr>
          <w:trHeight w:val="573"/>
        </w:trPr>
        <w:tc>
          <w:tcPr>
            <w:tcW w:w="743" w:type="dxa"/>
            <w:vAlign w:val="center"/>
          </w:tcPr>
          <w:p w14:paraId="6359D2AE" w14:textId="1872D92D"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04</w:t>
            </w:r>
          </w:p>
        </w:tc>
        <w:tc>
          <w:tcPr>
            <w:tcW w:w="3950" w:type="dxa"/>
            <w:shd w:val="clear" w:color="auto" w:fill="auto"/>
            <w:vAlign w:val="center"/>
          </w:tcPr>
          <w:p w14:paraId="07F43F12" w14:textId="09025B5C"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Market risk</w:t>
            </w:r>
          </w:p>
        </w:tc>
        <w:tc>
          <w:tcPr>
            <w:tcW w:w="1640" w:type="dxa"/>
            <w:shd w:val="clear" w:color="auto" w:fill="auto"/>
            <w:vAlign w:val="center"/>
          </w:tcPr>
          <w:p w14:paraId="4024518F" w14:textId="3A777AE4"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Quarterly</w:t>
            </w:r>
          </w:p>
        </w:tc>
        <w:tc>
          <w:tcPr>
            <w:tcW w:w="2198" w:type="dxa"/>
            <w:shd w:val="clear" w:color="auto" w:fill="auto"/>
            <w:vAlign w:val="center"/>
          </w:tcPr>
          <w:p w14:paraId="4C59A162" w14:textId="14B24596"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2590FC8D" w14:textId="16244D48" w:rsidR="007A37CD" w:rsidRPr="00AA0466" w:rsidRDefault="007A37CD" w:rsidP="00977A51">
            <w:pPr>
              <w:spacing w:after="0"/>
              <w:jc w:val="both"/>
              <w:rPr>
                <w:rFonts w:ascii="Arial" w:hAnsi="Arial" w:cs="Arial"/>
                <w:sz w:val="20"/>
                <w:szCs w:val="20"/>
              </w:rPr>
            </w:pPr>
            <w:r w:rsidRPr="00AA0466">
              <w:rPr>
                <w:rFonts w:ascii="Arial" w:hAnsi="Arial" w:cs="Arial"/>
                <w:sz w:val="20"/>
                <w:szCs w:val="20"/>
              </w:rPr>
              <w:t>All SIs and main subsidiaries</w:t>
            </w:r>
            <w:r w:rsidRPr="00AA0466" w:rsidDel="008B0D74">
              <w:rPr>
                <w:rFonts w:ascii="Arial" w:hAnsi="Arial" w:cs="Arial"/>
                <w:sz w:val="20"/>
                <w:szCs w:val="20"/>
              </w:rPr>
              <w:t xml:space="preserve"> </w:t>
            </w:r>
          </w:p>
        </w:tc>
      </w:tr>
      <w:tr w:rsidR="00697B2B" w:rsidRPr="00AA0466" w14:paraId="4D3D69D3" w14:textId="77777777" w:rsidTr="00895574">
        <w:trPr>
          <w:trHeight w:val="588"/>
        </w:trPr>
        <w:tc>
          <w:tcPr>
            <w:tcW w:w="743" w:type="dxa"/>
            <w:vAlign w:val="center"/>
          </w:tcPr>
          <w:p w14:paraId="0D746F08" w14:textId="09B58911" w:rsidR="00697B2B" w:rsidRPr="00AA0466" w:rsidRDefault="00697B2B" w:rsidP="00697B2B">
            <w:pPr>
              <w:spacing w:after="0"/>
              <w:jc w:val="both"/>
              <w:rPr>
                <w:rFonts w:ascii="Arial" w:hAnsi="Arial" w:cs="Arial"/>
                <w:sz w:val="20"/>
                <w:szCs w:val="20"/>
              </w:rPr>
            </w:pPr>
            <w:r w:rsidRPr="00AA0466">
              <w:rPr>
                <w:rFonts w:ascii="Arial" w:hAnsi="Arial" w:cs="Arial"/>
                <w:sz w:val="20"/>
                <w:szCs w:val="20"/>
              </w:rPr>
              <w:t>05</w:t>
            </w:r>
          </w:p>
        </w:tc>
        <w:tc>
          <w:tcPr>
            <w:tcW w:w="3950" w:type="dxa"/>
            <w:shd w:val="clear" w:color="auto" w:fill="auto"/>
            <w:vAlign w:val="center"/>
          </w:tcPr>
          <w:p w14:paraId="46D4490B" w14:textId="5378DC7A" w:rsidR="00697B2B" w:rsidRPr="00AA0466" w:rsidRDefault="00697B2B" w:rsidP="00697B2B">
            <w:pPr>
              <w:spacing w:after="0"/>
              <w:jc w:val="both"/>
              <w:rPr>
                <w:rFonts w:ascii="Arial" w:hAnsi="Arial" w:cs="Arial"/>
                <w:sz w:val="20"/>
                <w:szCs w:val="20"/>
              </w:rPr>
            </w:pPr>
            <w:ins w:id="150" w:author="Sailis, Debora" w:date="2023-08-21T17:32:00Z">
              <w:r>
                <w:rPr>
                  <w:rFonts w:ascii="Arial" w:hAnsi="Arial" w:cs="Arial"/>
                  <w:sz w:val="20"/>
                  <w:szCs w:val="20"/>
                </w:rPr>
                <w:t>C</w:t>
              </w:r>
            </w:ins>
            <w:ins w:id="151" w:author="Sailis, Debora" w:date="2023-08-21T17:31:00Z">
              <w:r w:rsidRPr="00804D3F">
                <w:rPr>
                  <w:rFonts w:ascii="Arial" w:hAnsi="Arial" w:cs="Arial"/>
                  <w:sz w:val="20"/>
                  <w:szCs w:val="20"/>
                </w:rPr>
                <w:t>redit spread risk arising from non-trading book activities</w:t>
              </w:r>
              <w:r w:rsidRPr="00804D3F" w:rsidDel="00804D3F">
                <w:rPr>
                  <w:rFonts w:ascii="Arial" w:hAnsi="Arial" w:cs="Arial"/>
                  <w:sz w:val="20"/>
                  <w:szCs w:val="20"/>
                </w:rPr>
                <w:t xml:space="preserve"> </w:t>
              </w:r>
            </w:ins>
            <w:ins w:id="152" w:author="Sailis, Debora" w:date="2023-10-05T18:07:00Z">
              <w:r w:rsidR="00C524DB">
                <w:rPr>
                  <w:rFonts w:ascii="Arial" w:hAnsi="Arial" w:cs="Arial"/>
                  <w:sz w:val="20"/>
                  <w:szCs w:val="20"/>
                </w:rPr>
                <w:t xml:space="preserve">and Interest </w:t>
              </w:r>
            </w:ins>
            <w:ins w:id="153" w:author="Sailis, Debora" w:date="2023-10-05T18:08:00Z">
              <w:r w:rsidR="00C524DB">
                <w:rPr>
                  <w:rFonts w:ascii="Arial" w:hAnsi="Arial" w:cs="Arial"/>
                  <w:sz w:val="20"/>
                  <w:szCs w:val="20"/>
                </w:rPr>
                <w:t xml:space="preserve">Rate Risk in the Banking Book </w:t>
              </w:r>
            </w:ins>
            <w:del w:id="154" w:author="Sailis, Debora" w:date="2023-08-21T17:31:00Z">
              <w:r w:rsidRPr="00AA0466" w:rsidDel="00804D3F">
                <w:rPr>
                  <w:rFonts w:ascii="Arial" w:hAnsi="Arial" w:cs="Arial"/>
                  <w:sz w:val="20"/>
                  <w:szCs w:val="20"/>
                </w:rPr>
                <w:delText xml:space="preserve">Interest Rate Risk in the Banking Book </w:delText>
              </w:r>
            </w:del>
            <w:r w:rsidRPr="00AA0466">
              <w:rPr>
                <w:rFonts w:ascii="Arial" w:hAnsi="Arial" w:cs="Arial"/>
                <w:sz w:val="20"/>
                <w:szCs w:val="20"/>
              </w:rPr>
              <w:t>(</w:t>
            </w:r>
            <w:ins w:id="155" w:author="Sailis, Debora" w:date="2023-10-05T18:07:00Z">
              <w:r w:rsidR="00C524DB">
                <w:rPr>
                  <w:rFonts w:ascii="Arial" w:hAnsi="Arial" w:cs="Arial"/>
                  <w:sz w:val="20"/>
                  <w:szCs w:val="20"/>
                </w:rPr>
                <w:t>CSRBB</w:t>
              </w:r>
            </w:ins>
            <w:ins w:id="156" w:author="Sailis, Debora" w:date="2023-08-29T16:20:00Z">
              <w:r>
                <w:rPr>
                  <w:rFonts w:ascii="Arial" w:hAnsi="Arial" w:cs="Arial"/>
                  <w:sz w:val="20"/>
                  <w:szCs w:val="20"/>
                </w:rPr>
                <w:t xml:space="preserve"> + </w:t>
              </w:r>
            </w:ins>
            <w:ins w:id="157" w:author="Sailis, Debora" w:date="2023-10-05T18:07:00Z">
              <w:r w:rsidR="00C524DB">
                <w:rPr>
                  <w:rFonts w:ascii="Arial" w:hAnsi="Arial" w:cs="Arial"/>
                  <w:sz w:val="20"/>
                  <w:szCs w:val="20"/>
                </w:rPr>
                <w:t>IRRBB</w:t>
              </w:r>
            </w:ins>
            <w:del w:id="158" w:author="Sailis, Debora" w:date="2023-08-21T17:32:00Z">
              <w:r w:rsidRPr="00AA0466" w:rsidDel="00804D3F">
                <w:rPr>
                  <w:rFonts w:ascii="Arial" w:hAnsi="Arial" w:cs="Arial"/>
                  <w:sz w:val="20"/>
                  <w:szCs w:val="20"/>
                </w:rPr>
                <w:delText>IRRBB</w:delText>
              </w:r>
            </w:del>
            <w:r w:rsidRPr="00AA0466">
              <w:rPr>
                <w:rFonts w:ascii="Arial" w:hAnsi="Arial" w:cs="Arial"/>
                <w:sz w:val="20"/>
                <w:szCs w:val="20"/>
              </w:rPr>
              <w:t>)</w:t>
            </w:r>
          </w:p>
        </w:tc>
        <w:tc>
          <w:tcPr>
            <w:tcW w:w="1640" w:type="dxa"/>
            <w:shd w:val="clear" w:color="auto" w:fill="auto"/>
            <w:vAlign w:val="center"/>
          </w:tcPr>
          <w:p w14:paraId="5902FB3E" w14:textId="126C0D2D" w:rsidR="00697B2B" w:rsidRPr="00AA0466" w:rsidRDefault="00697B2B" w:rsidP="00697B2B">
            <w:pPr>
              <w:spacing w:after="0"/>
              <w:jc w:val="both"/>
              <w:rPr>
                <w:rFonts w:ascii="Arial" w:hAnsi="Arial" w:cs="Arial"/>
                <w:sz w:val="20"/>
                <w:szCs w:val="20"/>
              </w:rPr>
            </w:pPr>
            <w:r w:rsidRPr="00AA0466">
              <w:rPr>
                <w:rFonts w:ascii="Arial" w:hAnsi="Arial" w:cs="Arial"/>
                <w:sz w:val="20"/>
                <w:szCs w:val="20"/>
              </w:rPr>
              <w:t>Quarterly</w:t>
            </w:r>
          </w:p>
        </w:tc>
        <w:tc>
          <w:tcPr>
            <w:tcW w:w="2198" w:type="dxa"/>
            <w:shd w:val="clear" w:color="auto" w:fill="auto"/>
            <w:vAlign w:val="center"/>
          </w:tcPr>
          <w:p w14:paraId="626D67F7" w14:textId="56422EA5" w:rsidR="00697B2B" w:rsidRPr="00AA0466" w:rsidRDefault="00697B2B" w:rsidP="00697B2B">
            <w:pPr>
              <w:spacing w:after="0"/>
              <w:jc w:val="both"/>
              <w:rPr>
                <w:rFonts w:ascii="Arial" w:hAnsi="Arial" w:cs="Arial"/>
                <w:sz w:val="20"/>
                <w:szCs w:val="20"/>
              </w:rPr>
            </w:pPr>
            <w:r w:rsidRPr="00AA0466">
              <w:rPr>
                <w:rFonts w:ascii="Arial" w:hAnsi="Arial" w:cs="Arial"/>
                <w:sz w:val="20"/>
                <w:szCs w:val="20"/>
              </w:rPr>
              <w:t>Euro Thousands</w:t>
            </w:r>
          </w:p>
        </w:tc>
        <w:tc>
          <w:tcPr>
            <w:tcW w:w="1854" w:type="dxa"/>
            <w:vAlign w:val="center"/>
          </w:tcPr>
          <w:p w14:paraId="1A3A64E5" w14:textId="3E07CBEF" w:rsidR="00697B2B" w:rsidRPr="00AA0466" w:rsidRDefault="00697B2B" w:rsidP="00697B2B">
            <w:pPr>
              <w:spacing w:after="0"/>
              <w:jc w:val="both"/>
              <w:rPr>
                <w:rFonts w:ascii="Arial" w:hAnsi="Arial" w:cs="Arial"/>
                <w:sz w:val="20"/>
                <w:szCs w:val="20"/>
              </w:rPr>
            </w:pPr>
            <w:ins w:id="159" w:author="Sailis, Debora" w:date="2023-08-31T12:03:00Z">
              <w:r w:rsidRPr="00AA0466">
                <w:rPr>
                  <w:rFonts w:ascii="Arial" w:hAnsi="Arial" w:cs="Arial"/>
                  <w:sz w:val="20"/>
                  <w:szCs w:val="20"/>
                </w:rPr>
                <w:t>All SIs and main subsidiaries</w:t>
              </w:r>
              <w:r w:rsidRPr="00AA0466" w:rsidDel="008B0D74">
                <w:rPr>
                  <w:rFonts w:ascii="Arial" w:hAnsi="Arial" w:cs="Arial"/>
                  <w:sz w:val="20"/>
                  <w:szCs w:val="20"/>
                </w:rPr>
                <w:t xml:space="preserve"> </w:t>
              </w:r>
            </w:ins>
            <w:del w:id="160" w:author="Sailis, Debora" w:date="2023-08-31T12:03:00Z">
              <w:r w:rsidRPr="00AA0466" w:rsidDel="006D280B">
                <w:rPr>
                  <w:rFonts w:ascii="Arial" w:hAnsi="Arial" w:cs="Arial"/>
                  <w:sz w:val="20"/>
                  <w:szCs w:val="20"/>
                </w:rPr>
                <w:delText>All SIs</w:delText>
              </w:r>
            </w:del>
          </w:p>
        </w:tc>
      </w:tr>
      <w:tr w:rsidR="00C524DB" w:rsidRPr="00AA0466" w14:paraId="5091CFAF" w14:textId="77777777" w:rsidTr="00895574">
        <w:trPr>
          <w:trHeight w:val="588"/>
          <w:ins w:id="161" w:author="Sailis, Debora" w:date="2023-10-05T18:10:00Z"/>
        </w:trPr>
        <w:tc>
          <w:tcPr>
            <w:tcW w:w="743" w:type="dxa"/>
            <w:vAlign w:val="center"/>
          </w:tcPr>
          <w:p w14:paraId="06102EEC" w14:textId="6F178E61" w:rsidR="00C524DB" w:rsidRPr="00AA0466" w:rsidRDefault="00C524DB" w:rsidP="00C524DB">
            <w:pPr>
              <w:spacing w:after="0"/>
              <w:jc w:val="both"/>
              <w:rPr>
                <w:ins w:id="162" w:author="Sailis, Debora" w:date="2023-10-05T18:10:00Z"/>
                <w:rFonts w:ascii="Arial" w:hAnsi="Arial" w:cs="Arial"/>
                <w:sz w:val="20"/>
                <w:szCs w:val="20"/>
              </w:rPr>
            </w:pPr>
            <w:ins w:id="163" w:author="Sailis, Debora" w:date="2023-10-05T18:10:00Z">
              <w:r w:rsidRPr="00AA0466">
                <w:rPr>
                  <w:rFonts w:ascii="Arial" w:hAnsi="Arial" w:cs="Arial"/>
                  <w:sz w:val="20"/>
                  <w:szCs w:val="20"/>
                </w:rPr>
                <w:t>05</w:t>
              </w:r>
              <w:r>
                <w:rPr>
                  <w:rFonts w:ascii="Arial" w:hAnsi="Arial" w:cs="Arial"/>
                  <w:sz w:val="20"/>
                  <w:szCs w:val="20"/>
                </w:rPr>
                <w:t>.6</w:t>
              </w:r>
            </w:ins>
          </w:p>
        </w:tc>
        <w:tc>
          <w:tcPr>
            <w:tcW w:w="3950" w:type="dxa"/>
            <w:shd w:val="clear" w:color="auto" w:fill="auto"/>
            <w:vAlign w:val="center"/>
          </w:tcPr>
          <w:p w14:paraId="35E4BA66" w14:textId="62D27D20" w:rsidR="00C524DB" w:rsidRDefault="00C524DB" w:rsidP="00C524DB">
            <w:pPr>
              <w:spacing w:after="0"/>
              <w:jc w:val="both"/>
              <w:rPr>
                <w:ins w:id="164" w:author="Sailis, Debora" w:date="2023-10-05T18:10:00Z"/>
                <w:rFonts w:ascii="Arial" w:hAnsi="Arial" w:cs="Arial"/>
                <w:sz w:val="20"/>
                <w:szCs w:val="20"/>
              </w:rPr>
            </w:pPr>
            <w:ins w:id="165" w:author="Sailis, Debora" w:date="2023-10-05T18:10:00Z">
              <w:r>
                <w:rPr>
                  <w:rFonts w:ascii="Arial" w:hAnsi="Arial" w:cs="Arial"/>
                  <w:sz w:val="20"/>
                  <w:szCs w:val="20"/>
                </w:rPr>
                <w:t>C</w:t>
              </w:r>
              <w:r w:rsidRPr="00804D3F">
                <w:rPr>
                  <w:rFonts w:ascii="Arial" w:hAnsi="Arial" w:cs="Arial"/>
                  <w:sz w:val="20"/>
                  <w:szCs w:val="20"/>
                </w:rPr>
                <w:t>redit spread risk arising from non-trading book activities</w:t>
              </w:r>
              <w:r w:rsidRPr="00804D3F" w:rsidDel="00804D3F">
                <w:rPr>
                  <w:rFonts w:ascii="Arial" w:hAnsi="Arial" w:cs="Arial"/>
                  <w:sz w:val="20"/>
                  <w:szCs w:val="20"/>
                </w:rPr>
                <w:t xml:space="preserve"> </w:t>
              </w:r>
              <w:r>
                <w:rPr>
                  <w:rFonts w:ascii="Arial" w:hAnsi="Arial" w:cs="Arial"/>
                  <w:sz w:val="20"/>
                  <w:szCs w:val="20"/>
                </w:rPr>
                <w:t xml:space="preserve">and Interest Rate Risk in the Banking Book </w:t>
              </w:r>
              <w:r w:rsidRPr="00AA0466">
                <w:rPr>
                  <w:rFonts w:ascii="Arial" w:hAnsi="Arial" w:cs="Arial"/>
                  <w:sz w:val="20"/>
                  <w:szCs w:val="20"/>
                </w:rPr>
                <w:t>(</w:t>
              </w:r>
              <w:r>
                <w:rPr>
                  <w:rFonts w:ascii="Arial" w:hAnsi="Arial" w:cs="Arial"/>
                  <w:sz w:val="20"/>
                  <w:szCs w:val="20"/>
                </w:rPr>
                <w:t>CSRBB + IRRBB</w:t>
              </w:r>
              <w:r w:rsidRPr="00AA0466">
                <w:rPr>
                  <w:rFonts w:ascii="Arial" w:hAnsi="Arial" w:cs="Arial"/>
                  <w:sz w:val="20"/>
                  <w:szCs w:val="20"/>
                </w:rPr>
                <w:t>)</w:t>
              </w:r>
              <w:r>
                <w:rPr>
                  <w:rFonts w:ascii="Arial" w:hAnsi="Arial" w:cs="Arial"/>
                  <w:sz w:val="20"/>
                  <w:szCs w:val="20"/>
                </w:rPr>
                <w:t xml:space="preserve"> – </w:t>
              </w:r>
              <w:r w:rsidRPr="00C524DB">
                <w:rPr>
                  <w:rFonts w:ascii="Arial" w:hAnsi="Arial" w:cs="Arial"/>
                  <w:b/>
                  <w:bCs/>
                  <w:sz w:val="20"/>
                  <w:szCs w:val="20"/>
                  <w:rPrChange w:id="166" w:author="Sailis, Debora" w:date="2023-10-05T18:10:00Z">
                    <w:rPr>
                      <w:rFonts w:ascii="Arial" w:hAnsi="Arial" w:cs="Arial"/>
                      <w:sz w:val="20"/>
                      <w:szCs w:val="20"/>
                    </w:rPr>
                  </w:rPrChange>
                </w:rPr>
                <w:t>Sheet 6_IRRBB_Additional</w:t>
              </w:r>
            </w:ins>
          </w:p>
        </w:tc>
        <w:tc>
          <w:tcPr>
            <w:tcW w:w="1640" w:type="dxa"/>
            <w:shd w:val="clear" w:color="auto" w:fill="auto"/>
            <w:vAlign w:val="center"/>
          </w:tcPr>
          <w:p w14:paraId="22CFAA68" w14:textId="77BE4EF5" w:rsidR="00C524DB" w:rsidRPr="00AA0466" w:rsidRDefault="00C524DB" w:rsidP="00C524DB">
            <w:pPr>
              <w:spacing w:after="0"/>
              <w:jc w:val="both"/>
              <w:rPr>
                <w:ins w:id="167" w:author="Sailis, Debora" w:date="2023-10-05T18:10:00Z"/>
                <w:rFonts w:ascii="Arial" w:hAnsi="Arial" w:cs="Arial"/>
                <w:sz w:val="20"/>
                <w:szCs w:val="20"/>
              </w:rPr>
            </w:pPr>
            <w:ins w:id="168" w:author="Sailis, Debora" w:date="2023-10-05T18:11:00Z">
              <w:r>
                <w:rPr>
                  <w:rFonts w:ascii="Arial" w:hAnsi="Arial" w:cs="Arial"/>
                  <w:sz w:val="20"/>
                  <w:szCs w:val="20"/>
                </w:rPr>
                <w:t>Annual</w:t>
              </w:r>
            </w:ins>
          </w:p>
        </w:tc>
        <w:tc>
          <w:tcPr>
            <w:tcW w:w="2198" w:type="dxa"/>
            <w:shd w:val="clear" w:color="auto" w:fill="auto"/>
            <w:vAlign w:val="center"/>
          </w:tcPr>
          <w:p w14:paraId="13C918F9" w14:textId="1DF390E2" w:rsidR="00C524DB" w:rsidRPr="00AA0466" w:rsidRDefault="00C524DB" w:rsidP="00C524DB">
            <w:pPr>
              <w:spacing w:after="0"/>
              <w:jc w:val="both"/>
              <w:rPr>
                <w:ins w:id="169" w:author="Sailis, Debora" w:date="2023-10-05T18:10:00Z"/>
                <w:rFonts w:ascii="Arial" w:hAnsi="Arial" w:cs="Arial"/>
                <w:sz w:val="20"/>
                <w:szCs w:val="20"/>
              </w:rPr>
            </w:pPr>
            <w:ins w:id="170" w:author="Sailis, Debora" w:date="2023-10-05T18:10:00Z">
              <w:r w:rsidRPr="00AA0466">
                <w:rPr>
                  <w:rFonts w:ascii="Arial" w:hAnsi="Arial" w:cs="Arial"/>
                  <w:sz w:val="20"/>
                  <w:szCs w:val="20"/>
                </w:rPr>
                <w:t>Euro Thousands</w:t>
              </w:r>
            </w:ins>
          </w:p>
        </w:tc>
        <w:tc>
          <w:tcPr>
            <w:tcW w:w="1854" w:type="dxa"/>
            <w:vAlign w:val="center"/>
          </w:tcPr>
          <w:p w14:paraId="24CFBCFC" w14:textId="2409FB21" w:rsidR="00C524DB" w:rsidRPr="00AA0466" w:rsidRDefault="00C524DB" w:rsidP="00C524DB">
            <w:pPr>
              <w:spacing w:after="0"/>
              <w:jc w:val="both"/>
              <w:rPr>
                <w:ins w:id="171" w:author="Sailis, Debora" w:date="2023-10-05T18:10:00Z"/>
                <w:rFonts w:ascii="Arial" w:hAnsi="Arial" w:cs="Arial"/>
                <w:sz w:val="20"/>
                <w:szCs w:val="20"/>
              </w:rPr>
            </w:pPr>
            <w:ins w:id="172" w:author="Sailis, Debora" w:date="2023-10-05T18:10:00Z">
              <w:r w:rsidRPr="00AA0466">
                <w:rPr>
                  <w:rFonts w:ascii="Arial" w:hAnsi="Arial" w:cs="Arial"/>
                  <w:sz w:val="20"/>
                  <w:szCs w:val="20"/>
                </w:rPr>
                <w:t>All SIs and main subsidiaries</w:t>
              </w:r>
              <w:r w:rsidRPr="00AA0466" w:rsidDel="008B0D74">
                <w:rPr>
                  <w:rFonts w:ascii="Arial" w:hAnsi="Arial" w:cs="Arial"/>
                  <w:sz w:val="20"/>
                  <w:szCs w:val="20"/>
                </w:rPr>
                <w:t xml:space="preserve"> </w:t>
              </w:r>
            </w:ins>
          </w:p>
        </w:tc>
      </w:tr>
      <w:tr w:rsidR="00483D1D" w:rsidRPr="00AA0466" w14:paraId="43B6F02A" w14:textId="77777777" w:rsidTr="00895574">
        <w:trPr>
          <w:trHeight w:val="588"/>
          <w:ins w:id="173" w:author="Sailis, Debora" w:date="2023-10-05T18:27:00Z"/>
        </w:trPr>
        <w:tc>
          <w:tcPr>
            <w:tcW w:w="743" w:type="dxa"/>
            <w:vAlign w:val="center"/>
          </w:tcPr>
          <w:p w14:paraId="4DB5BD7C" w14:textId="4D6FED4B" w:rsidR="00483D1D" w:rsidRPr="00AA0466" w:rsidRDefault="00483D1D" w:rsidP="00C524DB">
            <w:pPr>
              <w:spacing w:after="0"/>
              <w:jc w:val="both"/>
              <w:rPr>
                <w:ins w:id="174" w:author="Sailis, Debora" w:date="2023-10-05T18:27:00Z"/>
                <w:rFonts w:ascii="Arial" w:hAnsi="Arial" w:cs="Arial"/>
                <w:sz w:val="20"/>
                <w:szCs w:val="20"/>
              </w:rPr>
            </w:pPr>
            <w:ins w:id="175" w:author="Sailis, Debora" w:date="2023-10-05T18:27:00Z">
              <w:r>
                <w:rPr>
                  <w:rFonts w:ascii="Arial" w:hAnsi="Arial" w:cs="Arial"/>
                  <w:sz w:val="20"/>
                  <w:szCs w:val="20"/>
                </w:rPr>
                <w:t>05</w:t>
              </w:r>
            </w:ins>
          </w:p>
        </w:tc>
        <w:tc>
          <w:tcPr>
            <w:tcW w:w="3950" w:type="dxa"/>
            <w:shd w:val="clear" w:color="auto" w:fill="auto"/>
            <w:vAlign w:val="center"/>
          </w:tcPr>
          <w:p w14:paraId="50332A64" w14:textId="34BDDE08" w:rsidR="00483D1D" w:rsidRDefault="00AA343D" w:rsidP="00C524DB">
            <w:pPr>
              <w:spacing w:after="0"/>
              <w:jc w:val="both"/>
              <w:rPr>
                <w:ins w:id="176" w:author="Sailis, Debora" w:date="2023-10-05T18:27:00Z"/>
                <w:rFonts w:ascii="Arial" w:hAnsi="Arial" w:cs="Arial"/>
                <w:sz w:val="20"/>
                <w:szCs w:val="20"/>
              </w:rPr>
            </w:pPr>
            <w:ins w:id="177" w:author="Sailis, Debora" w:date="2023-10-05T18:28:00Z">
              <w:r w:rsidRPr="00AA343D">
                <w:rPr>
                  <w:rFonts w:ascii="Arial" w:hAnsi="Arial" w:cs="Arial"/>
                  <w:sz w:val="20"/>
                  <w:szCs w:val="20"/>
                </w:rPr>
                <w:t>IRRBB EBA ad-hoc collection (XBRL format)</w:t>
              </w:r>
            </w:ins>
            <w:ins w:id="178" w:author="Sailis, Debora" w:date="2023-10-05T18:29:00Z">
              <w:r>
                <w:rPr>
                  <w:rStyle w:val="FootnoteReference"/>
                  <w:rFonts w:ascii="Arial" w:hAnsi="Arial" w:cs="Arial"/>
                  <w:sz w:val="20"/>
                  <w:szCs w:val="20"/>
                </w:rPr>
                <w:footnoteReference w:id="8"/>
              </w:r>
            </w:ins>
          </w:p>
        </w:tc>
        <w:tc>
          <w:tcPr>
            <w:tcW w:w="1640" w:type="dxa"/>
            <w:shd w:val="clear" w:color="auto" w:fill="auto"/>
            <w:vAlign w:val="center"/>
          </w:tcPr>
          <w:p w14:paraId="55EE3131" w14:textId="219AED04" w:rsidR="00483D1D" w:rsidRDefault="00AA343D" w:rsidP="00C524DB">
            <w:pPr>
              <w:spacing w:after="0"/>
              <w:jc w:val="both"/>
              <w:rPr>
                <w:ins w:id="183" w:author="Sailis, Debora" w:date="2023-10-05T18:27:00Z"/>
                <w:rFonts w:ascii="Arial" w:hAnsi="Arial" w:cs="Arial"/>
                <w:sz w:val="20"/>
                <w:szCs w:val="20"/>
              </w:rPr>
            </w:pPr>
            <w:ins w:id="184" w:author="Sailis, Debora" w:date="2023-10-05T18:28:00Z">
              <w:r>
                <w:rPr>
                  <w:rFonts w:ascii="Arial" w:hAnsi="Arial" w:cs="Arial"/>
                  <w:sz w:val="20"/>
                  <w:szCs w:val="20"/>
                </w:rPr>
                <w:t>Quarterly (Q4, Q1,Q2)</w:t>
              </w:r>
            </w:ins>
          </w:p>
        </w:tc>
        <w:tc>
          <w:tcPr>
            <w:tcW w:w="2198" w:type="dxa"/>
            <w:shd w:val="clear" w:color="auto" w:fill="auto"/>
            <w:vAlign w:val="center"/>
          </w:tcPr>
          <w:p w14:paraId="2DE21019" w14:textId="5CC1680D" w:rsidR="00483D1D" w:rsidRPr="00AA0466" w:rsidRDefault="00AA343D" w:rsidP="00C524DB">
            <w:pPr>
              <w:spacing w:after="0"/>
              <w:jc w:val="both"/>
              <w:rPr>
                <w:ins w:id="185" w:author="Sailis, Debora" w:date="2023-10-05T18:27:00Z"/>
                <w:rFonts w:ascii="Arial" w:hAnsi="Arial" w:cs="Arial"/>
                <w:sz w:val="20"/>
                <w:szCs w:val="20"/>
              </w:rPr>
            </w:pPr>
            <w:ins w:id="186" w:author="Sailis, Debora" w:date="2023-10-05T18:28:00Z">
              <w:r>
                <w:rPr>
                  <w:rFonts w:ascii="Arial" w:hAnsi="Arial" w:cs="Arial"/>
                  <w:sz w:val="20"/>
                  <w:szCs w:val="20"/>
                </w:rPr>
                <w:t>Euro Units</w:t>
              </w:r>
            </w:ins>
          </w:p>
        </w:tc>
        <w:tc>
          <w:tcPr>
            <w:tcW w:w="1854" w:type="dxa"/>
            <w:vAlign w:val="center"/>
          </w:tcPr>
          <w:p w14:paraId="30247122" w14:textId="1AC5EC8C" w:rsidR="00483D1D" w:rsidRDefault="00AA343D" w:rsidP="00C524DB">
            <w:pPr>
              <w:spacing w:after="0"/>
              <w:jc w:val="both"/>
              <w:rPr>
                <w:ins w:id="187" w:author="Sailis, Debora" w:date="2023-10-05T18:28:00Z"/>
                <w:rFonts w:ascii="Arial" w:hAnsi="Arial" w:cs="Arial"/>
                <w:sz w:val="20"/>
                <w:szCs w:val="20"/>
              </w:rPr>
            </w:pPr>
            <w:ins w:id="188" w:author="Sailis, Debora" w:date="2023-10-05T18:28:00Z">
              <w:r>
                <w:rPr>
                  <w:rFonts w:ascii="Arial" w:hAnsi="Arial" w:cs="Arial"/>
                  <w:sz w:val="20"/>
                  <w:szCs w:val="20"/>
                </w:rPr>
                <w:t>Only all Sis</w:t>
              </w:r>
            </w:ins>
          </w:p>
          <w:p w14:paraId="54906D1E" w14:textId="7900D626" w:rsidR="00AA343D" w:rsidRPr="00AA0466" w:rsidRDefault="00AA343D" w:rsidP="00C524DB">
            <w:pPr>
              <w:spacing w:after="0"/>
              <w:jc w:val="both"/>
              <w:rPr>
                <w:ins w:id="189" w:author="Sailis, Debora" w:date="2023-10-05T18:27:00Z"/>
                <w:rFonts w:ascii="Arial" w:hAnsi="Arial" w:cs="Arial"/>
                <w:sz w:val="20"/>
                <w:szCs w:val="20"/>
              </w:rPr>
            </w:pPr>
          </w:p>
        </w:tc>
      </w:tr>
      <w:tr w:rsidR="00C524DB" w:rsidRPr="00AA0466" w14:paraId="7D428450" w14:textId="77777777" w:rsidTr="00895574">
        <w:trPr>
          <w:trHeight w:val="573"/>
        </w:trPr>
        <w:tc>
          <w:tcPr>
            <w:tcW w:w="743" w:type="dxa"/>
            <w:vAlign w:val="center"/>
          </w:tcPr>
          <w:p w14:paraId="4811AC2D" w14:textId="69773E7D" w:rsidR="00C524DB" w:rsidRPr="00AA0466" w:rsidRDefault="00C524DB" w:rsidP="00C524DB">
            <w:pPr>
              <w:spacing w:after="0"/>
              <w:jc w:val="both"/>
              <w:rPr>
                <w:rFonts w:ascii="Arial" w:hAnsi="Arial" w:cs="Arial"/>
                <w:sz w:val="20"/>
                <w:szCs w:val="20"/>
              </w:rPr>
            </w:pPr>
            <w:bookmarkStart w:id="190" w:name="_Hlk87451335"/>
            <w:ins w:id="191" w:author="Sailis, Debora" w:date="2023-08-31T12:03:00Z">
              <w:r w:rsidRPr="00AA0466">
                <w:rPr>
                  <w:rFonts w:ascii="Arial" w:hAnsi="Arial" w:cs="Arial"/>
                  <w:sz w:val="20"/>
                  <w:szCs w:val="20"/>
                </w:rPr>
                <w:t>06</w:t>
              </w:r>
            </w:ins>
            <w:del w:id="192" w:author="Sailis, Debora" w:date="2023-08-31T12:03:00Z">
              <w:r w:rsidRPr="00AA0466" w:rsidDel="00932707">
                <w:rPr>
                  <w:rFonts w:ascii="Arial" w:hAnsi="Arial" w:cs="Arial"/>
                  <w:sz w:val="20"/>
                  <w:szCs w:val="20"/>
                </w:rPr>
                <w:delText>05</w:delText>
              </w:r>
            </w:del>
          </w:p>
        </w:tc>
        <w:tc>
          <w:tcPr>
            <w:tcW w:w="3950" w:type="dxa"/>
            <w:shd w:val="clear" w:color="auto" w:fill="auto"/>
            <w:vAlign w:val="center"/>
          </w:tcPr>
          <w:p w14:paraId="69072318" w14:textId="3E453DFA" w:rsidR="00C524DB" w:rsidRPr="00AA0466" w:rsidRDefault="00C524DB" w:rsidP="00C524DB">
            <w:pPr>
              <w:spacing w:after="0"/>
              <w:jc w:val="both"/>
              <w:rPr>
                <w:rFonts w:ascii="Arial" w:hAnsi="Arial" w:cs="Arial"/>
                <w:sz w:val="20"/>
                <w:szCs w:val="20"/>
              </w:rPr>
            </w:pPr>
            <w:ins w:id="193" w:author="Sailis, Debora" w:date="2023-10-05T18:11:00Z">
              <w:r>
                <w:rPr>
                  <w:rFonts w:ascii="Arial" w:hAnsi="Arial" w:cs="Arial"/>
                  <w:sz w:val="20"/>
                  <w:szCs w:val="20"/>
                </w:rPr>
                <w:t xml:space="preserve">Financial </w:t>
              </w:r>
            </w:ins>
            <w:ins w:id="194" w:author="Sailis, Debora" w:date="2023-08-31T12:03:00Z">
              <w:r w:rsidRPr="00AA0466">
                <w:rPr>
                  <w:rFonts w:ascii="Arial" w:hAnsi="Arial" w:cs="Arial"/>
                  <w:sz w:val="20"/>
                  <w:szCs w:val="20"/>
                </w:rPr>
                <w:t>Projections and Underlying Assumptions</w:t>
              </w:r>
            </w:ins>
            <w:del w:id="195" w:author="Sailis, Debora" w:date="2023-08-21T17:32:00Z">
              <w:r w:rsidRPr="00AA0466" w:rsidDel="00804D3F">
                <w:rPr>
                  <w:rFonts w:ascii="Arial" w:hAnsi="Arial" w:cs="Arial"/>
                  <w:sz w:val="20"/>
                  <w:szCs w:val="20"/>
                </w:rPr>
                <w:delText xml:space="preserve">Interest Rate Risk in the Banking Book </w:delText>
              </w:r>
            </w:del>
            <w:del w:id="196" w:author="Sailis, Debora" w:date="2023-08-31T12:03:00Z">
              <w:r w:rsidRPr="00AA0466" w:rsidDel="00932707">
                <w:rPr>
                  <w:rFonts w:ascii="Arial" w:hAnsi="Arial" w:cs="Arial"/>
                  <w:sz w:val="20"/>
                  <w:szCs w:val="20"/>
                </w:rPr>
                <w:delText>(</w:delText>
              </w:r>
            </w:del>
            <w:del w:id="197" w:author="Sailis, Debora" w:date="2023-08-21T17:32:00Z">
              <w:r w:rsidRPr="00AA0466" w:rsidDel="00804D3F">
                <w:rPr>
                  <w:rFonts w:ascii="Arial" w:hAnsi="Arial" w:cs="Arial"/>
                  <w:sz w:val="20"/>
                  <w:szCs w:val="20"/>
                </w:rPr>
                <w:delText>IRRBB</w:delText>
              </w:r>
            </w:del>
            <w:del w:id="198" w:author="Sailis, Debora" w:date="2023-08-31T12:03:00Z">
              <w:r w:rsidRPr="00AA0466" w:rsidDel="00932707">
                <w:rPr>
                  <w:rFonts w:ascii="Arial" w:hAnsi="Arial" w:cs="Arial"/>
                  <w:sz w:val="20"/>
                  <w:szCs w:val="20"/>
                </w:rPr>
                <w:delText>)</w:delText>
              </w:r>
            </w:del>
          </w:p>
        </w:tc>
        <w:tc>
          <w:tcPr>
            <w:tcW w:w="1640" w:type="dxa"/>
            <w:shd w:val="clear" w:color="auto" w:fill="auto"/>
            <w:vAlign w:val="center"/>
          </w:tcPr>
          <w:p w14:paraId="51DA4D5F" w14:textId="3FA51550" w:rsidR="00C524DB" w:rsidRPr="00AA0466" w:rsidRDefault="00C524DB" w:rsidP="00C524DB">
            <w:pPr>
              <w:spacing w:after="0"/>
              <w:jc w:val="both"/>
              <w:rPr>
                <w:rFonts w:ascii="Arial" w:hAnsi="Arial" w:cs="Arial"/>
                <w:sz w:val="20"/>
                <w:szCs w:val="20"/>
              </w:rPr>
            </w:pPr>
            <w:ins w:id="199" w:author="Sailis, Debora" w:date="2023-08-31T12:03:00Z">
              <w:r w:rsidRPr="00AA0466">
                <w:rPr>
                  <w:rFonts w:ascii="Arial" w:hAnsi="Arial" w:cs="Arial"/>
                  <w:sz w:val="20"/>
                  <w:szCs w:val="20"/>
                </w:rPr>
                <w:t>Annual</w:t>
              </w:r>
            </w:ins>
            <w:del w:id="200" w:author="Sailis, Debora" w:date="2023-08-31T12:03:00Z">
              <w:r w:rsidRPr="00AA0466" w:rsidDel="00932707">
                <w:rPr>
                  <w:rFonts w:ascii="Arial" w:hAnsi="Arial" w:cs="Arial"/>
                  <w:sz w:val="20"/>
                  <w:szCs w:val="20"/>
                </w:rPr>
                <w:delText>Semi-annual</w:delText>
              </w:r>
            </w:del>
          </w:p>
        </w:tc>
        <w:tc>
          <w:tcPr>
            <w:tcW w:w="2198" w:type="dxa"/>
            <w:shd w:val="clear" w:color="auto" w:fill="auto"/>
            <w:vAlign w:val="center"/>
          </w:tcPr>
          <w:p w14:paraId="3ED726CE" w14:textId="28F4D520" w:rsidR="00C524DB" w:rsidRPr="00AA0466" w:rsidRDefault="00C524DB" w:rsidP="00C524DB">
            <w:pPr>
              <w:spacing w:after="0"/>
              <w:jc w:val="both"/>
              <w:rPr>
                <w:rFonts w:ascii="Arial" w:hAnsi="Arial" w:cs="Arial"/>
                <w:sz w:val="20"/>
                <w:szCs w:val="20"/>
              </w:rPr>
            </w:pPr>
            <w:ins w:id="201" w:author="Sailis, Debora" w:date="2023-08-31T12:03:00Z">
              <w:r w:rsidRPr="00AA0466">
                <w:rPr>
                  <w:rFonts w:ascii="Arial" w:hAnsi="Arial" w:cs="Arial"/>
                  <w:sz w:val="20"/>
                  <w:szCs w:val="20"/>
                </w:rPr>
                <w:t>Euro Thousands</w:t>
              </w:r>
            </w:ins>
            <w:del w:id="202" w:author="Sailis, Debora" w:date="2023-08-31T12:03:00Z">
              <w:r w:rsidRPr="00AA0466" w:rsidDel="00932707">
                <w:rPr>
                  <w:rFonts w:ascii="Arial" w:hAnsi="Arial" w:cs="Arial"/>
                  <w:sz w:val="20"/>
                  <w:szCs w:val="20"/>
                </w:rPr>
                <w:delText>Euro Thousands</w:delText>
              </w:r>
            </w:del>
          </w:p>
        </w:tc>
        <w:tc>
          <w:tcPr>
            <w:tcW w:w="1854" w:type="dxa"/>
            <w:vAlign w:val="center"/>
          </w:tcPr>
          <w:p w14:paraId="5EF878E3" w14:textId="6FFECA8A" w:rsidR="00C524DB" w:rsidRPr="00AA0466" w:rsidRDefault="00C524DB" w:rsidP="00C524DB">
            <w:pPr>
              <w:spacing w:after="0"/>
              <w:jc w:val="both"/>
              <w:rPr>
                <w:rFonts w:ascii="Arial" w:hAnsi="Arial" w:cs="Arial"/>
                <w:sz w:val="20"/>
                <w:szCs w:val="20"/>
              </w:rPr>
            </w:pPr>
            <w:ins w:id="203" w:author="Sailis, Debora" w:date="2023-08-31T12:03:00Z">
              <w:r w:rsidRPr="00AA0466">
                <w:rPr>
                  <w:rFonts w:ascii="Arial" w:hAnsi="Arial" w:cs="Arial"/>
                  <w:sz w:val="20"/>
                  <w:szCs w:val="20"/>
                </w:rPr>
                <w:t>All SIs and main subsidiaries</w:t>
              </w:r>
            </w:ins>
            <w:del w:id="204" w:author="Sailis, Debora" w:date="2023-08-31T12:03:00Z">
              <w:r w:rsidRPr="00AA0466" w:rsidDel="00932707">
                <w:rPr>
                  <w:rFonts w:ascii="Arial" w:hAnsi="Arial" w:cs="Arial"/>
                  <w:sz w:val="20"/>
                  <w:szCs w:val="20"/>
                </w:rPr>
                <w:delText xml:space="preserve">Main subsidiaries </w:delText>
              </w:r>
            </w:del>
          </w:p>
        </w:tc>
      </w:tr>
      <w:tr w:rsidR="00C524DB" w:rsidRPr="00AA0466" w14:paraId="08BFF0CE" w14:textId="77777777" w:rsidTr="00895574">
        <w:trPr>
          <w:trHeight w:val="588"/>
        </w:trPr>
        <w:tc>
          <w:tcPr>
            <w:tcW w:w="743" w:type="dxa"/>
            <w:vAlign w:val="center"/>
          </w:tcPr>
          <w:p w14:paraId="2A87BF04" w14:textId="33590772" w:rsidR="00C524DB" w:rsidRPr="00AA0466" w:rsidRDefault="00C524DB" w:rsidP="00C524DB">
            <w:pPr>
              <w:spacing w:after="0"/>
              <w:jc w:val="both"/>
              <w:rPr>
                <w:rFonts w:ascii="Arial" w:hAnsi="Arial" w:cs="Arial"/>
                <w:sz w:val="20"/>
                <w:szCs w:val="20"/>
              </w:rPr>
            </w:pPr>
            <w:ins w:id="205" w:author="Sailis, Debora" w:date="2023-08-31T12:03:00Z">
              <w:r w:rsidRPr="00AA0466">
                <w:rPr>
                  <w:rFonts w:ascii="Arial" w:hAnsi="Arial" w:cs="Arial"/>
                  <w:sz w:val="20"/>
                  <w:szCs w:val="20"/>
                </w:rPr>
                <w:t>07</w:t>
              </w:r>
            </w:ins>
            <w:del w:id="206" w:author="Sailis, Debora" w:date="2023-08-31T12:03:00Z">
              <w:r w:rsidRPr="00AA0466" w:rsidDel="00932707">
                <w:rPr>
                  <w:rFonts w:ascii="Arial" w:hAnsi="Arial" w:cs="Arial"/>
                  <w:sz w:val="20"/>
                  <w:szCs w:val="20"/>
                </w:rPr>
                <w:delText>06</w:delText>
              </w:r>
            </w:del>
          </w:p>
        </w:tc>
        <w:tc>
          <w:tcPr>
            <w:tcW w:w="3950" w:type="dxa"/>
            <w:shd w:val="clear" w:color="auto" w:fill="auto"/>
            <w:vAlign w:val="center"/>
          </w:tcPr>
          <w:p w14:paraId="34B7D339" w14:textId="6F625478" w:rsidR="00C524DB" w:rsidRPr="00AA0466" w:rsidRDefault="00C524DB" w:rsidP="00C524DB">
            <w:pPr>
              <w:spacing w:after="0"/>
              <w:jc w:val="both"/>
              <w:rPr>
                <w:rFonts w:ascii="Arial" w:hAnsi="Arial" w:cs="Arial"/>
                <w:sz w:val="20"/>
                <w:szCs w:val="20"/>
              </w:rPr>
            </w:pPr>
            <w:ins w:id="207" w:author="Sailis, Debora" w:date="2023-08-31T12:03:00Z">
              <w:r w:rsidRPr="00AA0466">
                <w:rPr>
                  <w:rFonts w:ascii="Arial" w:hAnsi="Arial" w:cs="Arial"/>
                  <w:sz w:val="20"/>
                  <w:szCs w:val="20"/>
                </w:rPr>
                <w:t>ILAAP quantitative information</w:t>
              </w:r>
            </w:ins>
            <w:del w:id="208" w:author="Sailis, Debora" w:date="2023-08-21T16:02:00Z">
              <w:r w:rsidRPr="00AA0466" w:rsidDel="00EF04E3">
                <w:rPr>
                  <w:rFonts w:ascii="Arial" w:hAnsi="Arial" w:cs="Arial"/>
                  <w:sz w:val="20"/>
                  <w:szCs w:val="20"/>
                </w:rPr>
                <w:delText xml:space="preserve">Capital </w:delText>
              </w:r>
            </w:del>
            <w:del w:id="209" w:author="Sailis, Debora" w:date="2023-08-31T12:03:00Z">
              <w:r w:rsidRPr="00AA0466" w:rsidDel="00932707">
                <w:rPr>
                  <w:rFonts w:ascii="Arial" w:hAnsi="Arial" w:cs="Arial"/>
                  <w:sz w:val="20"/>
                  <w:szCs w:val="20"/>
                </w:rPr>
                <w:delText>Projections and Underlying Assumptions</w:delText>
              </w:r>
            </w:del>
          </w:p>
        </w:tc>
        <w:tc>
          <w:tcPr>
            <w:tcW w:w="1640" w:type="dxa"/>
            <w:shd w:val="clear" w:color="auto" w:fill="auto"/>
            <w:vAlign w:val="center"/>
          </w:tcPr>
          <w:p w14:paraId="0B2EF239" w14:textId="47200445" w:rsidR="00C524DB" w:rsidRPr="00AA0466" w:rsidRDefault="00C524DB" w:rsidP="00C524DB">
            <w:pPr>
              <w:spacing w:after="0"/>
              <w:jc w:val="both"/>
              <w:rPr>
                <w:rFonts w:ascii="Arial" w:hAnsi="Arial" w:cs="Arial"/>
                <w:sz w:val="20"/>
                <w:szCs w:val="20"/>
              </w:rPr>
            </w:pPr>
            <w:ins w:id="210" w:author="Sailis, Debora" w:date="2023-08-31T12:03:00Z">
              <w:r w:rsidRPr="00AA0466">
                <w:rPr>
                  <w:rFonts w:ascii="Arial" w:hAnsi="Arial" w:cs="Arial"/>
                  <w:sz w:val="20"/>
                  <w:szCs w:val="20"/>
                </w:rPr>
                <w:t>Annual</w:t>
              </w:r>
            </w:ins>
            <w:del w:id="211"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230F373F" w14:textId="5AF2C887" w:rsidR="00C524DB" w:rsidRPr="00AA0466" w:rsidRDefault="00C524DB" w:rsidP="00C524DB">
            <w:pPr>
              <w:spacing w:after="0"/>
              <w:jc w:val="both"/>
              <w:rPr>
                <w:rFonts w:ascii="Arial" w:hAnsi="Arial" w:cs="Arial"/>
                <w:sz w:val="20"/>
                <w:szCs w:val="20"/>
              </w:rPr>
            </w:pPr>
            <w:ins w:id="212" w:author="Sailis, Debora" w:date="2023-08-31T12:03:00Z">
              <w:r w:rsidRPr="00AA0466">
                <w:rPr>
                  <w:rFonts w:ascii="Arial" w:hAnsi="Arial" w:cs="Arial"/>
                  <w:sz w:val="20"/>
                  <w:szCs w:val="20"/>
                </w:rPr>
                <w:t>Euro units</w:t>
              </w:r>
            </w:ins>
            <w:del w:id="213" w:author="Sailis, Debora" w:date="2023-08-31T12:03:00Z">
              <w:r w:rsidRPr="00AA0466" w:rsidDel="00932707">
                <w:rPr>
                  <w:rFonts w:ascii="Arial" w:hAnsi="Arial" w:cs="Arial"/>
                  <w:sz w:val="20"/>
                  <w:szCs w:val="20"/>
                </w:rPr>
                <w:delText>Euro Thousands</w:delText>
              </w:r>
            </w:del>
          </w:p>
        </w:tc>
        <w:tc>
          <w:tcPr>
            <w:tcW w:w="1854" w:type="dxa"/>
            <w:vAlign w:val="center"/>
          </w:tcPr>
          <w:p w14:paraId="19C72AC1" w14:textId="4215265D" w:rsidR="00C524DB" w:rsidRPr="00AA0466" w:rsidRDefault="00C524DB" w:rsidP="00C524DB">
            <w:pPr>
              <w:spacing w:after="0"/>
              <w:jc w:val="both"/>
              <w:rPr>
                <w:rFonts w:ascii="Arial" w:hAnsi="Arial" w:cs="Arial"/>
                <w:sz w:val="20"/>
                <w:szCs w:val="20"/>
              </w:rPr>
            </w:pPr>
            <w:ins w:id="214" w:author="Sailis, Debora" w:date="2023-08-31T12:03:00Z">
              <w:r w:rsidRPr="00AA0466">
                <w:rPr>
                  <w:rFonts w:ascii="Arial" w:hAnsi="Arial" w:cs="Arial"/>
                  <w:sz w:val="20"/>
                  <w:szCs w:val="20"/>
                </w:rPr>
                <w:t>All SIs and main subsidiaries</w:t>
              </w:r>
            </w:ins>
            <w:del w:id="215" w:author="Sailis, Debora" w:date="2023-08-31T12:03:00Z">
              <w:r w:rsidRPr="00AA0466" w:rsidDel="00932707">
                <w:rPr>
                  <w:rFonts w:ascii="Arial" w:hAnsi="Arial" w:cs="Arial"/>
                  <w:sz w:val="20"/>
                  <w:szCs w:val="20"/>
                </w:rPr>
                <w:delText>All SIs and main subsidiaries</w:delText>
              </w:r>
            </w:del>
          </w:p>
        </w:tc>
      </w:tr>
      <w:tr w:rsidR="00C524DB" w:rsidRPr="00AA0466" w14:paraId="659169B1" w14:textId="77777777" w:rsidTr="00895574">
        <w:trPr>
          <w:trHeight w:val="573"/>
        </w:trPr>
        <w:tc>
          <w:tcPr>
            <w:tcW w:w="743" w:type="dxa"/>
            <w:vAlign w:val="center"/>
          </w:tcPr>
          <w:p w14:paraId="799C38A3" w14:textId="4533DFC2" w:rsidR="00C524DB" w:rsidRPr="00AA0466" w:rsidRDefault="00C524DB" w:rsidP="00C524DB">
            <w:pPr>
              <w:spacing w:after="0"/>
              <w:jc w:val="both"/>
              <w:rPr>
                <w:rFonts w:ascii="Arial" w:hAnsi="Arial" w:cs="Arial"/>
                <w:sz w:val="20"/>
                <w:szCs w:val="20"/>
              </w:rPr>
            </w:pPr>
            <w:ins w:id="216" w:author="Sailis, Debora" w:date="2023-08-31T12:03:00Z">
              <w:r w:rsidRPr="00AA0466">
                <w:rPr>
                  <w:rFonts w:ascii="Arial" w:hAnsi="Arial" w:cs="Arial"/>
                  <w:sz w:val="20"/>
                  <w:szCs w:val="20"/>
                </w:rPr>
                <w:t>08</w:t>
              </w:r>
            </w:ins>
            <w:del w:id="217" w:author="Sailis, Debora" w:date="2023-08-31T12:03:00Z">
              <w:r w:rsidRPr="00AA0466" w:rsidDel="00932707">
                <w:rPr>
                  <w:rFonts w:ascii="Arial" w:hAnsi="Arial" w:cs="Arial"/>
                  <w:sz w:val="20"/>
                  <w:szCs w:val="20"/>
                </w:rPr>
                <w:delText>07</w:delText>
              </w:r>
            </w:del>
          </w:p>
        </w:tc>
        <w:tc>
          <w:tcPr>
            <w:tcW w:w="3950" w:type="dxa"/>
            <w:shd w:val="clear" w:color="auto" w:fill="auto"/>
            <w:vAlign w:val="center"/>
          </w:tcPr>
          <w:p w14:paraId="7935ADBD" w14:textId="168C1A2F" w:rsidR="00C524DB" w:rsidRPr="00AA0466" w:rsidRDefault="00C524DB" w:rsidP="00C524DB">
            <w:pPr>
              <w:spacing w:after="0"/>
              <w:jc w:val="both"/>
              <w:rPr>
                <w:rFonts w:ascii="Arial" w:hAnsi="Arial" w:cs="Arial"/>
                <w:sz w:val="20"/>
                <w:szCs w:val="20"/>
              </w:rPr>
            </w:pPr>
            <w:ins w:id="218" w:author="Sailis, Debora" w:date="2023-08-31T12:03:00Z">
              <w:r w:rsidRPr="00AA0466">
                <w:rPr>
                  <w:rFonts w:ascii="Arial" w:hAnsi="Arial" w:cs="Arial"/>
                  <w:sz w:val="20"/>
                  <w:szCs w:val="20"/>
                </w:rPr>
                <w:t>ICAAP quantitative information</w:t>
              </w:r>
            </w:ins>
            <w:del w:id="219" w:author="Sailis, Debora" w:date="2023-08-31T12:03:00Z">
              <w:r w:rsidRPr="00AA0466" w:rsidDel="00932707">
                <w:rPr>
                  <w:rFonts w:ascii="Arial" w:hAnsi="Arial" w:cs="Arial"/>
                  <w:sz w:val="20"/>
                  <w:szCs w:val="20"/>
                </w:rPr>
                <w:delText>ILAAP quantitative information</w:delText>
              </w:r>
            </w:del>
          </w:p>
        </w:tc>
        <w:tc>
          <w:tcPr>
            <w:tcW w:w="1640" w:type="dxa"/>
            <w:shd w:val="clear" w:color="auto" w:fill="auto"/>
            <w:vAlign w:val="center"/>
          </w:tcPr>
          <w:p w14:paraId="1B57147D" w14:textId="6B7A62F3" w:rsidR="00C524DB" w:rsidRPr="00AA0466" w:rsidRDefault="00C524DB" w:rsidP="00C524DB">
            <w:pPr>
              <w:spacing w:after="0"/>
              <w:jc w:val="both"/>
              <w:rPr>
                <w:rFonts w:ascii="Arial" w:hAnsi="Arial" w:cs="Arial"/>
                <w:sz w:val="20"/>
                <w:szCs w:val="20"/>
              </w:rPr>
            </w:pPr>
            <w:ins w:id="220" w:author="Sailis, Debora" w:date="2023-08-31T12:03:00Z">
              <w:r w:rsidRPr="00AA0466">
                <w:rPr>
                  <w:rFonts w:ascii="Arial" w:hAnsi="Arial" w:cs="Arial"/>
                  <w:sz w:val="20"/>
                  <w:szCs w:val="20"/>
                </w:rPr>
                <w:t>Annual</w:t>
              </w:r>
            </w:ins>
            <w:del w:id="221"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76B9B761" w14:textId="2A1DB870" w:rsidR="00C524DB" w:rsidRPr="00AA0466" w:rsidRDefault="00C524DB" w:rsidP="00C524DB">
            <w:pPr>
              <w:spacing w:after="0"/>
              <w:jc w:val="both"/>
              <w:rPr>
                <w:rFonts w:ascii="Arial" w:hAnsi="Arial" w:cs="Arial"/>
                <w:sz w:val="20"/>
                <w:szCs w:val="20"/>
              </w:rPr>
            </w:pPr>
            <w:ins w:id="222" w:author="Sailis, Debora" w:date="2023-08-31T12:03:00Z">
              <w:r w:rsidRPr="00AA0466">
                <w:rPr>
                  <w:rFonts w:ascii="Arial" w:hAnsi="Arial" w:cs="Arial"/>
                  <w:sz w:val="20"/>
                  <w:szCs w:val="20"/>
                </w:rPr>
                <w:t>Euro units</w:t>
              </w:r>
            </w:ins>
            <w:del w:id="223" w:author="Sailis, Debora" w:date="2023-08-31T12:03:00Z">
              <w:r w:rsidRPr="00AA0466" w:rsidDel="00932707">
                <w:rPr>
                  <w:rFonts w:ascii="Arial" w:hAnsi="Arial" w:cs="Arial"/>
                  <w:sz w:val="20"/>
                  <w:szCs w:val="20"/>
                </w:rPr>
                <w:delText>Euro units</w:delText>
              </w:r>
            </w:del>
          </w:p>
        </w:tc>
        <w:tc>
          <w:tcPr>
            <w:tcW w:w="1854" w:type="dxa"/>
            <w:vAlign w:val="center"/>
          </w:tcPr>
          <w:p w14:paraId="4DBCF860" w14:textId="24E2016F" w:rsidR="00C524DB" w:rsidRPr="00AA0466" w:rsidRDefault="00C524DB" w:rsidP="00C524DB">
            <w:pPr>
              <w:spacing w:after="0"/>
              <w:jc w:val="both"/>
              <w:rPr>
                <w:rFonts w:ascii="Arial" w:hAnsi="Arial" w:cs="Arial"/>
                <w:sz w:val="20"/>
                <w:szCs w:val="20"/>
              </w:rPr>
            </w:pPr>
            <w:ins w:id="224" w:author="Sailis, Debora" w:date="2023-08-31T12:03:00Z">
              <w:r w:rsidRPr="00AA0466">
                <w:rPr>
                  <w:rFonts w:ascii="Arial" w:hAnsi="Arial" w:cs="Arial"/>
                  <w:sz w:val="20"/>
                  <w:szCs w:val="20"/>
                </w:rPr>
                <w:t>All SIs and main subsidiaries</w:t>
              </w:r>
            </w:ins>
            <w:del w:id="225" w:author="Sailis, Debora" w:date="2023-08-31T12:03:00Z">
              <w:r w:rsidRPr="00AA0466" w:rsidDel="00932707">
                <w:rPr>
                  <w:rFonts w:ascii="Arial" w:hAnsi="Arial" w:cs="Arial"/>
                  <w:sz w:val="20"/>
                  <w:szCs w:val="20"/>
                </w:rPr>
                <w:delText>All SIs and main subsidiaries</w:delText>
              </w:r>
            </w:del>
          </w:p>
        </w:tc>
      </w:tr>
      <w:bookmarkEnd w:id="190"/>
      <w:tr w:rsidR="00C524DB" w:rsidRPr="00AA0466" w14:paraId="5E738F04" w14:textId="77777777" w:rsidTr="00895574">
        <w:trPr>
          <w:trHeight w:val="573"/>
        </w:trPr>
        <w:tc>
          <w:tcPr>
            <w:tcW w:w="743" w:type="dxa"/>
            <w:vAlign w:val="center"/>
          </w:tcPr>
          <w:p w14:paraId="6B605EB3" w14:textId="600883FA" w:rsidR="00C524DB" w:rsidRPr="00AA0466" w:rsidRDefault="00C524DB" w:rsidP="00C524DB">
            <w:pPr>
              <w:spacing w:after="0"/>
              <w:jc w:val="both"/>
              <w:rPr>
                <w:rFonts w:ascii="Arial" w:hAnsi="Arial" w:cs="Arial"/>
                <w:sz w:val="20"/>
                <w:szCs w:val="20"/>
              </w:rPr>
            </w:pPr>
            <w:ins w:id="226" w:author="Sailis, Debora" w:date="2023-08-31T12:03:00Z">
              <w:r w:rsidRPr="00AA0466">
                <w:rPr>
                  <w:rFonts w:ascii="Arial" w:hAnsi="Arial" w:cs="Arial"/>
                  <w:sz w:val="20"/>
                  <w:szCs w:val="20"/>
                </w:rPr>
                <w:t>09</w:t>
              </w:r>
            </w:ins>
            <w:del w:id="227" w:author="Sailis, Debora" w:date="2023-08-31T12:03:00Z">
              <w:r w:rsidRPr="00AA0466" w:rsidDel="00932707">
                <w:rPr>
                  <w:rFonts w:ascii="Arial" w:hAnsi="Arial" w:cs="Arial"/>
                  <w:sz w:val="20"/>
                  <w:szCs w:val="20"/>
                </w:rPr>
                <w:delText>08</w:delText>
              </w:r>
            </w:del>
          </w:p>
        </w:tc>
        <w:tc>
          <w:tcPr>
            <w:tcW w:w="3950" w:type="dxa"/>
            <w:shd w:val="clear" w:color="auto" w:fill="auto"/>
            <w:vAlign w:val="center"/>
          </w:tcPr>
          <w:p w14:paraId="6B1DDACE" w14:textId="63EC0AF3" w:rsidR="00C524DB" w:rsidRPr="00AA0466" w:rsidRDefault="00C524DB" w:rsidP="00C524DB">
            <w:pPr>
              <w:spacing w:after="0"/>
              <w:jc w:val="both"/>
              <w:rPr>
                <w:rFonts w:ascii="Arial" w:hAnsi="Arial" w:cs="Arial"/>
                <w:sz w:val="20"/>
                <w:szCs w:val="20"/>
              </w:rPr>
            </w:pPr>
            <w:ins w:id="228" w:author="Sailis, Debora" w:date="2023-08-31T12:03:00Z">
              <w:r w:rsidRPr="00AA0466">
                <w:rPr>
                  <w:rFonts w:ascii="Arial" w:hAnsi="Arial" w:cs="Arial"/>
                  <w:sz w:val="20"/>
                  <w:szCs w:val="20"/>
                </w:rPr>
                <w:t>Loan to income</w:t>
              </w:r>
            </w:ins>
            <w:del w:id="229" w:author="Sailis, Debora" w:date="2023-08-31T12:03:00Z">
              <w:r w:rsidRPr="00AA0466" w:rsidDel="00932707">
                <w:rPr>
                  <w:rFonts w:ascii="Arial" w:hAnsi="Arial" w:cs="Arial"/>
                  <w:sz w:val="20"/>
                  <w:szCs w:val="20"/>
                </w:rPr>
                <w:delText>ICAAP quantitative information</w:delText>
              </w:r>
            </w:del>
          </w:p>
        </w:tc>
        <w:tc>
          <w:tcPr>
            <w:tcW w:w="1640" w:type="dxa"/>
            <w:shd w:val="clear" w:color="auto" w:fill="auto"/>
            <w:vAlign w:val="center"/>
          </w:tcPr>
          <w:p w14:paraId="736012AF" w14:textId="7AADB417" w:rsidR="00C524DB" w:rsidRPr="00AA0466" w:rsidRDefault="00C524DB" w:rsidP="00C524DB">
            <w:pPr>
              <w:spacing w:after="0"/>
              <w:jc w:val="both"/>
              <w:rPr>
                <w:rFonts w:ascii="Arial" w:hAnsi="Arial" w:cs="Arial"/>
                <w:sz w:val="20"/>
                <w:szCs w:val="20"/>
              </w:rPr>
            </w:pPr>
            <w:ins w:id="230" w:author="Sailis, Debora" w:date="2023-08-31T12:03:00Z">
              <w:r w:rsidRPr="00AA0466">
                <w:rPr>
                  <w:rFonts w:ascii="Arial" w:hAnsi="Arial" w:cs="Arial"/>
                  <w:sz w:val="20"/>
                  <w:szCs w:val="20"/>
                </w:rPr>
                <w:t>Semi-annual</w:t>
              </w:r>
            </w:ins>
            <w:del w:id="231"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47B9BB89" w14:textId="3EF76A8E" w:rsidR="00C524DB" w:rsidRPr="00AA0466" w:rsidRDefault="00C524DB" w:rsidP="00C524DB">
            <w:pPr>
              <w:spacing w:after="0"/>
              <w:jc w:val="both"/>
              <w:rPr>
                <w:rFonts w:ascii="Arial" w:hAnsi="Arial" w:cs="Arial"/>
                <w:sz w:val="20"/>
                <w:szCs w:val="20"/>
              </w:rPr>
            </w:pPr>
            <w:ins w:id="232" w:author="Sailis, Debora" w:date="2023-08-31T12:03:00Z">
              <w:r w:rsidRPr="00AA0466">
                <w:rPr>
                  <w:rFonts w:ascii="Arial" w:hAnsi="Arial" w:cs="Arial"/>
                  <w:sz w:val="20"/>
                  <w:szCs w:val="20"/>
                </w:rPr>
                <w:t>Euro Thousands</w:t>
              </w:r>
            </w:ins>
            <w:del w:id="233" w:author="Sailis, Debora" w:date="2023-08-31T12:03:00Z">
              <w:r w:rsidRPr="00AA0466" w:rsidDel="00932707">
                <w:rPr>
                  <w:rFonts w:ascii="Arial" w:hAnsi="Arial" w:cs="Arial"/>
                  <w:sz w:val="20"/>
                  <w:szCs w:val="20"/>
                </w:rPr>
                <w:delText>Euro units</w:delText>
              </w:r>
            </w:del>
          </w:p>
        </w:tc>
        <w:tc>
          <w:tcPr>
            <w:tcW w:w="1854" w:type="dxa"/>
            <w:vAlign w:val="center"/>
          </w:tcPr>
          <w:p w14:paraId="3B5C4944" w14:textId="387FCC2A" w:rsidR="00C524DB" w:rsidRPr="00AA0466" w:rsidRDefault="00C524DB" w:rsidP="00C524DB">
            <w:pPr>
              <w:spacing w:after="0"/>
              <w:jc w:val="both"/>
              <w:rPr>
                <w:rFonts w:ascii="Arial" w:hAnsi="Arial" w:cs="Arial"/>
                <w:sz w:val="20"/>
                <w:szCs w:val="20"/>
              </w:rPr>
            </w:pPr>
            <w:ins w:id="234" w:author="Sailis, Debora" w:date="2023-08-31T12:03:00Z">
              <w:r w:rsidRPr="00AA0466">
                <w:rPr>
                  <w:rFonts w:ascii="Arial" w:hAnsi="Arial" w:cs="Arial"/>
                  <w:sz w:val="20"/>
                  <w:szCs w:val="20"/>
                </w:rPr>
                <w:t>All SIs and main subsidiaries</w:t>
              </w:r>
            </w:ins>
            <w:del w:id="235" w:author="Sailis, Debora" w:date="2023-08-31T12:03:00Z">
              <w:r w:rsidRPr="00AA0466" w:rsidDel="00932707">
                <w:rPr>
                  <w:rFonts w:ascii="Arial" w:hAnsi="Arial" w:cs="Arial"/>
                  <w:sz w:val="20"/>
                  <w:szCs w:val="20"/>
                </w:rPr>
                <w:delText>All SIs and main subsidiaries</w:delText>
              </w:r>
            </w:del>
          </w:p>
        </w:tc>
      </w:tr>
      <w:tr w:rsidR="00C524DB" w:rsidRPr="00AA0466" w14:paraId="4362BBBD" w14:textId="77777777" w:rsidTr="00895574">
        <w:trPr>
          <w:trHeight w:val="588"/>
        </w:trPr>
        <w:tc>
          <w:tcPr>
            <w:tcW w:w="743" w:type="dxa"/>
            <w:vAlign w:val="center"/>
          </w:tcPr>
          <w:p w14:paraId="12427A14" w14:textId="322B711E" w:rsidR="00C524DB" w:rsidRPr="00AA0466" w:rsidRDefault="00C524DB" w:rsidP="00C524DB">
            <w:pPr>
              <w:spacing w:after="0"/>
              <w:jc w:val="both"/>
              <w:rPr>
                <w:rFonts w:ascii="Arial" w:hAnsi="Arial" w:cs="Arial"/>
                <w:sz w:val="20"/>
                <w:szCs w:val="20"/>
              </w:rPr>
            </w:pPr>
            <w:ins w:id="236" w:author="Sailis, Debora" w:date="2023-08-31T12:03:00Z">
              <w:r w:rsidRPr="00AA0466">
                <w:rPr>
                  <w:rFonts w:ascii="Arial" w:hAnsi="Arial" w:cs="Arial"/>
                  <w:sz w:val="20"/>
                  <w:szCs w:val="20"/>
                </w:rPr>
                <w:t>10</w:t>
              </w:r>
            </w:ins>
            <w:del w:id="237" w:author="Sailis, Debora" w:date="2023-08-31T12:03:00Z">
              <w:r w:rsidRPr="00AA0466" w:rsidDel="00932707">
                <w:rPr>
                  <w:rFonts w:ascii="Arial" w:hAnsi="Arial" w:cs="Arial"/>
                  <w:sz w:val="20"/>
                  <w:szCs w:val="20"/>
                </w:rPr>
                <w:delText>09</w:delText>
              </w:r>
            </w:del>
          </w:p>
        </w:tc>
        <w:tc>
          <w:tcPr>
            <w:tcW w:w="3950" w:type="dxa"/>
            <w:shd w:val="clear" w:color="auto" w:fill="auto"/>
            <w:vAlign w:val="center"/>
          </w:tcPr>
          <w:p w14:paraId="1B51FAC7" w14:textId="47CCE3D1" w:rsidR="00C524DB" w:rsidRPr="00AA0466" w:rsidRDefault="00C524DB" w:rsidP="00C524DB">
            <w:pPr>
              <w:spacing w:after="0"/>
              <w:jc w:val="both"/>
              <w:rPr>
                <w:rFonts w:ascii="Arial" w:hAnsi="Arial" w:cs="Arial"/>
                <w:sz w:val="20"/>
                <w:szCs w:val="20"/>
              </w:rPr>
            </w:pPr>
            <w:ins w:id="238" w:author="Sailis, Debora" w:date="2023-08-31T12:03:00Z">
              <w:r w:rsidRPr="00AA0466">
                <w:rPr>
                  <w:rFonts w:ascii="Arial" w:hAnsi="Arial" w:cs="Arial"/>
                  <w:sz w:val="20"/>
                  <w:szCs w:val="20"/>
                </w:rPr>
                <w:t>Pension risk</w:t>
              </w:r>
            </w:ins>
            <w:del w:id="239" w:author="Sailis, Debora" w:date="2023-08-31T12:03:00Z">
              <w:r w:rsidRPr="00AA0466" w:rsidDel="00932707">
                <w:rPr>
                  <w:rFonts w:ascii="Arial" w:hAnsi="Arial" w:cs="Arial"/>
                  <w:sz w:val="20"/>
                  <w:szCs w:val="20"/>
                </w:rPr>
                <w:delText>Loan to income</w:delText>
              </w:r>
            </w:del>
          </w:p>
        </w:tc>
        <w:tc>
          <w:tcPr>
            <w:tcW w:w="1640" w:type="dxa"/>
            <w:shd w:val="clear" w:color="auto" w:fill="auto"/>
            <w:vAlign w:val="center"/>
          </w:tcPr>
          <w:p w14:paraId="330E6FE6" w14:textId="0929C996" w:rsidR="00C524DB" w:rsidRPr="00AA0466" w:rsidRDefault="00C524DB" w:rsidP="00C524DB">
            <w:pPr>
              <w:spacing w:after="0"/>
              <w:jc w:val="both"/>
              <w:rPr>
                <w:rFonts w:ascii="Arial" w:hAnsi="Arial" w:cs="Arial"/>
                <w:sz w:val="20"/>
                <w:szCs w:val="20"/>
              </w:rPr>
            </w:pPr>
            <w:ins w:id="240" w:author="Sailis, Debora" w:date="2023-08-31T12:03:00Z">
              <w:r w:rsidRPr="00AA0466">
                <w:rPr>
                  <w:rFonts w:ascii="Arial" w:hAnsi="Arial" w:cs="Arial"/>
                  <w:sz w:val="20"/>
                  <w:szCs w:val="20"/>
                </w:rPr>
                <w:t>Annual</w:t>
              </w:r>
            </w:ins>
            <w:del w:id="241" w:author="Sailis, Debora" w:date="2023-08-31T12:03:00Z">
              <w:r w:rsidRPr="00AA0466" w:rsidDel="00932707">
                <w:rPr>
                  <w:rFonts w:ascii="Arial" w:hAnsi="Arial" w:cs="Arial"/>
                  <w:sz w:val="20"/>
                  <w:szCs w:val="20"/>
                </w:rPr>
                <w:delText>Semi-annual</w:delText>
              </w:r>
            </w:del>
          </w:p>
        </w:tc>
        <w:tc>
          <w:tcPr>
            <w:tcW w:w="2198" w:type="dxa"/>
            <w:shd w:val="clear" w:color="auto" w:fill="auto"/>
            <w:vAlign w:val="center"/>
          </w:tcPr>
          <w:p w14:paraId="4BE78898" w14:textId="315CAB75" w:rsidR="00C524DB" w:rsidRPr="00AA0466" w:rsidRDefault="00C524DB" w:rsidP="00C524DB">
            <w:pPr>
              <w:spacing w:after="0"/>
              <w:jc w:val="both"/>
              <w:rPr>
                <w:rFonts w:ascii="Arial" w:hAnsi="Arial" w:cs="Arial"/>
                <w:sz w:val="20"/>
                <w:szCs w:val="20"/>
              </w:rPr>
            </w:pPr>
            <w:ins w:id="242" w:author="Sailis, Debora" w:date="2023-08-31T12:03:00Z">
              <w:r w:rsidRPr="00AA0466">
                <w:rPr>
                  <w:rFonts w:ascii="Arial" w:hAnsi="Arial" w:cs="Arial"/>
                  <w:sz w:val="20"/>
                  <w:szCs w:val="20"/>
                </w:rPr>
                <w:t>Euro Thousands</w:t>
              </w:r>
            </w:ins>
            <w:del w:id="243" w:author="Sailis, Debora" w:date="2023-08-31T12:03:00Z">
              <w:r w:rsidRPr="00AA0466" w:rsidDel="00932707">
                <w:rPr>
                  <w:rFonts w:ascii="Arial" w:hAnsi="Arial" w:cs="Arial"/>
                  <w:sz w:val="20"/>
                  <w:szCs w:val="20"/>
                </w:rPr>
                <w:delText>Euro Thousands</w:delText>
              </w:r>
            </w:del>
          </w:p>
        </w:tc>
        <w:tc>
          <w:tcPr>
            <w:tcW w:w="1854" w:type="dxa"/>
            <w:vAlign w:val="center"/>
          </w:tcPr>
          <w:p w14:paraId="0C701859" w14:textId="370D3186" w:rsidR="00C524DB" w:rsidRPr="00AA0466" w:rsidRDefault="00C524DB" w:rsidP="00C524DB">
            <w:pPr>
              <w:spacing w:after="0"/>
              <w:jc w:val="both"/>
              <w:rPr>
                <w:rFonts w:ascii="Arial" w:hAnsi="Arial" w:cs="Arial"/>
                <w:sz w:val="20"/>
                <w:szCs w:val="20"/>
              </w:rPr>
            </w:pPr>
            <w:ins w:id="244" w:author="Sailis, Debora" w:date="2023-08-31T12:03:00Z">
              <w:r w:rsidRPr="00AA0466">
                <w:rPr>
                  <w:rFonts w:ascii="Arial" w:hAnsi="Arial" w:cs="Arial"/>
                  <w:sz w:val="20"/>
                  <w:szCs w:val="20"/>
                </w:rPr>
                <w:t>All SIs and main subsidiaries over the materiality threshold</w:t>
              </w:r>
              <w:r w:rsidRPr="00AA0466">
                <w:rPr>
                  <w:rStyle w:val="FootnoteReference"/>
                  <w:rFonts w:ascii="Arial" w:hAnsi="Arial" w:cs="Arial"/>
                  <w:sz w:val="20"/>
                  <w:szCs w:val="20"/>
                </w:rPr>
                <w:footnoteReference w:id="9"/>
              </w:r>
            </w:ins>
            <w:del w:id="249" w:author="Sailis, Debora" w:date="2023-08-31T12:03:00Z">
              <w:r w:rsidRPr="00AA0466" w:rsidDel="00932707">
                <w:rPr>
                  <w:rFonts w:ascii="Arial" w:hAnsi="Arial" w:cs="Arial"/>
                  <w:sz w:val="20"/>
                  <w:szCs w:val="20"/>
                </w:rPr>
                <w:delText>All SIs and main subsidiaries</w:delText>
              </w:r>
            </w:del>
          </w:p>
        </w:tc>
      </w:tr>
      <w:tr w:rsidR="00C524DB" w:rsidRPr="00AA0466" w14:paraId="30EA58F3" w14:textId="77777777" w:rsidTr="00895574">
        <w:trPr>
          <w:trHeight w:val="1162"/>
        </w:trPr>
        <w:tc>
          <w:tcPr>
            <w:tcW w:w="743" w:type="dxa"/>
            <w:vAlign w:val="center"/>
          </w:tcPr>
          <w:p w14:paraId="3DC91E59" w14:textId="67577BAB" w:rsidR="00C524DB" w:rsidRPr="00AA0466" w:rsidRDefault="00C524DB" w:rsidP="00C524DB">
            <w:pPr>
              <w:spacing w:after="0"/>
              <w:jc w:val="both"/>
              <w:rPr>
                <w:rFonts w:ascii="Arial" w:hAnsi="Arial" w:cs="Arial"/>
                <w:sz w:val="20"/>
                <w:szCs w:val="20"/>
              </w:rPr>
            </w:pPr>
            <w:ins w:id="250" w:author="Sailis, Debora" w:date="2023-08-31T12:03:00Z">
              <w:r w:rsidRPr="00AA0466">
                <w:rPr>
                  <w:rFonts w:ascii="Arial" w:hAnsi="Arial" w:cs="Arial"/>
                  <w:sz w:val="20"/>
                  <w:szCs w:val="20"/>
                </w:rPr>
                <w:t>11</w:t>
              </w:r>
            </w:ins>
            <w:del w:id="251" w:author="Sailis, Debora" w:date="2023-08-31T12:03:00Z">
              <w:r w:rsidRPr="00AA0466" w:rsidDel="00932707">
                <w:rPr>
                  <w:rFonts w:ascii="Arial" w:hAnsi="Arial" w:cs="Arial"/>
                  <w:sz w:val="20"/>
                  <w:szCs w:val="20"/>
                </w:rPr>
                <w:delText>10</w:delText>
              </w:r>
            </w:del>
          </w:p>
        </w:tc>
        <w:tc>
          <w:tcPr>
            <w:tcW w:w="3950" w:type="dxa"/>
            <w:shd w:val="clear" w:color="auto" w:fill="auto"/>
            <w:vAlign w:val="center"/>
          </w:tcPr>
          <w:p w14:paraId="679E0A41" w14:textId="2CF3934A" w:rsidR="00C524DB" w:rsidRPr="00AA0466" w:rsidRDefault="00C524DB" w:rsidP="00C524DB">
            <w:pPr>
              <w:spacing w:after="0"/>
              <w:jc w:val="both"/>
              <w:rPr>
                <w:rFonts w:ascii="Arial" w:hAnsi="Arial" w:cs="Arial"/>
                <w:sz w:val="20"/>
                <w:szCs w:val="20"/>
              </w:rPr>
            </w:pPr>
            <w:ins w:id="252" w:author="Sailis, Debora" w:date="2023-08-31T12:03:00Z">
              <w:r w:rsidRPr="00AA0466">
                <w:rPr>
                  <w:rFonts w:ascii="Arial" w:hAnsi="Arial" w:cs="Arial"/>
                  <w:sz w:val="20"/>
                  <w:szCs w:val="20"/>
                </w:rPr>
                <w:t>Coverage of non-performing exposures</w:t>
              </w:r>
            </w:ins>
            <w:del w:id="253" w:author="Sailis, Debora" w:date="2023-08-31T12:03:00Z">
              <w:r w:rsidRPr="00AA0466" w:rsidDel="00932707">
                <w:rPr>
                  <w:rFonts w:ascii="Arial" w:hAnsi="Arial" w:cs="Arial"/>
                  <w:sz w:val="20"/>
                  <w:szCs w:val="20"/>
                </w:rPr>
                <w:delText>Pension risk</w:delText>
              </w:r>
            </w:del>
          </w:p>
        </w:tc>
        <w:tc>
          <w:tcPr>
            <w:tcW w:w="1640" w:type="dxa"/>
            <w:shd w:val="clear" w:color="auto" w:fill="auto"/>
            <w:vAlign w:val="center"/>
          </w:tcPr>
          <w:p w14:paraId="34FC5C38" w14:textId="4B854E49" w:rsidR="00C524DB" w:rsidRPr="00AA0466" w:rsidRDefault="00C524DB" w:rsidP="00C524DB">
            <w:pPr>
              <w:spacing w:after="0"/>
              <w:jc w:val="both"/>
              <w:rPr>
                <w:rFonts w:ascii="Arial" w:hAnsi="Arial" w:cs="Arial"/>
                <w:sz w:val="20"/>
                <w:szCs w:val="20"/>
              </w:rPr>
            </w:pPr>
            <w:ins w:id="254" w:author="Sailis, Debora" w:date="2023-08-31T12:03:00Z">
              <w:r w:rsidRPr="00AA0466">
                <w:rPr>
                  <w:rFonts w:ascii="Arial" w:hAnsi="Arial" w:cs="Arial"/>
                  <w:sz w:val="20"/>
                  <w:szCs w:val="20"/>
                </w:rPr>
                <w:t xml:space="preserve">Annual </w:t>
              </w:r>
            </w:ins>
            <w:del w:id="255"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506AACCE" w14:textId="64F6ACBF" w:rsidR="00C524DB" w:rsidRPr="00AA0466" w:rsidRDefault="00C524DB" w:rsidP="00C524DB">
            <w:pPr>
              <w:spacing w:after="0"/>
              <w:jc w:val="both"/>
              <w:rPr>
                <w:rFonts w:ascii="Arial" w:hAnsi="Arial" w:cs="Arial"/>
                <w:sz w:val="20"/>
                <w:szCs w:val="20"/>
              </w:rPr>
            </w:pPr>
            <w:ins w:id="256" w:author="Sailis, Debora" w:date="2023-08-31T12:03:00Z">
              <w:r w:rsidRPr="00AA0466">
                <w:rPr>
                  <w:rFonts w:ascii="Arial" w:hAnsi="Arial" w:cs="Arial"/>
                  <w:sz w:val="20"/>
                  <w:szCs w:val="20"/>
                </w:rPr>
                <w:t>Euro units</w:t>
              </w:r>
            </w:ins>
            <w:del w:id="257" w:author="Sailis, Debora" w:date="2023-08-31T12:03:00Z">
              <w:r w:rsidRPr="00AA0466" w:rsidDel="00932707">
                <w:rPr>
                  <w:rFonts w:ascii="Arial" w:hAnsi="Arial" w:cs="Arial"/>
                  <w:sz w:val="20"/>
                  <w:szCs w:val="20"/>
                </w:rPr>
                <w:delText>Euro Thousands</w:delText>
              </w:r>
            </w:del>
          </w:p>
        </w:tc>
        <w:tc>
          <w:tcPr>
            <w:tcW w:w="1854" w:type="dxa"/>
            <w:vAlign w:val="center"/>
          </w:tcPr>
          <w:p w14:paraId="27743A39" w14:textId="48EC8E94" w:rsidR="00C524DB" w:rsidRPr="00AA0466" w:rsidRDefault="00C524DB" w:rsidP="00C524DB">
            <w:pPr>
              <w:spacing w:after="0"/>
              <w:jc w:val="both"/>
              <w:rPr>
                <w:rFonts w:ascii="Arial" w:hAnsi="Arial" w:cs="Arial"/>
                <w:sz w:val="20"/>
                <w:szCs w:val="20"/>
              </w:rPr>
            </w:pPr>
            <w:ins w:id="258" w:author="Sailis, Debora" w:date="2023-08-31T12:03:00Z">
              <w:r w:rsidRPr="00AA0466">
                <w:rPr>
                  <w:rFonts w:ascii="Arial" w:hAnsi="Arial" w:cs="Arial"/>
                  <w:sz w:val="20"/>
                  <w:szCs w:val="20"/>
                </w:rPr>
                <w:t xml:space="preserve">Only all SIs </w:t>
              </w:r>
            </w:ins>
            <w:del w:id="259" w:author="Sailis, Debora" w:date="2023-08-31T12:03:00Z">
              <w:r w:rsidRPr="00AA0466" w:rsidDel="00932707">
                <w:rPr>
                  <w:rFonts w:ascii="Arial" w:hAnsi="Arial" w:cs="Arial"/>
                  <w:sz w:val="20"/>
                  <w:szCs w:val="20"/>
                </w:rPr>
                <w:delText>All SIs and main subsidiaries over the materiality threshold</w:delText>
              </w:r>
              <w:r w:rsidRPr="00AA0466" w:rsidDel="00932707">
                <w:rPr>
                  <w:rStyle w:val="FootnoteReference"/>
                  <w:rFonts w:ascii="Arial" w:hAnsi="Arial" w:cs="Arial"/>
                  <w:sz w:val="20"/>
                  <w:szCs w:val="20"/>
                </w:rPr>
                <w:footnoteReference w:id="10"/>
              </w:r>
            </w:del>
          </w:p>
        </w:tc>
      </w:tr>
      <w:tr w:rsidR="00C524DB" w:rsidRPr="00AA0466" w14:paraId="30C1DEE8" w14:textId="77777777" w:rsidTr="00895574">
        <w:trPr>
          <w:trHeight w:val="286"/>
        </w:trPr>
        <w:tc>
          <w:tcPr>
            <w:tcW w:w="743" w:type="dxa"/>
            <w:vAlign w:val="center"/>
          </w:tcPr>
          <w:p w14:paraId="29633D9E" w14:textId="0511171C" w:rsidR="00C524DB" w:rsidRPr="00AA0466" w:rsidRDefault="00C524DB" w:rsidP="00C524DB">
            <w:pPr>
              <w:spacing w:after="0"/>
              <w:jc w:val="both"/>
              <w:rPr>
                <w:rFonts w:ascii="Arial" w:hAnsi="Arial" w:cs="Arial"/>
                <w:sz w:val="20"/>
                <w:szCs w:val="20"/>
              </w:rPr>
            </w:pPr>
            <w:ins w:id="265" w:author="Sailis, Debora" w:date="2023-08-31T12:03:00Z">
              <w:r w:rsidRPr="00AA0466">
                <w:rPr>
                  <w:rFonts w:ascii="Arial" w:hAnsi="Arial" w:cs="Arial"/>
                  <w:sz w:val="20"/>
                  <w:szCs w:val="20"/>
                </w:rPr>
                <w:lastRenderedPageBreak/>
                <w:t>12</w:t>
              </w:r>
            </w:ins>
            <w:del w:id="266" w:author="Sailis, Debora" w:date="2023-08-31T12:03:00Z">
              <w:r w:rsidRPr="00AA0466" w:rsidDel="00932707">
                <w:rPr>
                  <w:rFonts w:ascii="Arial" w:hAnsi="Arial" w:cs="Arial"/>
                  <w:sz w:val="20"/>
                  <w:szCs w:val="20"/>
                </w:rPr>
                <w:delText>11</w:delText>
              </w:r>
            </w:del>
          </w:p>
        </w:tc>
        <w:tc>
          <w:tcPr>
            <w:tcW w:w="3950" w:type="dxa"/>
            <w:shd w:val="clear" w:color="auto" w:fill="auto"/>
            <w:vAlign w:val="center"/>
          </w:tcPr>
          <w:p w14:paraId="5F3F99FB" w14:textId="34ACC678" w:rsidR="00C524DB" w:rsidRPr="00AA0466" w:rsidRDefault="00C524DB" w:rsidP="00C524DB">
            <w:pPr>
              <w:spacing w:after="0"/>
              <w:jc w:val="both"/>
              <w:rPr>
                <w:rFonts w:ascii="Arial" w:hAnsi="Arial" w:cs="Arial"/>
                <w:sz w:val="20"/>
                <w:szCs w:val="20"/>
              </w:rPr>
            </w:pPr>
            <w:ins w:id="267" w:author="Sailis, Debora" w:date="2023-08-31T12:03:00Z">
              <w:r w:rsidRPr="00AA0466">
                <w:rPr>
                  <w:rFonts w:ascii="Arial" w:hAnsi="Arial" w:cs="Arial"/>
                  <w:sz w:val="20"/>
                  <w:szCs w:val="20"/>
                </w:rPr>
                <w:t>LCR Art 23 DR</w:t>
              </w:r>
            </w:ins>
            <w:del w:id="268" w:author="Sailis, Debora" w:date="2023-08-31T12:03:00Z">
              <w:r w:rsidRPr="00AA0466" w:rsidDel="00932707">
                <w:rPr>
                  <w:rFonts w:ascii="Arial" w:hAnsi="Arial" w:cs="Arial"/>
                  <w:sz w:val="20"/>
                  <w:szCs w:val="20"/>
                </w:rPr>
                <w:delText>Coverage of non-performing exposures</w:delText>
              </w:r>
            </w:del>
          </w:p>
        </w:tc>
        <w:tc>
          <w:tcPr>
            <w:tcW w:w="1640" w:type="dxa"/>
            <w:shd w:val="clear" w:color="auto" w:fill="auto"/>
            <w:vAlign w:val="center"/>
          </w:tcPr>
          <w:p w14:paraId="26032C3E" w14:textId="6730E2E0" w:rsidR="00C524DB" w:rsidRPr="00AA0466" w:rsidRDefault="00C524DB" w:rsidP="00C524DB">
            <w:pPr>
              <w:spacing w:after="0"/>
              <w:jc w:val="both"/>
              <w:rPr>
                <w:rFonts w:ascii="Arial" w:hAnsi="Arial" w:cs="Arial"/>
                <w:sz w:val="20"/>
                <w:szCs w:val="20"/>
              </w:rPr>
            </w:pPr>
            <w:ins w:id="269" w:author="Sailis, Debora" w:date="2023-08-31T12:03:00Z">
              <w:r w:rsidRPr="00AA0466">
                <w:rPr>
                  <w:rFonts w:ascii="Arial" w:hAnsi="Arial" w:cs="Arial"/>
                  <w:sz w:val="20"/>
                  <w:szCs w:val="20"/>
                </w:rPr>
                <w:t>Annual</w:t>
              </w:r>
            </w:ins>
            <w:ins w:id="270" w:author="Sailis, Debora" w:date="2023-10-05T18:18:00Z">
              <w:r w:rsidR="00483D1D">
                <w:rPr>
                  <w:rFonts w:ascii="Arial" w:hAnsi="Arial" w:cs="Arial"/>
                  <w:sz w:val="20"/>
                  <w:szCs w:val="20"/>
                </w:rPr>
                <w:t xml:space="preserve"> (Q2)</w:t>
              </w:r>
            </w:ins>
            <w:del w:id="271" w:author="Sailis, Debora" w:date="2023-08-31T12:03:00Z">
              <w:r w:rsidRPr="00AA0466" w:rsidDel="00932707">
                <w:rPr>
                  <w:rFonts w:ascii="Arial" w:hAnsi="Arial" w:cs="Arial"/>
                  <w:sz w:val="20"/>
                  <w:szCs w:val="20"/>
                </w:rPr>
                <w:delText xml:space="preserve">Annual </w:delText>
              </w:r>
            </w:del>
          </w:p>
        </w:tc>
        <w:tc>
          <w:tcPr>
            <w:tcW w:w="2198" w:type="dxa"/>
            <w:shd w:val="clear" w:color="auto" w:fill="auto"/>
            <w:vAlign w:val="center"/>
          </w:tcPr>
          <w:p w14:paraId="62C51C3D" w14:textId="14AF4990" w:rsidR="00C524DB" w:rsidRPr="00AA0466" w:rsidRDefault="00C524DB" w:rsidP="00C524DB">
            <w:pPr>
              <w:spacing w:after="0"/>
              <w:jc w:val="both"/>
              <w:rPr>
                <w:rFonts w:ascii="Arial" w:hAnsi="Arial" w:cs="Arial"/>
                <w:sz w:val="20"/>
                <w:szCs w:val="20"/>
              </w:rPr>
            </w:pPr>
            <w:ins w:id="272" w:author="Sailis, Debora" w:date="2023-08-31T12:03:00Z">
              <w:r w:rsidRPr="00AA0466">
                <w:rPr>
                  <w:rFonts w:ascii="Arial" w:hAnsi="Arial" w:cs="Arial"/>
                  <w:sz w:val="20"/>
                  <w:szCs w:val="20"/>
                </w:rPr>
                <w:t>Euro Thousands</w:t>
              </w:r>
            </w:ins>
            <w:del w:id="273" w:author="Sailis, Debora" w:date="2023-08-31T12:03:00Z">
              <w:r w:rsidRPr="00AA0466" w:rsidDel="00932707">
                <w:rPr>
                  <w:rFonts w:ascii="Arial" w:hAnsi="Arial" w:cs="Arial"/>
                  <w:sz w:val="20"/>
                  <w:szCs w:val="20"/>
                </w:rPr>
                <w:delText>Euro units</w:delText>
              </w:r>
            </w:del>
          </w:p>
        </w:tc>
        <w:tc>
          <w:tcPr>
            <w:tcW w:w="1854" w:type="dxa"/>
            <w:vAlign w:val="center"/>
          </w:tcPr>
          <w:p w14:paraId="3ED94892" w14:textId="2D321616" w:rsidR="00C524DB" w:rsidRPr="00AA0466" w:rsidRDefault="00C524DB" w:rsidP="00C524DB">
            <w:pPr>
              <w:spacing w:after="0"/>
              <w:jc w:val="both"/>
              <w:rPr>
                <w:rFonts w:ascii="Arial" w:hAnsi="Arial" w:cs="Arial"/>
                <w:sz w:val="20"/>
                <w:szCs w:val="20"/>
              </w:rPr>
            </w:pPr>
            <w:ins w:id="274" w:author="Sailis, Debora" w:date="2023-08-31T12:03:00Z">
              <w:r w:rsidRPr="00AA0466">
                <w:rPr>
                  <w:rFonts w:ascii="Arial" w:hAnsi="Arial" w:cs="Arial"/>
                  <w:sz w:val="20"/>
                  <w:szCs w:val="20"/>
                </w:rPr>
                <w:t>All SIs and main subsidiaries</w:t>
              </w:r>
            </w:ins>
            <w:del w:id="275" w:author="Sailis, Debora" w:date="2023-08-31T12:03:00Z">
              <w:r w:rsidRPr="00AA0466" w:rsidDel="00932707">
                <w:rPr>
                  <w:rFonts w:ascii="Arial" w:hAnsi="Arial" w:cs="Arial"/>
                  <w:sz w:val="20"/>
                  <w:szCs w:val="20"/>
                </w:rPr>
                <w:delText xml:space="preserve">Only all SIs </w:delText>
              </w:r>
            </w:del>
          </w:p>
        </w:tc>
      </w:tr>
      <w:tr w:rsidR="00C524DB" w:rsidRPr="00AA0466" w14:paraId="26B2381C" w14:textId="77777777" w:rsidTr="00895574">
        <w:trPr>
          <w:trHeight w:val="588"/>
        </w:trPr>
        <w:tc>
          <w:tcPr>
            <w:tcW w:w="743" w:type="dxa"/>
            <w:vAlign w:val="center"/>
          </w:tcPr>
          <w:p w14:paraId="18914A44" w14:textId="35AC38F7" w:rsidR="00C524DB" w:rsidRPr="00AA0466" w:rsidRDefault="00C524DB" w:rsidP="00C524DB">
            <w:pPr>
              <w:spacing w:after="0"/>
              <w:jc w:val="both"/>
              <w:rPr>
                <w:rFonts w:ascii="Arial" w:hAnsi="Arial" w:cs="Arial"/>
                <w:sz w:val="20"/>
                <w:szCs w:val="20"/>
              </w:rPr>
            </w:pPr>
            <w:ins w:id="276" w:author="Sailis, Debora" w:date="2023-08-31T12:03:00Z">
              <w:r w:rsidRPr="00AA0466">
                <w:rPr>
                  <w:rFonts w:ascii="Arial" w:hAnsi="Arial" w:cs="Arial"/>
                  <w:sz w:val="20"/>
                  <w:szCs w:val="20"/>
                </w:rPr>
                <w:t>13</w:t>
              </w:r>
            </w:ins>
            <w:del w:id="277" w:author="Sailis, Debora" w:date="2023-08-31T12:03:00Z">
              <w:r w:rsidRPr="00AA0466" w:rsidDel="00932707">
                <w:rPr>
                  <w:rFonts w:ascii="Arial" w:hAnsi="Arial" w:cs="Arial"/>
                  <w:sz w:val="20"/>
                  <w:szCs w:val="20"/>
                </w:rPr>
                <w:delText>12</w:delText>
              </w:r>
            </w:del>
          </w:p>
        </w:tc>
        <w:tc>
          <w:tcPr>
            <w:tcW w:w="3950" w:type="dxa"/>
            <w:shd w:val="clear" w:color="auto" w:fill="auto"/>
            <w:vAlign w:val="center"/>
          </w:tcPr>
          <w:p w14:paraId="18DAE055" w14:textId="75056F0D" w:rsidR="00C524DB" w:rsidRPr="00AA0466" w:rsidRDefault="00C524DB" w:rsidP="00C524DB">
            <w:pPr>
              <w:spacing w:after="0"/>
              <w:jc w:val="both"/>
              <w:rPr>
                <w:rFonts w:ascii="Arial" w:hAnsi="Arial" w:cs="Arial"/>
                <w:sz w:val="20"/>
                <w:szCs w:val="20"/>
              </w:rPr>
            </w:pPr>
            <w:ins w:id="278" w:author="Sailis, Debora" w:date="2023-08-31T12:03:00Z">
              <w:r w:rsidRPr="00AA0466">
                <w:rPr>
                  <w:rFonts w:ascii="Arial" w:hAnsi="Arial" w:cs="Arial"/>
                  <w:sz w:val="20"/>
                  <w:szCs w:val="20"/>
                </w:rPr>
                <w:t>Risk of Excessive Leverage</w:t>
              </w:r>
            </w:ins>
            <w:del w:id="279" w:author="Sailis, Debora" w:date="2023-08-31T12:03:00Z">
              <w:r w:rsidRPr="00AA0466" w:rsidDel="00932707">
                <w:rPr>
                  <w:rFonts w:ascii="Arial" w:hAnsi="Arial" w:cs="Arial"/>
                  <w:sz w:val="20"/>
                  <w:szCs w:val="20"/>
                </w:rPr>
                <w:delText>LCR Art 23 DR</w:delText>
              </w:r>
            </w:del>
          </w:p>
        </w:tc>
        <w:tc>
          <w:tcPr>
            <w:tcW w:w="1640" w:type="dxa"/>
            <w:shd w:val="clear" w:color="auto" w:fill="auto"/>
            <w:vAlign w:val="center"/>
          </w:tcPr>
          <w:p w14:paraId="1FDCD740" w14:textId="5D739ED3" w:rsidR="00C524DB" w:rsidRPr="00AA0466" w:rsidRDefault="00C524DB" w:rsidP="00C524DB">
            <w:pPr>
              <w:spacing w:after="0"/>
              <w:jc w:val="both"/>
              <w:rPr>
                <w:rFonts w:ascii="Arial" w:hAnsi="Arial" w:cs="Arial"/>
                <w:sz w:val="20"/>
                <w:szCs w:val="20"/>
              </w:rPr>
            </w:pPr>
            <w:ins w:id="280" w:author="Sailis, Debora" w:date="2023-08-31T12:03:00Z">
              <w:r w:rsidRPr="00AA0466">
                <w:rPr>
                  <w:rFonts w:ascii="Arial" w:hAnsi="Arial" w:cs="Arial"/>
                  <w:sz w:val="20"/>
                  <w:szCs w:val="20"/>
                </w:rPr>
                <w:t>Annual</w:t>
              </w:r>
            </w:ins>
            <w:del w:id="281"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763A78D4" w14:textId="34757790" w:rsidR="00C524DB" w:rsidRPr="00AA0466" w:rsidRDefault="00C524DB" w:rsidP="00C524DB">
            <w:pPr>
              <w:spacing w:after="0"/>
              <w:jc w:val="both"/>
              <w:rPr>
                <w:rFonts w:ascii="Arial" w:hAnsi="Arial" w:cs="Arial"/>
                <w:sz w:val="20"/>
                <w:szCs w:val="20"/>
              </w:rPr>
            </w:pPr>
            <w:ins w:id="282" w:author="Sailis, Debora" w:date="2023-08-31T12:03:00Z">
              <w:r w:rsidRPr="00AA0466">
                <w:rPr>
                  <w:rFonts w:ascii="Arial" w:hAnsi="Arial" w:cs="Arial"/>
                  <w:sz w:val="20"/>
                  <w:szCs w:val="20"/>
                </w:rPr>
                <w:t>Euro Thousands</w:t>
              </w:r>
            </w:ins>
            <w:del w:id="283" w:author="Sailis, Debora" w:date="2023-08-31T12:03:00Z">
              <w:r w:rsidRPr="00AA0466" w:rsidDel="00932707">
                <w:rPr>
                  <w:rFonts w:ascii="Arial" w:hAnsi="Arial" w:cs="Arial"/>
                  <w:sz w:val="20"/>
                  <w:szCs w:val="20"/>
                </w:rPr>
                <w:delText>Euro Thousands</w:delText>
              </w:r>
            </w:del>
          </w:p>
        </w:tc>
        <w:tc>
          <w:tcPr>
            <w:tcW w:w="1854" w:type="dxa"/>
            <w:vAlign w:val="center"/>
          </w:tcPr>
          <w:p w14:paraId="3C3A6144" w14:textId="44181930" w:rsidR="00C524DB" w:rsidRPr="00AA0466" w:rsidRDefault="00C524DB" w:rsidP="00C524DB">
            <w:pPr>
              <w:spacing w:after="0"/>
              <w:jc w:val="both"/>
              <w:rPr>
                <w:rFonts w:ascii="Arial" w:hAnsi="Arial" w:cs="Arial"/>
                <w:sz w:val="20"/>
                <w:szCs w:val="20"/>
              </w:rPr>
            </w:pPr>
            <w:ins w:id="284" w:author="Sailis, Debora" w:date="2023-08-31T12:03:00Z">
              <w:r w:rsidRPr="00AA0466">
                <w:rPr>
                  <w:rFonts w:ascii="Arial" w:hAnsi="Arial" w:cs="Arial"/>
                  <w:sz w:val="20"/>
                  <w:szCs w:val="20"/>
                </w:rPr>
                <w:t>All SIs and main subsidiaries over the materiality threshold</w:t>
              </w:r>
              <w:r>
                <w:rPr>
                  <w:rStyle w:val="FootnoteReference"/>
                  <w:rFonts w:ascii="Arial" w:hAnsi="Arial" w:cs="Arial"/>
                  <w:sz w:val="20"/>
                  <w:szCs w:val="20"/>
                </w:rPr>
                <w:footnoteReference w:id="11"/>
              </w:r>
            </w:ins>
            <w:del w:id="289" w:author="Sailis, Debora" w:date="2023-08-31T12:03:00Z">
              <w:r w:rsidRPr="00AA0466" w:rsidDel="00932707">
                <w:rPr>
                  <w:rFonts w:ascii="Arial" w:hAnsi="Arial" w:cs="Arial"/>
                  <w:sz w:val="20"/>
                  <w:szCs w:val="20"/>
                </w:rPr>
                <w:delText>All SIs and main subsidiaries</w:delText>
              </w:r>
            </w:del>
          </w:p>
        </w:tc>
      </w:tr>
      <w:tr w:rsidR="00C524DB" w:rsidRPr="00AA0466" w14:paraId="49D299E1" w14:textId="77777777" w:rsidTr="00932707">
        <w:tblPrEx>
          <w:tblW w:w="10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290" w:author="Sailis, Debora" w:date="2023-08-31T12:03:00Z">
            <w:tblPrEx>
              <w:tblW w:w="10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1162"/>
          <w:trPrChange w:id="291" w:author="Sailis, Debora" w:date="2023-08-31T12:03:00Z">
            <w:trPr>
              <w:gridBefore w:val="1"/>
              <w:trHeight w:val="1162"/>
            </w:trPr>
          </w:trPrChange>
        </w:trPr>
        <w:tc>
          <w:tcPr>
            <w:tcW w:w="743" w:type="dxa"/>
            <w:shd w:val="clear" w:color="auto" w:fill="auto"/>
            <w:vAlign w:val="center"/>
            <w:tcPrChange w:id="292" w:author="Sailis, Debora" w:date="2023-08-31T12:03:00Z">
              <w:tcPr>
                <w:tcW w:w="743" w:type="dxa"/>
                <w:gridSpan w:val="2"/>
                <w:vAlign w:val="center"/>
              </w:tcPr>
            </w:tcPrChange>
          </w:tcPr>
          <w:p w14:paraId="74572FBB" w14:textId="4601CB05" w:rsidR="00C524DB" w:rsidRPr="00AA0466" w:rsidRDefault="00C524DB" w:rsidP="00C524DB">
            <w:pPr>
              <w:spacing w:after="0"/>
              <w:jc w:val="both"/>
              <w:rPr>
                <w:rFonts w:ascii="Arial" w:hAnsi="Arial" w:cs="Arial"/>
                <w:sz w:val="20"/>
                <w:szCs w:val="20"/>
              </w:rPr>
            </w:pPr>
            <w:ins w:id="293" w:author="Sailis, Debora" w:date="2023-08-31T12:03:00Z">
              <w:r w:rsidRPr="00AA0466">
                <w:rPr>
                  <w:rFonts w:ascii="Arial" w:hAnsi="Arial" w:cs="Arial"/>
                  <w:sz w:val="20"/>
                  <w:szCs w:val="20"/>
                </w:rPr>
                <w:t>14</w:t>
              </w:r>
            </w:ins>
            <w:del w:id="294" w:author="Sailis, Debora" w:date="2023-08-31T12:03:00Z">
              <w:r w:rsidRPr="00AA0466" w:rsidDel="00932707">
                <w:rPr>
                  <w:rFonts w:ascii="Arial" w:hAnsi="Arial" w:cs="Arial"/>
                  <w:sz w:val="20"/>
                  <w:szCs w:val="20"/>
                </w:rPr>
                <w:delText>13</w:delText>
              </w:r>
            </w:del>
          </w:p>
        </w:tc>
        <w:tc>
          <w:tcPr>
            <w:tcW w:w="3950" w:type="dxa"/>
            <w:shd w:val="clear" w:color="auto" w:fill="auto"/>
            <w:vAlign w:val="center"/>
            <w:tcPrChange w:id="295" w:author="Sailis, Debora" w:date="2023-08-31T12:03:00Z">
              <w:tcPr>
                <w:tcW w:w="3950" w:type="dxa"/>
                <w:gridSpan w:val="2"/>
                <w:shd w:val="clear" w:color="auto" w:fill="auto"/>
                <w:vAlign w:val="center"/>
              </w:tcPr>
            </w:tcPrChange>
          </w:tcPr>
          <w:p w14:paraId="4FCF1829" w14:textId="30D230B3" w:rsidR="00C524DB" w:rsidRPr="00AA0466" w:rsidRDefault="00C524DB" w:rsidP="00C524DB">
            <w:pPr>
              <w:spacing w:after="0"/>
              <w:jc w:val="both"/>
              <w:rPr>
                <w:rFonts w:ascii="Arial" w:hAnsi="Arial" w:cs="Arial"/>
                <w:sz w:val="20"/>
                <w:szCs w:val="20"/>
              </w:rPr>
            </w:pPr>
            <w:ins w:id="296" w:author="Sailis, Debora" w:date="2023-08-31T12:03:00Z">
              <w:r w:rsidRPr="00AA0466">
                <w:rPr>
                  <w:rFonts w:ascii="Arial" w:hAnsi="Arial" w:cs="Arial"/>
                  <w:sz w:val="20"/>
                  <w:szCs w:val="20"/>
                </w:rPr>
                <w:t>Irrevocable Payment Commitments (IPCs)</w:t>
              </w:r>
            </w:ins>
            <w:del w:id="297" w:author="Sailis, Debora" w:date="2023-08-31T12:03:00Z">
              <w:r w:rsidRPr="00AA0466" w:rsidDel="00932707">
                <w:rPr>
                  <w:rFonts w:ascii="Arial" w:hAnsi="Arial" w:cs="Arial"/>
                  <w:sz w:val="20"/>
                  <w:szCs w:val="20"/>
                </w:rPr>
                <w:delText>Risk of Excessive Leverage</w:delText>
              </w:r>
            </w:del>
          </w:p>
        </w:tc>
        <w:tc>
          <w:tcPr>
            <w:tcW w:w="1640" w:type="dxa"/>
            <w:shd w:val="clear" w:color="auto" w:fill="auto"/>
            <w:vAlign w:val="center"/>
            <w:tcPrChange w:id="298" w:author="Sailis, Debora" w:date="2023-08-31T12:03:00Z">
              <w:tcPr>
                <w:tcW w:w="1640" w:type="dxa"/>
                <w:gridSpan w:val="2"/>
                <w:shd w:val="clear" w:color="auto" w:fill="auto"/>
                <w:vAlign w:val="center"/>
              </w:tcPr>
            </w:tcPrChange>
          </w:tcPr>
          <w:p w14:paraId="56DEC737" w14:textId="2C2D3E20" w:rsidR="00C524DB" w:rsidRPr="00AA0466" w:rsidRDefault="00C524DB" w:rsidP="00C524DB">
            <w:pPr>
              <w:spacing w:after="0"/>
              <w:jc w:val="both"/>
              <w:rPr>
                <w:rFonts w:ascii="Arial" w:hAnsi="Arial" w:cs="Arial"/>
                <w:sz w:val="20"/>
                <w:szCs w:val="20"/>
              </w:rPr>
            </w:pPr>
            <w:ins w:id="299" w:author="Sailis, Debora" w:date="2023-08-31T12:03:00Z">
              <w:r w:rsidRPr="00AA0466">
                <w:rPr>
                  <w:rFonts w:ascii="Arial" w:hAnsi="Arial" w:cs="Arial"/>
                  <w:sz w:val="20"/>
                  <w:szCs w:val="20"/>
                </w:rPr>
                <w:t>Annual</w:t>
              </w:r>
            </w:ins>
            <w:del w:id="300"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Change w:id="301" w:author="Sailis, Debora" w:date="2023-08-31T12:03:00Z">
              <w:tcPr>
                <w:tcW w:w="2198" w:type="dxa"/>
                <w:gridSpan w:val="2"/>
                <w:shd w:val="clear" w:color="auto" w:fill="auto"/>
                <w:vAlign w:val="center"/>
              </w:tcPr>
            </w:tcPrChange>
          </w:tcPr>
          <w:p w14:paraId="3B8D7F85" w14:textId="67CCE057" w:rsidR="00C524DB" w:rsidRPr="00AA0466" w:rsidRDefault="00C524DB" w:rsidP="00C524DB">
            <w:pPr>
              <w:spacing w:after="0"/>
              <w:jc w:val="both"/>
              <w:rPr>
                <w:rFonts w:ascii="Arial" w:hAnsi="Arial" w:cs="Arial"/>
                <w:sz w:val="20"/>
                <w:szCs w:val="20"/>
              </w:rPr>
            </w:pPr>
            <w:ins w:id="302" w:author="Sailis, Debora" w:date="2023-08-31T12:03:00Z">
              <w:r w:rsidRPr="00AA0466">
                <w:rPr>
                  <w:rFonts w:ascii="Arial" w:hAnsi="Arial" w:cs="Arial"/>
                  <w:sz w:val="20"/>
                  <w:szCs w:val="20"/>
                </w:rPr>
                <w:t>Euro units</w:t>
              </w:r>
            </w:ins>
            <w:del w:id="303" w:author="Sailis, Debora" w:date="2023-08-31T12:03:00Z">
              <w:r w:rsidRPr="00AA0466" w:rsidDel="00932707">
                <w:rPr>
                  <w:rFonts w:ascii="Arial" w:hAnsi="Arial" w:cs="Arial"/>
                  <w:sz w:val="20"/>
                  <w:szCs w:val="20"/>
                </w:rPr>
                <w:delText>Euro Thousands</w:delText>
              </w:r>
            </w:del>
          </w:p>
        </w:tc>
        <w:tc>
          <w:tcPr>
            <w:tcW w:w="1854" w:type="dxa"/>
            <w:shd w:val="clear" w:color="auto" w:fill="auto"/>
            <w:vAlign w:val="center"/>
            <w:tcPrChange w:id="304" w:author="Sailis, Debora" w:date="2023-08-31T12:03:00Z">
              <w:tcPr>
                <w:tcW w:w="1854" w:type="dxa"/>
                <w:gridSpan w:val="2"/>
                <w:vAlign w:val="center"/>
              </w:tcPr>
            </w:tcPrChange>
          </w:tcPr>
          <w:p w14:paraId="3E61D26E" w14:textId="461DD8B8" w:rsidR="00C524DB" w:rsidRPr="00AA0466" w:rsidRDefault="00C524DB" w:rsidP="00C524DB">
            <w:pPr>
              <w:spacing w:after="0"/>
              <w:jc w:val="both"/>
              <w:rPr>
                <w:rFonts w:ascii="Arial" w:hAnsi="Arial" w:cs="Arial"/>
                <w:sz w:val="20"/>
                <w:szCs w:val="20"/>
              </w:rPr>
            </w:pPr>
            <w:ins w:id="305" w:author="Sailis, Debora" w:date="2023-08-31T12:03:00Z">
              <w:r w:rsidRPr="00AA0466">
                <w:rPr>
                  <w:rFonts w:ascii="Arial" w:hAnsi="Arial" w:cs="Arial"/>
                  <w:sz w:val="20"/>
                  <w:szCs w:val="20"/>
                </w:rPr>
                <w:t>Only all SIs</w:t>
              </w:r>
              <w:r w:rsidRPr="00AA0466" w:rsidDel="007E25B2">
                <w:rPr>
                  <w:rFonts w:ascii="Arial" w:hAnsi="Arial" w:cs="Arial"/>
                  <w:sz w:val="20"/>
                  <w:szCs w:val="20"/>
                </w:rPr>
                <w:t xml:space="preserve"> </w:t>
              </w:r>
            </w:ins>
            <w:del w:id="306" w:author="Sailis, Debora" w:date="2023-08-31T12:03:00Z">
              <w:r w:rsidRPr="00AA0466" w:rsidDel="00932707">
                <w:rPr>
                  <w:rFonts w:ascii="Arial" w:hAnsi="Arial" w:cs="Arial"/>
                  <w:sz w:val="20"/>
                  <w:szCs w:val="20"/>
                </w:rPr>
                <w:delText>All SIs and main subsidiaries over the materiality threshold</w:delText>
              </w:r>
            </w:del>
          </w:p>
        </w:tc>
      </w:tr>
      <w:tr w:rsidR="00C524DB" w:rsidRPr="00AA0466" w14:paraId="31E15501" w14:textId="77777777" w:rsidTr="00895574">
        <w:trPr>
          <w:trHeight w:val="573"/>
        </w:trPr>
        <w:tc>
          <w:tcPr>
            <w:tcW w:w="743" w:type="dxa"/>
            <w:shd w:val="clear" w:color="auto" w:fill="auto"/>
            <w:vAlign w:val="center"/>
          </w:tcPr>
          <w:p w14:paraId="1E1F4BD0" w14:textId="34243D82" w:rsidR="00C524DB" w:rsidRPr="00AA0466" w:rsidRDefault="00C524DB" w:rsidP="00C524DB">
            <w:pPr>
              <w:spacing w:after="0"/>
              <w:jc w:val="both"/>
              <w:rPr>
                <w:rFonts w:ascii="Arial" w:hAnsi="Arial" w:cs="Arial"/>
                <w:sz w:val="20"/>
                <w:szCs w:val="20"/>
              </w:rPr>
            </w:pPr>
            <w:ins w:id="307" w:author="Sailis, Debora" w:date="2023-08-31T12:03:00Z">
              <w:r w:rsidRPr="00AA0466">
                <w:rPr>
                  <w:rFonts w:ascii="Arial" w:hAnsi="Arial" w:cs="Arial"/>
                  <w:sz w:val="20"/>
                  <w:szCs w:val="20"/>
                </w:rPr>
                <w:t>15</w:t>
              </w:r>
            </w:ins>
            <w:del w:id="308" w:author="Sailis, Debora" w:date="2023-08-31T12:03:00Z">
              <w:r w:rsidRPr="00AA0466" w:rsidDel="00932707">
                <w:rPr>
                  <w:rFonts w:ascii="Arial" w:hAnsi="Arial" w:cs="Arial"/>
                  <w:sz w:val="20"/>
                  <w:szCs w:val="20"/>
                </w:rPr>
                <w:delText>14</w:delText>
              </w:r>
            </w:del>
          </w:p>
        </w:tc>
        <w:tc>
          <w:tcPr>
            <w:tcW w:w="3950" w:type="dxa"/>
            <w:shd w:val="clear" w:color="auto" w:fill="auto"/>
            <w:vAlign w:val="center"/>
          </w:tcPr>
          <w:p w14:paraId="31AC2289" w14:textId="77A13292" w:rsidR="00C524DB" w:rsidRPr="00AA0466" w:rsidRDefault="00C524DB" w:rsidP="00C524DB">
            <w:pPr>
              <w:spacing w:after="0"/>
              <w:jc w:val="both"/>
              <w:rPr>
                <w:rFonts w:ascii="Arial" w:hAnsi="Arial" w:cs="Arial"/>
                <w:sz w:val="20"/>
                <w:szCs w:val="20"/>
              </w:rPr>
            </w:pPr>
            <w:ins w:id="309" w:author="Sailis, Debora" w:date="2023-08-31T12:03:00Z">
              <w:r w:rsidRPr="00AA0466">
                <w:rPr>
                  <w:rFonts w:ascii="Arial" w:hAnsi="Arial" w:cs="Arial"/>
                  <w:sz w:val="20"/>
                  <w:szCs w:val="20"/>
                </w:rPr>
                <w:t>Climate Risk</w:t>
              </w:r>
            </w:ins>
            <w:del w:id="310" w:author="Sailis, Debora" w:date="2023-08-31T12:03:00Z">
              <w:r w:rsidRPr="00AA0466" w:rsidDel="00932707">
                <w:rPr>
                  <w:rFonts w:ascii="Arial" w:hAnsi="Arial" w:cs="Arial"/>
                  <w:sz w:val="20"/>
                  <w:szCs w:val="20"/>
                </w:rPr>
                <w:delText>Irrevocable Payment Commitments (IPCs)</w:delText>
              </w:r>
            </w:del>
          </w:p>
        </w:tc>
        <w:tc>
          <w:tcPr>
            <w:tcW w:w="1640" w:type="dxa"/>
            <w:shd w:val="clear" w:color="auto" w:fill="auto"/>
            <w:vAlign w:val="center"/>
          </w:tcPr>
          <w:p w14:paraId="33B5AF8C" w14:textId="60EFE349" w:rsidR="00C524DB" w:rsidRPr="00AA0466" w:rsidRDefault="00C524DB" w:rsidP="00C524DB">
            <w:pPr>
              <w:spacing w:after="0"/>
              <w:jc w:val="both"/>
              <w:rPr>
                <w:rFonts w:ascii="Arial" w:hAnsi="Arial" w:cs="Arial"/>
                <w:sz w:val="20"/>
                <w:szCs w:val="20"/>
              </w:rPr>
            </w:pPr>
            <w:ins w:id="311" w:author="Sailis, Debora" w:date="2023-08-31T12:03:00Z">
              <w:r w:rsidRPr="00AA0466">
                <w:rPr>
                  <w:rFonts w:ascii="Arial" w:hAnsi="Arial" w:cs="Arial"/>
                  <w:sz w:val="20"/>
                  <w:szCs w:val="20"/>
                </w:rPr>
                <w:t>Annual</w:t>
              </w:r>
            </w:ins>
            <w:del w:id="312"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5C1C562A" w14:textId="681313F0" w:rsidR="00C524DB" w:rsidRPr="00AA0466" w:rsidRDefault="00C524DB" w:rsidP="00C524DB">
            <w:pPr>
              <w:spacing w:after="0"/>
              <w:jc w:val="both"/>
              <w:rPr>
                <w:rFonts w:ascii="Arial" w:hAnsi="Arial" w:cs="Arial"/>
                <w:sz w:val="20"/>
                <w:szCs w:val="20"/>
              </w:rPr>
            </w:pPr>
            <w:ins w:id="313" w:author="Sailis, Debora" w:date="2023-08-31T12:03:00Z">
              <w:r w:rsidRPr="00AA0466">
                <w:rPr>
                  <w:rFonts w:ascii="Arial" w:hAnsi="Arial" w:cs="Arial"/>
                  <w:sz w:val="20"/>
                  <w:szCs w:val="20"/>
                </w:rPr>
                <w:t xml:space="preserve">Euro </w:t>
              </w:r>
            </w:ins>
            <w:ins w:id="314" w:author="Debora Sailis" w:date="2023-09-22T16:55:00Z">
              <w:r w:rsidRPr="00AA0466">
                <w:rPr>
                  <w:rFonts w:ascii="Arial" w:hAnsi="Arial" w:cs="Arial"/>
                  <w:sz w:val="20"/>
                  <w:szCs w:val="20"/>
                </w:rPr>
                <w:t>units</w:t>
              </w:r>
            </w:ins>
            <w:ins w:id="315" w:author="Sailis, Debora" w:date="2023-08-31T12:03:00Z">
              <w:del w:id="316" w:author="Debora Sailis" w:date="2023-09-22T16:55:00Z">
                <w:r w:rsidRPr="00AA0466" w:rsidDel="00300E98">
                  <w:rPr>
                    <w:rFonts w:ascii="Arial" w:hAnsi="Arial" w:cs="Arial"/>
                    <w:sz w:val="20"/>
                    <w:szCs w:val="20"/>
                  </w:rPr>
                  <w:delText>Thousands</w:delText>
                </w:r>
              </w:del>
            </w:ins>
            <w:del w:id="317" w:author="Sailis, Debora" w:date="2023-08-31T12:03:00Z">
              <w:r w:rsidRPr="00AA0466" w:rsidDel="00932707">
                <w:rPr>
                  <w:rFonts w:ascii="Arial" w:hAnsi="Arial" w:cs="Arial"/>
                  <w:sz w:val="20"/>
                  <w:szCs w:val="20"/>
                </w:rPr>
                <w:delText>Euro units</w:delText>
              </w:r>
            </w:del>
          </w:p>
        </w:tc>
        <w:tc>
          <w:tcPr>
            <w:tcW w:w="1854" w:type="dxa"/>
            <w:shd w:val="clear" w:color="auto" w:fill="auto"/>
            <w:vAlign w:val="center"/>
          </w:tcPr>
          <w:p w14:paraId="46226DF6" w14:textId="251B1200" w:rsidR="00C524DB" w:rsidRPr="00AA0466" w:rsidRDefault="00C524DB" w:rsidP="00C524DB">
            <w:pPr>
              <w:spacing w:after="0"/>
              <w:jc w:val="both"/>
              <w:rPr>
                <w:rFonts w:ascii="Arial" w:hAnsi="Arial" w:cs="Arial"/>
                <w:sz w:val="20"/>
                <w:szCs w:val="20"/>
              </w:rPr>
            </w:pPr>
            <w:ins w:id="318" w:author="Sailis, Debora" w:date="2023-08-31T12:03:00Z">
              <w:r w:rsidRPr="00AA0466">
                <w:rPr>
                  <w:rFonts w:ascii="Arial" w:hAnsi="Arial" w:cs="Arial"/>
                  <w:sz w:val="20"/>
                  <w:szCs w:val="20"/>
                </w:rPr>
                <w:t>All SIs and main subsidiaries</w:t>
              </w:r>
            </w:ins>
            <w:del w:id="319" w:author="Sailis, Debora" w:date="2023-08-31T12:03:00Z">
              <w:r w:rsidRPr="00AA0466" w:rsidDel="00932707">
                <w:rPr>
                  <w:rFonts w:ascii="Arial" w:hAnsi="Arial" w:cs="Arial"/>
                  <w:sz w:val="20"/>
                  <w:szCs w:val="20"/>
                </w:rPr>
                <w:delText xml:space="preserve">Only all SIs </w:delText>
              </w:r>
            </w:del>
          </w:p>
        </w:tc>
      </w:tr>
      <w:tr w:rsidR="00AA343D" w:rsidRPr="00AA0466" w14:paraId="23CA7321" w14:textId="77777777" w:rsidTr="00895574">
        <w:trPr>
          <w:trHeight w:val="573"/>
          <w:ins w:id="320" w:author="Sailis, Debora" w:date="2023-10-05T18:30:00Z"/>
        </w:trPr>
        <w:tc>
          <w:tcPr>
            <w:tcW w:w="743" w:type="dxa"/>
            <w:shd w:val="clear" w:color="auto" w:fill="auto"/>
            <w:vAlign w:val="center"/>
          </w:tcPr>
          <w:p w14:paraId="5B3BB016" w14:textId="5C0FFCAD" w:rsidR="00AA343D" w:rsidRPr="00AA0466" w:rsidRDefault="00AA343D" w:rsidP="00C524DB">
            <w:pPr>
              <w:spacing w:after="0"/>
              <w:jc w:val="both"/>
              <w:rPr>
                <w:ins w:id="321" w:author="Sailis, Debora" w:date="2023-10-05T18:30:00Z"/>
                <w:rFonts w:ascii="Arial" w:hAnsi="Arial" w:cs="Arial"/>
                <w:sz w:val="20"/>
                <w:szCs w:val="20"/>
              </w:rPr>
            </w:pPr>
            <w:ins w:id="322" w:author="Sailis, Debora" w:date="2023-10-05T18:30:00Z">
              <w:r>
                <w:rPr>
                  <w:rFonts w:ascii="Arial" w:hAnsi="Arial" w:cs="Arial"/>
                  <w:sz w:val="20"/>
                  <w:szCs w:val="20"/>
                </w:rPr>
                <w:t>15</w:t>
              </w:r>
            </w:ins>
          </w:p>
        </w:tc>
        <w:tc>
          <w:tcPr>
            <w:tcW w:w="3950" w:type="dxa"/>
            <w:shd w:val="clear" w:color="auto" w:fill="auto"/>
            <w:vAlign w:val="center"/>
          </w:tcPr>
          <w:p w14:paraId="1BDF16F5" w14:textId="3BD4BB15" w:rsidR="00AA343D" w:rsidRPr="00AA0466" w:rsidRDefault="00AA343D" w:rsidP="00C524DB">
            <w:pPr>
              <w:spacing w:after="0"/>
              <w:jc w:val="both"/>
              <w:rPr>
                <w:ins w:id="323" w:author="Sailis, Debora" w:date="2023-10-05T18:30:00Z"/>
                <w:rFonts w:ascii="Arial" w:hAnsi="Arial" w:cs="Arial"/>
                <w:sz w:val="20"/>
                <w:szCs w:val="20"/>
              </w:rPr>
            </w:pPr>
            <w:ins w:id="324" w:author="Sailis, Debora" w:date="2023-10-05T18:31:00Z">
              <w:r w:rsidRPr="00AA343D">
                <w:rPr>
                  <w:rFonts w:ascii="Arial" w:hAnsi="Arial" w:cs="Arial"/>
                  <w:sz w:val="20"/>
                  <w:szCs w:val="20"/>
                </w:rPr>
                <w:t>ESG EBA ad-hoc collection (XBRL format)</w:t>
              </w:r>
              <w:r>
                <w:rPr>
                  <w:rStyle w:val="FootnoteReference"/>
                  <w:rFonts w:ascii="Arial" w:hAnsi="Arial" w:cs="Arial"/>
                  <w:sz w:val="20"/>
                  <w:szCs w:val="20"/>
                </w:rPr>
                <w:footnoteReference w:id="12"/>
              </w:r>
            </w:ins>
          </w:p>
        </w:tc>
        <w:tc>
          <w:tcPr>
            <w:tcW w:w="1640" w:type="dxa"/>
            <w:shd w:val="clear" w:color="auto" w:fill="auto"/>
            <w:vAlign w:val="center"/>
          </w:tcPr>
          <w:p w14:paraId="58807C1C" w14:textId="4DC66945" w:rsidR="00AA343D" w:rsidRPr="00AA0466" w:rsidRDefault="00AA343D" w:rsidP="00C524DB">
            <w:pPr>
              <w:spacing w:after="0"/>
              <w:jc w:val="both"/>
              <w:rPr>
                <w:ins w:id="334" w:author="Sailis, Debora" w:date="2023-10-05T18:30:00Z"/>
                <w:rFonts w:ascii="Arial" w:hAnsi="Arial" w:cs="Arial"/>
                <w:sz w:val="20"/>
                <w:szCs w:val="20"/>
              </w:rPr>
            </w:pPr>
            <w:ins w:id="335" w:author="Sailis, Debora" w:date="2023-10-05T18:31:00Z">
              <w:r>
                <w:rPr>
                  <w:rFonts w:ascii="Arial" w:hAnsi="Arial" w:cs="Arial"/>
                  <w:sz w:val="20"/>
                  <w:szCs w:val="20"/>
                </w:rPr>
                <w:t>Annual</w:t>
              </w:r>
            </w:ins>
          </w:p>
        </w:tc>
        <w:tc>
          <w:tcPr>
            <w:tcW w:w="2198" w:type="dxa"/>
            <w:shd w:val="clear" w:color="auto" w:fill="auto"/>
            <w:vAlign w:val="center"/>
          </w:tcPr>
          <w:p w14:paraId="54262679" w14:textId="26A3C04A" w:rsidR="00AA343D" w:rsidRPr="00AA0466" w:rsidRDefault="00AA343D" w:rsidP="00C524DB">
            <w:pPr>
              <w:spacing w:after="0"/>
              <w:jc w:val="both"/>
              <w:rPr>
                <w:ins w:id="336" w:author="Sailis, Debora" w:date="2023-10-05T18:30:00Z"/>
                <w:rFonts w:ascii="Arial" w:hAnsi="Arial" w:cs="Arial"/>
                <w:sz w:val="20"/>
                <w:szCs w:val="20"/>
              </w:rPr>
            </w:pPr>
            <w:ins w:id="337" w:author="Sailis, Debora" w:date="2023-10-05T18:31:00Z">
              <w:r>
                <w:rPr>
                  <w:rFonts w:ascii="Arial" w:hAnsi="Arial" w:cs="Arial"/>
                  <w:sz w:val="20"/>
                  <w:szCs w:val="20"/>
                </w:rPr>
                <w:t>Euro units</w:t>
              </w:r>
            </w:ins>
          </w:p>
        </w:tc>
        <w:tc>
          <w:tcPr>
            <w:tcW w:w="1854" w:type="dxa"/>
            <w:shd w:val="clear" w:color="auto" w:fill="auto"/>
            <w:vAlign w:val="center"/>
          </w:tcPr>
          <w:p w14:paraId="569EC3CD" w14:textId="7AEEF336" w:rsidR="00AA343D" w:rsidRPr="00AA0466" w:rsidRDefault="00AA343D" w:rsidP="00C524DB">
            <w:pPr>
              <w:spacing w:after="0"/>
              <w:jc w:val="both"/>
              <w:rPr>
                <w:ins w:id="338" w:author="Sailis, Debora" w:date="2023-10-05T18:30:00Z"/>
                <w:rFonts w:ascii="Arial" w:hAnsi="Arial" w:cs="Arial"/>
                <w:sz w:val="20"/>
                <w:szCs w:val="20"/>
              </w:rPr>
            </w:pPr>
            <w:ins w:id="339" w:author="Sailis, Debora" w:date="2023-10-05T18:31:00Z">
              <w:r w:rsidRPr="00AA0466">
                <w:rPr>
                  <w:rFonts w:ascii="Arial" w:hAnsi="Arial" w:cs="Arial"/>
                  <w:sz w:val="20"/>
                  <w:szCs w:val="20"/>
                </w:rPr>
                <w:t>All SIs and main subsidiaries</w:t>
              </w:r>
            </w:ins>
          </w:p>
        </w:tc>
      </w:tr>
      <w:tr w:rsidR="00C524DB" w:rsidRPr="00AA0466" w14:paraId="6E13F2C6" w14:textId="77777777" w:rsidTr="00895574">
        <w:trPr>
          <w:trHeight w:val="588"/>
        </w:trPr>
        <w:tc>
          <w:tcPr>
            <w:tcW w:w="743" w:type="dxa"/>
            <w:shd w:val="clear" w:color="auto" w:fill="auto"/>
            <w:vAlign w:val="center"/>
          </w:tcPr>
          <w:p w14:paraId="77409E5D" w14:textId="629EEC07" w:rsidR="00C524DB" w:rsidRPr="00AA0466" w:rsidRDefault="00C524DB" w:rsidP="00C524DB">
            <w:pPr>
              <w:spacing w:after="0"/>
              <w:jc w:val="both"/>
              <w:rPr>
                <w:rFonts w:ascii="Arial" w:hAnsi="Arial" w:cs="Arial"/>
                <w:sz w:val="20"/>
                <w:szCs w:val="20"/>
              </w:rPr>
            </w:pPr>
            <w:ins w:id="340" w:author="Sailis, Debora" w:date="2023-08-31T12:03:00Z">
              <w:r>
                <w:rPr>
                  <w:rFonts w:ascii="Arial" w:hAnsi="Arial" w:cs="Arial"/>
                  <w:sz w:val="20"/>
                  <w:szCs w:val="20"/>
                </w:rPr>
                <w:t>16</w:t>
              </w:r>
            </w:ins>
            <w:del w:id="341" w:author="Sailis, Debora" w:date="2023-08-31T12:03:00Z">
              <w:r w:rsidRPr="00AA0466" w:rsidDel="00932707">
                <w:rPr>
                  <w:rFonts w:ascii="Arial" w:hAnsi="Arial" w:cs="Arial"/>
                  <w:sz w:val="20"/>
                  <w:szCs w:val="20"/>
                </w:rPr>
                <w:delText>15</w:delText>
              </w:r>
            </w:del>
          </w:p>
        </w:tc>
        <w:tc>
          <w:tcPr>
            <w:tcW w:w="3950" w:type="dxa"/>
            <w:shd w:val="clear" w:color="auto" w:fill="auto"/>
            <w:vAlign w:val="center"/>
          </w:tcPr>
          <w:p w14:paraId="05084163" w14:textId="583AE528" w:rsidR="00C524DB" w:rsidRPr="00AA0466" w:rsidRDefault="00C524DB" w:rsidP="00C524DB">
            <w:pPr>
              <w:spacing w:after="0"/>
              <w:jc w:val="both"/>
              <w:rPr>
                <w:rFonts w:ascii="Arial" w:hAnsi="Arial" w:cs="Arial"/>
                <w:sz w:val="20"/>
                <w:szCs w:val="20"/>
              </w:rPr>
            </w:pPr>
            <w:ins w:id="342" w:author="Sailis, Debora" w:date="2023-08-31T12:03:00Z">
              <w:r>
                <w:rPr>
                  <w:rFonts w:ascii="Arial" w:hAnsi="Arial" w:cs="Arial"/>
                  <w:sz w:val="20"/>
                  <w:szCs w:val="20"/>
                </w:rPr>
                <w:t>Digitalisation</w:t>
              </w:r>
            </w:ins>
            <w:del w:id="343" w:author="Sailis, Debora" w:date="2023-08-31T12:03:00Z">
              <w:r w:rsidRPr="00AA0466" w:rsidDel="00932707">
                <w:rPr>
                  <w:rFonts w:ascii="Arial" w:hAnsi="Arial" w:cs="Arial"/>
                  <w:sz w:val="20"/>
                  <w:szCs w:val="20"/>
                </w:rPr>
                <w:delText>Climate Risk</w:delText>
              </w:r>
            </w:del>
          </w:p>
        </w:tc>
        <w:tc>
          <w:tcPr>
            <w:tcW w:w="1640" w:type="dxa"/>
            <w:shd w:val="clear" w:color="auto" w:fill="auto"/>
            <w:vAlign w:val="center"/>
          </w:tcPr>
          <w:p w14:paraId="28C12026" w14:textId="5CE18A30" w:rsidR="00C524DB" w:rsidRPr="00AA0466" w:rsidRDefault="00C524DB" w:rsidP="00C524DB">
            <w:pPr>
              <w:spacing w:after="0"/>
              <w:jc w:val="both"/>
              <w:rPr>
                <w:rFonts w:ascii="Arial" w:hAnsi="Arial" w:cs="Arial"/>
                <w:sz w:val="20"/>
                <w:szCs w:val="20"/>
              </w:rPr>
            </w:pPr>
            <w:ins w:id="344" w:author="Sailis, Debora" w:date="2023-08-31T12:03:00Z">
              <w:r>
                <w:rPr>
                  <w:rFonts w:ascii="Arial" w:hAnsi="Arial" w:cs="Arial"/>
                  <w:sz w:val="20"/>
                  <w:szCs w:val="20"/>
                </w:rPr>
                <w:t>Annual</w:t>
              </w:r>
            </w:ins>
            <w:del w:id="345"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13FB1997" w14:textId="5E712550" w:rsidR="00C524DB" w:rsidRPr="00AA0466" w:rsidRDefault="00C524DB" w:rsidP="00C524DB">
            <w:pPr>
              <w:spacing w:after="0"/>
              <w:jc w:val="both"/>
              <w:rPr>
                <w:rFonts w:ascii="Arial" w:hAnsi="Arial" w:cs="Arial"/>
                <w:sz w:val="20"/>
                <w:szCs w:val="20"/>
              </w:rPr>
            </w:pPr>
            <w:ins w:id="346" w:author="Sailis, Debora" w:date="2023-08-31T12:03:00Z">
              <w:r>
                <w:rPr>
                  <w:rFonts w:ascii="Arial" w:hAnsi="Arial" w:cs="Arial"/>
                  <w:sz w:val="20"/>
                  <w:szCs w:val="20"/>
                </w:rPr>
                <w:t xml:space="preserve"> </w:t>
              </w:r>
            </w:ins>
            <w:ins w:id="347" w:author="Sailis, Debora" w:date="2023-10-05T18:30:00Z">
              <w:r w:rsidR="00AA343D" w:rsidRPr="00AA0466">
                <w:rPr>
                  <w:rFonts w:ascii="Arial" w:hAnsi="Arial" w:cs="Arial"/>
                  <w:sz w:val="20"/>
                  <w:szCs w:val="20"/>
                </w:rPr>
                <w:t>Euro Thousands</w:t>
              </w:r>
            </w:ins>
            <w:del w:id="348" w:author="Sailis, Debora" w:date="2023-08-31T12:03:00Z">
              <w:r w:rsidRPr="00AA0466" w:rsidDel="00932707">
                <w:rPr>
                  <w:rFonts w:ascii="Arial" w:hAnsi="Arial" w:cs="Arial"/>
                  <w:sz w:val="20"/>
                  <w:szCs w:val="20"/>
                </w:rPr>
                <w:delText>Euro Thousands</w:delText>
              </w:r>
            </w:del>
          </w:p>
        </w:tc>
        <w:tc>
          <w:tcPr>
            <w:tcW w:w="1854" w:type="dxa"/>
            <w:shd w:val="clear" w:color="auto" w:fill="auto"/>
            <w:vAlign w:val="center"/>
          </w:tcPr>
          <w:p w14:paraId="231169C8" w14:textId="1004137D" w:rsidR="00C524DB" w:rsidRPr="00AA0466" w:rsidRDefault="00C524DB" w:rsidP="00C524DB">
            <w:pPr>
              <w:spacing w:after="0"/>
              <w:jc w:val="both"/>
              <w:rPr>
                <w:rFonts w:ascii="Arial" w:hAnsi="Arial" w:cs="Arial"/>
                <w:sz w:val="20"/>
                <w:szCs w:val="20"/>
              </w:rPr>
            </w:pPr>
            <w:ins w:id="349" w:author="Sailis, Debora" w:date="2023-08-31T12:03:00Z">
              <w:r w:rsidRPr="00AA0466">
                <w:rPr>
                  <w:rFonts w:ascii="Arial" w:hAnsi="Arial" w:cs="Arial"/>
                  <w:sz w:val="20"/>
                  <w:szCs w:val="20"/>
                </w:rPr>
                <w:t>Only all SIs</w:t>
              </w:r>
            </w:ins>
            <w:del w:id="350" w:author="Sailis, Debora" w:date="2023-08-31T12:03:00Z">
              <w:r w:rsidRPr="00AA0466" w:rsidDel="00932707">
                <w:rPr>
                  <w:rFonts w:ascii="Arial" w:hAnsi="Arial" w:cs="Arial"/>
                  <w:sz w:val="20"/>
                  <w:szCs w:val="20"/>
                </w:rPr>
                <w:delText>All SIs and main subsidiaries</w:delText>
              </w:r>
            </w:del>
          </w:p>
        </w:tc>
      </w:tr>
      <w:tr w:rsidR="00C524DB" w:rsidRPr="00AA0466" w14:paraId="29054705" w14:textId="77777777" w:rsidTr="00895574">
        <w:trPr>
          <w:trHeight w:val="588"/>
          <w:ins w:id="351" w:author="Sailis, Debora" w:date="2023-08-21T17:08:00Z"/>
        </w:trPr>
        <w:tc>
          <w:tcPr>
            <w:tcW w:w="743" w:type="dxa"/>
            <w:shd w:val="clear" w:color="auto" w:fill="auto"/>
            <w:vAlign w:val="center"/>
          </w:tcPr>
          <w:p w14:paraId="377E98F3" w14:textId="643E5F15" w:rsidR="00C524DB" w:rsidRPr="00AA0466" w:rsidRDefault="00C524DB" w:rsidP="00C524DB">
            <w:pPr>
              <w:spacing w:after="0"/>
              <w:jc w:val="both"/>
              <w:rPr>
                <w:ins w:id="352" w:author="Sailis, Debora" w:date="2023-08-21T17:08:00Z"/>
                <w:rFonts w:ascii="Arial" w:hAnsi="Arial" w:cs="Arial"/>
                <w:sz w:val="20"/>
                <w:szCs w:val="20"/>
              </w:rPr>
            </w:pPr>
            <w:ins w:id="353" w:author="Sailis, Debora" w:date="2023-08-31T12:03:00Z">
              <w:r>
                <w:rPr>
                  <w:rFonts w:ascii="Arial" w:hAnsi="Arial" w:cs="Arial"/>
                  <w:sz w:val="20"/>
                  <w:szCs w:val="20"/>
                </w:rPr>
                <w:t>17</w:t>
              </w:r>
            </w:ins>
          </w:p>
        </w:tc>
        <w:tc>
          <w:tcPr>
            <w:tcW w:w="3950" w:type="dxa"/>
            <w:shd w:val="clear" w:color="auto" w:fill="auto"/>
            <w:vAlign w:val="center"/>
          </w:tcPr>
          <w:p w14:paraId="0EBE735A" w14:textId="0D113CA9" w:rsidR="00C524DB" w:rsidRPr="00AA0466" w:rsidRDefault="00C524DB" w:rsidP="00C524DB">
            <w:pPr>
              <w:spacing w:after="0"/>
              <w:jc w:val="both"/>
              <w:rPr>
                <w:ins w:id="354" w:author="Sailis, Debora" w:date="2023-08-21T17:08:00Z"/>
                <w:rFonts w:ascii="Arial" w:hAnsi="Arial" w:cs="Arial"/>
                <w:sz w:val="20"/>
                <w:szCs w:val="20"/>
              </w:rPr>
            </w:pPr>
            <w:ins w:id="355" w:author="Sailis, Debora" w:date="2023-08-31T12:03:00Z">
              <w:r>
                <w:rPr>
                  <w:rFonts w:ascii="Arial" w:hAnsi="Arial" w:cs="Arial"/>
                  <w:sz w:val="20"/>
                  <w:szCs w:val="20"/>
                </w:rPr>
                <w:t>Leveraged Finance</w:t>
              </w:r>
            </w:ins>
          </w:p>
        </w:tc>
        <w:tc>
          <w:tcPr>
            <w:tcW w:w="1640" w:type="dxa"/>
            <w:shd w:val="clear" w:color="auto" w:fill="auto"/>
            <w:vAlign w:val="center"/>
          </w:tcPr>
          <w:p w14:paraId="3B5C0BB4" w14:textId="5B355803" w:rsidR="00C524DB" w:rsidRPr="00AA0466" w:rsidRDefault="00C524DB" w:rsidP="00C524DB">
            <w:pPr>
              <w:spacing w:after="0"/>
              <w:jc w:val="both"/>
              <w:rPr>
                <w:ins w:id="356" w:author="Sailis, Debora" w:date="2023-08-21T17:08:00Z"/>
                <w:rFonts w:ascii="Arial" w:hAnsi="Arial" w:cs="Arial"/>
                <w:sz w:val="20"/>
                <w:szCs w:val="20"/>
              </w:rPr>
            </w:pPr>
            <w:ins w:id="357" w:author="Sailis, Debora" w:date="2023-08-31T12:03:00Z">
              <w:r>
                <w:rPr>
                  <w:rFonts w:ascii="Arial" w:hAnsi="Arial" w:cs="Arial"/>
                  <w:sz w:val="20"/>
                  <w:szCs w:val="20"/>
                </w:rPr>
                <w:t>Quarterly</w:t>
              </w:r>
            </w:ins>
          </w:p>
        </w:tc>
        <w:tc>
          <w:tcPr>
            <w:tcW w:w="2198" w:type="dxa"/>
            <w:shd w:val="clear" w:color="auto" w:fill="auto"/>
            <w:vAlign w:val="center"/>
          </w:tcPr>
          <w:p w14:paraId="5539C138" w14:textId="5B57744F" w:rsidR="00C524DB" w:rsidRPr="00AA0466" w:rsidRDefault="00C524DB" w:rsidP="00C524DB">
            <w:pPr>
              <w:spacing w:after="0"/>
              <w:jc w:val="both"/>
              <w:rPr>
                <w:ins w:id="358" w:author="Sailis, Debora" w:date="2023-08-21T17:08:00Z"/>
                <w:rFonts w:ascii="Arial" w:hAnsi="Arial" w:cs="Arial"/>
                <w:sz w:val="20"/>
                <w:szCs w:val="20"/>
              </w:rPr>
            </w:pPr>
            <w:ins w:id="359" w:author="Sailis, Debora" w:date="2023-08-31T12:03:00Z">
              <w:r>
                <w:rPr>
                  <w:rFonts w:ascii="Arial" w:hAnsi="Arial" w:cs="Arial"/>
                  <w:sz w:val="20"/>
                  <w:szCs w:val="20"/>
                </w:rPr>
                <w:t>Euro Thousands</w:t>
              </w:r>
            </w:ins>
          </w:p>
        </w:tc>
        <w:tc>
          <w:tcPr>
            <w:tcW w:w="1854" w:type="dxa"/>
            <w:shd w:val="clear" w:color="auto" w:fill="auto"/>
            <w:vAlign w:val="center"/>
          </w:tcPr>
          <w:p w14:paraId="23B67077" w14:textId="750B3B53" w:rsidR="00C524DB" w:rsidRPr="00AA0466" w:rsidRDefault="00C524DB" w:rsidP="00C524DB">
            <w:pPr>
              <w:spacing w:after="0"/>
              <w:jc w:val="both"/>
              <w:rPr>
                <w:ins w:id="360" w:author="Sailis, Debora" w:date="2023-08-21T17:08:00Z"/>
                <w:rFonts w:ascii="Arial" w:hAnsi="Arial" w:cs="Arial"/>
                <w:sz w:val="20"/>
                <w:szCs w:val="20"/>
              </w:rPr>
            </w:pPr>
            <w:ins w:id="361" w:author="Sailis, Debora" w:date="2023-08-31T12:03:00Z">
              <w:r>
                <w:rPr>
                  <w:rFonts w:ascii="Arial" w:hAnsi="Arial" w:cs="Arial"/>
                  <w:sz w:val="20"/>
                  <w:szCs w:val="20"/>
                </w:rPr>
                <w:t>Only SIs that have been informed by the JST</w:t>
              </w:r>
              <w:r>
                <w:rPr>
                  <w:rStyle w:val="FootnoteReference"/>
                  <w:rFonts w:ascii="Arial" w:hAnsi="Arial" w:cs="Arial"/>
                  <w:sz w:val="20"/>
                  <w:szCs w:val="20"/>
                </w:rPr>
                <w:footnoteReference w:id="13"/>
              </w:r>
            </w:ins>
          </w:p>
        </w:tc>
      </w:tr>
      <w:tr w:rsidR="00C524DB" w:rsidRPr="00AA0466" w14:paraId="2EF0562C" w14:textId="77777777" w:rsidTr="00932707">
        <w:tblPrEx>
          <w:tblW w:w="10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Change w:id="366" w:author="Sailis, Debora" w:date="2023-08-31T12:03:00Z">
            <w:tblPrEx>
              <w:tblW w:w="1038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Ex>
          </w:tblPrExChange>
        </w:tblPrEx>
        <w:trPr>
          <w:trHeight w:val="588"/>
          <w:ins w:id="367" w:author="Sailis, Debora" w:date="2023-08-21T17:08:00Z"/>
          <w:trPrChange w:id="368" w:author="Sailis, Debora" w:date="2023-08-31T12:03:00Z">
            <w:trPr>
              <w:gridBefore w:val="1"/>
              <w:trHeight w:val="588"/>
            </w:trPr>
          </w:trPrChange>
        </w:trPr>
        <w:tc>
          <w:tcPr>
            <w:tcW w:w="743" w:type="dxa"/>
            <w:vAlign w:val="center"/>
            <w:tcPrChange w:id="369" w:author="Sailis, Debora" w:date="2023-08-31T12:03:00Z">
              <w:tcPr>
                <w:tcW w:w="743" w:type="dxa"/>
                <w:gridSpan w:val="2"/>
                <w:shd w:val="clear" w:color="auto" w:fill="auto"/>
                <w:vAlign w:val="center"/>
              </w:tcPr>
            </w:tcPrChange>
          </w:tcPr>
          <w:p w14:paraId="3E63E79A" w14:textId="30976B9A" w:rsidR="00C524DB" w:rsidRPr="00AA0466" w:rsidRDefault="00C524DB" w:rsidP="00C524DB">
            <w:pPr>
              <w:spacing w:after="0"/>
              <w:jc w:val="both"/>
              <w:rPr>
                <w:ins w:id="370" w:author="Sailis, Debora" w:date="2023-08-21T17:08:00Z"/>
                <w:rFonts w:ascii="Arial" w:hAnsi="Arial" w:cs="Arial"/>
                <w:sz w:val="20"/>
                <w:szCs w:val="20"/>
              </w:rPr>
            </w:pPr>
            <w:ins w:id="371" w:author="Sailis, Debora" w:date="2023-08-31T12:03:00Z">
              <w:r w:rsidRPr="00AA0466">
                <w:rPr>
                  <w:rFonts w:ascii="Arial" w:hAnsi="Arial" w:cs="Arial"/>
                  <w:sz w:val="20"/>
                  <w:szCs w:val="20"/>
                </w:rPr>
                <w:t>A1</w:t>
              </w:r>
            </w:ins>
          </w:p>
        </w:tc>
        <w:tc>
          <w:tcPr>
            <w:tcW w:w="3950" w:type="dxa"/>
            <w:shd w:val="clear" w:color="auto" w:fill="auto"/>
            <w:vAlign w:val="center"/>
            <w:tcPrChange w:id="372" w:author="Sailis, Debora" w:date="2023-08-31T12:03:00Z">
              <w:tcPr>
                <w:tcW w:w="3950" w:type="dxa"/>
                <w:gridSpan w:val="2"/>
                <w:shd w:val="clear" w:color="auto" w:fill="auto"/>
                <w:vAlign w:val="center"/>
              </w:tcPr>
            </w:tcPrChange>
          </w:tcPr>
          <w:p w14:paraId="19B8D291" w14:textId="0E543A38" w:rsidR="00C524DB" w:rsidRPr="00AA0466" w:rsidRDefault="00C524DB" w:rsidP="00C524DB">
            <w:pPr>
              <w:spacing w:after="0"/>
              <w:jc w:val="both"/>
              <w:rPr>
                <w:ins w:id="373" w:author="Sailis, Debora" w:date="2023-08-21T17:08:00Z"/>
                <w:rFonts w:ascii="Arial" w:hAnsi="Arial" w:cs="Arial"/>
                <w:sz w:val="20"/>
                <w:szCs w:val="20"/>
              </w:rPr>
            </w:pPr>
            <w:ins w:id="374" w:author="Sailis, Debora" w:date="2023-08-31T12:03:00Z">
              <w:r w:rsidRPr="00AA0466">
                <w:rPr>
                  <w:rFonts w:ascii="Arial" w:hAnsi="Arial" w:cs="Arial"/>
                  <w:sz w:val="20"/>
                  <w:szCs w:val="20"/>
                </w:rPr>
                <w:t>IRRBB for minor subsidiaries</w:t>
              </w:r>
            </w:ins>
          </w:p>
        </w:tc>
        <w:tc>
          <w:tcPr>
            <w:tcW w:w="1640" w:type="dxa"/>
            <w:shd w:val="clear" w:color="auto" w:fill="auto"/>
            <w:vAlign w:val="center"/>
            <w:tcPrChange w:id="375" w:author="Sailis, Debora" w:date="2023-08-31T12:03:00Z">
              <w:tcPr>
                <w:tcW w:w="1640" w:type="dxa"/>
                <w:gridSpan w:val="2"/>
                <w:shd w:val="clear" w:color="auto" w:fill="auto"/>
                <w:vAlign w:val="center"/>
              </w:tcPr>
            </w:tcPrChange>
          </w:tcPr>
          <w:p w14:paraId="6272D36C" w14:textId="470DFC27" w:rsidR="00C524DB" w:rsidRPr="00AA0466" w:rsidRDefault="00C524DB" w:rsidP="00C524DB">
            <w:pPr>
              <w:spacing w:after="0"/>
              <w:jc w:val="both"/>
              <w:rPr>
                <w:ins w:id="376" w:author="Sailis, Debora" w:date="2023-08-21T17:08:00Z"/>
                <w:rFonts w:ascii="Arial" w:hAnsi="Arial" w:cs="Arial"/>
                <w:sz w:val="20"/>
                <w:szCs w:val="20"/>
              </w:rPr>
            </w:pPr>
            <w:ins w:id="377" w:author="Sailis, Debora" w:date="2023-08-31T12:03:00Z">
              <w:r w:rsidRPr="00AA0466">
                <w:rPr>
                  <w:rFonts w:ascii="Arial" w:hAnsi="Arial" w:cs="Arial"/>
                  <w:sz w:val="20"/>
                  <w:szCs w:val="20"/>
                </w:rPr>
                <w:t>Annual</w:t>
              </w:r>
            </w:ins>
          </w:p>
        </w:tc>
        <w:tc>
          <w:tcPr>
            <w:tcW w:w="2198" w:type="dxa"/>
            <w:shd w:val="clear" w:color="auto" w:fill="auto"/>
            <w:vAlign w:val="center"/>
            <w:tcPrChange w:id="378" w:author="Sailis, Debora" w:date="2023-08-31T12:03:00Z">
              <w:tcPr>
                <w:tcW w:w="2198" w:type="dxa"/>
                <w:gridSpan w:val="2"/>
                <w:shd w:val="clear" w:color="auto" w:fill="auto"/>
                <w:vAlign w:val="center"/>
              </w:tcPr>
            </w:tcPrChange>
          </w:tcPr>
          <w:p w14:paraId="6A25D2C3" w14:textId="57FA2805" w:rsidR="00C524DB" w:rsidRPr="00AA0466" w:rsidRDefault="00C524DB" w:rsidP="00C524DB">
            <w:pPr>
              <w:spacing w:after="0"/>
              <w:jc w:val="both"/>
              <w:rPr>
                <w:ins w:id="379" w:author="Sailis, Debora" w:date="2023-08-21T17:08:00Z"/>
                <w:rFonts w:ascii="Arial" w:hAnsi="Arial" w:cs="Arial"/>
                <w:sz w:val="20"/>
                <w:szCs w:val="20"/>
              </w:rPr>
            </w:pPr>
            <w:ins w:id="380" w:author="Sailis, Debora" w:date="2023-08-31T12:03:00Z">
              <w:r w:rsidRPr="00AA0466">
                <w:rPr>
                  <w:rFonts w:ascii="Arial" w:hAnsi="Arial" w:cs="Arial"/>
                  <w:sz w:val="20"/>
                  <w:szCs w:val="20"/>
                </w:rPr>
                <w:t>Euro Thousands</w:t>
              </w:r>
            </w:ins>
          </w:p>
        </w:tc>
        <w:tc>
          <w:tcPr>
            <w:tcW w:w="1854" w:type="dxa"/>
            <w:vAlign w:val="center"/>
            <w:tcPrChange w:id="381" w:author="Sailis, Debora" w:date="2023-08-31T12:03:00Z">
              <w:tcPr>
                <w:tcW w:w="1854" w:type="dxa"/>
                <w:gridSpan w:val="2"/>
                <w:shd w:val="clear" w:color="auto" w:fill="auto"/>
                <w:vAlign w:val="center"/>
              </w:tcPr>
            </w:tcPrChange>
          </w:tcPr>
          <w:p w14:paraId="48137EB2" w14:textId="296E01C8" w:rsidR="00C524DB" w:rsidRPr="00AA0466" w:rsidRDefault="00C524DB" w:rsidP="00C524DB">
            <w:pPr>
              <w:spacing w:after="0"/>
              <w:jc w:val="both"/>
              <w:rPr>
                <w:ins w:id="382" w:author="Sailis, Debora" w:date="2023-08-21T17:08:00Z"/>
                <w:rFonts w:ascii="Arial" w:hAnsi="Arial" w:cs="Arial"/>
                <w:sz w:val="20"/>
                <w:szCs w:val="20"/>
              </w:rPr>
            </w:pPr>
            <w:ins w:id="383" w:author="Sailis, Debora" w:date="2023-08-31T12:03:00Z">
              <w:r w:rsidRPr="00AA0466">
                <w:rPr>
                  <w:rFonts w:ascii="Arial" w:hAnsi="Arial" w:cs="Arial"/>
                  <w:sz w:val="20"/>
                  <w:szCs w:val="20"/>
                </w:rPr>
                <w:t>Minor subsidiaries</w:t>
              </w:r>
            </w:ins>
          </w:p>
        </w:tc>
      </w:tr>
      <w:tr w:rsidR="00C524DB" w:rsidRPr="00AA0466" w14:paraId="2CFEA757" w14:textId="77777777" w:rsidTr="00895574">
        <w:trPr>
          <w:trHeight w:val="573"/>
        </w:trPr>
        <w:tc>
          <w:tcPr>
            <w:tcW w:w="743" w:type="dxa"/>
            <w:vAlign w:val="center"/>
          </w:tcPr>
          <w:p w14:paraId="6DB1883C" w14:textId="503860DA" w:rsidR="00C524DB" w:rsidRPr="00AA0466" w:rsidRDefault="00C524DB" w:rsidP="00C524DB">
            <w:pPr>
              <w:spacing w:after="0"/>
              <w:jc w:val="both"/>
              <w:rPr>
                <w:rFonts w:ascii="Arial" w:hAnsi="Arial" w:cs="Arial"/>
                <w:sz w:val="20"/>
                <w:szCs w:val="20"/>
              </w:rPr>
            </w:pPr>
            <w:ins w:id="384" w:author="Sailis, Debora" w:date="2023-08-31T12:03:00Z">
              <w:r w:rsidRPr="00AA0466">
                <w:rPr>
                  <w:rFonts w:ascii="Arial" w:hAnsi="Arial" w:cs="Arial"/>
                  <w:sz w:val="20"/>
                  <w:szCs w:val="20"/>
                </w:rPr>
                <w:t>A2</w:t>
              </w:r>
            </w:ins>
            <w:del w:id="385" w:author="Sailis, Debora" w:date="2023-08-31T12:03:00Z">
              <w:r w:rsidRPr="00AA0466" w:rsidDel="00932707">
                <w:rPr>
                  <w:rFonts w:ascii="Arial" w:hAnsi="Arial" w:cs="Arial"/>
                  <w:sz w:val="20"/>
                  <w:szCs w:val="20"/>
                </w:rPr>
                <w:delText>A1</w:delText>
              </w:r>
            </w:del>
          </w:p>
        </w:tc>
        <w:tc>
          <w:tcPr>
            <w:tcW w:w="3950" w:type="dxa"/>
            <w:shd w:val="clear" w:color="auto" w:fill="auto"/>
            <w:vAlign w:val="center"/>
          </w:tcPr>
          <w:p w14:paraId="4EC45A4F" w14:textId="7B27B185" w:rsidR="00C524DB" w:rsidRPr="00AA0466" w:rsidRDefault="00C524DB" w:rsidP="00C524DB">
            <w:pPr>
              <w:spacing w:after="0"/>
              <w:jc w:val="both"/>
              <w:rPr>
                <w:rFonts w:ascii="Arial" w:hAnsi="Arial" w:cs="Arial"/>
                <w:sz w:val="20"/>
                <w:szCs w:val="20"/>
              </w:rPr>
            </w:pPr>
            <w:ins w:id="386" w:author="Sailis, Debora" w:date="2023-08-31T12:03:00Z">
              <w:r w:rsidRPr="00AA0466">
                <w:rPr>
                  <w:rFonts w:ascii="Arial" w:hAnsi="Arial" w:cs="Arial"/>
                  <w:sz w:val="20"/>
                  <w:szCs w:val="20"/>
                </w:rPr>
                <w:t>OpRisk losses for minor subsidiaries</w:t>
              </w:r>
            </w:ins>
            <w:del w:id="387" w:author="Sailis, Debora" w:date="2023-08-31T12:03:00Z">
              <w:r w:rsidRPr="00AA0466" w:rsidDel="00932707">
                <w:rPr>
                  <w:rFonts w:ascii="Arial" w:hAnsi="Arial" w:cs="Arial"/>
                  <w:sz w:val="20"/>
                  <w:szCs w:val="20"/>
                </w:rPr>
                <w:delText>IRRBB for minor subsidiaries</w:delText>
              </w:r>
            </w:del>
          </w:p>
        </w:tc>
        <w:tc>
          <w:tcPr>
            <w:tcW w:w="1640" w:type="dxa"/>
            <w:shd w:val="clear" w:color="auto" w:fill="auto"/>
            <w:vAlign w:val="center"/>
          </w:tcPr>
          <w:p w14:paraId="5DC973EC" w14:textId="66D7FF5B" w:rsidR="00C524DB" w:rsidRPr="00AA0466" w:rsidRDefault="00C524DB" w:rsidP="00C524DB">
            <w:pPr>
              <w:spacing w:after="0"/>
              <w:jc w:val="both"/>
              <w:rPr>
                <w:rFonts w:ascii="Arial" w:hAnsi="Arial" w:cs="Arial"/>
                <w:sz w:val="20"/>
                <w:szCs w:val="20"/>
              </w:rPr>
            </w:pPr>
            <w:ins w:id="388" w:author="Sailis, Debora" w:date="2023-08-31T12:03:00Z">
              <w:r w:rsidRPr="00AA0466">
                <w:rPr>
                  <w:rFonts w:ascii="Arial" w:hAnsi="Arial" w:cs="Arial"/>
                  <w:sz w:val="20"/>
                  <w:szCs w:val="20"/>
                </w:rPr>
                <w:t>Annual</w:t>
              </w:r>
            </w:ins>
            <w:del w:id="389"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1470FBCE" w14:textId="5E1E3D8A" w:rsidR="00C524DB" w:rsidRPr="00AA0466" w:rsidRDefault="00C524DB" w:rsidP="00C524DB">
            <w:pPr>
              <w:spacing w:after="0"/>
              <w:jc w:val="both"/>
              <w:rPr>
                <w:rFonts w:ascii="Arial" w:hAnsi="Arial" w:cs="Arial"/>
                <w:sz w:val="20"/>
                <w:szCs w:val="20"/>
              </w:rPr>
            </w:pPr>
            <w:ins w:id="390" w:author="Sailis, Debora" w:date="2023-08-31T12:03:00Z">
              <w:r w:rsidRPr="00AA0466">
                <w:rPr>
                  <w:rFonts w:ascii="Arial" w:hAnsi="Arial" w:cs="Arial"/>
                  <w:sz w:val="20"/>
                  <w:szCs w:val="20"/>
                </w:rPr>
                <w:t>Euro Thousands</w:t>
              </w:r>
            </w:ins>
            <w:del w:id="391" w:author="Sailis, Debora" w:date="2023-08-31T12:03:00Z">
              <w:r w:rsidRPr="00AA0466" w:rsidDel="00932707">
                <w:rPr>
                  <w:rFonts w:ascii="Arial" w:hAnsi="Arial" w:cs="Arial"/>
                  <w:sz w:val="20"/>
                  <w:szCs w:val="20"/>
                </w:rPr>
                <w:delText>Euro Thousands</w:delText>
              </w:r>
            </w:del>
          </w:p>
        </w:tc>
        <w:tc>
          <w:tcPr>
            <w:tcW w:w="1854" w:type="dxa"/>
            <w:vAlign w:val="center"/>
          </w:tcPr>
          <w:p w14:paraId="4D78C3DC" w14:textId="2D64A44B" w:rsidR="00C524DB" w:rsidRPr="00AA0466" w:rsidRDefault="00C524DB" w:rsidP="00C524DB">
            <w:pPr>
              <w:spacing w:after="0"/>
              <w:jc w:val="both"/>
              <w:rPr>
                <w:rFonts w:ascii="Arial" w:hAnsi="Arial" w:cs="Arial"/>
                <w:sz w:val="20"/>
                <w:szCs w:val="20"/>
              </w:rPr>
            </w:pPr>
            <w:ins w:id="392" w:author="Sailis, Debora" w:date="2023-08-31T12:03:00Z">
              <w:r w:rsidRPr="00AA0466">
                <w:rPr>
                  <w:rFonts w:ascii="Arial" w:hAnsi="Arial" w:cs="Arial"/>
                  <w:sz w:val="20"/>
                  <w:szCs w:val="20"/>
                </w:rPr>
                <w:t>Minor subsidiaries not providing full details in COREP sheet C17</w:t>
              </w:r>
            </w:ins>
            <w:del w:id="393" w:author="Sailis, Debora" w:date="2023-08-31T12:03:00Z">
              <w:r w:rsidRPr="00AA0466" w:rsidDel="00932707">
                <w:rPr>
                  <w:rFonts w:ascii="Arial" w:hAnsi="Arial" w:cs="Arial"/>
                  <w:sz w:val="20"/>
                  <w:szCs w:val="20"/>
                </w:rPr>
                <w:delText>Minor subsidiaries</w:delText>
              </w:r>
            </w:del>
          </w:p>
        </w:tc>
      </w:tr>
      <w:tr w:rsidR="00C524DB" w:rsidRPr="00AA0466" w14:paraId="48B7F74E" w14:textId="77777777" w:rsidTr="00895574">
        <w:trPr>
          <w:trHeight w:val="1751"/>
        </w:trPr>
        <w:tc>
          <w:tcPr>
            <w:tcW w:w="743" w:type="dxa"/>
            <w:vAlign w:val="center"/>
          </w:tcPr>
          <w:p w14:paraId="2C86CAA7" w14:textId="506ABE29" w:rsidR="00C524DB" w:rsidRPr="00AA0466" w:rsidRDefault="00C524DB" w:rsidP="00C524DB">
            <w:pPr>
              <w:spacing w:after="0"/>
              <w:jc w:val="both"/>
              <w:rPr>
                <w:rFonts w:ascii="Arial" w:hAnsi="Arial" w:cs="Arial"/>
                <w:sz w:val="20"/>
                <w:szCs w:val="20"/>
              </w:rPr>
            </w:pPr>
            <w:ins w:id="394" w:author="Sailis, Debora" w:date="2023-08-31T12:03:00Z">
              <w:r w:rsidRPr="00AA0466">
                <w:rPr>
                  <w:rFonts w:ascii="Arial" w:hAnsi="Arial" w:cs="Arial"/>
                  <w:sz w:val="20"/>
                  <w:szCs w:val="20"/>
                </w:rPr>
                <w:t>A3</w:t>
              </w:r>
            </w:ins>
            <w:del w:id="395" w:author="Sailis, Debora" w:date="2023-08-31T12:03:00Z">
              <w:r w:rsidRPr="00AA0466" w:rsidDel="00932707">
                <w:rPr>
                  <w:rFonts w:ascii="Arial" w:hAnsi="Arial" w:cs="Arial"/>
                  <w:sz w:val="20"/>
                  <w:szCs w:val="20"/>
                </w:rPr>
                <w:delText>A2</w:delText>
              </w:r>
            </w:del>
          </w:p>
        </w:tc>
        <w:tc>
          <w:tcPr>
            <w:tcW w:w="3950" w:type="dxa"/>
            <w:shd w:val="clear" w:color="auto" w:fill="auto"/>
            <w:vAlign w:val="center"/>
          </w:tcPr>
          <w:p w14:paraId="4A19207D" w14:textId="75C19E83" w:rsidR="00C524DB" w:rsidRPr="00AA0466" w:rsidRDefault="00C524DB" w:rsidP="00C524DB">
            <w:pPr>
              <w:spacing w:after="0"/>
              <w:jc w:val="both"/>
              <w:rPr>
                <w:rFonts w:ascii="Arial" w:hAnsi="Arial" w:cs="Arial"/>
                <w:sz w:val="20"/>
                <w:szCs w:val="20"/>
              </w:rPr>
            </w:pPr>
            <w:ins w:id="396" w:author="Sailis, Debora" w:date="2023-08-31T12:03:00Z">
              <w:r w:rsidRPr="00AA0466">
                <w:rPr>
                  <w:rFonts w:ascii="Arial" w:hAnsi="Arial" w:cs="Arial"/>
                  <w:sz w:val="20"/>
                  <w:szCs w:val="20"/>
                </w:rPr>
                <w:t>Profitability (non-recurring events)</w:t>
              </w:r>
            </w:ins>
            <w:del w:id="397" w:author="Sailis, Debora" w:date="2023-08-31T12:03:00Z">
              <w:r w:rsidRPr="00AA0466" w:rsidDel="00932707">
                <w:rPr>
                  <w:rFonts w:ascii="Arial" w:hAnsi="Arial" w:cs="Arial"/>
                  <w:sz w:val="20"/>
                  <w:szCs w:val="20"/>
                </w:rPr>
                <w:delText>OpRisk losses for minor subsidiaries</w:delText>
              </w:r>
            </w:del>
          </w:p>
        </w:tc>
        <w:tc>
          <w:tcPr>
            <w:tcW w:w="1640" w:type="dxa"/>
            <w:shd w:val="clear" w:color="auto" w:fill="auto"/>
            <w:vAlign w:val="center"/>
          </w:tcPr>
          <w:p w14:paraId="4100419D" w14:textId="132FCF9B" w:rsidR="00C524DB" w:rsidRPr="00AA0466" w:rsidRDefault="00C524DB" w:rsidP="00C524DB">
            <w:pPr>
              <w:spacing w:after="0"/>
              <w:jc w:val="both"/>
              <w:rPr>
                <w:rFonts w:ascii="Arial" w:hAnsi="Arial" w:cs="Arial"/>
                <w:sz w:val="20"/>
                <w:szCs w:val="20"/>
              </w:rPr>
            </w:pPr>
            <w:ins w:id="398" w:author="Sailis, Debora" w:date="2023-08-31T12:03:00Z">
              <w:r w:rsidRPr="00AA0466">
                <w:rPr>
                  <w:rFonts w:ascii="Arial" w:hAnsi="Arial" w:cs="Arial"/>
                  <w:sz w:val="20"/>
                  <w:szCs w:val="20"/>
                </w:rPr>
                <w:t>Annual</w:t>
              </w:r>
            </w:ins>
            <w:del w:id="399" w:author="Sailis, Debora" w:date="2023-08-31T12:03:00Z">
              <w:r w:rsidRPr="00AA0466" w:rsidDel="00932707">
                <w:rPr>
                  <w:rFonts w:ascii="Arial" w:hAnsi="Arial" w:cs="Arial"/>
                  <w:sz w:val="20"/>
                  <w:szCs w:val="20"/>
                </w:rPr>
                <w:delText>Annual</w:delText>
              </w:r>
            </w:del>
          </w:p>
        </w:tc>
        <w:tc>
          <w:tcPr>
            <w:tcW w:w="2198" w:type="dxa"/>
            <w:shd w:val="clear" w:color="auto" w:fill="auto"/>
            <w:vAlign w:val="center"/>
          </w:tcPr>
          <w:p w14:paraId="41E1F495" w14:textId="4DD96F9F" w:rsidR="00C524DB" w:rsidRPr="00AA0466" w:rsidRDefault="00C524DB" w:rsidP="00C524DB">
            <w:pPr>
              <w:spacing w:after="0"/>
              <w:jc w:val="both"/>
              <w:rPr>
                <w:rFonts w:ascii="Arial" w:hAnsi="Arial" w:cs="Arial"/>
                <w:sz w:val="20"/>
                <w:szCs w:val="20"/>
              </w:rPr>
            </w:pPr>
            <w:ins w:id="400" w:author="Sailis, Debora" w:date="2023-08-31T12:03:00Z">
              <w:r w:rsidRPr="00AA0466">
                <w:rPr>
                  <w:rFonts w:ascii="Arial" w:hAnsi="Arial" w:cs="Arial"/>
                  <w:sz w:val="20"/>
                  <w:szCs w:val="20"/>
                </w:rPr>
                <w:t>Euro Thousands</w:t>
              </w:r>
            </w:ins>
            <w:del w:id="401" w:author="Sailis, Debora" w:date="2023-08-31T12:03:00Z">
              <w:r w:rsidRPr="00AA0466" w:rsidDel="00932707">
                <w:rPr>
                  <w:rFonts w:ascii="Arial" w:hAnsi="Arial" w:cs="Arial"/>
                  <w:sz w:val="20"/>
                  <w:szCs w:val="20"/>
                </w:rPr>
                <w:delText>Euro Thousands</w:delText>
              </w:r>
            </w:del>
          </w:p>
        </w:tc>
        <w:tc>
          <w:tcPr>
            <w:tcW w:w="1854" w:type="dxa"/>
            <w:vAlign w:val="center"/>
          </w:tcPr>
          <w:p w14:paraId="1470DC16" w14:textId="1091CA5C" w:rsidR="00C524DB" w:rsidRPr="00AA0466" w:rsidRDefault="00C524DB" w:rsidP="00C524DB">
            <w:pPr>
              <w:spacing w:after="0"/>
              <w:jc w:val="both"/>
              <w:rPr>
                <w:rFonts w:ascii="Arial" w:hAnsi="Arial" w:cs="Arial"/>
                <w:sz w:val="20"/>
                <w:szCs w:val="20"/>
              </w:rPr>
            </w:pPr>
            <w:ins w:id="402" w:author="Sailis, Debora" w:date="2023-08-31T12:03:00Z">
              <w:r w:rsidRPr="00AA0466">
                <w:rPr>
                  <w:rFonts w:ascii="Arial" w:hAnsi="Arial" w:cs="Arial"/>
                  <w:sz w:val="20"/>
                  <w:szCs w:val="20"/>
                </w:rPr>
                <w:t>Minor subsidiaries</w:t>
              </w:r>
            </w:ins>
            <w:del w:id="403" w:author="Sailis, Debora" w:date="2023-08-31T12:03:00Z">
              <w:r w:rsidRPr="00AA0466" w:rsidDel="00932707">
                <w:rPr>
                  <w:rFonts w:ascii="Arial" w:hAnsi="Arial" w:cs="Arial"/>
                  <w:sz w:val="20"/>
                  <w:szCs w:val="20"/>
                </w:rPr>
                <w:delText>Minor subsidiaries not providing full details in COREP sheet C17</w:delText>
              </w:r>
            </w:del>
          </w:p>
        </w:tc>
      </w:tr>
      <w:tr w:rsidR="00C524DB" w:rsidRPr="00AA0466" w:rsidDel="00300E98" w14:paraId="21411F5F" w14:textId="3C4F568A" w:rsidTr="00895574">
        <w:trPr>
          <w:trHeight w:val="588"/>
          <w:del w:id="404" w:author="Debora Sailis" w:date="2023-09-22T16:55:00Z"/>
        </w:trPr>
        <w:tc>
          <w:tcPr>
            <w:tcW w:w="743" w:type="dxa"/>
            <w:vAlign w:val="center"/>
          </w:tcPr>
          <w:p w14:paraId="549757D5" w14:textId="4F7DF1DA" w:rsidR="00C524DB" w:rsidRPr="00AA0466" w:rsidDel="00300E98" w:rsidRDefault="00C524DB" w:rsidP="00C524DB">
            <w:pPr>
              <w:spacing w:after="0"/>
              <w:jc w:val="both"/>
              <w:rPr>
                <w:del w:id="405" w:author="Debora Sailis" w:date="2023-09-22T16:55:00Z"/>
                <w:rFonts w:ascii="Arial" w:hAnsi="Arial" w:cs="Arial"/>
                <w:sz w:val="20"/>
                <w:szCs w:val="20"/>
              </w:rPr>
            </w:pPr>
            <w:del w:id="406" w:author="Debora Sailis" w:date="2023-09-22T16:55:00Z">
              <w:r w:rsidRPr="00AA0466" w:rsidDel="00300E98">
                <w:rPr>
                  <w:rFonts w:ascii="Arial" w:hAnsi="Arial" w:cs="Arial"/>
                  <w:sz w:val="20"/>
                  <w:szCs w:val="20"/>
                </w:rPr>
                <w:delText>A3</w:delText>
              </w:r>
            </w:del>
          </w:p>
        </w:tc>
        <w:tc>
          <w:tcPr>
            <w:tcW w:w="3950" w:type="dxa"/>
            <w:shd w:val="clear" w:color="auto" w:fill="auto"/>
            <w:vAlign w:val="center"/>
          </w:tcPr>
          <w:p w14:paraId="4D1160D1" w14:textId="71FEFF9A" w:rsidR="00C524DB" w:rsidRPr="00AA0466" w:rsidDel="00300E98" w:rsidRDefault="00C524DB" w:rsidP="00C524DB">
            <w:pPr>
              <w:spacing w:after="0"/>
              <w:jc w:val="both"/>
              <w:rPr>
                <w:del w:id="407" w:author="Debora Sailis" w:date="2023-09-22T16:55:00Z"/>
                <w:rFonts w:ascii="Arial" w:hAnsi="Arial" w:cs="Arial"/>
                <w:sz w:val="20"/>
                <w:szCs w:val="20"/>
              </w:rPr>
            </w:pPr>
            <w:del w:id="408" w:author="Debora Sailis" w:date="2023-09-22T16:55:00Z">
              <w:r w:rsidRPr="00AA0466" w:rsidDel="00300E98">
                <w:rPr>
                  <w:rFonts w:ascii="Arial" w:hAnsi="Arial" w:cs="Arial"/>
                  <w:sz w:val="20"/>
                  <w:szCs w:val="20"/>
                </w:rPr>
                <w:delText>Profitability (non-recurring events)</w:delText>
              </w:r>
            </w:del>
          </w:p>
        </w:tc>
        <w:tc>
          <w:tcPr>
            <w:tcW w:w="1640" w:type="dxa"/>
            <w:shd w:val="clear" w:color="auto" w:fill="auto"/>
            <w:vAlign w:val="center"/>
          </w:tcPr>
          <w:p w14:paraId="2EBC14FB" w14:textId="52634F62" w:rsidR="00C524DB" w:rsidRPr="00AA0466" w:rsidDel="00300E98" w:rsidRDefault="00C524DB" w:rsidP="00C524DB">
            <w:pPr>
              <w:spacing w:after="0"/>
              <w:jc w:val="both"/>
              <w:rPr>
                <w:del w:id="409" w:author="Debora Sailis" w:date="2023-09-22T16:55:00Z"/>
                <w:rFonts w:ascii="Arial" w:hAnsi="Arial" w:cs="Arial"/>
                <w:sz w:val="20"/>
                <w:szCs w:val="20"/>
              </w:rPr>
            </w:pPr>
            <w:del w:id="410" w:author="Debora Sailis" w:date="2023-09-22T16:55:00Z">
              <w:r w:rsidRPr="00AA0466" w:rsidDel="00300E98">
                <w:rPr>
                  <w:rFonts w:ascii="Arial" w:hAnsi="Arial" w:cs="Arial"/>
                  <w:sz w:val="20"/>
                  <w:szCs w:val="20"/>
                </w:rPr>
                <w:delText>Annual</w:delText>
              </w:r>
            </w:del>
          </w:p>
        </w:tc>
        <w:tc>
          <w:tcPr>
            <w:tcW w:w="2198" w:type="dxa"/>
            <w:shd w:val="clear" w:color="auto" w:fill="auto"/>
            <w:vAlign w:val="center"/>
          </w:tcPr>
          <w:p w14:paraId="007DBFF9" w14:textId="7BE336AD" w:rsidR="00C524DB" w:rsidRPr="00AA0466" w:rsidDel="00300E98" w:rsidRDefault="00C524DB" w:rsidP="00C524DB">
            <w:pPr>
              <w:spacing w:after="0"/>
              <w:jc w:val="both"/>
              <w:rPr>
                <w:del w:id="411" w:author="Debora Sailis" w:date="2023-09-22T16:55:00Z"/>
                <w:rFonts w:ascii="Arial" w:hAnsi="Arial" w:cs="Arial"/>
                <w:sz w:val="20"/>
                <w:szCs w:val="20"/>
              </w:rPr>
            </w:pPr>
            <w:del w:id="412" w:author="Debora Sailis" w:date="2023-09-22T16:55:00Z">
              <w:r w:rsidRPr="00AA0466" w:rsidDel="00300E98">
                <w:rPr>
                  <w:rFonts w:ascii="Arial" w:hAnsi="Arial" w:cs="Arial"/>
                  <w:sz w:val="20"/>
                  <w:szCs w:val="20"/>
                </w:rPr>
                <w:delText>Euro Thousands</w:delText>
              </w:r>
            </w:del>
          </w:p>
        </w:tc>
        <w:tc>
          <w:tcPr>
            <w:tcW w:w="1854" w:type="dxa"/>
            <w:vAlign w:val="center"/>
          </w:tcPr>
          <w:p w14:paraId="733A5E50" w14:textId="0F229233" w:rsidR="00C524DB" w:rsidRPr="00AA0466" w:rsidDel="00300E98" w:rsidRDefault="00C524DB" w:rsidP="00C524DB">
            <w:pPr>
              <w:spacing w:after="0"/>
              <w:jc w:val="both"/>
              <w:rPr>
                <w:del w:id="413" w:author="Debora Sailis" w:date="2023-09-22T16:55:00Z"/>
                <w:rFonts w:ascii="Arial" w:hAnsi="Arial" w:cs="Arial"/>
                <w:sz w:val="20"/>
                <w:szCs w:val="20"/>
              </w:rPr>
            </w:pPr>
            <w:del w:id="414" w:author="Debora Sailis" w:date="2023-09-22T16:55:00Z">
              <w:r w:rsidRPr="00AA0466" w:rsidDel="00300E98">
                <w:rPr>
                  <w:rFonts w:ascii="Arial" w:hAnsi="Arial" w:cs="Arial"/>
                  <w:sz w:val="20"/>
                  <w:szCs w:val="20"/>
                </w:rPr>
                <w:delText>Minor subsidiaries</w:delText>
              </w:r>
            </w:del>
          </w:p>
        </w:tc>
      </w:tr>
    </w:tbl>
    <w:p w14:paraId="7A8B45EC" w14:textId="77777777" w:rsidR="0073761E" w:rsidRPr="00AA0466" w:rsidRDefault="0073761E" w:rsidP="00977A51">
      <w:pPr>
        <w:tabs>
          <w:tab w:val="left" w:pos="709"/>
          <w:tab w:val="right" w:pos="9356"/>
        </w:tabs>
        <w:spacing w:before="60" w:after="60" w:line="360" w:lineRule="auto"/>
        <w:jc w:val="both"/>
        <w:rPr>
          <w:rFonts w:ascii="Arial" w:eastAsia="Times New Roman" w:hAnsi="Arial" w:cs="Arial"/>
          <w:sz w:val="20"/>
          <w:szCs w:val="20"/>
          <w:lang w:eastAsia="en-GB"/>
        </w:rPr>
      </w:pPr>
    </w:p>
    <w:p w14:paraId="4C0657C9" w14:textId="2D3BC581" w:rsidR="00222F14" w:rsidRPr="00AA0466" w:rsidRDefault="00166843"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Annex </w:t>
      </w:r>
      <w:r w:rsidR="000C5AFC" w:rsidRPr="00AA0466">
        <w:rPr>
          <w:rFonts w:ascii="Arial" w:eastAsia="Times New Roman" w:hAnsi="Arial" w:cs="Arial"/>
          <w:sz w:val="20"/>
          <w:szCs w:val="20"/>
          <w:lang w:eastAsia="en-GB"/>
        </w:rPr>
        <w:t>2</w:t>
      </w:r>
      <w:r w:rsidR="0030537D" w:rsidRPr="00AA0466">
        <w:rPr>
          <w:rFonts w:ascii="Arial" w:eastAsia="Times New Roman" w:hAnsi="Arial" w:cs="Arial"/>
          <w:sz w:val="20"/>
          <w:szCs w:val="20"/>
          <w:lang w:eastAsia="en-GB"/>
        </w:rPr>
        <w:t xml:space="preserve"> of this document</w:t>
      </w:r>
      <w:r w:rsidRPr="00AA0466">
        <w:rPr>
          <w:rFonts w:ascii="Arial" w:eastAsia="Times New Roman" w:hAnsi="Arial" w:cs="Arial"/>
          <w:sz w:val="20"/>
          <w:szCs w:val="20"/>
          <w:lang w:eastAsia="en-GB"/>
        </w:rPr>
        <w:t xml:space="preserve"> </w:t>
      </w:r>
      <w:r w:rsidR="003449AB" w:rsidRPr="00AA0466">
        <w:rPr>
          <w:rFonts w:ascii="Arial" w:eastAsia="Times New Roman" w:hAnsi="Arial" w:cs="Arial"/>
          <w:sz w:val="20"/>
          <w:szCs w:val="20"/>
          <w:lang w:eastAsia="en-GB"/>
        </w:rPr>
        <w:t xml:space="preserve">provides instructions on </w:t>
      </w:r>
      <w:r w:rsidR="00CB733A" w:rsidRPr="00AA0466">
        <w:rPr>
          <w:rFonts w:ascii="Arial" w:eastAsia="Times New Roman" w:hAnsi="Arial" w:cs="Arial"/>
          <w:sz w:val="20"/>
          <w:szCs w:val="20"/>
          <w:lang w:eastAsia="en-GB"/>
        </w:rPr>
        <w:t xml:space="preserve">the transmission </w:t>
      </w:r>
      <w:r w:rsidR="003449AB" w:rsidRPr="00AA0466">
        <w:rPr>
          <w:rFonts w:ascii="Arial" w:eastAsia="Times New Roman" w:hAnsi="Arial" w:cs="Arial"/>
          <w:sz w:val="20"/>
          <w:szCs w:val="20"/>
          <w:lang w:eastAsia="en-GB"/>
        </w:rPr>
        <w:t xml:space="preserve">of the compiled files </w:t>
      </w:r>
      <w:r w:rsidR="00CB733A" w:rsidRPr="00AA0466">
        <w:rPr>
          <w:rFonts w:ascii="Arial" w:eastAsia="Times New Roman" w:hAnsi="Arial" w:cs="Arial"/>
          <w:sz w:val="20"/>
          <w:szCs w:val="20"/>
          <w:lang w:eastAsia="en-GB"/>
        </w:rPr>
        <w:t>to the ECB</w:t>
      </w:r>
      <w:r w:rsidRPr="00AA0466">
        <w:rPr>
          <w:rFonts w:ascii="Arial" w:eastAsia="Times New Roman" w:hAnsi="Arial" w:cs="Arial"/>
          <w:sz w:val="20"/>
          <w:szCs w:val="20"/>
          <w:lang w:eastAsia="en-GB"/>
        </w:rPr>
        <w:t>.</w:t>
      </w:r>
    </w:p>
    <w:p w14:paraId="2A6286F9" w14:textId="77777777" w:rsidR="004D36DB" w:rsidRPr="00AA0466" w:rsidRDefault="004D36DB"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Additionally for reporting templates, the </w:t>
      </w:r>
      <w:r w:rsidR="00E44348" w:rsidRPr="00AA0466">
        <w:rPr>
          <w:rFonts w:ascii="Arial" w:eastAsia="Times New Roman" w:hAnsi="Arial" w:cs="Arial"/>
          <w:sz w:val="20"/>
          <w:szCs w:val="20"/>
          <w:lang w:eastAsia="en-GB"/>
        </w:rPr>
        <w:t xml:space="preserve">institutions </w:t>
      </w:r>
      <w:r w:rsidRPr="00AA0466">
        <w:rPr>
          <w:rFonts w:ascii="Arial" w:eastAsia="Times New Roman" w:hAnsi="Arial" w:cs="Arial"/>
          <w:sz w:val="20"/>
          <w:szCs w:val="20"/>
          <w:lang w:eastAsia="en-GB"/>
        </w:rPr>
        <w:t>should indicate</w:t>
      </w:r>
      <w:r w:rsidR="0030537D" w:rsidRPr="00AA0466">
        <w:rPr>
          <w:rFonts w:ascii="Arial" w:eastAsia="Times New Roman" w:hAnsi="Arial" w:cs="Arial"/>
          <w:sz w:val="20"/>
          <w:szCs w:val="20"/>
          <w:lang w:eastAsia="en-GB"/>
        </w:rPr>
        <w:t xml:space="preserve"> in the comment boxes</w:t>
      </w:r>
      <w:r w:rsidRPr="00AA0466">
        <w:rPr>
          <w:rFonts w:ascii="Arial" w:eastAsia="Times New Roman" w:hAnsi="Arial" w:cs="Arial"/>
          <w:sz w:val="20"/>
          <w:szCs w:val="20"/>
          <w:lang w:eastAsia="en-GB"/>
        </w:rPr>
        <w:t xml:space="preserve"> the main assumption</w:t>
      </w:r>
      <w:r w:rsidR="00C9422A" w:rsidRPr="00AA0466">
        <w:rPr>
          <w:rFonts w:ascii="Arial" w:eastAsia="Times New Roman" w:hAnsi="Arial" w:cs="Arial"/>
          <w:sz w:val="20"/>
          <w:szCs w:val="20"/>
          <w:lang w:eastAsia="en-GB"/>
        </w:rPr>
        <w:t>s</w:t>
      </w:r>
      <w:r w:rsidRPr="00AA0466">
        <w:rPr>
          <w:rFonts w:ascii="Arial" w:eastAsia="Times New Roman" w:hAnsi="Arial" w:cs="Arial"/>
          <w:sz w:val="20"/>
          <w:szCs w:val="20"/>
          <w:lang w:eastAsia="en-GB"/>
        </w:rPr>
        <w:t xml:space="preserve"> they used in order to fill the templates (sometimes following specific questions).</w:t>
      </w:r>
    </w:p>
    <w:p w14:paraId="20E0C6D7" w14:textId="77777777" w:rsidR="00F70EDD" w:rsidRPr="00AA0466" w:rsidRDefault="00F70EDD" w:rsidP="00977A51">
      <w:pPr>
        <w:tabs>
          <w:tab w:val="left" w:pos="851"/>
          <w:tab w:val="right" w:pos="9356"/>
        </w:tabs>
        <w:spacing w:before="60" w:after="60" w:line="360" w:lineRule="auto"/>
        <w:jc w:val="both"/>
        <w:rPr>
          <w:rFonts w:ascii="Arial" w:eastAsia="Times New Roman" w:hAnsi="Arial" w:cs="Arial"/>
          <w:b/>
          <w:sz w:val="20"/>
          <w:szCs w:val="20"/>
          <w:lang w:eastAsia="en-GB"/>
        </w:rPr>
      </w:pPr>
    </w:p>
    <w:p w14:paraId="0FE9A17C" w14:textId="6B3055F0" w:rsidR="00807B96" w:rsidRDefault="009B1CCB" w:rsidP="00977A51">
      <w:pPr>
        <w:tabs>
          <w:tab w:val="left" w:pos="851"/>
          <w:tab w:val="right" w:pos="9356"/>
        </w:tabs>
        <w:spacing w:before="60" w:after="60" w:line="360" w:lineRule="auto"/>
        <w:jc w:val="both"/>
        <w:rPr>
          <w:rFonts w:ascii="Arial" w:eastAsia="Times New Roman" w:hAnsi="Arial" w:cs="Arial"/>
          <w:sz w:val="20"/>
          <w:szCs w:val="20"/>
          <w:lang w:eastAsia="en-GB"/>
        </w:rPr>
      </w:pPr>
      <w:commentRangeStart w:id="415"/>
      <w:r w:rsidRPr="00AA0466">
        <w:rPr>
          <w:rFonts w:ascii="Arial" w:eastAsia="Times New Roman" w:hAnsi="Arial" w:cs="Arial"/>
          <w:b/>
          <w:sz w:val="20"/>
          <w:szCs w:val="20"/>
          <w:lang w:eastAsia="en-GB"/>
        </w:rPr>
        <w:t>Timeline</w:t>
      </w:r>
      <w:r w:rsidR="00A5005B" w:rsidRPr="00AA0466">
        <w:rPr>
          <w:rFonts w:ascii="Arial" w:eastAsia="Times New Roman" w:hAnsi="Arial" w:cs="Arial"/>
          <w:b/>
          <w:sz w:val="20"/>
          <w:szCs w:val="20"/>
          <w:lang w:eastAsia="en-GB"/>
        </w:rPr>
        <w:t xml:space="preserve"> for sending the data</w:t>
      </w:r>
      <w:commentRangeEnd w:id="415"/>
      <w:r w:rsidR="008B5D5B">
        <w:rPr>
          <w:rStyle w:val="CommentReference"/>
        </w:rPr>
        <w:commentReference w:id="415"/>
      </w:r>
    </w:p>
    <w:p w14:paraId="24AC1C06" w14:textId="65479D2F" w:rsidR="00C3224E" w:rsidDel="002D2FBB" w:rsidRDefault="00600AAD" w:rsidP="00977A51">
      <w:pPr>
        <w:tabs>
          <w:tab w:val="left" w:pos="851"/>
          <w:tab w:val="right" w:pos="9356"/>
        </w:tabs>
        <w:spacing w:before="60" w:after="60" w:line="360" w:lineRule="auto"/>
        <w:jc w:val="both"/>
        <w:rPr>
          <w:del w:id="416" w:author="Sailis, Debora" w:date="2023-08-22T09:56:00Z"/>
          <w:rFonts w:ascii="Arial" w:eastAsia="Times New Roman" w:hAnsi="Arial" w:cs="Arial"/>
          <w:sz w:val="20"/>
          <w:szCs w:val="20"/>
          <w:lang w:eastAsia="en-GB"/>
        </w:rPr>
      </w:pPr>
      <w:del w:id="417" w:author="Sailis, Debora" w:date="2023-08-22T09:56:00Z">
        <w:r w:rsidDel="002D2FBB">
          <w:rPr>
            <w:rFonts w:ascii="Arial" w:eastAsia="Times New Roman" w:hAnsi="Arial" w:cs="Arial"/>
            <w:sz w:val="20"/>
            <w:szCs w:val="20"/>
            <w:lang w:eastAsia="en-GB"/>
          </w:rPr>
          <w:delText>Until Q1-2023</w:delText>
        </w:r>
        <w:r w:rsidR="00890608" w:rsidDel="002D2FBB">
          <w:rPr>
            <w:rFonts w:ascii="Arial" w:eastAsia="Times New Roman" w:hAnsi="Arial" w:cs="Arial"/>
            <w:sz w:val="20"/>
            <w:szCs w:val="20"/>
            <w:lang w:eastAsia="en-GB"/>
          </w:rPr>
          <w:delText xml:space="preserve"> reference date</w:delText>
        </w:r>
        <w:r w:rsidR="00D80016" w:rsidDel="002D2FBB">
          <w:rPr>
            <w:rFonts w:ascii="Arial" w:eastAsia="Times New Roman" w:hAnsi="Arial" w:cs="Arial"/>
            <w:sz w:val="20"/>
            <w:szCs w:val="20"/>
            <w:lang w:eastAsia="en-GB"/>
          </w:rPr>
          <w:delText xml:space="preserve"> and including resubmissions of prior periods performed before August 2023</w:delText>
        </w:r>
        <w:r w:rsidDel="002D2FBB">
          <w:rPr>
            <w:rFonts w:ascii="Arial" w:eastAsia="Times New Roman" w:hAnsi="Arial" w:cs="Arial"/>
            <w:sz w:val="20"/>
            <w:szCs w:val="20"/>
            <w:lang w:eastAsia="en-GB"/>
          </w:rPr>
          <w:delText xml:space="preserve">, </w:delText>
        </w:r>
        <w:r w:rsidR="00EB4C10" w:rsidRPr="00AA0466" w:rsidDel="002D2FBB">
          <w:rPr>
            <w:rFonts w:ascii="Arial" w:eastAsia="Times New Roman" w:hAnsi="Arial" w:cs="Arial"/>
            <w:sz w:val="20"/>
            <w:szCs w:val="20"/>
            <w:lang w:eastAsia="en-GB"/>
          </w:rPr>
          <w:delText xml:space="preserve">data </w:delText>
        </w:r>
        <w:r w:rsidDel="002D2FBB">
          <w:rPr>
            <w:rFonts w:ascii="Arial" w:eastAsia="Times New Roman" w:hAnsi="Arial" w:cs="Arial"/>
            <w:sz w:val="20"/>
            <w:szCs w:val="20"/>
            <w:lang w:eastAsia="en-GB"/>
          </w:rPr>
          <w:delText>is</w:delText>
        </w:r>
        <w:r w:rsidR="00EB4C10" w:rsidRPr="00AA0466" w:rsidDel="002D2FBB">
          <w:rPr>
            <w:rFonts w:ascii="Arial" w:eastAsia="Times New Roman" w:hAnsi="Arial" w:cs="Arial"/>
            <w:sz w:val="20"/>
            <w:szCs w:val="20"/>
            <w:lang w:eastAsia="en-GB"/>
          </w:rPr>
          <w:delText xml:space="preserve"> </w:delText>
        </w:r>
        <w:r w:rsidR="00F958FF" w:rsidDel="002D2FBB">
          <w:rPr>
            <w:rFonts w:ascii="Arial" w:eastAsia="Times New Roman" w:hAnsi="Arial" w:cs="Arial"/>
            <w:sz w:val="20"/>
            <w:szCs w:val="20"/>
            <w:lang w:eastAsia="en-GB"/>
          </w:rPr>
          <w:delText xml:space="preserve">to be </w:delText>
        </w:r>
        <w:r w:rsidR="00EB4C10" w:rsidRPr="00AA0466" w:rsidDel="002D2FBB">
          <w:rPr>
            <w:rFonts w:ascii="Arial" w:eastAsia="Times New Roman" w:hAnsi="Arial" w:cs="Arial"/>
            <w:sz w:val="20"/>
            <w:szCs w:val="20"/>
            <w:lang w:eastAsia="en-GB"/>
          </w:rPr>
          <w:delText xml:space="preserve">compiled by NCAs and sent through </w:delText>
        </w:r>
        <w:r w:rsidR="00226C7D" w:rsidRPr="00AA0466" w:rsidDel="002D2FBB">
          <w:rPr>
            <w:rFonts w:ascii="Arial" w:eastAsia="Times New Roman" w:hAnsi="Arial" w:cs="Arial"/>
            <w:sz w:val="20"/>
            <w:szCs w:val="20"/>
            <w:lang w:eastAsia="en-GB"/>
          </w:rPr>
          <w:delText xml:space="preserve">the usual </w:delText>
        </w:r>
        <w:r w:rsidR="00A5005B" w:rsidRPr="00AA0466" w:rsidDel="002D2FBB">
          <w:rPr>
            <w:rFonts w:ascii="Arial" w:eastAsia="Times New Roman" w:hAnsi="Arial" w:cs="Arial"/>
            <w:sz w:val="20"/>
            <w:szCs w:val="20"/>
            <w:lang w:eastAsia="en-GB"/>
          </w:rPr>
          <w:delText>CASPER</w:delText>
        </w:r>
        <w:r w:rsidR="00EB4C10" w:rsidRPr="00AA0466" w:rsidDel="002D2FBB">
          <w:rPr>
            <w:rFonts w:ascii="Arial" w:eastAsia="Times New Roman" w:hAnsi="Arial" w:cs="Arial"/>
            <w:sz w:val="20"/>
            <w:szCs w:val="20"/>
            <w:lang w:eastAsia="en-GB"/>
          </w:rPr>
          <w:delText xml:space="preserve"> </w:delText>
        </w:r>
        <w:r w:rsidR="00A5005B" w:rsidRPr="00AA0466" w:rsidDel="002D2FBB">
          <w:rPr>
            <w:rFonts w:ascii="Arial" w:eastAsia="Times New Roman" w:hAnsi="Arial" w:cs="Arial"/>
            <w:sz w:val="20"/>
            <w:szCs w:val="20"/>
            <w:lang w:eastAsia="en-GB"/>
          </w:rPr>
          <w:delText>platform</w:delText>
        </w:r>
        <w:r w:rsidR="00226C7D" w:rsidRPr="00AA0466" w:rsidDel="002D2FBB">
          <w:rPr>
            <w:rFonts w:ascii="Arial" w:eastAsia="Times New Roman" w:hAnsi="Arial" w:cs="Arial"/>
            <w:sz w:val="20"/>
            <w:szCs w:val="20"/>
            <w:lang w:eastAsia="en-GB"/>
          </w:rPr>
          <w:delText xml:space="preserve"> </w:delText>
        </w:r>
        <w:r w:rsidR="00EB4C10" w:rsidRPr="00AA0466" w:rsidDel="002D2FBB">
          <w:rPr>
            <w:rFonts w:ascii="Arial" w:eastAsia="Times New Roman" w:hAnsi="Arial" w:cs="Arial"/>
            <w:sz w:val="20"/>
            <w:szCs w:val="20"/>
            <w:lang w:eastAsia="en-GB"/>
          </w:rPr>
          <w:delText>to the ECB. After checking for quality</w:delText>
        </w:r>
        <w:r w:rsidR="00AA0B80" w:rsidRPr="00AA0466" w:rsidDel="002D2FBB">
          <w:rPr>
            <w:rFonts w:ascii="Arial" w:eastAsia="Times New Roman" w:hAnsi="Arial" w:cs="Arial"/>
            <w:sz w:val="20"/>
            <w:szCs w:val="20"/>
            <w:lang w:eastAsia="en-GB"/>
          </w:rPr>
          <w:delText xml:space="preserve"> and assuring the integrity of the reporting templates</w:delText>
        </w:r>
        <w:r w:rsidR="00EB4C10" w:rsidRPr="00AA0466" w:rsidDel="002D2FBB">
          <w:rPr>
            <w:rFonts w:ascii="Arial" w:eastAsia="Times New Roman" w:hAnsi="Arial" w:cs="Arial"/>
            <w:sz w:val="20"/>
            <w:szCs w:val="20"/>
            <w:lang w:eastAsia="en-GB"/>
          </w:rPr>
          <w:delText xml:space="preserve">, </w:delText>
        </w:r>
        <w:r w:rsidR="0088317C" w:rsidRPr="00AA0466" w:rsidDel="002D2FBB">
          <w:rPr>
            <w:rFonts w:ascii="Arial" w:eastAsia="Times New Roman" w:hAnsi="Arial" w:cs="Arial"/>
            <w:sz w:val="20"/>
            <w:szCs w:val="20"/>
            <w:lang w:eastAsia="en-GB"/>
          </w:rPr>
          <w:delText xml:space="preserve">NCAs should send the data to the ECB on a regular basis, </w:delText>
        </w:r>
        <w:r w:rsidR="009964CF" w:rsidRPr="00AA0466" w:rsidDel="002D2FBB">
          <w:rPr>
            <w:rFonts w:ascii="Arial" w:eastAsia="Times New Roman" w:hAnsi="Arial" w:cs="Arial"/>
            <w:sz w:val="20"/>
            <w:szCs w:val="20"/>
            <w:lang w:eastAsia="en-GB"/>
          </w:rPr>
          <w:delText>i.e.,</w:delText>
        </w:r>
        <w:r w:rsidR="0088317C" w:rsidRPr="00AA0466" w:rsidDel="002D2FBB">
          <w:rPr>
            <w:rFonts w:ascii="Arial" w:eastAsia="Times New Roman" w:hAnsi="Arial" w:cs="Arial"/>
            <w:sz w:val="20"/>
            <w:szCs w:val="20"/>
            <w:lang w:eastAsia="en-GB"/>
          </w:rPr>
          <w:delText xml:space="preserve"> in line with the frequency of the underlying template (quarterly, semi-annual, annual)</w:delText>
        </w:r>
        <w:r w:rsidR="00A313B4" w:rsidRPr="00AA0466" w:rsidDel="002D2FBB">
          <w:rPr>
            <w:rFonts w:ascii="Arial" w:eastAsia="Times New Roman" w:hAnsi="Arial" w:cs="Arial"/>
            <w:sz w:val="20"/>
            <w:szCs w:val="20"/>
            <w:lang w:eastAsia="en-GB"/>
          </w:rPr>
          <w:delText>.</w:delText>
        </w:r>
      </w:del>
    </w:p>
    <w:p w14:paraId="64CE2252" w14:textId="110B7C36" w:rsidR="00890608" w:rsidRPr="00AA0466" w:rsidRDefault="00600AAD" w:rsidP="00977A51">
      <w:pPr>
        <w:tabs>
          <w:tab w:val="left" w:pos="851"/>
          <w:tab w:val="right" w:pos="9356"/>
        </w:tabs>
        <w:spacing w:before="60" w:after="60" w:line="360" w:lineRule="auto"/>
        <w:jc w:val="both"/>
        <w:rPr>
          <w:rFonts w:ascii="Arial" w:eastAsia="Times New Roman" w:hAnsi="Arial" w:cs="Arial"/>
          <w:sz w:val="20"/>
          <w:szCs w:val="20"/>
          <w:lang w:eastAsia="en-GB"/>
        </w:rPr>
      </w:pPr>
      <w:del w:id="418" w:author="Sailis, Debora" w:date="2023-08-22T09:56:00Z">
        <w:r w:rsidDel="002D2FBB">
          <w:rPr>
            <w:rFonts w:ascii="Arial" w:eastAsia="Times New Roman" w:hAnsi="Arial" w:cs="Arial"/>
            <w:sz w:val="20"/>
            <w:szCs w:val="20"/>
            <w:lang w:eastAsia="en-GB"/>
          </w:rPr>
          <w:delText>Starting from Q2-2023</w:delText>
        </w:r>
        <w:r w:rsidR="00890608" w:rsidDel="002D2FBB">
          <w:rPr>
            <w:rFonts w:ascii="Arial" w:eastAsia="Times New Roman" w:hAnsi="Arial" w:cs="Arial"/>
            <w:sz w:val="20"/>
            <w:szCs w:val="20"/>
            <w:lang w:eastAsia="en-GB"/>
          </w:rPr>
          <w:delText xml:space="preserve"> reference date, </w:delText>
        </w:r>
        <w:r w:rsidR="0074063E" w:rsidDel="002D2FBB">
          <w:rPr>
            <w:rFonts w:ascii="Arial" w:eastAsia="Times New Roman" w:hAnsi="Arial" w:cs="Arial"/>
            <w:sz w:val="20"/>
            <w:szCs w:val="20"/>
            <w:lang w:eastAsia="en-GB"/>
          </w:rPr>
          <w:delText xml:space="preserve">institutions </w:delText>
        </w:r>
      </w:del>
      <w:ins w:id="419" w:author="Sailis, Debora" w:date="2023-08-22T09:56:00Z">
        <w:r w:rsidR="002D2FBB">
          <w:rPr>
            <w:rFonts w:ascii="Arial" w:eastAsia="Times New Roman" w:hAnsi="Arial" w:cs="Arial"/>
            <w:sz w:val="20"/>
            <w:szCs w:val="20"/>
            <w:lang w:eastAsia="en-GB"/>
          </w:rPr>
          <w:t xml:space="preserve">Institutions </w:t>
        </w:r>
      </w:ins>
      <w:r w:rsidR="0074063E">
        <w:rPr>
          <w:rFonts w:ascii="Arial" w:eastAsia="Times New Roman" w:hAnsi="Arial" w:cs="Arial"/>
          <w:sz w:val="20"/>
          <w:szCs w:val="20"/>
          <w:lang w:eastAsia="en-GB"/>
        </w:rPr>
        <w:t>are</w:t>
      </w:r>
      <w:r w:rsidR="00890608">
        <w:rPr>
          <w:rFonts w:ascii="Arial" w:eastAsia="Times New Roman" w:hAnsi="Arial" w:cs="Arial"/>
          <w:sz w:val="20"/>
          <w:szCs w:val="20"/>
          <w:lang w:eastAsia="en-GB"/>
        </w:rPr>
        <w:t xml:space="preserve"> requested to directly send the reporting templates in CASPER. As for </w:t>
      </w:r>
      <w:r w:rsidR="0051117F">
        <w:rPr>
          <w:rFonts w:ascii="Arial" w:eastAsia="Times New Roman" w:hAnsi="Arial" w:cs="Arial"/>
          <w:sz w:val="20"/>
          <w:szCs w:val="20"/>
          <w:lang w:eastAsia="en-GB"/>
        </w:rPr>
        <w:t xml:space="preserve">resubmissions </w:t>
      </w:r>
      <w:r w:rsidR="00011677">
        <w:rPr>
          <w:rFonts w:ascii="Arial" w:eastAsia="Times New Roman" w:hAnsi="Arial" w:cs="Arial"/>
          <w:sz w:val="20"/>
          <w:szCs w:val="20"/>
          <w:lang w:eastAsia="en-GB"/>
        </w:rPr>
        <w:t>relating</w:t>
      </w:r>
      <w:r w:rsidR="0051117F">
        <w:rPr>
          <w:rFonts w:ascii="Arial" w:eastAsia="Times New Roman" w:hAnsi="Arial" w:cs="Arial"/>
          <w:sz w:val="20"/>
          <w:szCs w:val="20"/>
          <w:lang w:eastAsia="en-GB"/>
        </w:rPr>
        <w:t xml:space="preserve"> to previous periods</w:t>
      </w:r>
      <w:r w:rsidR="00890608">
        <w:rPr>
          <w:rFonts w:ascii="Arial" w:eastAsia="Times New Roman" w:hAnsi="Arial" w:cs="Arial"/>
          <w:sz w:val="20"/>
          <w:szCs w:val="20"/>
          <w:lang w:eastAsia="en-GB"/>
        </w:rPr>
        <w:t>, the direct submission procedure must be</w:t>
      </w:r>
      <w:r w:rsidR="0051117F">
        <w:rPr>
          <w:rFonts w:ascii="Arial" w:eastAsia="Times New Roman" w:hAnsi="Arial" w:cs="Arial"/>
          <w:sz w:val="20"/>
          <w:szCs w:val="20"/>
          <w:lang w:eastAsia="en-GB"/>
        </w:rPr>
        <w:t xml:space="preserve"> equally</w:t>
      </w:r>
      <w:r w:rsidR="00890608">
        <w:rPr>
          <w:rFonts w:ascii="Arial" w:eastAsia="Times New Roman" w:hAnsi="Arial" w:cs="Arial"/>
          <w:sz w:val="20"/>
          <w:szCs w:val="20"/>
          <w:lang w:eastAsia="en-GB"/>
        </w:rPr>
        <w:t xml:space="preserve"> followed.   </w:t>
      </w:r>
    </w:p>
    <w:p w14:paraId="79BBD5D6" w14:textId="26695B3E" w:rsidR="00507A50" w:rsidRDefault="0044301E" w:rsidP="00977A51">
      <w:pPr>
        <w:tabs>
          <w:tab w:val="left" w:pos="851"/>
          <w:tab w:val="right" w:pos="9356"/>
        </w:tabs>
        <w:spacing w:before="60" w:after="60" w:line="360" w:lineRule="auto"/>
        <w:jc w:val="both"/>
        <w:rPr>
          <w:rFonts w:ascii="Arial" w:hAnsi="Arial" w:cs="Arial"/>
          <w:sz w:val="20"/>
          <w:szCs w:val="20"/>
        </w:rPr>
      </w:pPr>
      <w:r w:rsidRPr="00AA0466">
        <w:rPr>
          <w:rFonts w:ascii="Arial" w:hAnsi="Arial" w:cs="Arial"/>
          <w:sz w:val="20"/>
          <w:szCs w:val="20"/>
        </w:rPr>
        <w:lastRenderedPageBreak/>
        <w:t xml:space="preserve">The Profitability </w:t>
      </w:r>
      <w:r w:rsidR="00012FEE" w:rsidRPr="00AA0466">
        <w:rPr>
          <w:rFonts w:ascii="Arial" w:hAnsi="Arial" w:cs="Arial"/>
          <w:sz w:val="20"/>
          <w:szCs w:val="20"/>
        </w:rPr>
        <w:t xml:space="preserve">(incl. PFE) </w:t>
      </w:r>
      <w:r w:rsidRPr="00AA0466">
        <w:rPr>
          <w:rFonts w:ascii="Arial" w:hAnsi="Arial" w:cs="Arial"/>
          <w:sz w:val="20"/>
          <w:szCs w:val="20"/>
        </w:rPr>
        <w:t>template</w:t>
      </w:r>
      <w:r w:rsidR="00630298" w:rsidRPr="00AA0466">
        <w:rPr>
          <w:rFonts w:ascii="Arial" w:hAnsi="Arial" w:cs="Arial"/>
          <w:sz w:val="20"/>
          <w:szCs w:val="20"/>
        </w:rPr>
        <w:t>,</w:t>
      </w:r>
      <w:r w:rsidRPr="00AA0466">
        <w:rPr>
          <w:rFonts w:ascii="Arial" w:hAnsi="Arial" w:cs="Arial"/>
          <w:sz w:val="20"/>
          <w:szCs w:val="20"/>
        </w:rPr>
        <w:t xml:space="preserve"> the ILAAP template</w:t>
      </w:r>
      <w:r w:rsidR="0070061E" w:rsidRPr="00AA0466">
        <w:rPr>
          <w:rFonts w:ascii="Arial" w:hAnsi="Arial" w:cs="Arial"/>
          <w:sz w:val="20"/>
          <w:szCs w:val="20"/>
        </w:rPr>
        <w:t>,</w:t>
      </w:r>
      <w:r w:rsidR="002E162A" w:rsidRPr="00AA0466">
        <w:rPr>
          <w:rFonts w:ascii="Arial" w:hAnsi="Arial" w:cs="Arial"/>
          <w:sz w:val="20"/>
          <w:szCs w:val="20"/>
        </w:rPr>
        <w:t xml:space="preserve"> the ICAAP template</w:t>
      </w:r>
      <w:r w:rsidR="00D346AB" w:rsidRPr="00AA0466">
        <w:rPr>
          <w:rFonts w:ascii="Arial" w:hAnsi="Arial" w:cs="Arial"/>
          <w:sz w:val="20"/>
          <w:szCs w:val="20"/>
        </w:rPr>
        <w:t xml:space="preserve">, the </w:t>
      </w:r>
      <w:r w:rsidR="007465A1" w:rsidRPr="00AA0466">
        <w:rPr>
          <w:rFonts w:ascii="Arial" w:hAnsi="Arial" w:cs="Arial"/>
          <w:sz w:val="20"/>
          <w:szCs w:val="20"/>
        </w:rPr>
        <w:t>P</w:t>
      </w:r>
      <w:r w:rsidR="00D346AB" w:rsidRPr="00AA0466">
        <w:rPr>
          <w:rFonts w:ascii="Arial" w:hAnsi="Arial" w:cs="Arial"/>
          <w:sz w:val="20"/>
          <w:szCs w:val="20"/>
        </w:rPr>
        <w:t>ension risk template</w:t>
      </w:r>
      <w:r w:rsidR="006E3A35" w:rsidRPr="00AA0466">
        <w:rPr>
          <w:rFonts w:ascii="Arial" w:hAnsi="Arial" w:cs="Arial"/>
          <w:sz w:val="20"/>
          <w:szCs w:val="20"/>
        </w:rPr>
        <w:t xml:space="preserve">, the </w:t>
      </w:r>
      <w:r w:rsidR="007465A1" w:rsidRPr="00AA0466">
        <w:rPr>
          <w:rFonts w:ascii="Arial" w:hAnsi="Arial" w:cs="Arial"/>
          <w:sz w:val="20"/>
          <w:szCs w:val="20"/>
        </w:rPr>
        <w:t>C</w:t>
      </w:r>
      <w:r w:rsidR="004A610E" w:rsidRPr="00AA0466">
        <w:rPr>
          <w:rFonts w:ascii="Arial" w:hAnsi="Arial" w:cs="Arial"/>
          <w:sz w:val="20"/>
          <w:szCs w:val="20"/>
        </w:rPr>
        <w:t>overage of non-performing exposures</w:t>
      </w:r>
      <w:r w:rsidR="004A610E" w:rsidRPr="00AA0466">
        <w:rPr>
          <w:rFonts w:ascii="Arial" w:hAnsi="Arial" w:cs="Arial"/>
          <w:color w:val="1F497D"/>
          <w:sz w:val="20"/>
          <w:szCs w:val="20"/>
        </w:rPr>
        <w:t xml:space="preserve"> </w:t>
      </w:r>
      <w:r w:rsidR="006E3A35" w:rsidRPr="00AA0466">
        <w:rPr>
          <w:rFonts w:ascii="Arial" w:hAnsi="Arial" w:cs="Arial"/>
          <w:sz w:val="20"/>
          <w:szCs w:val="20"/>
        </w:rPr>
        <w:t>template</w:t>
      </w:r>
      <w:r w:rsidR="007465A1" w:rsidRPr="00AA0466">
        <w:rPr>
          <w:rFonts w:ascii="Arial" w:hAnsi="Arial" w:cs="Arial"/>
          <w:sz w:val="20"/>
          <w:szCs w:val="20"/>
        </w:rPr>
        <w:t xml:space="preserve">, </w:t>
      </w:r>
      <w:r w:rsidR="0078460B" w:rsidRPr="00AA0466">
        <w:rPr>
          <w:rFonts w:ascii="Arial" w:hAnsi="Arial" w:cs="Arial"/>
          <w:sz w:val="20"/>
          <w:szCs w:val="20"/>
        </w:rPr>
        <w:t xml:space="preserve">the </w:t>
      </w:r>
      <w:del w:id="420" w:author="Sailis, Debora" w:date="2023-08-21T16:01:00Z">
        <w:r w:rsidR="0078460B" w:rsidRPr="00AA0466" w:rsidDel="00EF04E3">
          <w:rPr>
            <w:rFonts w:ascii="Arial" w:hAnsi="Arial" w:cs="Arial"/>
            <w:sz w:val="20"/>
            <w:szCs w:val="20"/>
          </w:rPr>
          <w:delText xml:space="preserve">Capital </w:delText>
        </w:r>
      </w:del>
      <w:ins w:id="421" w:author="Sailis, Debora" w:date="2023-08-21T16:01:00Z">
        <w:r w:rsidR="00EF04E3">
          <w:rPr>
            <w:rFonts w:ascii="Arial" w:hAnsi="Arial" w:cs="Arial"/>
            <w:sz w:val="20"/>
            <w:szCs w:val="20"/>
          </w:rPr>
          <w:t>Financial</w:t>
        </w:r>
      </w:ins>
      <w:ins w:id="422" w:author="Sailis, Debora" w:date="2023-10-05T18:13:00Z">
        <w:r w:rsidR="005A328F">
          <w:rPr>
            <w:rFonts w:ascii="Arial" w:hAnsi="Arial" w:cs="Arial"/>
            <w:sz w:val="20"/>
            <w:szCs w:val="20"/>
          </w:rPr>
          <w:t xml:space="preserve"> </w:t>
        </w:r>
      </w:ins>
      <w:r w:rsidR="0078460B" w:rsidRPr="00AA0466">
        <w:rPr>
          <w:rFonts w:ascii="Arial" w:hAnsi="Arial" w:cs="Arial"/>
          <w:sz w:val="20"/>
          <w:szCs w:val="20"/>
        </w:rPr>
        <w:t>Projections and Underlying Assumptions template</w:t>
      </w:r>
      <w:r w:rsidR="006A6B6B" w:rsidRPr="00AA0466">
        <w:rPr>
          <w:rFonts w:ascii="Arial" w:hAnsi="Arial" w:cs="Arial"/>
          <w:sz w:val="20"/>
          <w:szCs w:val="20"/>
        </w:rPr>
        <w:t xml:space="preserve">, the Risk of Excessive Leverage template, </w:t>
      </w:r>
      <w:r w:rsidR="009765FE" w:rsidRPr="00AA0466">
        <w:rPr>
          <w:rFonts w:ascii="Arial" w:hAnsi="Arial" w:cs="Arial"/>
          <w:sz w:val="20"/>
          <w:szCs w:val="20"/>
        </w:rPr>
        <w:t xml:space="preserve">the Irrevocable Payment Commitments (IPCs) template, </w:t>
      </w:r>
      <w:r w:rsidR="006A6B6B" w:rsidRPr="00AA0466">
        <w:rPr>
          <w:rFonts w:ascii="Arial" w:hAnsi="Arial" w:cs="Arial"/>
          <w:sz w:val="20"/>
          <w:szCs w:val="20"/>
        </w:rPr>
        <w:t>the Climate risk template</w:t>
      </w:r>
      <w:ins w:id="423" w:author="Sailis, Debora" w:date="2023-08-22T09:54:00Z">
        <w:r w:rsidR="002D2FBB">
          <w:rPr>
            <w:rFonts w:ascii="Arial" w:hAnsi="Arial" w:cs="Arial"/>
            <w:sz w:val="20"/>
            <w:szCs w:val="20"/>
          </w:rPr>
          <w:t>, the Digitalisation template</w:t>
        </w:r>
      </w:ins>
      <w:r w:rsidR="000C5AFC" w:rsidRPr="00AA0466">
        <w:rPr>
          <w:rFonts w:ascii="Arial" w:hAnsi="Arial" w:cs="Arial"/>
          <w:sz w:val="20"/>
          <w:szCs w:val="20"/>
        </w:rPr>
        <w:t xml:space="preserve"> </w:t>
      </w:r>
      <w:r w:rsidR="0070061E" w:rsidRPr="00AA0466">
        <w:rPr>
          <w:rFonts w:ascii="Arial" w:hAnsi="Arial" w:cs="Arial"/>
          <w:sz w:val="20"/>
          <w:szCs w:val="20"/>
        </w:rPr>
        <w:t xml:space="preserve">and the information for minor subsidiaries </w:t>
      </w:r>
      <w:r w:rsidR="00CD5A06" w:rsidRPr="00AA0466">
        <w:rPr>
          <w:rFonts w:ascii="Arial" w:hAnsi="Arial" w:cs="Arial"/>
          <w:sz w:val="20"/>
          <w:szCs w:val="20"/>
        </w:rPr>
        <w:t>are</w:t>
      </w:r>
      <w:r w:rsidR="00F4108D" w:rsidRPr="00AA0466">
        <w:rPr>
          <w:rFonts w:ascii="Arial" w:hAnsi="Arial" w:cs="Arial"/>
          <w:sz w:val="20"/>
          <w:szCs w:val="20"/>
        </w:rPr>
        <w:t xml:space="preserve"> requested on an </w:t>
      </w:r>
      <w:r w:rsidR="00F4108D" w:rsidRPr="00AA0466">
        <w:rPr>
          <w:rFonts w:ascii="Arial" w:hAnsi="Arial" w:cs="Arial"/>
          <w:b/>
          <w:sz w:val="20"/>
          <w:szCs w:val="20"/>
        </w:rPr>
        <w:t>annual basis</w:t>
      </w:r>
      <w:r w:rsidR="00F4108D" w:rsidRPr="00AA0466">
        <w:rPr>
          <w:rFonts w:ascii="Arial" w:hAnsi="Arial" w:cs="Arial"/>
          <w:sz w:val="20"/>
          <w:szCs w:val="20"/>
        </w:rPr>
        <w:t xml:space="preserve"> only (i.e. for reference date December of each year)</w:t>
      </w:r>
      <w:r w:rsidR="009765FE" w:rsidRPr="00AA0466">
        <w:rPr>
          <w:rFonts w:ascii="Arial" w:hAnsi="Arial" w:cs="Arial"/>
          <w:sz w:val="20"/>
          <w:szCs w:val="20"/>
        </w:rPr>
        <w:t xml:space="preserve">; </w:t>
      </w:r>
      <w:r w:rsidR="006A6B6B" w:rsidRPr="00AA0466">
        <w:rPr>
          <w:rFonts w:ascii="Arial" w:hAnsi="Arial" w:cs="Arial"/>
          <w:sz w:val="20"/>
          <w:szCs w:val="20"/>
        </w:rPr>
        <w:t xml:space="preserve">the LCR Art 23 DR template is </w:t>
      </w:r>
      <w:r w:rsidR="00D346AB" w:rsidRPr="00AA0466">
        <w:rPr>
          <w:rFonts w:ascii="Arial" w:hAnsi="Arial" w:cs="Arial"/>
          <w:sz w:val="20"/>
          <w:szCs w:val="20"/>
        </w:rPr>
        <w:t xml:space="preserve"> </w:t>
      </w:r>
      <w:r w:rsidR="006A6B6B" w:rsidRPr="00AA0466">
        <w:rPr>
          <w:rFonts w:ascii="Arial" w:hAnsi="Arial" w:cs="Arial"/>
          <w:sz w:val="20"/>
          <w:szCs w:val="20"/>
        </w:rPr>
        <w:t xml:space="preserve">requested on an </w:t>
      </w:r>
      <w:r w:rsidR="006A6B6B" w:rsidRPr="00AA0466">
        <w:rPr>
          <w:rFonts w:ascii="Arial" w:hAnsi="Arial" w:cs="Arial"/>
          <w:b/>
          <w:bCs/>
          <w:sz w:val="20"/>
          <w:szCs w:val="20"/>
        </w:rPr>
        <w:t xml:space="preserve">annual basis </w:t>
      </w:r>
      <w:r w:rsidR="006A6B6B" w:rsidRPr="00AA0466">
        <w:rPr>
          <w:rFonts w:ascii="Arial" w:hAnsi="Arial" w:cs="Arial"/>
          <w:sz w:val="20"/>
          <w:szCs w:val="20"/>
        </w:rPr>
        <w:t>only (</w:t>
      </w:r>
      <w:r w:rsidR="006A6B6B" w:rsidRPr="002D2FBB">
        <w:rPr>
          <w:rFonts w:ascii="Arial" w:hAnsi="Arial" w:cs="Arial"/>
          <w:sz w:val="20"/>
          <w:szCs w:val="20"/>
          <w:u w:val="single"/>
          <w:rPrChange w:id="424" w:author="Sailis, Debora" w:date="2023-08-22T09:55:00Z">
            <w:rPr>
              <w:rFonts w:ascii="Arial" w:hAnsi="Arial" w:cs="Arial"/>
              <w:sz w:val="20"/>
              <w:szCs w:val="20"/>
            </w:rPr>
          </w:rPrChange>
        </w:rPr>
        <w:t>for reference date June of each year</w:t>
      </w:r>
      <w:r w:rsidR="006A6B6B" w:rsidRPr="00AA0466">
        <w:rPr>
          <w:rFonts w:ascii="Arial" w:hAnsi="Arial" w:cs="Arial"/>
          <w:sz w:val="20"/>
          <w:szCs w:val="20"/>
        </w:rPr>
        <w:t xml:space="preserve">) </w:t>
      </w:r>
      <w:r w:rsidR="00D346AB" w:rsidRPr="00AA0466">
        <w:rPr>
          <w:rFonts w:ascii="Arial" w:hAnsi="Arial" w:cs="Arial"/>
          <w:sz w:val="20"/>
          <w:szCs w:val="20"/>
        </w:rPr>
        <w:t>whereas the Loan to income</w:t>
      </w:r>
      <w:r w:rsidR="006A6B6B" w:rsidRPr="00AA0466">
        <w:rPr>
          <w:rFonts w:ascii="Arial" w:hAnsi="Arial" w:cs="Arial"/>
          <w:sz w:val="20"/>
          <w:szCs w:val="20"/>
        </w:rPr>
        <w:t xml:space="preserve"> template and the Business line reporting template</w:t>
      </w:r>
      <w:r w:rsidR="0088317C" w:rsidRPr="00AA0466">
        <w:rPr>
          <w:rFonts w:ascii="Arial" w:hAnsi="Arial" w:cs="Arial"/>
          <w:sz w:val="20"/>
          <w:szCs w:val="20"/>
        </w:rPr>
        <w:t xml:space="preserve"> </w:t>
      </w:r>
      <w:r w:rsidR="006A6B6B" w:rsidRPr="00AA0466">
        <w:rPr>
          <w:rFonts w:ascii="Arial" w:hAnsi="Arial" w:cs="Arial"/>
          <w:sz w:val="20"/>
          <w:szCs w:val="20"/>
        </w:rPr>
        <w:t>are</w:t>
      </w:r>
      <w:r w:rsidR="0078460B" w:rsidRPr="00AA0466">
        <w:rPr>
          <w:rFonts w:ascii="Arial" w:hAnsi="Arial" w:cs="Arial"/>
          <w:sz w:val="20"/>
          <w:szCs w:val="20"/>
        </w:rPr>
        <w:t xml:space="preserve"> requested on a </w:t>
      </w:r>
      <w:r w:rsidR="0078460B" w:rsidRPr="00AA0466">
        <w:rPr>
          <w:rFonts w:ascii="Arial" w:hAnsi="Arial" w:cs="Arial"/>
          <w:b/>
          <w:sz w:val="20"/>
          <w:szCs w:val="20"/>
        </w:rPr>
        <w:t>semi-annual basis</w:t>
      </w:r>
      <w:r w:rsidR="0078460B" w:rsidRPr="00AA0466">
        <w:rPr>
          <w:rFonts w:ascii="Arial" w:hAnsi="Arial" w:cs="Arial"/>
          <w:sz w:val="20"/>
          <w:szCs w:val="20"/>
        </w:rPr>
        <w:t xml:space="preserve"> (i.e. for reference date June and December of each year) </w:t>
      </w:r>
      <w:del w:id="425" w:author="Sailis, Debora" w:date="2023-08-31T12:06:00Z">
        <w:r w:rsidR="0088317C" w:rsidRPr="00AA0466" w:rsidDel="00697B2B">
          <w:rPr>
            <w:rFonts w:ascii="Arial" w:hAnsi="Arial" w:cs="Arial"/>
            <w:sz w:val="20"/>
            <w:szCs w:val="20"/>
          </w:rPr>
          <w:delText xml:space="preserve">and </w:delText>
        </w:r>
      </w:del>
      <w:del w:id="426" w:author="Sailis, Debora" w:date="2023-08-22T09:55:00Z">
        <w:r w:rsidR="0088317C" w:rsidRPr="00AA0466" w:rsidDel="002D2FBB">
          <w:rPr>
            <w:rFonts w:ascii="Arial" w:hAnsi="Arial" w:cs="Arial"/>
            <w:sz w:val="20"/>
            <w:szCs w:val="20"/>
          </w:rPr>
          <w:delText xml:space="preserve">Interest Rate Risk in the Banking Book </w:delText>
        </w:r>
      </w:del>
      <w:del w:id="427" w:author="Sailis, Debora" w:date="2023-08-29T16:25:00Z">
        <w:r w:rsidR="0088317C" w:rsidRPr="00AA0466" w:rsidDel="00112DDB">
          <w:rPr>
            <w:rFonts w:ascii="Arial" w:hAnsi="Arial" w:cs="Arial"/>
            <w:sz w:val="20"/>
            <w:szCs w:val="20"/>
          </w:rPr>
          <w:delText>(</w:delText>
        </w:r>
      </w:del>
      <w:del w:id="428" w:author="Sailis, Debora" w:date="2023-08-22T09:55:00Z">
        <w:r w:rsidR="0088317C" w:rsidRPr="00AA0466" w:rsidDel="002D2FBB">
          <w:rPr>
            <w:rFonts w:ascii="Arial" w:hAnsi="Arial" w:cs="Arial"/>
            <w:sz w:val="20"/>
            <w:szCs w:val="20"/>
          </w:rPr>
          <w:delText>IRRBB</w:delText>
        </w:r>
      </w:del>
      <w:del w:id="429" w:author="Sailis, Debora" w:date="2023-08-29T16:25:00Z">
        <w:r w:rsidR="0088317C" w:rsidRPr="00AA0466" w:rsidDel="00112DDB">
          <w:rPr>
            <w:rFonts w:ascii="Arial" w:hAnsi="Arial" w:cs="Arial"/>
            <w:sz w:val="20"/>
            <w:szCs w:val="20"/>
          </w:rPr>
          <w:delText>)</w:delText>
        </w:r>
      </w:del>
      <w:del w:id="430" w:author="Sailis, Debora" w:date="2023-08-31T12:06:00Z">
        <w:r w:rsidR="00D346AB" w:rsidRPr="00AA0466" w:rsidDel="00697B2B">
          <w:rPr>
            <w:rFonts w:ascii="Arial" w:hAnsi="Arial" w:cs="Arial"/>
            <w:sz w:val="20"/>
            <w:szCs w:val="20"/>
          </w:rPr>
          <w:delText xml:space="preserve"> template</w:delText>
        </w:r>
      </w:del>
      <w:del w:id="431" w:author="Sailis, Debora" w:date="2023-08-29T16:25:00Z">
        <w:r w:rsidR="0088317C" w:rsidRPr="00AA0466" w:rsidDel="00112DDB">
          <w:rPr>
            <w:rFonts w:ascii="Arial" w:hAnsi="Arial" w:cs="Arial"/>
            <w:sz w:val="20"/>
            <w:szCs w:val="20"/>
          </w:rPr>
          <w:delText>s</w:delText>
        </w:r>
      </w:del>
      <w:del w:id="432" w:author="Sailis, Debora" w:date="2023-08-31T12:06:00Z">
        <w:r w:rsidR="00D346AB" w:rsidRPr="00AA0466" w:rsidDel="00697B2B">
          <w:rPr>
            <w:rFonts w:ascii="Arial" w:hAnsi="Arial" w:cs="Arial"/>
            <w:sz w:val="20"/>
            <w:szCs w:val="20"/>
          </w:rPr>
          <w:delText xml:space="preserve"> </w:delText>
        </w:r>
        <w:r w:rsidR="0078460B" w:rsidRPr="00AA0466" w:rsidDel="00697B2B">
          <w:rPr>
            <w:rFonts w:ascii="Arial" w:hAnsi="Arial" w:cs="Arial"/>
            <w:sz w:val="20"/>
            <w:szCs w:val="20"/>
          </w:rPr>
          <w:delText>is</w:delText>
        </w:r>
        <w:r w:rsidR="00D346AB" w:rsidRPr="00AA0466" w:rsidDel="00697B2B">
          <w:rPr>
            <w:rFonts w:ascii="Arial" w:hAnsi="Arial" w:cs="Arial"/>
            <w:sz w:val="20"/>
            <w:szCs w:val="20"/>
          </w:rPr>
          <w:delText xml:space="preserve"> requested on a </w:delText>
        </w:r>
        <w:r w:rsidR="00D346AB" w:rsidRPr="00AA0466" w:rsidDel="00697B2B">
          <w:rPr>
            <w:rFonts w:ascii="Arial" w:hAnsi="Arial" w:cs="Arial"/>
            <w:b/>
            <w:sz w:val="20"/>
            <w:szCs w:val="20"/>
          </w:rPr>
          <w:delText>semi-annual basis</w:delText>
        </w:r>
        <w:r w:rsidR="00D346AB" w:rsidRPr="00AA0466" w:rsidDel="00697B2B">
          <w:rPr>
            <w:rFonts w:ascii="Arial" w:hAnsi="Arial" w:cs="Arial"/>
            <w:sz w:val="20"/>
            <w:szCs w:val="20"/>
          </w:rPr>
          <w:delText xml:space="preserve"> </w:delText>
        </w:r>
        <w:r w:rsidR="0078460B" w:rsidRPr="00AA0466" w:rsidDel="00697B2B">
          <w:rPr>
            <w:rFonts w:ascii="Arial" w:hAnsi="Arial" w:cs="Arial"/>
            <w:sz w:val="20"/>
            <w:szCs w:val="20"/>
          </w:rPr>
          <w:delText>for main subsidiarie</w:delText>
        </w:r>
      </w:del>
      <w:ins w:id="433" w:author="Debora Sailis" w:date="2023-09-22T16:57:00Z">
        <w:r w:rsidR="00300E98">
          <w:rPr>
            <w:rFonts w:ascii="Arial" w:hAnsi="Arial" w:cs="Arial"/>
            <w:sz w:val="20"/>
            <w:szCs w:val="20"/>
          </w:rPr>
          <w:t xml:space="preserve">. </w:t>
        </w:r>
      </w:ins>
      <w:ins w:id="434" w:author="Sailis, Debora" w:date="2023-10-05T18:13:00Z">
        <w:r w:rsidR="005A328F" w:rsidRPr="005A328F">
          <w:rPr>
            <w:rFonts w:ascii="Arial" w:hAnsi="Arial" w:cs="Arial"/>
            <w:sz w:val="20"/>
            <w:szCs w:val="20"/>
            <w:u w:val="single"/>
            <w:rPrChange w:id="435" w:author="Sailis, Debora" w:date="2023-10-05T18:14:00Z">
              <w:rPr>
                <w:rFonts w:ascii="Arial" w:hAnsi="Arial" w:cs="Arial"/>
                <w:sz w:val="20"/>
                <w:szCs w:val="20"/>
              </w:rPr>
            </w:rPrChange>
          </w:rPr>
          <w:t xml:space="preserve">Sheet </w:t>
        </w:r>
        <w:r w:rsidR="005A328F" w:rsidRPr="005A328F">
          <w:rPr>
            <w:rFonts w:ascii="Arial" w:hAnsi="Arial" w:cs="Arial"/>
            <w:b/>
            <w:bCs/>
            <w:sz w:val="20"/>
            <w:szCs w:val="20"/>
            <w:u w:val="single"/>
            <w:rPrChange w:id="436" w:author="Sailis, Debora" w:date="2023-10-05T18:14:00Z">
              <w:rPr>
                <w:rFonts w:ascii="Arial" w:hAnsi="Arial" w:cs="Arial"/>
                <w:sz w:val="20"/>
                <w:szCs w:val="20"/>
              </w:rPr>
            </w:rPrChange>
          </w:rPr>
          <w:t>6_IRRBB_Additional</w:t>
        </w:r>
        <w:r w:rsidR="005A328F" w:rsidRPr="005A328F">
          <w:rPr>
            <w:rFonts w:ascii="Arial" w:hAnsi="Arial" w:cs="Arial"/>
            <w:sz w:val="20"/>
            <w:szCs w:val="20"/>
            <w:u w:val="single"/>
            <w:rPrChange w:id="437" w:author="Sailis, Debora" w:date="2023-10-05T18:14:00Z">
              <w:rPr>
                <w:rFonts w:ascii="Arial" w:hAnsi="Arial" w:cs="Arial"/>
                <w:sz w:val="20"/>
                <w:szCs w:val="20"/>
              </w:rPr>
            </w:rPrChange>
          </w:rPr>
          <w:t xml:space="preserve"> </w:t>
        </w:r>
      </w:ins>
      <w:ins w:id="438" w:author="Sailis, Debora" w:date="2023-10-05T18:14:00Z">
        <w:r w:rsidR="005A328F" w:rsidRPr="005A328F">
          <w:rPr>
            <w:rFonts w:ascii="Arial" w:hAnsi="Arial" w:cs="Arial"/>
            <w:sz w:val="20"/>
            <w:szCs w:val="20"/>
            <w:u w:val="single"/>
            <w:rPrChange w:id="439" w:author="Sailis, Debora" w:date="2023-10-05T18:14:00Z">
              <w:rPr>
                <w:rFonts w:ascii="Arial" w:hAnsi="Arial" w:cs="Arial"/>
                <w:sz w:val="20"/>
                <w:szCs w:val="20"/>
              </w:rPr>
            </w:rPrChange>
          </w:rPr>
          <w:t>included in the CSRBB/IRRBB template is requested only for Q4-2023 reference period.</w:t>
        </w:r>
        <w:r w:rsidR="005A328F">
          <w:rPr>
            <w:rFonts w:ascii="Arial" w:hAnsi="Arial" w:cs="Arial"/>
            <w:sz w:val="20"/>
            <w:szCs w:val="20"/>
          </w:rPr>
          <w:t xml:space="preserve"> </w:t>
        </w:r>
      </w:ins>
      <w:ins w:id="440" w:author="Debora Sailis" w:date="2023-09-22T16:57:00Z">
        <w:r w:rsidR="00300E98">
          <w:rPr>
            <w:rFonts w:ascii="Arial" w:hAnsi="Arial" w:cs="Arial"/>
            <w:sz w:val="20"/>
            <w:szCs w:val="20"/>
          </w:rPr>
          <w:t>The rest of the templates are requested on a quarterly basis.</w:t>
        </w:r>
      </w:ins>
      <w:del w:id="441" w:author="Sailis, Debora" w:date="2023-08-31T12:06:00Z">
        <w:r w:rsidR="0078460B" w:rsidRPr="00AA0466" w:rsidDel="00697B2B">
          <w:rPr>
            <w:rFonts w:ascii="Arial" w:hAnsi="Arial" w:cs="Arial"/>
            <w:sz w:val="20"/>
            <w:szCs w:val="20"/>
          </w:rPr>
          <w:delText>s.</w:delText>
        </w:r>
      </w:del>
      <w:ins w:id="442" w:author="Sailis, Debora" w:date="2023-08-31T12:06:00Z">
        <w:del w:id="443" w:author="Debora Sailis" w:date="2023-09-22T16:56:00Z">
          <w:r w:rsidR="00697B2B" w:rsidDel="00300E98">
            <w:rPr>
              <w:rFonts w:ascii="Arial" w:hAnsi="Arial" w:cs="Arial"/>
              <w:sz w:val="20"/>
              <w:szCs w:val="20"/>
            </w:rPr>
            <w:delText>.</w:delText>
          </w:r>
        </w:del>
      </w:ins>
    </w:p>
    <w:p w14:paraId="2FB93DDF" w14:textId="77777777" w:rsidR="00E628A8" w:rsidRPr="00AA0466" w:rsidRDefault="00E628A8" w:rsidP="00977A51">
      <w:pPr>
        <w:tabs>
          <w:tab w:val="left" w:pos="851"/>
          <w:tab w:val="right" w:pos="9356"/>
        </w:tabs>
        <w:spacing w:before="60" w:after="60" w:line="360" w:lineRule="auto"/>
        <w:jc w:val="both"/>
        <w:rPr>
          <w:rFonts w:ascii="Arial" w:hAnsi="Arial" w:cs="Arial"/>
          <w:sz w:val="20"/>
          <w:szCs w:val="20"/>
        </w:rPr>
      </w:pPr>
    </w:p>
    <w:p w14:paraId="360773C5" w14:textId="42B2E753" w:rsidR="00836437" w:rsidRDefault="00C070B7" w:rsidP="00977A51">
      <w:pPr>
        <w:tabs>
          <w:tab w:val="left" w:pos="851"/>
          <w:tab w:val="right" w:pos="9356"/>
        </w:tabs>
        <w:spacing w:before="60" w:after="60" w:line="360" w:lineRule="auto"/>
        <w:jc w:val="both"/>
        <w:rPr>
          <w:rFonts w:ascii="Arial" w:hAnsi="Arial" w:cs="Arial"/>
          <w:b/>
          <w:bCs/>
          <w:sz w:val="20"/>
          <w:szCs w:val="20"/>
        </w:rPr>
      </w:pPr>
      <w:r>
        <w:rPr>
          <w:rFonts w:ascii="Arial" w:hAnsi="Arial" w:cs="Arial"/>
          <w:b/>
          <w:bCs/>
          <w:sz w:val="20"/>
          <w:szCs w:val="20"/>
        </w:rPr>
        <w:t xml:space="preserve">1. </w:t>
      </w:r>
      <w:r w:rsidR="00496C06">
        <w:rPr>
          <w:rFonts w:ascii="Arial" w:hAnsi="Arial" w:cs="Arial"/>
          <w:b/>
          <w:bCs/>
          <w:sz w:val="20"/>
          <w:szCs w:val="20"/>
        </w:rPr>
        <w:t xml:space="preserve">Reporting calendar </w:t>
      </w:r>
      <w:del w:id="444" w:author="Sailis, Debora" w:date="2023-08-28T17:27:00Z">
        <w:r w:rsidR="00496C06" w:rsidDel="001A56BF">
          <w:rPr>
            <w:rFonts w:ascii="Arial" w:hAnsi="Arial" w:cs="Arial"/>
            <w:b/>
            <w:bCs/>
            <w:sz w:val="20"/>
            <w:szCs w:val="20"/>
          </w:rPr>
          <w:delText>valid u</w:delText>
        </w:r>
        <w:r w:rsidR="00210DF0" w:rsidRPr="00FB652E" w:rsidDel="001A56BF">
          <w:rPr>
            <w:rFonts w:ascii="Arial" w:hAnsi="Arial" w:cs="Arial"/>
            <w:b/>
            <w:bCs/>
            <w:sz w:val="20"/>
            <w:szCs w:val="20"/>
          </w:rPr>
          <w:delText>ntil Q1-2023</w:delText>
        </w:r>
        <w:r w:rsidR="009964CF" w:rsidDel="001A56BF">
          <w:rPr>
            <w:rFonts w:ascii="Arial" w:hAnsi="Arial" w:cs="Arial"/>
            <w:b/>
            <w:bCs/>
            <w:sz w:val="20"/>
            <w:szCs w:val="20"/>
          </w:rPr>
          <w:delText xml:space="preserve"> reference date</w:delText>
        </w:r>
      </w:del>
    </w:p>
    <w:p w14:paraId="2DA507A2" w14:textId="77777777" w:rsidR="001A56BF" w:rsidRDefault="001A56BF" w:rsidP="001A56BF">
      <w:pPr>
        <w:tabs>
          <w:tab w:val="left" w:pos="851"/>
          <w:tab w:val="right" w:pos="9356"/>
        </w:tabs>
        <w:spacing w:before="60" w:after="60" w:line="360" w:lineRule="auto"/>
        <w:jc w:val="both"/>
        <w:rPr>
          <w:rFonts w:ascii="Arial" w:eastAsia="Times New Roman" w:hAnsi="Arial" w:cs="Arial"/>
          <w:b/>
          <w:bCs/>
          <w:sz w:val="20"/>
          <w:szCs w:val="20"/>
          <w:lang w:eastAsia="en-GB"/>
        </w:rPr>
      </w:pPr>
      <w:r w:rsidRPr="00AA0466">
        <w:rPr>
          <w:rFonts w:ascii="Arial" w:hAnsi="Arial" w:cs="Arial"/>
          <w:sz w:val="20"/>
          <w:szCs w:val="20"/>
        </w:rPr>
        <w:t xml:space="preserve">All institutions should </w:t>
      </w:r>
      <w:r>
        <w:rPr>
          <w:rFonts w:ascii="Arial" w:hAnsi="Arial" w:cs="Arial"/>
          <w:sz w:val="20"/>
          <w:szCs w:val="20"/>
        </w:rPr>
        <w:t>submit the reports directly in</w:t>
      </w:r>
      <w:r w:rsidRPr="00AA0466">
        <w:rPr>
          <w:rFonts w:ascii="Arial" w:hAnsi="Arial" w:cs="Arial"/>
          <w:sz w:val="20"/>
          <w:szCs w:val="20"/>
        </w:rPr>
        <w:t xml:space="preserve"> </w:t>
      </w:r>
      <w:r>
        <w:rPr>
          <w:rFonts w:ascii="Arial" w:hAnsi="Arial" w:cs="Arial"/>
          <w:sz w:val="20"/>
          <w:szCs w:val="20"/>
        </w:rPr>
        <w:t>CASPER</w:t>
      </w:r>
      <w:r w:rsidRPr="00AA0466">
        <w:rPr>
          <w:rFonts w:ascii="Arial" w:hAnsi="Arial" w:cs="Arial"/>
          <w:sz w:val="20"/>
          <w:szCs w:val="20"/>
        </w:rPr>
        <w:t xml:space="preserve"> no later than </w:t>
      </w:r>
      <w:r w:rsidRPr="00AA0466">
        <w:rPr>
          <w:rFonts w:ascii="Arial" w:hAnsi="Arial" w:cs="Arial"/>
          <w:b/>
          <w:sz w:val="20"/>
          <w:szCs w:val="20"/>
          <w:u w:val="single"/>
        </w:rPr>
        <w:t>5 business days after the relevant ITS</w:t>
      </w:r>
      <w:r w:rsidRPr="00AA0466">
        <w:rPr>
          <w:rFonts w:ascii="Arial" w:hAnsi="Arial" w:cs="Arial"/>
          <w:sz w:val="20"/>
          <w:szCs w:val="20"/>
        </w:rPr>
        <w:t xml:space="preserve"> remittance date</w:t>
      </w:r>
      <w:r>
        <w:rPr>
          <w:rFonts w:ascii="Arial" w:hAnsi="Arial" w:cs="Arial"/>
          <w:sz w:val="20"/>
          <w:szCs w:val="20"/>
        </w:rPr>
        <w:t>.</w:t>
      </w:r>
    </w:p>
    <w:p w14:paraId="2F229AAF" w14:textId="77777777" w:rsidR="001A56BF" w:rsidRPr="00FB652E" w:rsidRDefault="001A56BF" w:rsidP="001A56BF">
      <w:pPr>
        <w:tabs>
          <w:tab w:val="left" w:pos="851"/>
          <w:tab w:val="right" w:pos="9356"/>
        </w:tabs>
        <w:spacing w:before="60" w:after="60" w:line="360" w:lineRule="auto"/>
        <w:jc w:val="both"/>
        <w:rPr>
          <w:rFonts w:ascii="Arial" w:eastAsia="Times New Roman" w:hAnsi="Arial" w:cs="Arial"/>
          <w:b/>
          <w:bCs/>
          <w:sz w:val="20"/>
          <w:szCs w:val="20"/>
          <w:lang w:eastAsia="en-GB"/>
        </w:rPr>
      </w:pPr>
    </w:p>
    <w:tbl>
      <w:tblPr>
        <w:tblStyle w:val="TableGrid"/>
        <w:tblW w:w="8941" w:type="dxa"/>
        <w:tblLook w:val="04A0" w:firstRow="1" w:lastRow="0" w:firstColumn="1" w:lastColumn="0" w:noHBand="0" w:noVBand="1"/>
      </w:tblPr>
      <w:tblGrid>
        <w:gridCol w:w="2547"/>
        <w:gridCol w:w="1598"/>
        <w:gridCol w:w="1599"/>
        <w:gridCol w:w="1598"/>
        <w:gridCol w:w="1599"/>
      </w:tblGrid>
      <w:tr w:rsidR="00192E9E" w14:paraId="2FDC55C7" w14:textId="77777777" w:rsidTr="00FB175C">
        <w:tc>
          <w:tcPr>
            <w:tcW w:w="2547" w:type="dxa"/>
            <w:shd w:val="clear" w:color="auto" w:fill="D9D9D9" w:themeFill="background1" w:themeFillShade="D9"/>
          </w:tcPr>
          <w:p w14:paraId="6D100FE7" w14:textId="5E46259D" w:rsidR="00A5738C" w:rsidRDefault="00A5738C" w:rsidP="00A5738C">
            <w:pPr>
              <w:tabs>
                <w:tab w:val="left" w:pos="851"/>
                <w:tab w:val="right" w:pos="9356"/>
              </w:tabs>
              <w:spacing w:before="60" w:after="60" w:line="360" w:lineRule="auto"/>
              <w:jc w:val="both"/>
              <w:rPr>
                <w:rFonts w:ascii="Arial" w:hAnsi="Arial" w:cs="Arial"/>
                <w:b/>
                <w:bCs/>
                <w:sz w:val="20"/>
                <w:szCs w:val="20"/>
              </w:rPr>
            </w:pPr>
            <w:r w:rsidRPr="00AA0466">
              <w:rPr>
                <w:rFonts w:ascii="Arial" w:eastAsia="Times New Roman" w:hAnsi="Arial" w:cs="Arial"/>
                <w:b/>
                <w:bCs/>
                <w:color w:val="000000"/>
                <w:sz w:val="20"/>
                <w:szCs w:val="20"/>
                <w:lang w:eastAsia="en-GB"/>
              </w:rPr>
              <w:t>Reference date</w:t>
            </w:r>
          </w:p>
        </w:tc>
        <w:tc>
          <w:tcPr>
            <w:tcW w:w="1598" w:type="dxa"/>
            <w:shd w:val="clear" w:color="auto" w:fill="D9D9D9" w:themeFill="background1" w:themeFillShade="D9"/>
          </w:tcPr>
          <w:p w14:paraId="1C3EF433" w14:textId="2D6CC19D" w:rsidR="00A5738C" w:rsidRDefault="00A5738C" w:rsidP="00A5738C">
            <w:pPr>
              <w:tabs>
                <w:tab w:val="left" w:pos="851"/>
                <w:tab w:val="right" w:pos="9356"/>
              </w:tabs>
              <w:spacing w:before="60" w:after="60" w:line="360" w:lineRule="auto"/>
              <w:jc w:val="both"/>
              <w:rPr>
                <w:rFonts w:ascii="Arial" w:hAnsi="Arial" w:cs="Arial"/>
                <w:b/>
                <w:bCs/>
                <w:sz w:val="20"/>
                <w:szCs w:val="20"/>
              </w:rPr>
            </w:pPr>
            <w:r>
              <w:rPr>
                <w:rFonts w:ascii="Arial" w:hAnsi="Arial" w:cs="Arial"/>
                <w:b/>
                <w:bCs/>
                <w:sz w:val="20"/>
                <w:szCs w:val="20"/>
              </w:rPr>
              <w:t>Dec-23</w:t>
            </w:r>
          </w:p>
        </w:tc>
        <w:tc>
          <w:tcPr>
            <w:tcW w:w="1599" w:type="dxa"/>
            <w:shd w:val="clear" w:color="auto" w:fill="D9D9D9" w:themeFill="background1" w:themeFillShade="D9"/>
          </w:tcPr>
          <w:p w14:paraId="362B15EE" w14:textId="71035DDA" w:rsidR="00A5738C" w:rsidRDefault="00A5738C" w:rsidP="00A5738C">
            <w:pPr>
              <w:tabs>
                <w:tab w:val="left" w:pos="851"/>
                <w:tab w:val="right" w:pos="9356"/>
              </w:tabs>
              <w:spacing w:before="60" w:after="60" w:line="360" w:lineRule="auto"/>
              <w:jc w:val="both"/>
              <w:rPr>
                <w:rFonts w:ascii="Arial" w:hAnsi="Arial" w:cs="Arial"/>
                <w:b/>
                <w:bCs/>
                <w:sz w:val="20"/>
                <w:szCs w:val="20"/>
              </w:rPr>
            </w:pPr>
            <w:r>
              <w:rPr>
                <w:rFonts w:ascii="Arial" w:hAnsi="Arial" w:cs="Arial"/>
                <w:b/>
                <w:bCs/>
                <w:sz w:val="20"/>
                <w:szCs w:val="20"/>
              </w:rPr>
              <w:t>March-24</w:t>
            </w:r>
          </w:p>
        </w:tc>
        <w:tc>
          <w:tcPr>
            <w:tcW w:w="1598" w:type="dxa"/>
            <w:shd w:val="clear" w:color="auto" w:fill="D9D9D9" w:themeFill="background1" w:themeFillShade="D9"/>
          </w:tcPr>
          <w:p w14:paraId="2DF5174A" w14:textId="5A3D938C" w:rsidR="00A5738C" w:rsidRDefault="00A5738C" w:rsidP="00A5738C">
            <w:pPr>
              <w:tabs>
                <w:tab w:val="left" w:pos="851"/>
                <w:tab w:val="right" w:pos="9356"/>
              </w:tabs>
              <w:spacing w:before="60" w:after="60" w:line="360" w:lineRule="auto"/>
              <w:jc w:val="both"/>
              <w:rPr>
                <w:rFonts w:ascii="Arial" w:hAnsi="Arial" w:cs="Arial"/>
                <w:b/>
                <w:bCs/>
                <w:sz w:val="20"/>
                <w:szCs w:val="20"/>
              </w:rPr>
            </w:pPr>
            <w:r w:rsidRPr="00AA0466">
              <w:rPr>
                <w:rFonts w:ascii="Arial" w:eastAsia="Times New Roman" w:hAnsi="Arial" w:cs="Arial"/>
                <w:b/>
                <w:bCs/>
                <w:color w:val="000000"/>
                <w:sz w:val="20"/>
                <w:szCs w:val="20"/>
                <w:lang w:eastAsia="en-GB"/>
              </w:rPr>
              <w:t>Jun-2</w:t>
            </w:r>
            <w:r>
              <w:rPr>
                <w:rFonts w:ascii="Arial" w:eastAsia="Times New Roman" w:hAnsi="Arial" w:cs="Arial"/>
                <w:b/>
                <w:bCs/>
                <w:color w:val="000000"/>
                <w:sz w:val="20"/>
                <w:szCs w:val="20"/>
                <w:lang w:eastAsia="en-GB"/>
              </w:rPr>
              <w:t>4</w:t>
            </w:r>
          </w:p>
        </w:tc>
        <w:tc>
          <w:tcPr>
            <w:tcW w:w="1599" w:type="dxa"/>
            <w:shd w:val="clear" w:color="auto" w:fill="D9D9D9" w:themeFill="background1" w:themeFillShade="D9"/>
          </w:tcPr>
          <w:p w14:paraId="2E8B44D4" w14:textId="10FB3DB2" w:rsidR="00A5738C" w:rsidRDefault="00A5738C" w:rsidP="00A5738C">
            <w:pPr>
              <w:tabs>
                <w:tab w:val="left" w:pos="851"/>
                <w:tab w:val="right" w:pos="9356"/>
              </w:tabs>
              <w:spacing w:before="60" w:after="60" w:line="360" w:lineRule="auto"/>
              <w:jc w:val="both"/>
              <w:rPr>
                <w:rFonts w:ascii="Arial" w:hAnsi="Arial" w:cs="Arial"/>
                <w:b/>
                <w:bCs/>
                <w:sz w:val="20"/>
                <w:szCs w:val="20"/>
              </w:rPr>
            </w:pPr>
            <w:r w:rsidRPr="00AA0466">
              <w:rPr>
                <w:rFonts w:ascii="Arial" w:eastAsia="Times New Roman" w:hAnsi="Arial" w:cs="Arial"/>
                <w:b/>
                <w:bCs/>
                <w:color w:val="000000"/>
                <w:sz w:val="20"/>
                <w:szCs w:val="20"/>
                <w:lang w:eastAsia="en-GB"/>
              </w:rPr>
              <w:t>Sep-2</w:t>
            </w:r>
            <w:r>
              <w:rPr>
                <w:rFonts w:ascii="Arial" w:eastAsia="Times New Roman" w:hAnsi="Arial" w:cs="Arial"/>
                <w:b/>
                <w:bCs/>
                <w:color w:val="000000"/>
                <w:sz w:val="20"/>
                <w:szCs w:val="20"/>
                <w:lang w:eastAsia="en-GB"/>
              </w:rPr>
              <w:t>4</w:t>
            </w:r>
          </w:p>
        </w:tc>
      </w:tr>
      <w:tr w:rsidR="00A5738C" w14:paraId="19E29F6C" w14:textId="77777777" w:rsidTr="00FB175C">
        <w:tc>
          <w:tcPr>
            <w:tcW w:w="2547" w:type="dxa"/>
          </w:tcPr>
          <w:p w14:paraId="32D38830" w14:textId="64A03E88" w:rsidR="00A5738C" w:rsidRDefault="00A5738C" w:rsidP="00A5738C">
            <w:pPr>
              <w:tabs>
                <w:tab w:val="left" w:pos="851"/>
                <w:tab w:val="right" w:pos="9356"/>
              </w:tabs>
              <w:spacing w:before="60" w:after="60" w:line="360" w:lineRule="auto"/>
              <w:jc w:val="both"/>
              <w:rPr>
                <w:rFonts w:ascii="Arial" w:hAnsi="Arial" w:cs="Arial"/>
                <w:b/>
                <w:bCs/>
                <w:sz w:val="20"/>
                <w:szCs w:val="20"/>
              </w:rPr>
            </w:pPr>
            <w:r>
              <w:rPr>
                <w:rFonts w:ascii="Arial" w:eastAsia="Times New Roman" w:hAnsi="Arial" w:cs="Arial"/>
                <w:b/>
                <w:bCs/>
                <w:color w:val="000000"/>
                <w:sz w:val="20"/>
                <w:szCs w:val="20"/>
                <w:lang w:eastAsia="en-GB"/>
              </w:rPr>
              <w:t>ITS Remittance date</w:t>
            </w:r>
          </w:p>
        </w:tc>
        <w:tc>
          <w:tcPr>
            <w:tcW w:w="1598" w:type="dxa"/>
          </w:tcPr>
          <w:p w14:paraId="781C6B8E" w14:textId="01179F4E" w:rsidR="00A5738C" w:rsidRPr="00FB175C" w:rsidRDefault="00F90F20" w:rsidP="00A5738C">
            <w:pPr>
              <w:tabs>
                <w:tab w:val="left" w:pos="851"/>
                <w:tab w:val="right" w:pos="9356"/>
              </w:tabs>
              <w:spacing w:before="60" w:after="60" w:line="360" w:lineRule="auto"/>
              <w:jc w:val="both"/>
              <w:rPr>
                <w:rFonts w:ascii="Arial" w:hAnsi="Arial" w:cs="Arial"/>
                <w:sz w:val="20"/>
                <w:szCs w:val="20"/>
                <w:rPrChange w:id="445" w:author="Sailis, Debora" w:date="2023-08-28T18:05:00Z">
                  <w:rPr>
                    <w:rFonts w:ascii="Arial" w:hAnsi="Arial" w:cs="Arial"/>
                    <w:b/>
                    <w:bCs/>
                    <w:sz w:val="20"/>
                    <w:szCs w:val="20"/>
                  </w:rPr>
                </w:rPrChange>
              </w:rPr>
            </w:pPr>
            <w:ins w:id="446" w:author="Sailis, Debora" w:date="2023-08-28T17:37:00Z">
              <w:r w:rsidRPr="00FB175C">
                <w:rPr>
                  <w:rFonts w:ascii="Arial" w:hAnsi="Arial" w:cs="Arial"/>
                  <w:sz w:val="20"/>
                  <w:szCs w:val="20"/>
                  <w:rPrChange w:id="447" w:author="Sailis, Debora" w:date="2023-08-28T18:05:00Z">
                    <w:rPr>
                      <w:rFonts w:ascii="Arial" w:hAnsi="Arial" w:cs="Arial"/>
                      <w:b/>
                      <w:bCs/>
                      <w:sz w:val="20"/>
                      <w:szCs w:val="20"/>
                    </w:rPr>
                  </w:rPrChange>
                </w:rPr>
                <w:t>12/02/</w:t>
              </w:r>
            </w:ins>
            <w:ins w:id="448" w:author="Sailis, Debora" w:date="2023-08-28T17:38:00Z">
              <w:r w:rsidRPr="00FB175C">
                <w:rPr>
                  <w:rFonts w:ascii="Arial" w:hAnsi="Arial" w:cs="Arial"/>
                  <w:sz w:val="20"/>
                  <w:szCs w:val="20"/>
                  <w:rPrChange w:id="449" w:author="Sailis, Debora" w:date="2023-08-28T18:05:00Z">
                    <w:rPr>
                      <w:rFonts w:ascii="Arial" w:hAnsi="Arial" w:cs="Arial"/>
                      <w:b/>
                      <w:bCs/>
                      <w:sz w:val="20"/>
                      <w:szCs w:val="20"/>
                    </w:rPr>
                  </w:rPrChange>
                </w:rPr>
                <w:t>2024</w:t>
              </w:r>
            </w:ins>
          </w:p>
        </w:tc>
        <w:tc>
          <w:tcPr>
            <w:tcW w:w="1599" w:type="dxa"/>
          </w:tcPr>
          <w:p w14:paraId="755729C8" w14:textId="407586B3"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50" w:author="Sailis, Debora" w:date="2023-08-28T18:05:00Z">
                  <w:rPr>
                    <w:rFonts w:ascii="Arial" w:hAnsi="Arial" w:cs="Arial"/>
                    <w:b/>
                    <w:bCs/>
                    <w:sz w:val="20"/>
                    <w:szCs w:val="20"/>
                  </w:rPr>
                </w:rPrChange>
              </w:rPr>
            </w:pPr>
            <w:ins w:id="451" w:author="Sailis, Debora" w:date="2023-08-28T18:03:00Z">
              <w:r w:rsidRPr="00FB175C">
                <w:rPr>
                  <w:rFonts w:ascii="Arial" w:hAnsi="Arial" w:cs="Arial"/>
                  <w:sz w:val="20"/>
                  <w:szCs w:val="20"/>
                  <w:rPrChange w:id="452" w:author="Sailis, Debora" w:date="2023-08-28T18:05:00Z">
                    <w:rPr>
                      <w:rFonts w:ascii="Arial" w:hAnsi="Arial" w:cs="Arial"/>
                      <w:b/>
                      <w:bCs/>
                      <w:sz w:val="20"/>
                      <w:szCs w:val="20"/>
                    </w:rPr>
                  </w:rPrChange>
                </w:rPr>
                <w:t>13/05/2024</w:t>
              </w:r>
            </w:ins>
          </w:p>
        </w:tc>
        <w:tc>
          <w:tcPr>
            <w:tcW w:w="1598" w:type="dxa"/>
          </w:tcPr>
          <w:p w14:paraId="2BEADFF5" w14:textId="7B0C85C1"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53" w:author="Sailis, Debora" w:date="2023-08-28T18:05:00Z">
                  <w:rPr>
                    <w:rFonts w:ascii="Arial" w:hAnsi="Arial" w:cs="Arial"/>
                    <w:b/>
                    <w:bCs/>
                    <w:sz w:val="20"/>
                    <w:szCs w:val="20"/>
                  </w:rPr>
                </w:rPrChange>
              </w:rPr>
            </w:pPr>
            <w:ins w:id="454" w:author="Sailis, Debora" w:date="2023-08-28T18:03:00Z">
              <w:r w:rsidRPr="00FB175C">
                <w:rPr>
                  <w:rFonts w:ascii="Arial" w:hAnsi="Arial" w:cs="Arial"/>
                  <w:sz w:val="20"/>
                  <w:szCs w:val="20"/>
                  <w:rPrChange w:id="455" w:author="Sailis, Debora" w:date="2023-08-28T18:05:00Z">
                    <w:rPr>
                      <w:rFonts w:ascii="Arial" w:hAnsi="Arial" w:cs="Arial"/>
                      <w:b/>
                      <w:bCs/>
                      <w:sz w:val="20"/>
                      <w:szCs w:val="20"/>
                    </w:rPr>
                  </w:rPrChange>
                </w:rPr>
                <w:t>12/08/2024</w:t>
              </w:r>
            </w:ins>
          </w:p>
        </w:tc>
        <w:tc>
          <w:tcPr>
            <w:tcW w:w="1599" w:type="dxa"/>
          </w:tcPr>
          <w:p w14:paraId="6C9E8F0C" w14:textId="739AD1DF"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56" w:author="Sailis, Debora" w:date="2023-08-28T18:05:00Z">
                  <w:rPr>
                    <w:rFonts w:ascii="Arial" w:hAnsi="Arial" w:cs="Arial"/>
                    <w:b/>
                    <w:bCs/>
                    <w:sz w:val="20"/>
                    <w:szCs w:val="20"/>
                  </w:rPr>
                </w:rPrChange>
              </w:rPr>
            </w:pPr>
            <w:ins w:id="457" w:author="Sailis, Debora" w:date="2023-08-28T18:03:00Z">
              <w:r w:rsidRPr="00FB175C">
                <w:rPr>
                  <w:rFonts w:ascii="Arial" w:hAnsi="Arial" w:cs="Arial"/>
                  <w:sz w:val="20"/>
                  <w:szCs w:val="20"/>
                  <w:rPrChange w:id="458" w:author="Sailis, Debora" w:date="2023-08-28T18:05:00Z">
                    <w:rPr>
                      <w:rFonts w:ascii="Arial" w:hAnsi="Arial" w:cs="Arial"/>
                      <w:b/>
                      <w:bCs/>
                      <w:sz w:val="20"/>
                      <w:szCs w:val="20"/>
                    </w:rPr>
                  </w:rPrChange>
                </w:rPr>
                <w:t>11/11/2024</w:t>
              </w:r>
            </w:ins>
          </w:p>
        </w:tc>
      </w:tr>
      <w:tr w:rsidR="00A5738C" w14:paraId="052DECF2" w14:textId="77777777" w:rsidTr="00FB175C">
        <w:tc>
          <w:tcPr>
            <w:tcW w:w="2547" w:type="dxa"/>
          </w:tcPr>
          <w:p w14:paraId="260AA09E" w14:textId="08ACCDFC" w:rsidR="00A5738C" w:rsidRDefault="00A5738C" w:rsidP="00A5738C">
            <w:pPr>
              <w:tabs>
                <w:tab w:val="left" w:pos="851"/>
                <w:tab w:val="right" w:pos="9356"/>
              </w:tabs>
              <w:spacing w:before="60" w:after="60" w:line="360" w:lineRule="auto"/>
              <w:jc w:val="both"/>
              <w:rPr>
                <w:rFonts w:ascii="Arial" w:hAnsi="Arial" w:cs="Arial"/>
                <w:b/>
                <w:bCs/>
                <w:sz w:val="20"/>
                <w:szCs w:val="20"/>
              </w:rPr>
            </w:pPr>
            <w:r>
              <w:rPr>
                <w:rFonts w:ascii="Arial" w:eastAsia="Times New Roman" w:hAnsi="Arial" w:cs="Arial"/>
                <w:b/>
                <w:bCs/>
                <w:color w:val="000000"/>
                <w:sz w:val="20"/>
                <w:szCs w:val="20"/>
                <w:lang w:eastAsia="en-GB"/>
              </w:rPr>
              <w:t xml:space="preserve">STE </w:t>
            </w:r>
            <w:r w:rsidRPr="00AA0466">
              <w:rPr>
                <w:rFonts w:ascii="Arial" w:eastAsia="Times New Roman" w:hAnsi="Arial" w:cs="Arial"/>
                <w:b/>
                <w:bCs/>
                <w:color w:val="000000"/>
                <w:sz w:val="20"/>
                <w:szCs w:val="20"/>
                <w:lang w:eastAsia="en-GB"/>
              </w:rPr>
              <w:t>Remittance date</w:t>
            </w:r>
          </w:p>
        </w:tc>
        <w:tc>
          <w:tcPr>
            <w:tcW w:w="1598" w:type="dxa"/>
          </w:tcPr>
          <w:p w14:paraId="00C09196" w14:textId="4465B929"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59" w:author="Sailis, Debora" w:date="2023-08-28T18:05:00Z">
                  <w:rPr>
                    <w:rFonts w:ascii="Arial" w:hAnsi="Arial" w:cs="Arial"/>
                    <w:b/>
                    <w:bCs/>
                    <w:sz w:val="20"/>
                    <w:szCs w:val="20"/>
                  </w:rPr>
                </w:rPrChange>
              </w:rPr>
            </w:pPr>
            <w:ins w:id="460" w:author="Sailis, Debora" w:date="2023-08-28T18:03:00Z">
              <w:r w:rsidRPr="00FB175C">
                <w:rPr>
                  <w:rFonts w:ascii="Arial" w:hAnsi="Arial" w:cs="Arial"/>
                  <w:sz w:val="20"/>
                  <w:szCs w:val="20"/>
                  <w:rPrChange w:id="461" w:author="Sailis, Debora" w:date="2023-08-28T18:05:00Z">
                    <w:rPr>
                      <w:rFonts w:ascii="Arial" w:hAnsi="Arial" w:cs="Arial"/>
                      <w:b/>
                      <w:bCs/>
                      <w:sz w:val="20"/>
                      <w:szCs w:val="20"/>
                    </w:rPr>
                  </w:rPrChange>
                </w:rPr>
                <w:t>19/0</w:t>
              </w:r>
            </w:ins>
            <w:ins w:id="462" w:author="Sailis, Debora" w:date="2023-08-28T18:04:00Z">
              <w:r w:rsidRPr="00FB175C">
                <w:rPr>
                  <w:rFonts w:ascii="Arial" w:hAnsi="Arial" w:cs="Arial"/>
                  <w:sz w:val="20"/>
                  <w:szCs w:val="20"/>
                  <w:rPrChange w:id="463" w:author="Sailis, Debora" w:date="2023-08-28T18:05:00Z">
                    <w:rPr>
                      <w:rFonts w:ascii="Arial" w:hAnsi="Arial" w:cs="Arial"/>
                      <w:b/>
                      <w:bCs/>
                      <w:sz w:val="20"/>
                      <w:szCs w:val="20"/>
                    </w:rPr>
                  </w:rPrChange>
                </w:rPr>
                <w:t>2/2024</w:t>
              </w:r>
            </w:ins>
          </w:p>
        </w:tc>
        <w:tc>
          <w:tcPr>
            <w:tcW w:w="1599" w:type="dxa"/>
          </w:tcPr>
          <w:p w14:paraId="769DE634" w14:textId="76AF9C46"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64" w:author="Sailis, Debora" w:date="2023-08-28T18:05:00Z">
                  <w:rPr>
                    <w:rFonts w:ascii="Arial" w:hAnsi="Arial" w:cs="Arial"/>
                    <w:b/>
                    <w:bCs/>
                    <w:sz w:val="20"/>
                    <w:szCs w:val="20"/>
                  </w:rPr>
                </w:rPrChange>
              </w:rPr>
            </w:pPr>
            <w:ins w:id="465" w:author="Sailis, Debora" w:date="2023-08-28T18:04:00Z">
              <w:r w:rsidRPr="00FB175C">
                <w:rPr>
                  <w:rFonts w:ascii="Arial" w:hAnsi="Arial" w:cs="Arial"/>
                  <w:sz w:val="20"/>
                  <w:szCs w:val="20"/>
                  <w:rPrChange w:id="466" w:author="Sailis, Debora" w:date="2023-08-28T18:05:00Z">
                    <w:rPr>
                      <w:rFonts w:ascii="Arial" w:hAnsi="Arial" w:cs="Arial"/>
                      <w:b/>
                      <w:bCs/>
                      <w:sz w:val="20"/>
                      <w:szCs w:val="20"/>
                    </w:rPr>
                  </w:rPrChange>
                </w:rPr>
                <w:t>2</w:t>
              </w:r>
            </w:ins>
            <w:ins w:id="467" w:author="Sailis, Debora" w:date="2023-08-28T18:07:00Z">
              <w:r w:rsidR="00DB085E">
                <w:rPr>
                  <w:rFonts w:ascii="Arial" w:hAnsi="Arial" w:cs="Arial"/>
                  <w:sz w:val="20"/>
                  <w:szCs w:val="20"/>
                </w:rPr>
                <w:t>1</w:t>
              </w:r>
            </w:ins>
            <w:ins w:id="468" w:author="Sailis, Debora" w:date="2023-08-28T18:04:00Z">
              <w:r w:rsidRPr="00FB175C">
                <w:rPr>
                  <w:rFonts w:ascii="Arial" w:hAnsi="Arial" w:cs="Arial"/>
                  <w:sz w:val="20"/>
                  <w:szCs w:val="20"/>
                  <w:rPrChange w:id="469" w:author="Sailis, Debora" w:date="2023-08-28T18:05:00Z">
                    <w:rPr>
                      <w:rFonts w:ascii="Arial" w:hAnsi="Arial" w:cs="Arial"/>
                      <w:b/>
                      <w:bCs/>
                      <w:sz w:val="20"/>
                      <w:szCs w:val="20"/>
                    </w:rPr>
                  </w:rPrChange>
                </w:rPr>
                <w:t>/05/2024</w:t>
              </w:r>
            </w:ins>
          </w:p>
        </w:tc>
        <w:tc>
          <w:tcPr>
            <w:tcW w:w="1598" w:type="dxa"/>
          </w:tcPr>
          <w:p w14:paraId="22955A5F" w14:textId="3D3B918F"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70" w:author="Sailis, Debora" w:date="2023-08-28T18:05:00Z">
                  <w:rPr>
                    <w:rFonts w:ascii="Arial" w:hAnsi="Arial" w:cs="Arial"/>
                    <w:b/>
                    <w:bCs/>
                    <w:sz w:val="20"/>
                    <w:szCs w:val="20"/>
                  </w:rPr>
                </w:rPrChange>
              </w:rPr>
            </w:pPr>
            <w:ins w:id="471" w:author="Sailis, Debora" w:date="2023-08-28T18:04:00Z">
              <w:r w:rsidRPr="00FB175C">
                <w:rPr>
                  <w:rFonts w:ascii="Arial" w:hAnsi="Arial" w:cs="Arial"/>
                  <w:sz w:val="20"/>
                  <w:szCs w:val="20"/>
                  <w:rPrChange w:id="472" w:author="Sailis, Debora" w:date="2023-08-28T18:05:00Z">
                    <w:rPr>
                      <w:rFonts w:ascii="Arial" w:hAnsi="Arial" w:cs="Arial"/>
                      <w:b/>
                      <w:bCs/>
                      <w:sz w:val="20"/>
                      <w:szCs w:val="20"/>
                    </w:rPr>
                  </w:rPrChange>
                </w:rPr>
                <w:t>19/08/2024</w:t>
              </w:r>
            </w:ins>
          </w:p>
        </w:tc>
        <w:tc>
          <w:tcPr>
            <w:tcW w:w="1599" w:type="dxa"/>
          </w:tcPr>
          <w:p w14:paraId="56B8A8BB" w14:textId="7E1BE144" w:rsidR="00A5738C" w:rsidRPr="00FB175C" w:rsidRDefault="00500FC8" w:rsidP="00A5738C">
            <w:pPr>
              <w:tabs>
                <w:tab w:val="left" w:pos="851"/>
                <w:tab w:val="right" w:pos="9356"/>
              </w:tabs>
              <w:spacing w:before="60" w:after="60" w:line="360" w:lineRule="auto"/>
              <w:jc w:val="both"/>
              <w:rPr>
                <w:rFonts w:ascii="Arial" w:hAnsi="Arial" w:cs="Arial"/>
                <w:sz w:val="20"/>
                <w:szCs w:val="20"/>
                <w:rPrChange w:id="473" w:author="Sailis, Debora" w:date="2023-08-28T18:05:00Z">
                  <w:rPr>
                    <w:rFonts w:ascii="Arial" w:hAnsi="Arial" w:cs="Arial"/>
                    <w:b/>
                    <w:bCs/>
                    <w:sz w:val="20"/>
                    <w:szCs w:val="20"/>
                  </w:rPr>
                </w:rPrChange>
              </w:rPr>
            </w:pPr>
            <w:r w:rsidRPr="00FB175C">
              <w:rPr>
                <w:rFonts w:ascii="Arial" w:hAnsi="Arial" w:cs="Arial"/>
                <w:sz w:val="20"/>
                <w:szCs w:val="20"/>
                <w:rPrChange w:id="474" w:author="Sailis, Debora" w:date="2023-08-28T18:05:00Z">
                  <w:rPr>
                    <w:rFonts w:ascii="Arial" w:hAnsi="Arial" w:cs="Arial"/>
                    <w:b/>
                    <w:bCs/>
                    <w:sz w:val="20"/>
                    <w:szCs w:val="20"/>
                  </w:rPr>
                </w:rPrChange>
              </w:rPr>
              <w:t>18/11/2024</w:t>
            </w:r>
          </w:p>
        </w:tc>
      </w:tr>
    </w:tbl>
    <w:p w14:paraId="64612734" w14:textId="77777777" w:rsidR="001A56BF" w:rsidRPr="00FB652E" w:rsidRDefault="001A56BF" w:rsidP="00977A51">
      <w:pPr>
        <w:tabs>
          <w:tab w:val="left" w:pos="851"/>
          <w:tab w:val="right" w:pos="9356"/>
        </w:tabs>
        <w:spacing w:before="60" w:after="60" w:line="360" w:lineRule="auto"/>
        <w:jc w:val="both"/>
        <w:rPr>
          <w:rFonts w:ascii="Arial" w:hAnsi="Arial" w:cs="Arial"/>
          <w:b/>
          <w:bCs/>
          <w:sz w:val="20"/>
          <w:szCs w:val="20"/>
        </w:rPr>
      </w:pPr>
    </w:p>
    <w:p w14:paraId="05E74AC9" w14:textId="77777777" w:rsidR="00A5738C" w:rsidRDefault="00A5738C" w:rsidP="00977A51">
      <w:pPr>
        <w:tabs>
          <w:tab w:val="left" w:pos="851"/>
          <w:tab w:val="right" w:pos="9356"/>
        </w:tabs>
        <w:spacing w:before="60" w:after="60" w:line="360" w:lineRule="auto"/>
        <w:jc w:val="both"/>
        <w:rPr>
          <w:ins w:id="475" w:author="Sailis, Debora" w:date="2023-08-28T17:33:00Z"/>
          <w:rFonts w:ascii="Arial" w:hAnsi="Arial" w:cs="Arial"/>
          <w:b/>
          <w:sz w:val="20"/>
          <w:szCs w:val="20"/>
        </w:rPr>
      </w:pPr>
    </w:p>
    <w:p w14:paraId="56F11E50" w14:textId="1072244D" w:rsidR="00A5005B" w:rsidRPr="00AA0466" w:rsidDel="001A56BF" w:rsidRDefault="00164C43" w:rsidP="00977A51">
      <w:pPr>
        <w:tabs>
          <w:tab w:val="left" w:pos="851"/>
          <w:tab w:val="right" w:pos="9356"/>
        </w:tabs>
        <w:spacing w:before="60" w:after="60" w:line="360" w:lineRule="auto"/>
        <w:jc w:val="both"/>
        <w:rPr>
          <w:del w:id="476" w:author="Sailis, Debora" w:date="2023-08-28T17:28:00Z"/>
          <w:rFonts w:ascii="Arial" w:hAnsi="Arial" w:cs="Arial"/>
          <w:b/>
          <w:sz w:val="20"/>
          <w:szCs w:val="20"/>
        </w:rPr>
      </w:pPr>
      <w:del w:id="477" w:author="Sailis, Debora" w:date="2023-08-28T17:28:00Z">
        <w:r w:rsidRPr="00AA0466" w:rsidDel="001A56BF">
          <w:rPr>
            <w:rFonts w:ascii="Arial" w:hAnsi="Arial" w:cs="Arial"/>
            <w:b/>
            <w:sz w:val="20"/>
            <w:szCs w:val="20"/>
          </w:rPr>
          <w:delText>1.</w:delText>
        </w:r>
        <w:r w:rsidR="00C070B7" w:rsidDel="001A56BF">
          <w:rPr>
            <w:rFonts w:ascii="Arial" w:hAnsi="Arial" w:cs="Arial"/>
            <w:b/>
            <w:sz w:val="20"/>
            <w:szCs w:val="20"/>
          </w:rPr>
          <w:delText>1.</w:delText>
        </w:r>
        <w:r w:rsidRPr="00AA0466" w:rsidDel="001A56BF">
          <w:rPr>
            <w:rFonts w:ascii="Arial" w:hAnsi="Arial" w:cs="Arial"/>
            <w:b/>
            <w:sz w:val="20"/>
            <w:szCs w:val="20"/>
          </w:rPr>
          <w:delText xml:space="preserve"> Institution</w:delText>
        </w:r>
        <w:r w:rsidR="00C070B7" w:rsidDel="001A56BF">
          <w:rPr>
            <w:rFonts w:ascii="Arial" w:hAnsi="Arial" w:cs="Arial"/>
            <w:b/>
            <w:sz w:val="20"/>
            <w:szCs w:val="20"/>
          </w:rPr>
          <w:delText>s</w:delText>
        </w:r>
        <w:r w:rsidR="00A5005B" w:rsidRPr="00AA0466" w:rsidDel="001A56BF">
          <w:rPr>
            <w:rFonts w:ascii="Arial" w:hAnsi="Arial" w:cs="Arial"/>
            <w:b/>
            <w:sz w:val="20"/>
            <w:szCs w:val="20"/>
          </w:rPr>
          <w:delText xml:space="preserve"> to NCA</w:delText>
        </w:r>
        <w:r w:rsidR="00C070B7" w:rsidDel="001A56BF">
          <w:rPr>
            <w:rFonts w:ascii="Arial" w:hAnsi="Arial" w:cs="Arial"/>
            <w:b/>
            <w:sz w:val="20"/>
            <w:szCs w:val="20"/>
          </w:rPr>
          <w:delText>s</w:delText>
        </w:r>
        <w:r w:rsidR="00A5005B" w:rsidRPr="00AA0466" w:rsidDel="001A56BF">
          <w:rPr>
            <w:rFonts w:ascii="Arial" w:hAnsi="Arial" w:cs="Arial"/>
            <w:b/>
            <w:sz w:val="20"/>
            <w:szCs w:val="20"/>
          </w:rPr>
          <w:delText xml:space="preserve"> reporting remittance dates</w:delText>
        </w:r>
      </w:del>
    </w:p>
    <w:p w14:paraId="7B24C36B" w14:textId="76C9ED2C" w:rsidR="00830917" w:rsidRPr="00AA0466" w:rsidDel="001A56BF" w:rsidRDefault="00164C43" w:rsidP="00977A51">
      <w:pPr>
        <w:tabs>
          <w:tab w:val="left" w:pos="851"/>
          <w:tab w:val="right" w:pos="9356"/>
        </w:tabs>
        <w:spacing w:before="60" w:after="60" w:line="360" w:lineRule="auto"/>
        <w:jc w:val="both"/>
        <w:rPr>
          <w:del w:id="478" w:author="Sailis, Debora" w:date="2023-08-28T17:28:00Z"/>
          <w:rFonts w:ascii="Arial" w:hAnsi="Arial" w:cs="Arial"/>
          <w:sz w:val="20"/>
          <w:szCs w:val="20"/>
          <w:lang w:val="en-US"/>
        </w:rPr>
      </w:pPr>
      <w:del w:id="479" w:author="Sailis, Debora" w:date="2023-08-28T17:28:00Z">
        <w:r w:rsidRPr="00AA0466" w:rsidDel="001A56BF">
          <w:rPr>
            <w:rFonts w:ascii="Arial" w:hAnsi="Arial" w:cs="Arial"/>
            <w:sz w:val="20"/>
            <w:szCs w:val="20"/>
          </w:rPr>
          <w:delText xml:space="preserve">All institutions should provide data to their NCA no later than </w:delText>
        </w:r>
        <w:r w:rsidRPr="00AA0466" w:rsidDel="001A56BF">
          <w:rPr>
            <w:rFonts w:ascii="Arial" w:hAnsi="Arial" w:cs="Arial"/>
            <w:b/>
            <w:sz w:val="20"/>
            <w:szCs w:val="20"/>
            <w:u w:val="single"/>
          </w:rPr>
          <w:delText>5 business days after the relevant ITS</w:delText>
        </w:r>
        <w:r w:rsidRPr="00AA0466" w:rsidDel="001A56BF">
          <w:rPr>
            <w:rFonts w:ascii="Arial" w:hAnsi="Arial" w:cs="Arial"/>
            <w:sz w:val="20"/>
            <w:szCs w:val="20"/>
          </w:rPr>
          <w:delText xml:space="preserve"> remittance date</w:delText>
        </w:r>
        <w:r w:rsidR="00190F4C" w:rsidRPr="00AA0466" w:rsidDel="001A56BF">
          <w:rPr>
            <w:rStyle w:val="FootnoteReference"/>
            <w:rFonts w:ascii="Arial" w:hAnsi="Arial" w:cs="Arial"/>
            <w:sz w:val="20"/>
            <w:szCs w:val="20"/>
          </w:rPr>
          <w:footnoteReference w:id="14"/>
        </w:r>
        <w:r w:rsidR="00190F4C" w:rsidRPr="00AA0466" w:rsidDel="001A56BF">
          <w:rPr>
            <w:rFonts w:ascii="Arial" w:hAnsi="Arial" w:cs="Arial"/>
            <w:sz w:val="20"/>
            <w:szCs w:val="20"/>
          </w:rPr>
          <w:delText>:</w:delText>
        </w:r>
      </w:del>
    </w:p>
    <w:p w14:paraId="3D6B25E2" w14:textId="3B9CAD7A" w:rsidR="00A5005B" w:rsidRPr="00AA0466" w:rsidDel="001A56BF" w:rsidRDefault="00A5005B" w:rsidP="00977A51">
      <w:pPr>
        <w:tabs>
          <w:tab w:val="left" w:pos="851"/>
          <w:tab w:val="right" w:pos="9356"/>
        </w:tabs>
        <w:spacing w:before="60" w:after="60" w:line="360" w:lineRule="auto"/>
        <w:jc w:val="both"/>
        <w:rPr>
          <w:del w:id="482" w:author="Sailis, Debora" w:date="2023-08-28T17:28:00Z"/>
          <w:rFonts w:ascii="Arial" w:hAnsi="Arial" w:cs="Arial"/>
          <w:sz w:val="20"/>
          <w:szCs w:val="20"/>
        </w:rPr>
      </w:pPr>
    </w:p>
    <w:tbl>
      <w:tblPr>
        <w:tblW w:w="6041" w:type="dxa"/>
        <w:tblInd w:w="93" w:type="dxa"/>
        <w:tblLook w:val="04A0" w:firstRow="1" w:lastRow="0" w:firstColumn="1" w:lastColumn="0" w:noHBand="0" w:noVBand="1"/>
      </w:tblPr>
      <w:tblGrid>
        <w:gridCol w:w="2933"/>
        <w:gridCol w:w="1646"/>
        <w:gridCol w:w="1462"/>
      </w:tblGrid>
      <w:tr w:rsidR="00740397" w:rsidRPr="00AA0466" w:rsidDel="001A56BF" w14:paraId="19A8AC13" w14:textId="5A7AF6BA" w:rsidTr="00FB652E">
        <w:trPr>
          <w:trHeight w:val="300"/>
          <w:del w:id="483" w:author="Sailis, Debora" w:date="2023-08-28T17:28:00Z"/>
        </w:trPr>
        <w:tc>
          <w:tcPr>
            <w:tcW w:w="2933" w:type="dxa"/>
            <w:tcBorders>
              <w:top w:val="single" w:sz="4" w:space="0" w:color="auto"/>
              <w:left w:val="single" w:sz="4" w:space="0" w:color="auto"/>
              <w:bottom w:val="single" w:sz="8" w:space="0" w:color="auto"/>
              <w:right w:val="single" w:sz="4" w:space="0" w:color="auto"/>
            </w:tcBorders>
            <w:shd w:val="clear" w:color="000000" w:fill="EEECE1"/>
            <w:noWrap/>
            <w:vAlign w:val="bottom"/>
            <w:hideMark/>
          </w:tcPr>
          <w:p w14:paraId="45041048" w14:textId="22E011E9" w:rsidR="00740397" w:rsidRPr="00AA0466" w:rsidDel="001A56BF" w:rsidRDefault="00740397" w:rsidP="00FB652E">
            <w:pPr>
              <w:spacing w:after="0" w:line="240" w:lineRule="auto"/>
              <w:jc w:val="both"/>
              <w:rPr>
                <w:del w:id="484" w:author="Sailis, Debora" w:date="2023-08-28T17:28:00Z"/>
                <w:rFonts w:ascii="Arial" w:eastAsia="Times New Roman" w:hAnsi="Arial" w:cs="Arial"/>
                <w:b/>
                <w:bCs/>
                <w:color w:val="000000"/>
                <w:sz w:val="20"/>
                <w:szCs w:val="20"/>
                <w:lang w:eastAsia="en-GB"/>
              </w:rPr>
            </w:pPr>
            <w:del w:id="485" w:author="Sailis, Debora" w:date="2023-08-28T17:28:00Z">
              <w:r w:rsidRPr="00AA0466" w:rsidDel="001A56BF">
                <w:rPr>
                  <w:rFonts w:ascii="Arial" w:eastAsia="Times New Roman" w:hAnsi="Arial" w:cs="Arial"/>
                  <w:b/>
                  <w:bCs/>
                  <w:color w:val="000000"/>
                  <w:sz w:val="20"/>
                  <w:szCs w:val="20"/>
                  <w:lang w:eastAsia="en-GB"/>
                </w:rPr>
                <w:delText>Reference date</w:delText>
              </w:r>
            </w:del>
          </w:p>
        </w:tc>
        <w:tc>
          <w:tcPr>
            <w:tcW w:w="1646" w:type="dxa"/>
            <w:tcBorders>
              <w:top w:val="single" w:sz="4" w:space="0" w:color="auto"/>
              <w:left w:val="nil"/>
              <w:bottom w:val="single" w:sz="8" w:space="0" w:color="auto"/>
              <w:right w:val="single" w:sz="4" w:space="0" w:color="auto"/>
            </w:tcBorders>
            <w:shd w:val="clear" w:color="000000" w:fill="EEECE1"/>
            <w:noWrap/>
            <w:vAlign w:val="bottom"/>
            <w:hideMark/>
          </w:tcPr>
          <w:p w14:paraId="47F185E7" w14:textId="0E17CA3A" w:rsidR="00740397" w:rsidRPr="00AA0466" w:rsidDel="001A56BF" w:rsidRDefault="00740397" w:rsidP="00FB652E">
            <w:pPr>
              <w:spacing w:after="0" w:line="240" w:lineRule="auto"/>
              <w:jc w:val="both"/>
              <w:rPr>
                <w:del w:id="486" w:author="Sailis, Debora" w:date="2023-08-28T17:28:00Z"/>
                <w:rFonts w:ascii="Arial" w:eastAsia="Times New Roman" w:hAnsi="Arial" w:cs="Arial"/>
                <w:b/>
                <w:bCs/>
                <w:color w:val="000000"/>
                <w:sz w:val="20"/>
                <w:szCs w:val="20"/>
                <w:lang w:eastAsia="en-GB"/>
              </w:rPr>
            </w:pPr>
            <w:del w:id="487" w:author="Sailis, Debora" w:date="2023-08-28T17:28:00Z">
              <w:r w:rsidRPr="00AA0466" w:rsidDel="001A56BF">
                <w:rPr>
                  <w:rFonts w:ascii="Arial" w:eastAsia="Times New Roman" w:hAnsi="Arial" w:cs="Arial"/>
                  <w:b/>
                  <w:bCs/>
                  <w:color w:val="000000"/>
                  <w:sz w:val="20"/>
                  <w:szCs w:val="20"/>
                  <w:lang w:eastAsia="en-GB"/>
                </w:rPr>
                <w:delText>Dec-22</w:delText>
              </w:r>
            </w:del>
          </w:p>
        </w:tc>
        <w:tc>
          <w:tcPr>
            <w:tcW w:w="1462" w:type="dxa"/>
            <w:tcBorders>
              <w:top w:val="single" w:sz="4" w:space="0" w:color="auto"/>
              <w:left w:val="nil"/>
              <w:bottom w:val="single" w:sz="8" w:space="0" w:color="auto"/>
              <w:right w:val="single" w:sz="4" w:space="0" w:color="auto"/>
            </w:tcBorders>
            <w:shd w:val="clear" w:color="000000" w:fill="EEECE1"/>
            <w:noWrap/>
            <w:vAlign w:val="bottom"/>
            <w:hideMark/>
          </w:tcPr>
          <w:p w14:paraId="17AAD067" w14:textId="73B74FBD" w:rsidR="00740397" w:rsidRPr="00AA0466" w:rsidDel="001A56BF" w:rsidRDefault="00740397" w:rsidP="00FB652E">
            <w:pPr>
              <w:spacing w:after="0" w:line="240" w:lineRule="auto"/>
              <w:jc w:val="both"/>
              <w:rPr>
                <w:del w:id="488" w:author="Sailis, Debora" w:date="2023-08-28T17:28:00Z"/>
                <w:rFonts w:ascii="Arial" w:eastAsia="Times New Roman" w:hAnsi="Arial" w:cs="Arial"/>
                <w:b/>
                <w:bCs/>
                <w:color w:val="000000"/>
                <w:sz w:val="20"/>
                <w:szCs w:val="20"/>
                <w:lang w:eastAsia="en-GB"/>
              </w:rPr>
            </w:pPr>
            <w:del w:id="489" w:author="Sailis, Debora" w:date="2023-08-28T17:28:00Z">
              <w:r w:rsidRPr="00AA0466" w:rsidDel="001A56BF">
                <w:rPr>
                  <w:rFonts w:ascii="Arial" w:eastAsia="Times New Roman" w:hAnsi="Arial" w:cs="Arial"/>
                  <w:b/>
                  <w:bCs/>
                  <w:color w:val="000000"/>
                  <w:sz w:val="20"/>
                  <w:szCs w:val="20"/>
                  <w:lang w:eastAsia="en-GB"/>
                </w:rPr>
                <w:delText>Mar-23</w:delText>
              </w:r>
            </w:del>
          </w:p>
        </w:tc>
      </w:tr>
      <w:tr w:rsidR="00740397" w:rsidRPr="00AA0466" w:rsidDel="001A56BF" w14:paraId="511F03E5" w14:textId="510D2939" w:rsidTr="00FB652E">
        <w:trPr>
          <w:trHeight w:val="288"/>
          <w:del w:id="490" w:author="Sailis, Debora" w:date="2023-08-28T17:28:00Z"/>
        </w:trPr>
        <w:tc>
          <w:tcPr>
            <w:tcW w:w="2933" w:type="dxa"/>
            <w:tcBorders>
              <w:top w:val="nil"/>
              <w:left w:val="single" w:sz="4" w:space="0" w:color="auto"/>
              <w:bottom w:val="single" w:sz="4" w:space="0" w:color="auto"/>
              <w:right w:val="single" w:sz="4" w:space="0" w:color="auto"/>
            </w:tcBorders>
            <w:shd w:val="clear" w:color="auto" w:fill="auto"/>
            <w:noWrap/>
            <w:vAlign w:val="bottom"/>
            <w:hideMark/>
          </w:tcPr>
          <w:p w14:paraId="76DE12B7" w14:textId="6116A259" w:rsidR="00740397" w:rsidRPr="00AA0466" w:rsidDel="001A56BF" w:rsidRDefault="00740397" w:rsidP="00FB652E">
            <w:pPr>
              <w:spacing w:after="0" w:line="240" w:lineRule="auto"/>
              <w:jc w:val="both"/>
              <w:rPr>
                <w:del w:id="491" w:author="Sailis, Debora" w:date="2023-08-28T17:28:00Z"/>
                <w:rFonts w:ascii="Arial" w:eastAsia="Times New Roman" w:hAnsi="Arial" w:cs="Arial"/>
                <w:b/>
                <w:bCs/>
                <w:color w:val="000000"/>
                <w:sz w:val="20"/>
                <w:szCs w:val="20"/>
                <w:lang w:eastAsia="en-GB"/>
              </w:rPr>
            </w:pPr>
            <w:del w:id="492" w:author="Sailis, Debora" w:date="2023-08-28T17:28:00Z">
              <w:r w:rsidRPr="00AA0466" w:rsidDel="001A56BF">
                <w:rPr>
                  <w:rFonts w:ascii="Arial" w:eastAsia="Times New Roman" w:hAnsi="Arial" w:cs="Arial"/>
                  <w:b/>
                  <w:bCs/>
                  <w:color w:val="000000"/>
                  <w:sz w:val="20"/>
                  <w:szCs w:val="20"/>
                  <w:lang w:eastAsia="en-GB"/>
                </w:rPr>
                <w:delText>Remittance date</w:delText>
              </w:r>
            </w:del>
          </w:p>
        </w:tc>
        <w:tc>
          <w:tcPr>
            <w:tcW w:w="1646" w:type="dxa"/>
            <w:tcBorders>
              <w:top w:val="nil"/>
              <w:left w:val="nil"/>
              <w:bottom w:val="single" w:sz="4" w:space="0" w:color="auto"/>
              <w:right w:val="single" w:sz="4" w:space="0" w:color="auto"/>
            </w:tcBorders>
            <w:shd w:val="clear" w:color="auto" w:fill="auto"/>
            <w:noWrap/>
            <w:vAlign w:val="bottom"/>
            <w:hideMark/>
          </w:tcPr>
          <w:p w14:paraId="4080F110" w14:textId="28A262CA" w:rsidR="00740397" w:rsidRPr="00AA0466" w:rsidDel="001A56BF" w:rsidRDefault="00740397" w:rsidP="00FB652E">
            <w:pPr>
              <w:spacing w:after="0" w:line="240" w:lineRule="auto"/>
              <w:jc w:val="both"/>
              <w:rPr>
                <w:del w:id="493" w:author="Sailis, Debora" w:date="2023-08-28T17:28:00Z"/>
                <w:rFonts w:ascii="Arial" w:eastAsia="Times New Roman" w:hAnsi="Arial" w:cs="Arial"/>
                <w:color w:val="000000"/>
                <w:sz w:val="20"/>
                <w:szCs w:val="20"/>
                <w:lang w:eastAsia="en-GB"/>
              </w:rPr>
            </w:pPr>
            <w:del w:id="494" w:author="Sailis, Debora" w:date="2023-08-28T17:28:00Z">
              <w:r w:rsidRPr="00AA0466" w:rsidDel="001A56BF">
                <w:rPr>
                  <w:rFonts w:ascii="Arial" w:eastAsia="Times New Roman" w:hAnsi="Arial" w:cs="Arial"/>
                  <w:color w:val="000000"/>
                  <w:sz w:val="20"/>
                  <w:szCs w:val="20"/>
                  <w:lang w:eastAsia="en-GB"/>
                </w:rPr>
                <w:delText>20/02/2023</w:delText>
              </w:r>
            </w:del>
          </w:p>
        </w:tc>
        <w:tc>
          <w:tcPr>
            <w:tcW w:w="1462" w:type="dxa"/>
            <w:tcBorders>
              <w:top w:val="nil"/>
              <w:left w:val="nil"/>
              <w:bottom w:val="single" w:sz="4" w:space="0" w:color="auto"/>
              <w:right w:val="single" w:sz="4" w:space="0" w:color="auto"/>
            </w:tcBorders>
            <w:shd w:val="clear" w:color="auto" w:fill="auto"/>
            <w:noWrap/>
            <w:vAlign w:val="bottom"/>
            <w:hideMark/>
          </w:tcPr>
          <w:p w14:paraId="2DACD2F2" w14:textId="4871CE89" w:rsidR="00740397" w:rsidRPr="00AA0466" w:rsidDel="001A56BF" w:rsidRDefault="00740397" w:rsidP="00FB652E">
            <w:pPr>
              <w:spacing w:after="0" w:line="240" w:lineRule="auto"/>
              <w:jc w:val="both"/>
              <w:rPr>
                <w:del w:id="495" w:author="Sailis, Debora" w:date="2023-08-28T17:28:00Z"/>
                <w:rFonts w:ascii="Arial" w:eastAsia="Times New Roman" w:hAnsi="Arial" w:cs="Arial"/>
                <w:color w:val="000000"/>
                <w:sz w:val="20"/>
                <w:szCs w:val="20"/>
                <w:lang w:eastAsia="en-GB"/>
              </w:rPr>
            </w:pPr>
            <w:del w:id="496" w:author="Sailis, Debora" w:date="2023-08-28T17:28:00Z">
              <w:r w:rsidRPr="00AA0466" w:rsidDel="001A56BF">
                <w:rPr>
                  <w:rFonts w:ascii="Arial" w:eastAsia="Times New Roman" w:hAnsi="Arial" w:cs="Arial"/>
                  <w:color w:val="000000"/>
                  <w:sz w:val="20"/>
                  <w:szCs w:val="20"/>
                  <w:lang w:eastAsia="en-GB"/>
                </w:rPr>
                <w:delText>19/05/2023</w:delText>
              </w:r>
            </w:del>
          </w:p>
        </w:tc>
      </w:tr>
    </w:tbl>
    <w:p w14:paraId="5CEB2C01" w14:textId="00F3462E" w:rsidR="0084530B" w:rsidRPr="00AA0466" w:rsidDel="001A56BF" w:rsidRDefault="0084530B" w:rsidP="00977A51">
      <w:pPr>
        <w:tabs>
          <w:tab w:val="left" w:pos="851"/>
          <w:tab w:val="right" w:pos="9356"/>
        </w:tabs>
        <w:spacing w:before="60" w:after="60" w:line="360" w:lineRule="auto"/>
        <w:jc w:val="both"/>
        <w:rPr>
          <w:del w:id="497" w:author="Sailis, Debora" w:date="2023-08-28T17:28:00Z"/>
          <w:rFonts w:ascii="Arial" w:hAnsi="Arial" w:cs="Arial"/>
          <w:sz w:val="20"/>
          <w:szCs w:val="20"/>
        </w:rPr>
      </w:pPr>
    </w:p>
    <w:p w14:paraId="52992126" w14:textId="065CFDB7" w:rsidR="00A5005B" w:rsidRPr="00AA0466" w:rsidDel="001A56BF" w:rsidRDefault="00C070B7" w:rsidP="00977A51">
      <w:pPr>
        <w:tabs>
          <w:tab w:val="left" w:pos="851"/>
          <w:tab w:val="right" w:pos="9356"/>
        </w:tabs>
        <w:spacing w:before="60" w:after="60" w:line="360" w:lineRule="auto"/>
        <w:jc w:val="both"/>
        <w:rPr>
          <w:del w:id="498" w:author="Sailis, Debora" w:date="2023-08-28T17:28:00Z"/>
          <w:rFonts w:ascii="Arial" w:hAnsi="Arial" w:cs="Arial"/>
          <w:b/>
          <w:sz w:val="20"/>
          <w:szCs w:val="20"/>
        </w:rPr>
      </w:pPr>
      <w:del w:id="499" w:author="Sailis, Debora" w:date="2023-08-28T17:28:00Z">
        <w:r w:rsidDel="001A56BF">
          <w:rPr>
            <w:rFonts w:ascii="Arial" w:hAnsi="Arial" w:cs="Arial"/>
            <w:b/>
            <w:sz w:val="20"/>
            <w:szCs w:val="20"/>
          </w:rPr>
          <w:delText>1.2</w:delText>
        </w:r>
        <w:r w:rsidR="00A5005B" w:rsidRPr="00AA0466" w:rsidDel="001A56BF">
          <w:rPr>
            <w:rFonts w:ascii="Arial" w:hAnsi="Arial" w:cs="Arial"/>
            <w:b/>
            <w:sz w:val="20"/>
            <w:szCs w:val="20"/>
          </w:rPr>
          <w:delText>. NCAs to ECB reporting remittance dates</w:delText>
        </w:r>
      </w:del>
    </w:p>
    <w:p w14:paraId="579984AC" w14:textId="028008B7" w:rsidR="00D27B18" w:rsidRPr="00AA0466" w:rsidDel="001A56BF" w:rsidRDefault="00164C43" w:rsidP="00977A51">
      <w:pPr>
        <w:tabs>
          <w:tab w:val="left" w:pos="851"/>
          <w:tab w:val="right" w:pos="9356"/>
        </w:tabs>
        <w:spacing w:before="60" w:after="60" w:line="360" w:lineRule="auto"/>
        <w:jc w:val="both"/>
        <w:rPr>
          <w:del w:id="500" w:author="Sailis, Debora" w:date="2023-08-28T17:28:00Z"/>
          <w:rFonts w:ascii="Arial" w:hAnsi="Arial" w:cs="Arial"/>
          <w:sz w:val="20"/>
          <w:szCs w:val="20"/>
        </w:rPr>
      </w:pPr>
      <w:del w:id="501" w:author="Sailis, Debora" w:date="2023-08-28T17:28:00Z">
        <w:r w:rsidRPr="00AA0466" w:rsidDel="001A56BF">
          <w:rPr>
            <w:rFonts w:ascii="Arial" w:hAnsi="Arial" w:cs="Arial"/>
            <w:sz w:val="20"/>
            <w:szCs w:val="20"/>
          </w:rPr>
          <w:delText xml:space="preserve">The deadline for the transmission of STE data from </w:delText>
        </w:r>
        <w:r w:rsidRPr="00AA0466" w:rsidDel="001A56BF">
          <w:rPr>
            <w:rFonts w:ascii="Arial" w:hAnsi="Arial" w:cs="Arial"/>
            <w:b/>
            <w:sz w:val="20"/>
            <w:szCs w:val="20"/>
            <w:u w:val="single"/>
          </w:rPr>
          <w:delText>NCAs to the ECB</w:delText>
        </w:r>
        <w:r w:rsidRPr="00AA0466" w:rsidDel="001A56BF">
          <w:rPr>
            <w:rFonts w:ascii="Arial" w:hAnsi="Arial" w:cs="Arial"/>
            <w:sz w:val="20"/>
            <w:szCs w:val="20"/>
          </w:rPr>
          <w:delText xml:space="preserve"> is</w:delText>
        </w:r>
        <w:r w:rsidR="009744F3" w:rsidRPr="00AA0466" w:rsidDel="001A56BF">
          <w:rPr>
            <w:rFonts w:ascii="Arial" w:hAnsi="Arial" w:cs="Arial"/>
            <w:sz w:val="20"/>
            <w:szCs w:val="20"/>
          </w:rPr>
          <w:delText xml:space="preserve"> 10 working days after the ITS remittance date for significant institutions at the highest level of consolidation and 25 working days after the ITS remittance date for subsidiaries</w:delText>
        </w:r>
        <w:r w:rsidRPr="00AA0466" w:rsidDel="001A56BF">
          <w:rPr>
            <w:rFonts w:ascii="Arial" w:hAnsi="Arial" w:cs="Arial"/>
            <w:sz w:val="20"/>
            <w:szCs w:val="20"/>
          </w:rPr>
          <w:delText>. The exact dates are specified in the two tables below.</w:delText>
        </w:r>
      </w:del>
    </w:p>
    <w:p w14:paraId="37839A78" w14:textId="04DB0410" w:rsidR="00D45D09" w:rsidRPr="00AA0466" w:rsidDel="001A56BF" w:rsidRDefault="00D45D09" w:rsidP="00977A51">
      <w:pPr>
        <w:tabs>
          <w:tab w:val="left" w:pos="851"/>
          <w:tab w:val="right" w:pos="9356"/>
        </w:tabs>
        <w:spacing w:before="60" w:after="60" w:line="360" w:lineRule="auto"/>
        <w:jc w:val="both"/>
        <w:rPr>
          <w:del w:id="502" w:author="Sailis, Debora" w:date="2023-08-28T17:28:00Z"/>
          <w:rFonts w:ascii="Arial" w:hAnsi="Arial" w:cs="Arial"/>
          <w:sz w:val="20"/>
          <w:szCs w:val="20"/>
        </w:rPr>
      </w:pPr>
    </w:p>
    <w:p w14:paraId="4EC9BB38" w14:textId="1A97242B" w:rsidR="00262F3E" w:rsidRPr="00AA0466" w:rsidDel="001A56BF" w:rsidRDefault="00534C9C" w:rsidP="00FB652E">
      <w:pPr>
        <w:tabs>
          <w:tab w:val="left" w:pos="851"/>
          <w:tab w:val="right" w:pos="9356"/>
        </w:tabs>
        <w:spacing w:before="60" w:after="60" w:line="360" w:lineRule="auto"/>
        <w:jc w:val="both"/>
        <w:rPr>
          <w:del w:id="503" w:author="Sailis, Debora" w:date="2023-08-28T17:28:00Z"/>
          <w:rFonts w:ascii="Arial" w:hAnsi="Arial" w:cs="Arial"/>
          <w:sz w:val="20"/>
          <w:szCs w:val="20"/>
        </w:rPr>
      </w:pPr>
      <w:del w:id="504" w:author="Sailis, Debora" w:date="2023-08-28T17:28:00Z">
        <w:r w:rsidRPr="00AA0466" w:rsidDel="001A56BF">
          <w:rPr>
            <w:rFonts w:ascii="Arial" w:hAnsi="Arial" w:cs="Arial"/>
            <w:sz w:val="20"/>
            <w:szCs w:val="20"/>
            <w:u w:val="single"/>
          </w:rPr>
          <w:delText>For significant institutions</w:delText>
        </w:r>
        <w:r w:rsidRPr="00AA0466" w:rsidDel="001A56BF">
          <w:rPr>
            <w:rFonts w:ascii="Arial" w:hAnsi="Arial" w:cs="Arial"/>
            <w:sz w:val="20"/>
            <w:szCs w:val="20"/>
          </w:rPr>
          <w:delText xml:space="preserve"> (</w:delText>
        </w:r>
        <w:r w:rsidRPr="00AA0466" w:rsidDel="001A56BF">
          <w:rPr>
            <w:rFonts w:ascii="Arial" w:hAnsi="Arial" w:cs="Arial"/>
            <w:b/>
            <w:sz w:val="20"/>
            <w:szCs w:val="20"/>
          </w:rPr>
          <w:delText>Art. 3.1</w:delText>
        </w:r>
        <w:r w:rsidR="008118A2" w:rsidRPr="00AA0466" w:rsidDel="001A56BF">
          <w:rPr>
            <w:rFonts w:ascii="Arial" w:hAnsi="Arial" w:cs="Arial"/>
            <w:sz w:val="20"/>
            <w:szCs w:val="20"/>
          </w:rPr>
          <w:delText>, ECB/2014/29):</w:delText>
        </w:r>
      </w:del>
    </w:p>
    <w:tbl>
      <w:tblPr>
        <w:tblW w:w="6041" w:type="dxa"/>
        <w:tblInd w:w="93" w:type="dxa"/>
        <w:tblLook w:val="04A0" w:firstRow="1" w:lastRow="0" w:firstColumn="1" w:lastColumn="0" w:noHBand="0" w:noVBand="1"/>
      </w:tblPr>
      <w:tblGrid>
        <w:gridCol w:w="2933"/>
        <w:gridCol w:w="1646"/>
        <w:gridCol w:w="1462"/>
      </w:tblGrid>
      <w:tr w:rsidR="00740397" w:rsidRPr="00AA0466" w:rsidDel="001A56BF" w14:paraId="020658FD" w14:textId="7BD6F3D5" w:rsidTr="00FB652E">
        <w:trPr>
          <w:trHeight w:val="300"/>
          <w:del w:id="505" w:author="Sailis, Debora" w:date="2023-08-28T17:28:00Z"/>
        </w:trPr>
        <w:tc>
          <w:tcPr>
            <w:tcW w:w="2933" w:type="dxa"/>
            <w:tcBorders>
              <w:top w:val="single" w:sz="4" w:space="0" w:color="auto"/>
              <w:left w:val="single" w:sz="4" w:space="0" w:color="auto"/>
              <w:bottom w:val="single" w:sz="8" w:space="0" w:color="auto"/>
              <w:right w:val="single" w:sz="4" w:space="0" w:color="auto"/>
            </w:tcBorders>
            <w:shd w:val="clear" w:color="000000" w:fill="EEECE1"/>
            <w:noWrap/>
            <w:vAlign w:val="bottom"/>
            <w:hideMark/>
          </w:tcPr>
          <w:p w14:paraId="2C203414" w14:textId="1E7B2AE2" w:rsidR="00740397" w:rsidRPr="00AA0466" w:rsidDel="001A56BF" w:rsidRDefault="00740397" w:rsidP="00FB652E">
            <w:pPr>
              <w:spacing w:after="0" w:line="240" w:lineRule="auto"/>
              <w:jc w:val="both"/>
              <w:rPr>
                <w:del w:id="506" w:author="Sailis, Debora" w:date="2023-08-28T17:28:00Z"/>
                <w:rFonts w:ascii="Arial" w:eastAsia="Times New Roman" w:hAnsi="Arial" w:cs="Arial"/>
                <w:b/>
                <w:bCs/>
                <w:color w:val="000000"/>
                <w:sz w:val="20"/>
                <w:szCs w:val="20"/>
                <w:lang w:eastAsia="en-GB"/>
              </w:rPr>
            </w:pPr>
            <w:del w:id="507" w:author="Sailis, Debora" w:date="2023-08-28T17:28:00Z">
              <w:r w:rsidRPr="00AA0466" w:rsidDel="001A56BF">
                <w:rPr>
                  <w:rFonts w:ascii="Arial" w:eastAsia="Times New Roman" w:hAnsi="Arial" w:cs="Arial"/>
                  <w:b/>
                  <w:bCs/>
                  <w:color w:val="000000"/>
                  <w:sz w:val="20"/>
                  <w:szCs w:val="20"/>
                  <w:lang w:eastAsia="en-GB"/>
                </w:rPr>
                <w:delText>Reference date</w:delText>
              </w:r>
            </w:del>
          </w:p>
        </w:tc>
        <w:tc>
          <w:tcPr>
            <w:tcW w:w="1646" w:type="dxa"/>
            <w:tcBorders>
              <w:top w:val="single" w:sz="4" w:space="0" w:color="auto"/>
              <w:left w:val="nil"/>
              <w:bottom w:val="single" w:sz="8" w:space="0" w:color="auto"/>
              <w:right w:val="single" w:sz="4" w:space="0" w:color="auto"/>
            </w:tcBorders>
            <w:shd w:val="clear" w:color="000000" w:fill="EEECE1"/>
            <w:noWrap/>
            <w:vAlign w:val="bottom"/>
            <w:hideMark/>
          </w:tcPr>
          <w:p w14:paraId="6A7AA9D9" w14:textId="1C55BC4F" w:rsidR="00740397" w:rsidRPr="00AA0466" w:rsidDel="001A56BF" w:rsidRDefault="00740397" w:rsidP="00FB652E">
            <w:pPr>
              <w:spacing w:after="0" w:line="240" w:lineRule="auto"/>
              <w:jc w:val="both"/>
              <w:rPr>
                <w:del w:id="508" w:author="Sailis, Debora" w:date="2023-08-28T17:28:00Z"/>
                <w:rFonts w:ascii="Arial" w:eastAsia="Times New Roman" w:hAnsi="Arial" w:cs="Arial"/>
                <w:b/>
                <w:bCs/>
                <w:color w:val="000000"/>
                <w:sz w:val="20"/>
                <w:szCs w:val="20"/>
                <w:lang w:eastAsia="en-GB"/>
              </w:rPr>
            </w:pPr>
            <w:del w:id="509" w:author="Sailis, Debora" w:date="2023-08-28T17:28:00Z">
              <w:r w:rsidRPr="00AA0466" w:rsidDel="001A56BF">
                <w:rPr>
                  <w:rFonts w:ascii="Arial" w:eastAsia="Times New Roman" w:hAnsi="Arial" w:cs="Arial"/>
                  <w:b/>
                  <w:bCs/>
                  <w:color w:val="000000"/>
                  <w:sz w:val="20"/>
                  <w:szCs w:val="20"/>
                  <w:lang w:eastAsia="en-GB"/>
                </w:rPr>
                <w:delText>Dec-22</w:delText>
              </w:r>
            </w:del>
          </w:p>
        </w:tc>
        <w:tc>
          <w:tcPr>
            <w:tcW w:w="1462" w:type="dxa"/>
            <w:tcBorders>
              <w:top w:val="single" w:sz="4" w:space="0" w:color="auto"/>
              <w:left w:val="nil"/>
              <w:bottom w:val="single" w:sz="8" w:space="0" w:color="auto"/>
              <w:right w:val="single" w:sz="4" w:space="0" w:color="auto"/>
            </w:tcBorders>
            <w:shd w:val="clear" w:color="000000" w:fill="EEECE1"/>
            <w:noWrap/>
            <w:vAlign w:val="bottom"/>
            <w:hideMark/>
          </w:tcPr>
          <w:p w14:paraId="7ED2C7B7" w14:textId="67C14091" w:rsidR="00740397" w:rsidRPr="00AA0466" w:rsidDel="001A56BF" w:rsidRDefault="00740397" w:rsidP="00FB652E">
            <w:pPr>
              <w:spacing w:after="0" w:line="240" w:lineRule="auto"/>
              <w:jc w:val="both"/>
              <w:rPr>
                <w:del w:id="510" w:author="Sailis, Debora" w:date="2023-08-28T17:28:00Z"/>
                <w:rFonts w:ascii="Arial" w:eastAsia="Times New Roman" w:hAnsi="Arial" w:cs="Arial"/>
                <w:b/>
                <w:bCs/>
                <w:color w:val="000000"/>
                <w:sz w:val="20"/>
                <w:szCs w:val="20"/>
                <w:lang w:eastAsia="en-GB"/>
              </w:rPr>
            </w:pPr>
            <w:del w:id="511" w:author="Sailis, Debora" w:date="2023-08-28T17:28:00Z">
              <w:r w:rsidRPr="00AA0466" w:rsidDel="001A56BF">
                <w:rPr>
                  <w:rFonts w:ascii="Arial" w:eastAsia="Times New Roman" w:hAnsi="Arial" w:cs="Arial"/>
                  <w:b/>
                  <w:bCs/>
                  <w:color w:val="000000"/>
                  <w:sz w:val="20"/>
                  <w:szCs w:val="20"/>
                  <w:lang w:eastAsia="en-GB"/>
                </w:rPr>
                <w:delText>Mar-23</w:delText>
              </w:r>
            </w:del>
          </w:p>
        </w:tc>
      </w:tr>
      <w:tr w:rsidR="00740397" w:rsidRPr="00AA0466" w:rsidDel="001A56BF" w14:paraId="074B4404" w14:textId="3CF8D919" w:rsidTr="00FB652E">
        <w:trPr>
          <w:trHeight w:val="288"/>
          <w:del w:id="512" w:author="Sailis, Debora" w:date="2023-08-28T17:28:00Z"/>
        </w:trPr>
        <w:tc>
          <w:tcPr>
            <w:tcW w:w="2933" w:type="dxa"/>
            <w:tcBorders>
              <w:top w:val="nil"/>
              <w:left w:val="single" w:sz="4" w:space="0" w:color="auto"/>
              <w:bottom w:val="single" w:sz="4" w:space="0" w:color="auto"/>
              <w:right w:val="single" w:sz="4" w:space="0" w:color="auto"/>
            </w:tcBorders>
            <w:shd w:val="clear" w:color="auto" w:fill="auto"/>
            <w:noWrap/>
            <w:vAlign w:val="bottom"/>
            <w:hideMark/>
          </w:tcPr>
          <w:p w14:paraId="6CEDF214" w14:textId="5DDBC2CF" w:rsidR="00740397" w:rsidRPr="00AA0466" w:rsidDel="001A56BF" w:rsidRDefault="00740397" w:rsidP="00FB652E">
            <w:pPr>
              <w:spacing w:after="0" w:line="240" w:lineRule="auto"/>
              <w:jc w:val="both"/>
              <w:rPr>
                <w:del w:id="513" w:author="Sailis, Debora" w:date="2023-08-28T17:28:00Z"/>
                <w:rFonts w:ascii="Arial" w:eastAsia="Times New Roman" w:hAnsi="Arial" w:cs="Arial"/>
                <w:b/>
                <w:bCs/>
                <w:color w:val="000000"/>
                <w:sz w:val="20"/>
                <w:szCs w:val="20"/>
                <w:lang w:eastAsia="en-GB"/>
              </w:rPr>
            </w:pPr>
            <w:del w:id="514" w:author="Sailis, Debora" w:date="2023-08-28T17:28:00Z">
              <w:r w:rsidRPr="00AA0466" w:rsidDel="001A56BF">
                <w:rPr>
                  <w:rFonts w:ascii="Arial" w:eastAsia="Times New Roman" w:hAnsi="Arial" w:cs="Arial"/>
                  <w:b/>
                  <w:bCs/>
                  <w:color w:val="000000"/>
                  <w:sz w:val="20"/>
                  <w:szCs w:val="20"/>
                  <w:lang w:eastAsia="en-GB"/>
                </w:rPr>
                <w:delText>Remittance date</w:delText>
              </w:r>
            </w:del>
          </w:p>
        </w:tc>
        <w:tc>
          <w:tcPr>
            <w:tcW w:w="1646" w:type="dxa"/>
            <w:tcBorders>
              <w:top w:val="nil"/>
              <w:left w:val="nil"/>
              <w:bottom w:val="single" w:sz="4" w:space="0" w:color="auto"/>
              <w:right w:val="single" w:sz="4" w:space="0" w:color="auto"/>
            </w:tcBorders>
            <w:shd w:val="clear" w:color="auto" w:fill="auto"/>
            <w:noWrap/>
            <w:vAlign w:val="bottom"/>
            <w:hideMark/>
          </w:tcPr>
          <w:p w14:paraId="7F6CD396" w14:textId="2F58A117" w:rsidR="00740397" w:rsidRPr="00AA0466" w:rsidDel="001A56BF" w:rsidRDefault="00740397" w:rsidP="00FB652E">
            <w:pPr>
              <w:spacing w:after="0" w:line="240" w:lineRule="auto"/>
              <w:jc w:val="both"/>
              <w:rPr>
                <w:del w:id="515" w:author="Sailis, Debora" w:date="2023-08-28T17:28:00Z"/>
                <w:rFonts w:ascii="Arial" w:eastAsia="Times New Roman" w:hAnsi="Arial" w:cs="Arial"/>
                <w:color w:val="000000"/>
                <w:sz w:val="20"/>
                <w:szCs w:val="20"/>
                <w:lang w:eastAsia="en-GB"/>
              </w:rPr>
            </w:pPr>
            <w:del w:id="516" w:author="Sailis, Debora" w:date="2023-08-28T17:28:00Z">
              <w:r w:rsidRPr="00AA0466" w:rsidDel="001A56BF">
                <w:rPr>
                  <w:rFonts w:ascii="Arial" w:eastAsia="Times New Roman" w:hAnsi="Arial" w:cs="Arial"/>
                  <w:color w:val="000000"/>
                  <w:sz w:val="20"/>
                  <w:szCs w:val="20"/>
                  <w:lang w:eastAsia="en-GB"/>
                </w:rPr>
                <w:delText>27/02/2023</w:delText>
              </w:r>
            </w:del>
          </w:p>
        </w:tc>
        <w:tc>
          <w:tcPr>
            <w:tcW w:w="1462" w:type="dxa"/>
            <w:tcBorders>
              <w:top w:val="nil"/>
              <w:left w:val="nil"/>
              <w:bottom w:val="single" w:sz="4" w:space="0" w:color="auto"/>
              <w:right w:val="single" w:sz="4" w:space="0" w:color="auto"/>
            </w:tcBorders>
            <w:shd w:val="clear" w:color="auto" w:fill="auto"/>
            <w:noWrap/>
            <w:vAlign w:val="bottom"/>
            <w:hideMark/>
          </w:tcPr>
          <w:p w14:paraId="0CFE181B" w14:textId="15BE34B6" w:rsidR="00740397" w:rsidRPr="00AA0466" w:rsidDel="001A56BF" w:rsidRDefault="00740397" w:rsidP="00FB652E">
            <w:pPr>
              <w:spacing w:after="0" w:line="240" w:lineRule="auto"/>
              <w:jc w:val="both"/>
              <w:rPr>
                <w:del w:id="517" w:author="Sailis, Debora" w:date="2023-08-28T17:28:00Z"/>
                <w:rFonts w:ascii="Arial" w:eastAsia="Times New Roman" w:hAnsi="Arial" w:cs="Arial"/>
                <w:color w:val="000000"/>
                <w:sz w:val="20"/>
                <w:szCs w:val="20"/>
                <w:lang w:eastAsia="en-GB"/>
              </w:rPr>
            </w:pPr>
            <w:del w:id="518" w:author="Sailis, Debora" w:date="2023-08-28T17:28:00Z">
              <w:r w:rsidRPr="00AA0466" w:rsidDel="001A56BF">
                <w:rPr>
                  <w:rFonts w:ascii="Arial" w:eastAsia="Times New Roman" w:hAnsi="Arial" w:cs="Arial"/>
                  <w:color w:val="000000"/>
                  <w:sz w:val="20"/>
                  <w:szCs w:val="20"/>
                  <w:lang w:eastAsia="en-GB"/>
                </w:rPr>
                <w:delText>26/05/2023</w:delText>
              </w:r>
            </w:del>
          </w:p>
        </w:tc>
      </w:tr>
    </w:tbl>
    <w:p w14:paraId="6D7D0FFD" w14:textId="31AD69A7" w:rsidR="00932AD7" w:rsidRPr="00AA0466" w:rsidDel="001A56BF" w:rsidRDefault="00932AD7" w:rsidP="00FB652E">
      <w:pPr>
        <w:tabs>
          <w:tab w:val="left" w:pos="851"/>
          <w:tab w:val="right" w:pos="9356"/>
        </w:tabs>
        <w:spacing w:before="60" w:after="60" w:line="360" w:lineRule="auto"/>
        <w:jc w:val="both"/>
        <w:rPr>
          <w:del w:id="519" w:author="Sailis, Debora" w:date="2023-08-28T17:28:00Z"/>
          <w:rFonts w:ascii="Arial" w:hAnsi="Arial" w:cs="Arial"/>
          <w:sz w:val="20"/>
          <w:szCs w:val="20"/>
        </w:rPr>
      </w:pPr>
    </w:p>
    <w:p w14:paraId="71DB4223" w14:textId="3B4A02B1" w:rsidR="00262F3E" w:rsidRPr="00AA0466" w:rsidDel="001A56BF" w:rsidRDefault="00534C9C" w:rsidP="00FB652E">
      <w:pPr>
        <w:tabs>
          <w:tab w:val="left" w:pos="851"/>
          <w:tab w:val="right" w:pos="9356"/>
        </w:tabs>
        <w:spacing w:before="60" w:after="60" w:line="360" w:lineRule="auto"/>
        <w:jc w:val="both"/>
        <w:rPr>
          <w:del w:id="520" w:author="Sailis, Debora" w:date="2023-08-28T17:28:00Z"/>
          <w:rFonts w:ascii="Arial" w:hAnsi="Arial" w:cs="Arial"/>
          <w:sz w:val="20"/>
          <w:szCs w:val="20"/>
        </w:rPr>
      </w:pPr>
      <w:del w:id="521" w:author="Sailis, Debora" w:date="2023-08-28T17:28:00Z">
        <w:r w:rsidRPr="00AA0466" w:rsidDel="001A56BF">
          <w:rPr>
            <w:rFonts w:ascii="Arial" w:hAnsi="Arial" w:cs="Arial"/>
            <w:sz w:val="20"/>
            <w:szCs w:val="20"/>
            <w:u w:val="single"/>
          </w:rPr>
          <w:delText xml:space="preserve">For subsidiaries </w:delText>
        </w:r>
        <w:r w:rsidRPr="00AA0466" w:rsidDel="001A56BF">
          <w:rPr>
            <w:rFonts w:ascii="Arial" w:hAnsi="Arial" w:cs="Arial"/>
            <w:sz w:val="20"/>
            <w:szCs w:val="20"/>
          </w:rPr>
          <w:delText>(</w:delText>
        </w:r>
        <w:r w:rsidRPr="00AA0466" w:rsidDel="001A56BF">
          <w:rPr>
            <w:rFonts w:ascii="Arial" w:hAnsi="Arial" w:cs="Arial"/>
            <w:b/>
            <w:sz w:val="20"/>
            <w:szCs w:val="20"/>
          </w:rPr>
          <w:delText>Art. 3.2</w:delText>
        </w:r>
        <w:r w:rsidRPr="00AA0466" w:rsidDel="001A56BF">
          <w:rPr>
            <w:rFonts w:ascii="Arial" w:hAnsi="Arial" w:cs="Arial"/>
            <w:sz w:val="20"/>
            <w:szCs w:val="20"/>
          </w:rPr>
          <w:delText>, ECB/2014/29):</w:delText>
        </w:r>
      </w:del>
    </w:p>
    <w:tbl>
      <w:tblPr>
        <w:tblW w:w="6041" w:type="dxa"/>
        <w:tblInd w:w="93" w:type="dxa"/>
        <w:tblLook w:val="04A0" w:firstRow="1" w:lastRow="0" w:firstColumn="1" w:lastColumn="0" w:noHBand="0" w:noVBand="1"/>
      </w:tblPr>
      <w:tblGrid>
        <w:gridCol w:w="2933"/>
        <w:gridCol w:w="1646"/>
        <w:gridCol w:w="1462"/>
      </w:tblGrid>
      <w:tr w:rsidR="00740397" w:rsidRPr="00AA0466" w:rsidDel="001A56BF" w14:paraId="3BD092C0" w14:textId="2D7075F2" w:rsidTr="00FB652E">
        <w:trPr>
          <w:trHeight w:val="300"/>
          <w:del w:id="522" w:author="Sailis, Debora" w:date="2023-08-28T17:28:00Z"/>
        </w:trPr>
        <w:tc>
          <w:tcPr>
            <w:tcW w:w="2933" w:type="dxa"/>
            <w:tcBorders>
              <w:top w:val="single" w:sz="4" w:space="0" w:color="auto"/>
              <w:left w:val="single" w:sz="4" w:space="0" w:color="auto"/>
              <w:bottom w:val="single" w:sz="8" w:space="0" w:color="auto"/>
              <w:right w:val="single" w:sz="4" w:space="0" w:color="auto"/>
            </w:tcBorders>
            <w:shd w:val="clear" w:color="000000" w:fill="EEECE1"/>
            <w:noWrap/>
            <w:vAlign w:val="bottom"/>
            <w:hideMark/>
          </w:tcPr>
          <w:p w14:paraId="038521D8" w14:textId="00E4D55B" w:rsidR="00740397" w:rsidRPr="00AA0466" w:rsidDel="001A56BF" w:rsidRDefault="00740397" w:rsidP="00FB652E">
            <w:pPr>
              <w:spacing w:after="0" w:line="240" w:lineRule="auto"/>
              <w:jc w:val="both"/>
              <w:rPr>
                <w:del w:id="523" w:author="Sailis, Debora" w:date="2023-08-28T17:28:00Z"/>
                <w:rFonts w:ascii="Arial" w:eastAsia="Times New Roman" w:hAnsi="Arial" w:cs="Arial"/>
                <w:b/>
                <w:bCs/>
                <w:color w:val="000000"/>
                <w:sz w:val="20"/>
                <w:szCs w:val="20"/>
                <w:lang w:eastAsia="en-GB"/>
              </w:rPr>
            </w:pPr>
            <w:del w:id="524" w:author="Sailis, Debora" w:date="2023-08-28T17:28:00Z">
              <w:r w:rsidRPr="00AA0466" w:rsidDel="001A56BF">
                <w:rPr>
                  <w:rFonts w:ascii="Arial" w:eastAsia="Times New Roman" w:hAnsi="Arial" w:cs="Arial"/>
                  <w:b/>
                  <w:bCs/>
                  <w:color w:val="000000"/>
                  <w:sz w:val="20"/>
                  <w:szCs w:val="20"/>
                  <w:lang w:eastAsia="en-GB"/>
                </w:rPr>
                <w:delText>Reference date</w:delText>
              </w:r>
            </w:del>
          </w:p>
        </w:tc>
        <w:tc>
          <w:tcPr>
            <w:tcW w:w="1646" w:type="dxa"/>
            <w:tcBorders>
              <w:top w:val="single" w:sz="4" w:space="0" w:color="auto"/>
              <w:left w:val="nil"/>
              <w:bottom w:val="single" w:sz="8" w:space="0" w:color="auto"/>
              <w:right w:val="single" w:sz="4" w:space="0" w:color="auto"/>
            </w:tcBorders>
            <w:shd w:val="clear" w:color="000000" w:fill="EEECE1"/>
            <w:noWrap/>
            <w:vAlign w:val="bottom"/>
            <w:hideMark/>
          </w:tcPr>
          <w:p w14:paraId="257008F4" w14:textId="6BAADCB8" w:rsidR="00740397" w:rsidRPr="00AA0466" w:rsidDel="001A56BF" w:rsidRDefault="00740397" w:rsidP="00FB652E">
            <w:pPr>
              <w:spacing w:after="0" w:line="240" w:lineRule="auto"/>
              <w:jc w:val="both"/>
              <w:rPr>
                <w:del w:id="525" w:author="Sailis, Debora" w:date="2023-08-28T17:28:00Z"/>
                <w:rFonts w:ascii="Arial" w:eastAsia="Times New Roman" w:hAnsi="Arial" w:cs="Arial"/>
                <w:b/>
                <w:bCs/>
                <w:color w:val="000000"/>
                <w:sz w:val="20"/>
                <w:szCs w:val="20"/>
                <w:lang w:eastAsia="en-GB"/>
              </w:rPr>
            </w:pPr>
            <w:del w:id="526" w:author="Sailis, Debora" w:date="2023-08-28T17:28:00Z">
              <w:r w:rsidRPr="00AA0466" w:rsidDel="001A56BF">
                <w:rPr>
                  <w:rFonts w:ascii="Arial" w:eastAsia="Times New Roman" w:hAnsi="Arial" w:cs="Arial"/>
                  <w:b/>
                  <w:bCs/>
                  <w:color w:val="000000"/>
                  <w:sz w:val="20"/>
                  <w:szCs w:val="20"/>
                  <w:lang w:eastAsia="en-GB"/>
                </w:rPr>
                <w:delText>Dec-22</w:delText>
              </w:r>
            </w:del>
          </w:p>
        </w:tc>
        <w:tc>
          <w:tcPr>
            <w:tcW w:w="1462" w:type="dxa"/>
            <w:tcBorders>
              <w:top w:val="single" w:sz="4" w:space="0" w:color="auto"/>
              <w:left w:val="nil"/>
              <w:bottom w:val="single" w:sz="8" w:space="0" w:color="auto"/>
              <w:right w:val="single" w:sz="4" w:space="0" w:color="auto"/>
            </w:tcBorders>
            <w:shd w:val="clear" w:color="000000" w:fill="EEECE1"/>
            <w:noWrap/>
            <w:vAlign w:val="bottom"/>
            <w:hideMark/>
          </w:tcPr>
          <w:p w14:paraId="561435EE" w14:textId="4B5F98A9" w:rsidR="00740397" w:rsidRPr="00AA0466" w:rsidDel="001A56BF" w:rsidRDefault="00740397" w:rsidP="00FB652E">
            <w:pPr>
              <w:spacing w:after="0" w:line="240" w:lineRule="auto"/>
              <w:jc w:val="both"/>
              <w:rPr>
                <w:del w:id="527" w:author="Sailis, Debora" w:date="2023-08-28T17:28:00Z"/>
                <w:rFonts w:ascii="Arial" w:eastAsia="Times New Roman" w:hAnsi="Arial" w:cs="Arial"/>
                <w:b/>
                <w:bCs/>
                <w:color w:val="000000"/>
                <w:sz w:val="20"/>
                <w:szCs w:val="20"/>
                <w:lang w:eastAsia="en-GB"/>
              </w:rPr>
            </w:pPr>
            <w:del w:id="528" w:author="Sailis, Debora" w:date="2023-08-28T17:28:00Z">
              <w:r w:rsidRPr="00AA0466" w:rsidDel="001A56BF">
                <w:rPr>
                  <w:rFonts w:ascii="Arial" w:eastAsia="Times New Roman" w:hAnsi="Arial" w:cs="Arial"/>
                  <w:b/>
                  <w:bCs/>
                  <w:color w:val="000000"/>
                  <w:sz w:val="20"/>
                  <w:szCs w:val="20"/>
                  <w:lang w:eastAsia="en-GB"/>
                </w:rPr>
                <w:delText>Mar-23</w:delText>
              </w:r>
            </w:del>
          </w:p>
        </w:tc>
      </w:tr>
      <w:tr w:rsidR="00740397" w:rsidRPr="00AA0466" w:rsidDel="001A56BF" w14:paraId="03E068F3" w14:textId="600DA12E" w:rsidTr="00FB652E">
        <w:trPr>
          <w:trHeight w:val="288"/>
          <w:del w:id="529" w:author="Sailis, Debora" w:date="2023-08-28T17:28:00Z"/>
        </w:trPr>
        <w:tc>
          <w:tcPr>
            <w:tcW w:w="2933" w:type="dxa"/>
            <w:tcBorders>
              <w:top w:val="nil"/>
              <w:left w:val="single" w:sz="4" w:space="0" w:color="auto"/>
              <w:bottom w:val="single" w:sz="4" w:space="0" w:color="auto"/>
              <w:right w:val="single" w:sz="4" w:space="0" w:color="auto"/>
            </w:tcBorders>
            <w:shd w:val="clear" w:color="auto" w:fill="auto"/>
            <w:noWrap/>
            <w:vAlign w:val="bottom"/>
            <w:hideMark/>
          </w:tcPr>
          <w:p w14:paraId="05271187" w14:textId="40EB929A" w:rsidR="00740397" w:rsidRPr="00AA0466" w:rsidDel="001A56BF" w:rsidRDefault="00740397" w:rsidP="00FB652E">
            <w:pPr>
              <w:spacing w:after="0" w:line="240" w:lineRule="auto"/>
              <w:jc w:val="both"/>
              <w:rPr>
                <w:del w:id="530" w:author="Sailis, Debora" w:date="2023-08-28T17:28:00Z"/>
                <w:rFonts w:ascii="Arial" w:eastAsia="Times New Roman" w:hAnsi="Arial" w:cs="Arial"/>
                <w:b/>
                <w:bCs/>
                <w:color w:val="000000"/>
                <w:sz w:val="20"/>
                <w:szCs w:val="20"/>
                <w:lang w:eastAsia="en-GB"/>
              </w:rPr>
            </w:pPr>
            <w:del w:id="531" w:author="Sailis, Debora" w:date="2023-08-28T17:28:00Z">
              <w:r w:rsidRPr="00AA0466" w:rsidDel="001A56BF">
                <w:rPr>
                  <w:rFonts w:ascii="Arial" w:eastAsia="Times New Roman" w:hAnsi="Arial" w:cs="Arial"/>
                  <w:b/>
                  <w:bCs/>
                  <w:color w:val="000000"/>
                  <w:sz w:val="20"/>
                  <w:szCs w:val="20"/>
                  <w:lang w:eastAsia="en-GB"/>
                </w:rPr>
                <w:delText>Remittance date</w:delText>
              </w:r>
            </w:del>
          </w:p>
        </w:tc>
        <w:tc>
          <w:tcPr>
            <w:tcW w:w="1646" w:type="dxa"/>
            <w:tcBorders>
              <w:top w:val="nil"/>
              <w:left w:val="nil"/>
              <w:bottom w:val="single" w:sz="4" w:space="0" w:color="auto"/>
              <w:right w:val="single" w:sz="4" w:space="0" w:color="auto"/>
            </w:tcBorders>
            <w:shd w:val="clear" w:color="auto" w:fill="auto"/>
            <w:noWrap/>
            <w:vAlign w:val="bottom"/>
            <w:hideMark/>
          </w:tcPr>
          <w:p w14:paraId="46D80B69" w14:textId="1D6DB3F8" w:rsidR="00740397" w:rsidRPr="00AA0466" w:rsidDel="001A56BF" w:rsidRDefault="00740397" w:rsidP="00FB652E">
            <w:pPr>
              <w:spacing w:after="0" w:line="240" w:lineRule="auto"/>
              <w:jc w:val="both"/>
              <w:rPr>
                <w:del w:id="532" w:author="Sailis, Debora" w:date="2023-08-28T17:28:00Z"/>
                <w:rFonts w:ascii="Arial" w:eastAsia="Times New Roman" w:hAnsi="Arial" w:cs="Arial"/>
                <w:color w:val="000000"/>
                <w:sz w:val="20"/>
                <w:szCs w:val="20"/>
                <w:lang w:eastAsia="en-GB"/>
              </w:rPr>
            </w:pPr>
            <w:del w:id="533" w:author="Sailis, Debora" w:date="2023-08-28T17:28:00Z">
              <w:r w:rsidRPr="00AA0466" w:rsidDel="001A56BF">
                <w:rPr>
                  <w:rFonts w:ascii="Arial" w:eastAsia="Times New Roman" w:hAnsi="Arial" w:cs="Arial"/>
                  <w:color w:val="000000"/>
                  <w:sz w:val="20"/>
                  <w:szCs w:val="20"/>
                  <w:lang w:eastAsia="en-GB"/>
                </w:rPr>
                <w:delText>20/03/2023</w:delText>
              </w:r>
            </w:del>
          </w:p>
        </w:tc>
        <w:tc>
          <w:tcPr>
            <w:tcW w:w="1462" w:type="dxa"/>
            <w:tcBorders>
              <w:top w:val="nil"/>
              <w:left w:val="nil"/>
              <w:bottom w:val="single" w:sz="4" w:space="0" w:color="auto"/>
              <w:right w:val="single" w:sz="4" w:space="0" w:color="auto"/>
            </w:tcBorders>
            <w:shd w:val="clear" w:color="auto" w:fill="auto"/>
            <w:noWrap/>
            <w:vAlign w:val="bottom"/>
            <w:hideMark/>
          </w:tcPr>
          <w:p w14:paraId="693A8ACB" w14:textId="0D4D0D8D" w:rsidR="00740397" w:rsidRPr="00AA0466" w:rsidDel="001A56BF" w:rsidRDefault="00740397" w:rsidP="00FB652E">
            <w:pPr>
              <w:spacing w:after="0" w:line="240" w:lineRule="auto"/>
              <w:jc w:val="both"/>
              <w:rPr>
                <w:del w:id="534" w:author="Sailis, Debora" w:date="2023-08-28T17:28:00Z"/>
                <w:rFonts w:ascii="Arial" w:eastAsia="Times New Roman" w:hAnsi="Arial" w:cs="Arial"/>
                <w:color w:val="000000"/>
                <w:sz w:val="20"/>
                <w:szCs w:val="20"/>
                <w:lang w:eastAsia="en-GB"/>
              </w:rPr>
            </w:pPr>
            <w:del w:id="535" w:author="Sailis, Debora" w:date="2023-08-28T17:28:00Z">
              <w:r w:rsidRPr="00AA0466" w:rsidDel="001A56BF">
                <w:rPr>
                  <w:rFonts w:ascii="Arial" w:eastAsia="Times New Roman" w:hAnsi="Arial" w:cs="Arial"/>
                  <w:color w:val="000000"/>
                  <w:sz w:val="20"/>
                  <w:szCs w:val="20"/>
                  <w:lang w:eastAsia="en-GB"/>
                </w:rPr>
                <w:delText>16/06/2023</w:delText>
              </w:r>
            </w:del>
          </w:p>
        </w:tc>
      </w:tr>
    </w:tbl>
    <w:p w14:paraId="5326EA3F" w14:textId="2B943D40" w:rsidR="00932AD7" w:rsidRDefault="00932AD7" w:rsidP="00977A51">
      <w:pPr>
        <w:tabs>
          <w:tab w:val="left" w:pos="851"/>
          <w:tab w:val="right" w:pos="9356"/>
        </w:tabs>
        <w:spacing w:before="60" w:after="60" w:line="360" w:lineRule="auto"/>
        <w:jc w:val="both"/>
        <w:rPr>
          <w:rFonts w:ascii="Arial" w:hAnsi="Arial" w:cs="Arial"/>
          <w:sz w:val="20"/>
          <w:szCs w:val="20"/>
        </w:rPr>
      </w:pPr>
    </w:p>
    <w:p w14:paraId="340E021F" w14:textId="38B0272A" w:rsidR="00496C06" w:rsidRPr="00AA0466" w:rsidRDefault="00496C06"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u w:val="single"/>
          <w:lang w:eastAsia="en-GB"/>
        </w:rPr>
        <w:t xml:space="preserve">Exceptions </w:t>
      </w:r>
      <w:r w:rsidRPr="00AA0466">
        <w:rPr>
          <w:rFonts w:ascii="Arial" w:eastAsia="Times New Roman" w:hAnsi="Arial" w:cs="Arial"/>
          <w:sz w:val="20"/>
          <w:szCs w:val="20"/>
          <w:lang w:eastAsia="en-GB"/>
        </w:rPr>
        <w:t>to the timeline</w:t>
      </w:r>
      <w:r>
        <w:rPr>
          <w:rFonts w:ascii="Arial" w:eastAsia="Times New Roman" w:hAnsi="Arial" w:cs="Arial"/>
          <w:sz w:val="20"/>
          <w:szCs w:val="20"/>
          <w:lang w:eastAsia="en-GB"/>
        </w:rPr>
        <w:t xml:space="preserve">s </w:t>
      </w:r>
      <w:r w:rsidRPr="00AA0466">
        <w:rPr>
          <w:rFonts w:ascii="Arial" w:eastAsia="Times New Roman" w:hAnsi="Arial" w:cs="Arial"/>
          <w:sz w:val="20"/>
          <w:szCs w:val="20"/>
          <w:lang w:eastAsia="en-GB"/>
        </w:rPr>
        <w:t>above are:</w:t>
      </w:r>
    </w:p>
    <w:p w14:paraId="18743D86" w14:textId="1C4590C3" w:rsidR="00496C06" w:rsidRPr="00AA0466" w:rsidRDefault="00496C06" w:rsidP="00977A51">
      <w:pPr>
        <w:tabs>
          <w:tab w:val="left" w:pos="709"/>
          <w:tab w:val="right" w:pos="9356"/>
        </w:tabs>
        <w:spacing w:before="60" w:after="60" w:line="360" w:lineRule="auto"/>
        <w:jc w:val="both"/>
        <w:rPr>
          <w:rFonts w:ascii="Arial" w:hAnsi="Arial" w:cs="Arial"/>
          <w:sz w:val="20"/>
          <w:szCs w:val="20"/>
          <w:lang w:eastAsia="en-GB"/>
        </w:rPr>
      </w:pPr>
      <w:r w:rsidRPr="00AA0466">
        <w:rPr>
          <w:rFonts w:ascii="Arial" w:hAnsi="Arial" w:cs="Arial"/>
          <w:sz w:val="20"/>
          <w:szCs w:val="20"/>
          <w:lang w:eastAsia="en-GB"/>
        </w:rPr>
        <w:t xml:space="preserve">(1) </w:t>
      </w:r>
      <w:ins w:id="536" w:author="Debora Sailis" w:date="2023-09-22T17:04:00Z">
        <w:r w:rsidR="00B806D9">
          <w:rPr>
            <w:rFonts w:ascii="Arial" w:hAnsi="Arial" w:cs="Arial"/>
            <w:sz w:val="20"/>
            <w:szCs w:val="20"/>
            <w:lang w:eastAsia="en-GB"/>
          </w:rPr>
          <w:t xml:space="preserve">Climate risk template, </w:t>
        </w:r>
      </w:ins>
      <w:r w:rsidRPr="00AA0466">
        <w:rPr>
          <w:rFonts w:ascii="Arial" w:hAnsi="Arial" w:cs="Arial"/>
          <w:sz w:val="20"/>
          <w:szCs w:val="20"/>
          <w:lang w:eastAsia="en-GB"/>
        </w:rPr>
        <w:t>Profitability incl. PFE template, Profitability business line reporting</w:t>
      </w:r>
      <w:ins w:id="537" w:author="Sailis, Debora" w:date="2023-08-28T17:22:00Z">
        <w:r w:rsidR="001A56BF">
          <w:rPr>
            <w:rFonts w:ascii="Arial" w:hAnsi="Arial" w:cs="Arial"/>
            <w:sz w:val="20"/>
            <w:szCs w:val="20"/>
            <w:lang w:eastAsia="en-GB"/>
          </w:rPr>
          <w:t>,</w:t>
        </w:r>
      </w:ins>
      <w:ins w:id="538" w:author="Debora Sailis" w:date="2023-09-22T17:03:00Z">
        <w:r w:rsidR="00300E98">
          <w:rPr>
            <w:rFonts w:ascii="Arial" w:hAnsi="Arial" w:cs="Arial"/>
            <w:sz w:val="20"/>
            <w:szCs w:val="20"/>
            <w:lang w:eastAsia="en-GB"/>
          </w:rPr>
          <w:t xml:space="preserve"> </w:t>
        </w:r>
      </w:ins>
      <w:del w:id="539" w:author="Sailis, Debora" w:date="2023-08-28T17:22:00Z">
        <w:r w:rsidRPr="00AA0466" w:rsidDel="001A56BF">
          <w:rPr>
            <w:rFonts w:ascii="Arial" w:hAnsi="Arial" w:cs="Arial"/>
            <w:sz w:val="20"/>
            <w:szCs w:val="20"/>
            <w:lang w:eastAsia="en-GB"/>
          </w:rPr>
          <w:delText xml:space="preserve"> and </w:delText>
        </w:r>
      </w:del>
      <w:r w:rsidRPr="00AA0466">
        <w:rPr>
          <w:rFonts w:ascii="Arial" w:hAnsi="Arial" w:cs="Arial"/>
          <w:sz w:val="20"/>
          <w:szCs w:val="20"/>
          <w:lang w:eastAsia="en-GB"/>
        </w:rPr>
        <w:t xml:space="preserve">Profitability non-recurring events templates and </w:t>
      </w:r>
      <w:del w:id="540" w:author="Sailis, Debora" w:date="2023-08-21T16:01:00Z">
        <w:r w:rsidRPr="00AA0466" w:rsidDel="00EF04E3">
          <w:rPr>
            <w:rFonts w:ascii="Arial" w:hAnsi="Arial" w:cs="Arial"/>
            <w:sz w:val="20"/>
            <w:szCs w:val="20"/>
            <w:lang w:eastAsia="en-GB"/>
          </w:rPr>
          <w:delText xml:space="preserve">Capital </w:delText>
        </w:r>
      </w:del>
      <w:ins w:id="541" w:author="Sailis, Debora" w:date="2023-08-21T16:01:00Z">
        <w:r w:rsidR="00EF04E3">
          <w:rPr>
            <w:rFonts w:ascii="Arial" w:hAnsi="Arial" w:cs="Arial"/>
            <w:sz w:val="20"/>
            <w:szCs w:val="20"/>
            <w:lang w:eastAsia="en-GB"/>
          </w:rPr>
          <w:t>Financial</w:t>
        </w:r>
        <w:r w:rsidR="00EF04E3" w:rsidRPr="00AA0466">
          <w:rPr>
            <w:rFonts w:ascii="Arial" w:hAnsi="Arial" w:cs="Arial"/>
            <w:sz w:val="20"/>
            <w:szCs w:val="20"/>
            <w:lang w:eastAsia="en-GB"/>
          </w:rPr>
          <w:t xml:space="preserve"> </w:t>
        </w:r>
      </w:ins>
      <w:r w:rsidRPr="00AA0466">
        <w:rPr>
          <w:rFonts w:ascii="Arial" w:hAnsi="Arial" w:cs="Arial"/>
          <w:sz w:val="20"/>
          <w:szCs w:val="20"/>
          <w:lang w:eastAsia="en-GB"/>
        </w:rPr>
        <w:t>projections template</w:t>
      </w:r>
      <w:ins w:id="542" w:author="Debora Sailis" w:date="2023-09-22T17:05:00Z">
        <w:r w:rsidR="00B806D9">
          <w:rPr>
            <w:rStyle w:val="FootnoteReference"/>
            <w:rFonts w:ascii="Arial" w:hAnsi="Arial" w:cs="Arial"/>
            <w:sz w:val="20"/>
            <w:szCs w:val="20"/>
            <w:lang w:eastAsia="en-GB"/>
          </w:rPr>
          <w:footnoteReference w:id="15"/>
        </w:r>
      </w:ins>
      <w:r w:rsidRPr="00AA0466">
        <w:rPr>
          <w:rFonts w:ascii="Arial" w:hAnsi="Arial" w:cs="Arial"/>
          <w:sz w:val="20"/>
          <w:szCs w:val="20"/>
          <w:lang w:eastAsia="en-GB"/>
        </w:rPr>
        <w:t xml:space="preserve">: remittance date (for reference date December) on </w:t>
      </w:r>
      <w:del w:id="544" w:author="Sailis, Debora" w:date="2023-08-28T17:22:00Z">
        <w:r w:rsidRPr="00AA0466" w:rsidDel="001A56BF">
          <w:rPr>
            <w:rFonts w:ascii="Arial" w:hAnsi="Arial" w:cs="Arial"/>
            <w:b/>
            <w:bCs/>
            <w:sz w:val="20"/>
            <w:szCs w:val="20"/>
            <w:lang w:eastAsia="en-GB"/>
          </w:rPr>
          <w:delText>31</w:delText>
        </w:r>
        <w:r w:rsidRPr="00AA0466" w:rsidDel="001A56BF">
          <w:rPr>
            <w:rFonts w:ascii="Arial" w:hAnsi="Arial" w:cs="Arial"/>
            <w:b/>
            <w:bCs/>
            <w:sz w:val="20"/>
            <w:szCs w:val="20"/>
            <w:vertAlign w:val="superscript"/>
            <w:lang w:eastAsia="en-GB"/>
          </w:rPr>
          <w:delText>st</w:delText>
        </w:r>
        <w:r w:rsidRPr="00AA0466" w:rsidDel="001A56BF">
          <w:rPr>
            <w:rFonts w:ascii="Arial" w:hAnsi="Arial" w:cs="Arial"/>
            <w:b/>
            <w:bCs/>
            <w:sz w:val="20"/>
            <w:szCs w:val="20"/>
            <w:lang w:eastAsia="en-GB"/>
          </w:rPr>
          <w:delText xml:space="preserve"> </w:delText>
        </w:r>
      </w:del>
      <w:ins w:id="545" w:author="Sailis, Debora" w:date="2023-08-28T17:22:00Z">
        <w:r w:rsidR="001A56BF">
          <w:rPr>
            <w:rFonts w:ascii="Arial" w:hAnsi="Arial" w:cs="Arial"/>
            <w:b/>
            <w:bCs/>
            <w:sz w:val="20"/>
            <w:szCs w:val="20"/>
            <w:lang w:eastAsia="en-GB"/>
          </w:rPr>
          <w:t>15</w:t>
        </w:r>
        <w:r w:rsidR="001A56BF" w:rsidRPr="00AA0466">
          <w:rPr>
            <w:rFonts w:ascii="Arial" w:hAnsi="Arial" w:cs="Arial"/>
            <w:b/>
            <w:bCs/>
            <w:sz w:val="20"/>
            <w:szCs w:val="20"/>
            <w:vertAlign w:val="superscript"/>
            <w:lang w:eastAsia="en-GB"/>
          </w:rPr>
          <w:t>st</w:t>
        </w:r>
        <w:r w:rsidR="001A56BF" w:rsidRPr="00AA0466">
          <w:rPr>
            <w:rFonts w:ascii="Arial" w:hAnsi="Arial" w:cs="Arial"/>
            <w:b/>
            <w:bCs/>
            <w:sz w:val="20"/>
            <w:szCs w:val="20"/>
            <w:lang w:eastAsia="en-GB"/>
          </w:rPr>
          <w:t xml:space="preserve"> </w:t>
        </w:r>
      </w:ins>
      <w:r w:rsidRPr="00AA0466">
        <w:rPr>
          <w:rFonts w:ascii="Arial" w:hAnsi="Arial" w:cs="Arial"/>
          <w:b/>
          <w:bCs/>
          <w:sz w:val="20"/>
          <w:szCs w:val="20"/>
          <w:lang w:eastAsia="en-GB"/>
        </w:rPr>
        <w:t>March</w:t>
      </w:r>
      <w:del w:id="546" w:author="Debora Sailis" w:date="2023-09-22T17:04:00Z">
        <w:r w:rsidRPr="00AA0466" w:rsidDel="00B806D9">
          <w:rPr>
            <w:rFonts w:ascii="Arial" w:hAnsi="Arial" w:cs="Arial"/>
            <w:sz w:val="20"/>
            <w:szCs w:val="20"/>
            <w:lang w:eastAsia="en-GB"/>
          </w:rPr>
          <w:delText>, to align reporting assumptions with the Funding Plans</w:delText>
        </w:r>
      </w:del>
      <w:ins w:id="547" w:author="Sailis, Debora" w:date="2023-08-21T16:01:00Z">
        <w:del w:id="548" w:author="Debora Sailis" w:date="2023-09-22T17:04:00Z">
          <w:r w:rsidR="00EF04E3" w:rsidDel="00B806D9">
            <w:rPr>
              <w:rFonts w:ascii="Arial" w:hAnsi="Arial" w:cs="Arial"/>
              <w:sz w:val="20"/>
              <w:szCs w:val="20"/>
              <w:lang w:eastAsia="en-GB"/>
            </w:rPr>
            <w:delText xml:space="preserve"> report</w:delText>
          </w:r>
        </w:del>
      </w:ins>
      <w:del w:id="549" w:author="Debora Sailis" w:date="2023-09-22T17:04:00Z">
        <w:r w:rsidRPr="00AA0466" w:rsidDel="00B806D9">
          <w:rPr>
            <w:rFonts w:ascii="Arial" w:hAnsi="Arial" w:cs="Arial"/>
            <w:sz w:val="20"/>
            <w:szCs w:val="20"/>
            <w:lang w:eastAsia="en-GB"/>
          </w:rPr>
          <w:delText>.</w:delText>
        </w:r>
      </w:del>
      <w:ins w:id="550" w:author="Debora Sailis" w:date="2023-09-22T17:04:00Z">
        <w:r w:rsidR="00B806D9">
          <w:rPr>
            <w:rFonts w:ascii="Arial" w:hAnsi="Arial" w:cs="Arial"/>
            <w:sz w:val="20"/>
            <w:szCs w:val="20"/>
            <w:lang w:eastAsia="en-GB"/>
          </w:rPr>
          <w:t>.</w:t>
        </w:r>
      </w:ins>
    </w:p>
    <w:p w14:paraId="3E69047D" w14:textId="21F20721" w:rsidR="00496C06" w:rsidRPr="00AA0466" w:rsidRDefault="00496C06" w:rsidP="00977A51">
      <w:pPr>
        <w:pStyle w:val="ListParagraph"/>
        <w:numPr>
          <w:ilvl w:val="0"/>
          <w:numId w:val="76"/>
        </w:numPr>
        <w:tabs>
          <w:tab w:val="left" w:pos="851"/>
          <w:tab w:val="right" w:pos="9356"/>
        </w:tabs>
        <w:spacing w:before="60" w:after="60" w:line="360" w:lineRule="auto"/>
        <w:jc w:val="both"/>
        <w:rPr>
          <w:rFonts w:ascii="Arial" w:hAnsi="Arial" w:cs="Arial"/>
          <w:sz w:val="20"/>
          <w:szCs w:val="20"/>
        </w:rPr>
      </w:pPr>
      <w:del w:id="551" w:author="Sailis, Debora" w:date="2023-08-28T17:22:00Z">
        <w:r w:rsidRPr="00AA0466" w:rsidDel="001A56BF">
          <w:rPr>
            <w:rFonts w:ascii="Arial" w:hAnsi="Arial" w:cs="Arial"/>
            <w:sz w:val="20"/>
            <w:szCs w:val="20"/>
            <w:lang w:eastAsia="en-GB"/>
          </w:rPr>
          <w:delText xml:space="preserve">Climate risk template, </w:delText>
        </w:r>
      </w:del>
      <w:r w:rsidRPr="00AA0466">
        <w:rPr>
          <w:rFonts w:ascii="Arial" w:hAnsi="Arial" w:cs="Arial"/>
          <w:sz w:val="20"/>
          <w:szCs w:val="20"/>
          <w:lang w:eastAsia="en-GB"/>
        </w:rPr>
        <w:t xml:space="preserve">ICAAP and ILAAP templates: </w:t>
      </w:r>
      <w:ins w:id="552" w:author="Debora Sailis" w:date="2023-09-22T17:08:00Z">
        <w:r w:rsidR="002E4E6A" w:rsidRPr="00AA0466">
          <w:rPr>
            <w:rFonts w:ascii="Arial" w:hAnsi="Arial" w:cs="Arial"/>
            <w:sz w:val="20"/>
            <w:szCs w:val="20"/>
            <w:lang w:eastAsia="en-GB"/>
          </w:rPr>
          <w:t xml:space="preserve">remittance date </w:t>
        </w:r>
      </w:ins>
      <w:del w:id="553" w:author="Debora Sailis" w:date="2023-09-22T17:08:00Z">
        <w:r w:rsidR="004A4084" w:rsidRPr="00AA0466" w:rsidDel="002E4E6A">
          <w:rPr>
            <w:rFonts w:ascii="Arial" w:hAnsi="Arial" w:cs="Arial"/>
            <w:sz w:val="20"/>
            <w:szCs w:val="20"/>
          </w:rPr>
          <w:delText xml:space="preserve">to be submitted from NCAs to the ECB </w:delText>
        </w:r>
      </w:del>
      <w:r w:rsidR="004A4084" w:rsidRPr="00AA0466">
        <w:rPr>
          <w:rFonts w:ascii="Arial" w:hAnsi="Arial" w:cs="Arial"/>
          <w:sz w:val="20"/>
          <w:szCs w:val="20"/>
        </w:rPr>
        <w:t xml:space="preserve">on </w:t>
      </w:r>
      <w:del w:id="554" w:author="Sailis, Debora" w:date="2023-10-05T18:15:00Z">
        <w:r w:rsidR="004A4084" w:rsidRPr="00AA0466" w:rsidDel="0072490C">
          <w:rPr>
            <w:rFonts w:ascii="Arial" w:hAnsi="Arial" w:cs="Arial"/>
            <w:b/>
            <w:bCs/>
            <w:sz w:val="20"/>
            <w:szCs w:val="20"/>
            <w:lang w:eastAsia="en-GB"/>
          </w:rPr>
          <w:delText>31</w:delText>
        </w:r>
        <w:r w:rsidR="004A4084" w:rsidRPr="00AA0466" w:rsidDel="0072490C">
          <w:rPr>
            <w:rFonts w:ascii="Arial" w:hAnsi="Arial" w:cs="Arial"/>
            <w:b/>
            <w:bCs/>
            <w:sz w:val="20"/>
            <w:szCs w:val="20"/>
            <w:vertAlign w:val="superscript"/>
            <w:lang w:eastAsia="en-GB"/>
          </w:rPr>
          <w:delText>st</w:delText>
        </w:r>
        <w:r w:rsidR="004A4084" w:rsidRPr="00AA0466" w:rsidDel="0072490C">
          <w:rPr>
            <w:rFonts w:ascii="Arial" w:hAnsi="Arial" w:cs="Arial"/>
            <w:b/>
            <w:bCs/>
            <w:sz w:val="20"/>
            <w:szCs w:val="20"/>
            <w:lang w:eastAsia="en-GB"/>
          </w:rPr>
          <w:delText xml:space="preserve"> </w:delText>
        </w:r>
      </w:del>
      <w:ins w:id="555" w:author="Sailis, Debora" w:date="2023-10-05T18:15:00Z">
        <w:r w:rsidR="0072490C">
          <w:rPr>
            <w:rFonts w:ascii="Arial" w:hAnsi="Arial" w:cs="Arial"/>
            <w:b/>
            <w:bCs/>
            <w:sz w:val="20"/>
            <w:szCs w:val="20"/>
            <w:lang w:eastAsia="en-GB"/>
          </w:rPr>
          <w:t>28</w:t>
        </w:r>
        <w:r w:rsidR="0072490C" w:rsidRPr="00AA0466">
          <w:rPr>
            <w:rFonts w:ascii="Arial" w:hAnsi="Arial" w:cs="Arial"/>
            <w:b/>
            <w:bCs/>
            <w:sz w:val="20"/>
            <w:szCs w:val="20"/>
            <w:vertAlign w:val="superscript"/>
            <w:lang w:eastAsia="en-GB"/>
          </w:rPr>
          <w:t>t</w:t>
        </w:r>
      </w:ins>
      <w:ins w:id="556" w:author="Sailis, Debora" w:date="2023-10-05T18:16:00Z">
        <w:r w:rsidR="0072490C">
          <w:rPr>
            <w:rFonts w:ascii="Arial" w:hAnsi="Arial" w:cs="Arial"/>
            <w:b/>
            <w:bCs/>
            <w:sz w:val="20"/>
            <w:szCs w:val="20"/>
            <w:vertAlign w:val="superscript"/>
            <w:lang w:eastAsia="en-GB"/>
          </w:rPr>
          <w:t>h</w:t>
        </w:r>
      </w:ins>
      <w:ins w:id="557" w:author="Sailis, Debora" w:date="2023-10-05T18:15:00Z">
        <w:r w:rsidR="0072490C" w:rsidRPr="00AA0466">
          <w:rPr>
            <w:rFonts w:ascii="Arial" w:hAnsi="Arial" w:cs="Arial"/>
            <w:b/>
            <w:bCs/>
            <w:sz w:val="20"/>
            <w:szCs w:val="20"/>
            <w:lang w:eastAsia="en-GB"/>
          </w:rPr>
          <w:t xml:space="preserve"> </w:t>
        </w:r>
      </w:ins>
      <w:r w:rsidR="004A4084" w:rsidRPr="00AA0466">
        <w:rPr>
          <w:rFonts w:ascii="Arial" w:hAnsi="Arial" w:cs="Arial"/>
          <w:b/>
          <w:bCs/>
          <w:sz w:val="20"/>
          <w:szCs w:val="20"/>
          <w:lang w:eastAsia="en-GB"/>
        </w:rPr>
        <w:t>March</w:t>
      </w:r>
      <w:r>
        <w:rPr>
          <w:rFonts w:ascii="Arial" w:hAnsi="Arial" w:cs="Arial"/>
          <w:sz w:val="20"/>
          <w:szCs w:val="20"/>
        </w:rPr>
        <w:t>.</w:t>
      </w:r>
    </w:p>
    <w:p w14:paraId="5DDDFBD6" w14:textId="24B4B568" w:rsidR="00496C06" w:rsidRPr="00E77342" w:rsidRDefault="00496C06">
      <w:pPr>
        <w:pStyle w:val="ListParagraph"/>
        <w:numPr>
          <w:ilvl w:val="0"/>
          <w:numId w:val="76"/>
        </w:numPr>
        <w:tabs>
          <w:tab w:val="left" w:pos="709"/>
          <w:tab w:val="right" w:pos="9356"/>
        </w:tabs>
        <w:spacing w:before="60" w:after="60" w:line="360" w:lineRule="auto"/>
        <w:jc w:val="both"/>
        <w:rPr>
          <w:ins w:id="558" w:author="Sailis, Debora" w:date="2023-08-22T09:41:00Z"/>
          <w:rFonts w:ascii="Arial" w:hAnsi="Arial" w:cs="Arial"/>
          <w:sz w:val="20"/>
          <w:szCs w:val="20"/>
          <w:lang w:eastAsia="en-GB"/>
          <w:rPrChange w:id="559" w:author="Sailis, Debora" w:date="2023-08-22T09:41:00Z">
            <w:rPr>
              <w:ins w:id="560" w:author="Sailis, Debora" w:date="2023-08-22T09:41:00Z"/>
              <w:lang w:eastAsia="en-GB"/>
            </w:rPr>
          </w:rPrChange>
        </w:rPr>
        <w:pPrChange w:id="561" w:author="Sailis, Debora" w:date="2023-08-22T09:41:00Z">
          <w:pPr>
            <w:tabs>
              <w:tab w:val="left" w:pos="709"/>
              <w:tab w:val="right" w:pos="9356"/>
            </w:tabs>
            <w:spacing w:before="60" w:after="60" w:line="360" w:lineRule="auto"/>
            <w:jc w:val="both"/>
          </w:pPr>
        </w:pPrChange>
      </w:pPr>
      <w:del w:id="562" w:author="Sailis, Debora" w:date="2023-08-22T09:41:00Z">
        <w:r w:rsidRPr="00E77342" w:rsidDel="00E77342">
          <w:rPr>
            <w:rFonts w:ascii="Arial" w:hAnsi="Arial" w:cs="Arial"/>
            <w:sz w:val="20"/>
            <w:szCs w:val="20"/>
            <w:lang w:eastAsia="en-GB"/>
            <w:rPrChange w:id="563" w:author="Sailis, Debora" w:date="2023-08-22T09:41:00Z">
              <w:rPr>
                <w:lang w:eastAsia="en-GB"/>
              </w:rPr>
            </w:rPrChange>
          </w:rPr>
          <w:delText xml:space="preserve">(3) </w:delText>
        </w:r>
      </w:del>
      <w:r w:rsidRPr="00E77342">
        <w:rPr>
          <w:rFonts w:ascii="Arial" w:hAnsi="Arial" w:cs="Arial"/>
          <w:sz w:val="20"/>
          <w:szCs w:val="20"/>
          <w:lang w:eastAsia="en-GB"/>
          <w:rPrChange w:id="564" w:author="Sailis, Debora" w:date="2023-08-22T09:41:00Z">
            <w:rPr>
              <w:lang w:eastAsia="en-GB"/>
            </w:rPr>
          </w:rPrChange>
        </w:rPr>
        <w:t xml:space="preserve">Pension risk template: remittance date on </w:t>
      </w:r>
      <w:del w:id="565" w:author="Sailis, Debora" w:date="2023-08-22T09:52:00Z">
        <w:r w:rsidRPr="00E77342" w:rsidDel="00E51773">
          <w:rPr>
            <w:rFonts w:ascii="Arial" w:hAnsi="Arial" w:cs="Arial"/>
            <w:b/>
            <w:bCs/>
            <w:sz w:val="20"/>
            <w:szCs w:val="20"/>
            <w:lang w:eastAsia="en-GB"/>
            <w:rPrChange w:id="566" w:author="Sailis, Debora" w:date="2023-08-22T09:41:00Z">
              <w:rPr>
                <w:b/>
                <w:bCs/>
                <w:lang w:eastAsia="en-GB"/>
              </w:rPr>
            </w:rPrChange>
          </w:rPr>
          <w:delText>2</w:delText>
        </w:r>
        <w:r w:rsidRPr="00E77342" w:rsidDel="00E51773">
          <w:rPr>
            <w:rFonts w:ascii="Arial" w:hAnsi="Arial" w:cs="Arial"/>
            <w:b/>
            <w:bCs/>
            <w:sz w:val="20"/>
            <w:szCs w:val="20"/>
            <w:vertAlign w:val="superscript"/>
            <w:lang w:eastAsia="en-GB"/>
            <w:rPrChange w:id="567" w:author="Sailis, Debora" w:date="2023-08-22T09:41:00Z">
              <w:rPr>
                <w:b/>
                <w:bCs/>
                <w:vertAlign w:val="superscript"/>
                <w:lang w:eastAsia="en-GB"/>
              </w:rPr>
            </w:rPrChange>
          </w:rPr>
          <w:delText>nd</w:delText>
        </w:r>
        <w:r w:rsidRPr="00E77342" w:rsidDel="00E51773">
          <w:rPr>
            <w:rFonts w:ascii="Arial" w:hAnsi="Arial" w:cs="Arial"/>
            <w:b/>
            <w:bCs/>
            <w:sz w:val="20"/>
            <w:szCs w:val="20"/>
            <w:lang w:eastAsia="en-GB"/>
            <w:rPrChange w:id="568" w:author="Sailis, Debora" w:date="2023-08-22T09:41:00Z">
              <w:rPr>
                <w:b/>
                <w:bCs/>
                <w:lang w:eastAsia="en-GB"/>
              </w:rPr>
            </w:rPrChange>
          </w:rPr>
          <w:delText xml:space="preserve"> May</w:delText>
        </w:r>
      </w:del>
      <w:ins w:id="569" w:author="Sailis, Debora" w:date="2023-08-22T09:52:00Z">
        <w:r w:rsidR="00E51773">
          <w:rPr>
            <w:rFonts w:ascii="Arial" w:hAnsi="Arial" w:cs="Arial"/>
            <w:b/>
            <w:bCs/>
            <w:sz w:val="20"/>
            <w:szCs w:val="20"/>
            <w:lang w:eastAsia="en-GB"/>
          </w:rPr>
          <w:t xml:space="preserve">30th </w:t>
        </w:r>
      </w:ins>
      <w:ins w:id="570" w:author="Sailis, Debora" w:date="2023-08-22T09:53:00Z">
        <w:r w:rsidR="00E51773">
          <w:rPr>
            <w:rFonts w:ascii="Arial" w:hAnsi="Arial" w:cs="Arial"/>
            <w:b/>
            <w:bCs/>
            <w:sz w:val="20"/>
            <w:szCs w:val="20"/>
            <w:lang w:eastAsia="en-GB"/>
          </w:rPr>
          <w:t>April</w:t>
        </w:r>
      </w:ins>
      <w:r w:rsidRPr="00E77342">
        <w:rPr>
          <w:rFonts w:ascii="Arial" w:hAnsi="Arial" w:cs="Arial"/>
          <w:sz w:val="20"/>
          <w:szCs w:val="20"/>
          <w:lang w:eastAsia="en-GB"/>
          <w:rPrChange w:id="571" w:author="Sailis, Debora" w:date="2023-08-22T09:41:00Z">
            <w:rPr>
              <w:lang w:eastAsia="en-GB"/>
            </w:rPr>
          </w:rPrChange>
        </w:rPr>
        <w:t xml:space="preserve">, to allow sufficient time for banks to prepare. To be submitted only by entities above the materiality threshold for pension liabilities. </w:t>
      </w:r>
      <w:ins w:id="572" w:author="Sailis, Debora" w:date="2023-08-22T09:52:00Z">
        <w:r w:rsidR="00E51773">
          <w:rPr>
            <w:rFonts w:ascii="Arial" w:hAnsi="Arial" w:cs="Arial"/>
            <w:sz w:val="20"/>
            <w:szCs w:val="20"/>
            <w:lang w:eastAsia="en-GB"/>
          </w:rPr>
          <w:t xml:space="preserve">Reporting obligations for </w:t>
        </w:r>
      </w:ins>
      <w:del w:id="573" w:author="Sailis, Debora" w:date="2023-08-22T09:52:00Z">
        <w:r w:rsidRPr="00E77342" w:rsidDel="00E51773">
          <w:rPr>
            <w:rFonts w:ascii="Arial" w:hAnsi="Arial" w:cs="Arial"/>
            <w:sz w:val="20"/>
            <w:szCs w:val="20"/>
            <w:lang w:eastAsia="en-GB"/>
            <w:rPrChange w:id="574" w:author="Sailis, Debora" w:date="2023-08-22T09:41:00Z">
              <w:rPr>
                <w:lang w:eastAsia="en-GB"/>
              </w:rPr>
            </w:rPrChange>
          </w:rPr>
          <w:delText>A</w:delText>
        </w:r>
      </w:del>
      <w:ins w:id="575" w:author="Sailis, Debora" w:date="2023-08-28T17:23:00Z">
        <w:r w:rsidR="001A56BF">
          <w:rPr>
            <w:rFonts w:ascii="Arial" w:hAnsi="Arial" w:cs="Arial"/>
            <w:sz w:val="20"/>
            <w:szCs w:val="20"/>
            <w:lang w:eastAsia="en-GB"/>
          </w:rPr>
          <w:t>a</w:t>
        </w:r>
      </w:ins>
      <w:r w:rsidRPr="00E77342">
        <w:rPr>
          <w:rFonts w:ascii="Arial" w:hAnsi="Arial" w:cs="Arial"/>
          <w:sz w:val="20"/>
          <w:szCs w:val="20"/>
          <w:lang w:eastAsia="en-GB"/>
          <w:rPrChange w:id="576" w:author="Sailis, Debora" w:date="2023-08-22T09:41:00Z">
            <w:rPr>
              <w:lang w:eastAsia="en-GB"/>
            </w:rPr>
          </w:rPrChange>
        </w:rPr>
        <w:t xml:space="preserve">ffected institutions will be </w:t>
      </w:r>
      <w:del w:id="577" w:author="Sailis, Debora" w:date="2023-08-22T09:52:00Z">
        <w:r w:rsidRPr="00E77342" w:rsidDel="00E51773">
          <w:rPr>
            <w:rFonts w:ascii="Arial" w:hAnsi="Arial" w:cs="Arial"/>
            <w:sz w:val="20"/>
            <w:szCs w:val="20"/>
            <w:lang w:eastAsia="en-GB"/>
            <w:rPrChange w:id="578" w:author="Sailis, Debora" w:date="2023-08-22T09:41:00Z">
              <w:rPr>
                <w:lang w:eastAsia="en-GB"/>
              </w:rPr>
            </w:rPrChange>
          </w:rPr>
          <w:delText xml:space="preserve">informed </w:delText>
        </w:r>
      </w:del>
      <w:ins w:id="579" w:author="Sailis, Debora" w:date="2023-08-22T09:52:00Z">
        <w:r w:rsidR="00E51773">
          <w:rPr>
            <w:rFonts w:ascii="Arial" w:hAnsi="Arial" w:cs="Arial"/>
            <w:sz w:val="20"/>
            <w:szCs w:val="20"/>
            <w:lang w:eastAsia="en-GB"/>
          </w:rPr>
          <w:t>visible in CASPER</w:t>
        </w:r>
        <w:r w:rsidR="00E51773" w:rsidRPr="00E77342">
          <w:rPr>
            <w:rFonts w:ascii="Arial" w:hAnsi="Arial" w:cs="Arial"/>
            <w:sz w:val="20"/>
            <w:szCs w:val="20"/>
            <w:lang w:eastAsia="en-GB"/>
            <w:rPrChange w:id="580" w:author="Sailis, Debora" w:date="2023-08-22T09:41:00Z">
              <w:rPr>
                <w:lang w:eastAsia="en-GB"/>
              </w:rPr>
            </w:rPrChange>
          </w:rPr>
          <w:t xml:space="preserve"> </w:t>
        </w:r>
      </w:ins>
      <w:r w:rsidRPr="00E77342">
        <w:rPr>
          <w:rFonts w:ascii="Arial" w:hAnsi="Arial" w:cs="Arial"/>
          <w:sz w:val="20"/>
          <w:szCs w:val="20"/>
          <w:lang w:eastAsia="en-GB"/>
          <w:rPrChange w:id="581" w:author="Sailis, Debora" w:date="2023-08-22T09:41:00Z">
            <w:rPr>
              <w:lang w:eastAsia="en-GB"/>
            </w:rPr>
          </w:rPrChange>
        </w:rPr>
        <w:t>by 3</w:t>
      </w:r>
      <w:r w:rsidRPr="00E77342">
        <w:rPr>
          <w:rFonts w:ascii="Arial" w:hAnsi="Arial" w:cs="Arial"/>
          <w:sz w:val="20"/>
          <w:szCs w:val="20"/>
          <w:vertAlign w:val="superscript"/>
          <w:lang w:eastAsia="en-GB"/>
          <w:rPrChange w:id="582" w:author="Sailis, Debora" w:date="2023-08-22T09:41:00Z">
            <w:rPr>
              <w:vertAlign w:val="superscript"/>
              <w:lang w:eastAsia="en-GB"/>
            </w:rPr>
          </w:rPrChange>
        </w:rPr>
        <w:t>rd</w:t>
      </w:r>
      <w:r w:rsidRPr="00E77342">
        <w:rPr>
          <w:rFonts w:ascii="Arial" w:hAnsi="Arial" w:cs="Arial"/>
          <w:sz w:val="20"/>
          <w:szCs w:val="20"/>
          <w:lang w:eastAsia="en-GB"/>
          <w:rPrChange w:id="583" w:author="Sailis, Debora" w:date="2023-08-22T09:41:00Z">
            <w:rPr>
              <w:lang w:eastAsia="en-GB"/>
            </w:rPr>
          </w:rPrChange>
        </w:rPr>
        <w:t xml:space="preserve"> April.</w:t>
      </w:r>
    </w:p>
    <w:p w14:paraId="4640806B" w14:textId="6AAC8061" w:rsidR="00E77342" w:rsidRDefault="00E77342" w:rsidP="00E77342">
      <w:pPr>
        <w:pStyle w:val="ListParagraph"/>
        <w:numPr>
          <w:ilvl w:val="0"/>
          <w:numId w:val="76"/>
        </w:numPr>
        <w:tabs>
          <w:tab w:val="left" w:pos="709"/>
          <w:tab w:val="right" w:pos="9356"/>
        </w:tabs>
        <w:spacing w:before="60" w:after="60" w:line="360" w:lineRule="auto"/>
        <w:jc w:val="both"/>
        <w:rPr>
          <w:ins w:id="584" w:author="Sailis, Debora" w:date="2023-08-22T09:44:00Z"/>
          <w:rFonts w:ascii="Arial" w:hAnsi="Arial" w:cs="Arial"/>
          <w:sz w:val="20"/>
          <w:szCs w:val="20"/>
          <w:lang w:eastAsia="en-GB"/>
        </w:rPr>
      </w:pPr>
      <w:ins w:id="585" w:author="Sailis, Debora" w:date="2023-08-22T09:41:00Z">
        <w:r>
          <w:rPr>
            <w:rFonts w:ascii="Arial" w:hAnsi="Arial" w:cs="Arial"/>
            <w:sz w:val="20"/>
            <w:szCs w:val="20"/>
            <w:lang w:eastAsia="en-GB"/>
          </w:rPr>
          <w:t xml:space="preserve">Leveraged </w:t>
        </w:r>
      </w:ins>
      <w:ins w:id="586" w:author="Sailis, Debora" w:date="2023-08-22T09:42:00Z">
        <w:r>
          <w:rPr>
            <w:rFonts w:ascii="Arial" w:hAnsi="Arial" w:cs="Arial"/>
            <w:sz w:val="20"/>
            <w:szCs w:val="20"/>
            <w:lang w:eastAsia="en-GB"/>
          </w:rPr>
          <w:t>Finance template</w:t>
        </w:r>
      </w:ins>
      <w:ins w:id="587" w:author="Sailis, Debora" w:date="2023-08-22T09:43:00Z">
        <w:r>
          <w:rPr>
            <w:rFonts w:ascii="Arial" w:hAnsi="Arial" w:cs="Arial"/>
            <w:sz w:val="20"/>
            <w:szCs w:val="20"/>
            <w:lang w:eastAsia="en-GB"/>
          </w:rPr>
          <w:t>, remittance date</w:t>
        </w:r>
      </w:ins>
      <w:ins w:id="588" w:author="Sailis, Debora" w:date="2023-08-22T09:44:00Z">
        <w:r>
          <w:rPr>
            <w:rFonts w:ascii="Arial" w:hAnsi="Arial" w:cs="Arial"/>
            <w:sz w:val="20"/>
            <w:szCs w:val="20"/>
            <w:lang w:eastAsia="en-GB"/>
          </w:rPr>
          <w:t xml:space="preserve"> 60 calendar days after</w:t>
        </w:r>
      </w:ins>
      <w:ins w:id="589" w:author="Sailis, Debora" w:date="2023-08-28T17:37:00Z">
        <w:r w:rsidR="00F90F20">
          <w:rPr>
            <w:rFonts w:ascii="Arial" w:hAnsi="Arial" w:cs="Arial"/>
            <w:sz w:val="20"/>
            <w:szCs w:val="20"/>
            <w:lang w:eastAsia="en-GB"/>
          </w:rPr>
          <w:t xml:space="preserve"> the relevant</w:t>
        </w:r>
      </w:ins>
      <w:ins w:id="590" w:author="Sailis, Debora" w:date="2023-08-22T09:44:00Z">
        <w:r>
          <w:rPr>
            <w:rFonts w:ascii="Arial" w:hAnsi="Arial" w:cs="Arial"/>
            <w:sz w:val="20"/>
            <w:szCs w:val="20"/>
            <w:lang w:eastAsia="en-GB"/>
          </w:rPr>
          <w:t xml:space="preserve"> reference date:</w:t>
        </w:r>
      </w:ins>
    </w:p>
    <w:p w14:paraId="7369380F" w14:textId="328C22EE" w:rsidR="00E77342" w:rsidRDefault="00E77342" w:rsidP="00E77342">
      <w:pPr>
        <w:pStyle w:val="ListParagraph"/>
        <w:numPr>
          <w:ilvl w:val="1"/>
          <w:numId w:val="76"/>
        </w:numPr>
        <w:tabs>
          <w:tab w:val="left" w:pos="709"/>
          <w:tab w:val="right" w:pos="9356"/>
        </w:tabs>
        <w:spacing w:before="60" w:after="60" w:line="360" w:lineRule="auto"/>
        <w:jc w:val="both"/>
        <w:rPr>
          <w:ins w:id="591" w:author="Sailis, Debora" w:date="2023-08-22T09:47:00Z"/>
          <w:rFonts w:ascii="Arial" w:hAnsi="Arial" w:cs="Arial"/>
          <w:sz w:val="20"/>
          <w:szCs w:val="20"/>
          <w:lang w:eastAsia="en-GB"/>
        </w:rPr>
      </w:pPr>
      <w:ins w:id="592" w:author="Sailis, Debora" w:date="2023-08-22T09:47:00Z">
        <w:r>
          <w:rPr>
            <w:rFonts w:ascii="Arial" w:hAnsi="Arial" w:cs="Arial"/>
            <w:sz w:val="20"/>
            <w:szCs w:val="20"/>
            <w:lang w:eastAsia="en-GB"/>
          </w:rPr>
          <w:t xml:space="preserve">29/02/2024 for reference </w:t>
        </w:r>
      </w:ins>
      <w:ins w:id="593" w:author="Sailis, Debora" w:date="2023-08-22T09:49:00Z">
        <w:r>
          <w:rPr>
            <w:rFonts w:ascii="Arial" w:hAnsi="Arial" w:cs="Arial"/>
            <w:sz w:val="20"/>
            <w:szCs w:val="20"/>
            <w:lang w:eastAsia="en-GB"/>
          </w:rPr>
          <w:t xml:space="preserve">period </w:t>
        </w:r>
      </w:ins>
      <w:ins w:id="594" w:author="Sailis, Debora" w:date="2023-08-22T09:47:00Z">
        <w:r>
          <w:rPr>
            <w:rFonts w:ascii="Arial" w:hAnsi="Arial" w:cs="Arial"/>
            <w:sz w:val="20"/>
            <w:szCs w:val="20"/>
            <w:lang w:eastAsia="en-GB"/>
          </w:rPr>
          <w:t>31 Dec</w:t>
        </w:r>
      </w:ins>
      <w:ins w:id="595" w:author="Sailis, Debora" w:date="2023-08-22T09:49:00Z">
        <w:r>
          <w:rPr>
            <w:rFonts w:ascii="Arial" w:hAnsi="Arial" w:cs="Arial"/>
            <w:sz w:val="20"/>
            <w:szCs w:val="20"/>
            <w:lang w:eastAsia="en-GB"/>
          </w:rPr>
          <w:t>ember</w:t>
        </w:r>
      </w:ins>
    </w:p>
    <w:p w14:paraId="7EC8D42B" w14:textId="752D38DA" w:rsidR="00E77342" w:rsidRDefault="00E77342" w:rsidP="00E77342">
      <w:pPr>
        <w:pStyle w:val="ListParagraph"/>
        <w:numPr>
          <w:ilvl w:val="1"/>
          <w:numId w:val="76"/>
        </w:numPr>
        <w:tabs>
          <w:tab w:val="left" w:pos="709"/>
          <w:tab w:val="right" w:pos="9356"/>
        </w:tabs>
        <w:spacing w:before="60" w:after="60" w:line="360" w:lineRule="auto"/>
        <w:jc w:val="both"/>
        <w:rPr>
          <w:ins w:id="596" w:author="Sailis, Debora" w:date="2023-08-22T09:49:00Z"/>
          <w:rFonts w:ascii="Arial" w:hAnsi="Arial" w:cs="Arial"/>
          <w:sz w:val="20"/>
          <w:szCs w:val="20"/>
          <w:lang w:eastAsia="en-GB"/>
        </w:rPr>
      </w:pPr>
      <w:ins w:id="597" w:author="Sailis, Debora" w:date="2023-08-22T09:48:00Z">
        <w:r>
          <w:rPr>
            <w:rFonts w:ascii="Arial" w:hAnsi="Arial" w:cs="Arial"/>
            <w:sz w:val="20"/>
            <w:szCs w:val="20"/>
            <w:lang w:eastAsia="en-GB"/>
          </w:rPr>
          <w:t xml:space="preserve">30/05/2024 for reference </w:t>
        </w:r>
      </w:ins>
      <w:ins w:id="598" w:author="Sailis, Debora" w:date="2023-08-22T09:49:00Z">
        <w:r>
          <w:rPr>
            <w:rFonts w:ascii="Arial" w:hAnsi="Arial" w:cs="Arial"/>
            <w:sz w:val="20"/>
            <w:szCs w:val="20"/>
            <w:lang w:eastAsia="en-GB"/>
          </w:rPr>
          <w:t xml:space="preserve">period </w:t>
        </w:r>
      </w:ins>
      <w:ins w:id="599" w:author="Sailis, Debora" w:date="2023-08-22T09:48:00Z">
        <w:r>
          <w:rPr>
            <w:rFonts w:ascii="Arial" w:hAnsi="Arial" w:cs="Arial"/>
            <w:sz w:val="20"/>
            <w:szCs w:val="20"/>
            <w:lang w:eastAsia="en-GB"/>
          </w:rPr>
          <w:t>31 March</w:t>
        </w:r>
      </w:ins>
    </w:p>
    <w:p w14:paraId="2ECE7CB7" w14:textId="002E427C" w:rsidR="00E77342" w:rsidRDefault="00E77342" w:rsidP="00E77342">
      <w:pPr>
        <w:pStyle w:val="ListParagraph"/>
        <w:numPr>
          <w:ilvl w:val="1"/>
          <w:numId w:val="76"/>
        </w:numPr>
        <w:tabs>
          <w:tab w:val="left" w:pos="709"/>
          <w:tab w:val="right" w:pos="9356"/>
        </w:tabs>
        <w:spacing w:before="60" w:after="60" w:line="360" w:lineRule="auto"/>
        <w:jc w:val="both"/>
        <w:rPr>
          <w:ins w:id="600" w:author="Sailis, Debora" w:date="2023-08-22T09:49:00Z"/>
          <w:rFonts w:ascii="Arial" w:hAnsi="Arial" w:cs="Arial"/>
          <w:sz w:val="20"/>
          <w:szCs w:val="20"/>
          <w:lang w:eastAsia="en-GB"/>
        </w:rPr>
      </w:pPr>
      <w:ins w:id="601" w:author="Sailis, Debora" w:date="2023-08-22T09:49:00Z">
        <w:r>
          <w:rPr>
            <w:rFonts w:ascii="Arial" w:hAnsi="Arial" w:cs="Arial"/>
            <w:sz w:val="20"/>
            <w:szCs w:val="20"/>
            <w:lang w:eastAsia="en-GB"/>
          </w:rPr>
          <w:t>29/08/2024 for reference period 30 June</w:t>
        </w:r>
      </w:ins>
    </w:p>
    <w:p w14:paraId="09B94646" w14:textId="735E4495" w:rsidR="00E77342" w:rsidRPr="00E77342" w:rsidRDefault="00E77342">
      <w:pPr>
        <w:pStyle w:val="ListParagraph"/>
        <w:numPr>
          <w:ilvl w:val="1"/>
          <w:numId w:val="76"/>
        </w:numPr>
        <w:tabs>
          <w:tab w:val="left" w:pos="709"/>
          <w:tab w:val="right" w:pos="9356"/>
        </w:tabs>
        <w:spacing w:before="60" w:after="60" w:line="360" w:lineRule="auto"/>
        <w:jc w:val="both"/>
        <w:rPr>
          <w:rFonts w:ascii="Arial" w:hAnsi="Arial" w:cs="Arial"/>
          <w:sz w:val="20"/>
          <w:szCs w:val="20"/>
          <w:lang w:eastAsia="en-GB"/>
          <w:rPrChange w:id="602" w:author="Sailis, Debora" w:date="2023-08-22T09:41:00Z">
            <w:rPr>
              <w:lang w:eastAsia="en-GB"/>
            </w:rPr>
          </w:rPrChange>
        </w:rPr>
        <w:pPrChange w:id="603" w:author="Sailis, Debora" w:date="2023-08-22T09:44:00Z">
          <w:pPr>
            <w:tabs>
              <w:tab w:val="left" w:pos="709"/>
              <w:tab w:val="right" w:pos="9356"/>
            </w:tabs>
            <w:spacing w:before="60" w:after="60" w:line="360" w:lineRule="auto"/>
            <w:jc w:val="both"/>
          </w:pPr>
        </w:pPrChange>
      </w:pPr>
      <w:ins w:id="604" w:author="Sailis, Debora" w:date="2023-08-22T09:50:00Z">
        <w:r>
          <w:rPr>
            <w:rFonts w:ascii="Arial" w:hAnsi="Arial" w:cs="Arial"/>
            <w:sz w:val="20"/>
            <w:szCs w:val="20"/>
            <w:lang w:eastAsia="en-GB"/>
          </w:rPr>
          <w:t>29/11/2024 for reference period 30 September</w:t>
        </w:r>
      </w:ins>
    </w:p>
    <w:p w14:paraId="28132513" w14:textId="449C8F3E" w:rsidR="00496C06" w:rsidRPr="00AA0466" w:rsidDel="00800F7D" w:rsidRDefault="00496C06" w:rsidP="00977A51">
      <w:pPr>
        <w:tabs>
          <w:tab w:val="left" w:pos="709"/>
          <w:tab w:val="right" w:pos="9356"/>
        </w:tabs>
        <w:spacing w:before="60" w:after="60" w:line="360" w:lineRule="auto"/>
        <w:jc w:val="both"/>
        <w:rPr>
          <w:del w:id="605" w:author="Sailis, Debora" w:date="2023-08-21T17:20:00Z"/>
          <w:rFonts w:ascii="Arial" w:eastAsia="Times New Roman" w:hAnsi="Arial" w:cs="Arial"/>
          <w:sz w:val="20"/>
          <w:szCs w:val="20"/>
          <w:lang w:eastAsia="en-GB"/>
        </w:rPr>
      </w:pPr>
      <w:del w:id="606" w:author="Sailis, Debora" w:date="2023-08-21T17:20:00Z">
        <w:r w:rsidRPr="00AA0466" w:rsidDel="00800F7D">
          <w:rPr>
            <w:rFonts w:ascii="Arial" w:eastAsia="Times New Roman" w:hAnsi="Arial" w:cs="Arial"/>
            <w:sz w:val="20"/>
            <w:szCs w:val="20"/>
            <w:lang w:eastAsia="en-GB"/>
          </w:rPr>
          <w:lastRenderedPageBreak/>
          <w:delText xml:space="preserve">(4) </w:delText>
        </w:r>
        <w:commentRangeStart w:id="607"/>
        <w:r w:rsidRPr="00AA0466" w:rsidDel="00800F7D">
          <w:rPr>
            <w:rFonts w:ascii="Arial" w:eastAsia="Times New Roman" w:hAnsi="Arial" w:cs="Arial"/>
            <w:sz w:val="20"/>
            <w:szCs w:val="20"/>
            <w:lang w:eastAsia="en-GB"/>
          </w:rPr>
          <w:delText xml:space="preserve">Risk of excessive leverage template: remittance date on </w:delText>
        </w:r>
        <w:r w:rsidRPr="00AA0466" w:rsidDel="00800F7D">
          <w:rPr>
            <w:rFonts w:ascii="Arial" w:eastAsia="Times New Roman" w:hAnsi="Arial" w:cs="Arial"/>
            <w:b/>
            <w:bCs/>
            <w:sz w:val="20"/>
            <w:szCs w:val="20"/>
            <w:lang w:eastAsia="en-GB"/>
          </w:rPr>
          <w:delText>2</w:delText>
        </w:r>
        <w:r w:rsidRPr="00AA0466" w:rsidDel="00800F7D">
          <w:rPr>
            <w:rFonts w:ascii="Arial" w:eastAsia="Times New Roman" w:hAnsi="Arial" w:cs="Arial"/>
            <w:b/>
            <w:bCs/>
            <w:sz w:val="20"/>
            <w:szCs w:val="20"/>
            <w:vertAlign w:val="superscript"/>
            <w:lang w:eastAsia="en-GB"/>
          </w:rPr>
          <w:delText>nd</w:delText>
        </w:r>
        <w:r w:rsidRPr="00AA0466" w:rsidDel="00800F7D">
          <w:rPr>
            <w:rFonts w:ascii="Arial" w:eastAsia="Times New Roman" w:hAnsi="Arial" w:cs="Arial"/>
            <w:b/>
            <w:bCs/>
            <w:sz w:val="20"/>
            <w:szCs w:val="20"/>
            <w:lang w:eastAsia="en-GB"/>
          </w:rPr>
          <w:delText xml:space="preserve"> May</w:delText>
        </w:r>
        <w:r w:rsidRPr="00AA0466" w:rsidDel="00800F7D">
          <w:rPr>
            <w:rFonts w:ascii="Arial" w:eastAsia="Times New Roman" w:hAnsi="Arial" w:cs="Arial"/>
            <w:sz w:val="20"/>
            <w:szCs w:val="20"/>
            <w:lang w:eastAsia="en-GB"/>
          </w:rPr>
          <w:delText>. To be submitted only by entities above the materiality threshold. Affected institutions will be informed by 3</w:delText>
        </w:r>
        <w:r w:rsidRPr="00AA0466" w:rsidDel="00800F7D">
          <w:rPr>
            <w:rFonts w:ascii="Arial" w:eastAsia="Times New Roman" w:hAnsi="Arial" w:cs="Arial"/>
            <w:sz w:val="20"/>
            <w:szCs w:val="20"/>
            <w:vertAlign w:val="superscript"/>
            <w:lang w:eastAsia="en-GB"/>
          </w:rPr>
          <w:delText>rd</w:delText>
        </w:r>
        <w:r w:rsidRPr="00AA0466" w:rsidDel="00800F7D">
          <w:rPr>
            <w:rFonts w:ascii="Arial" w:eastAsia="Times New Roman" w:hAnsi="Arial" w:cs="Arial"/>
            <w:sz w:val="20"/>
            <w:szCs w:val="20"/>
            <w:lang w:eastAsia="en-GB"/>
          </w:rPr>
          <w:delText xml:space="preserve"> April.</w:delText>
        </w:r>
        <w:commentRangeEnd w:id="607"/>
        <w:r w:rsidR="00EF04E3" w:rsidDel="00800F7D">
          <w:rPr>
            <w:rStyle w:val="CommentReference"/>
          </w:rPr>
          <w:commentReference w:id="607"/>
        </w:r>
      </w:del>
    </w:p>
    <w:p w14:paraId="018205B3" w14:textId="604FF65C" w:rsidR="00496C06" w:rsidRDefault="00496C06" w:rsidP="00977A51">
      <w:pPr>
        <w:tabs>
          <w:tab w:val="left" w:pos="709"/>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(5) </w:t>
      </w:r>
      <w:r w:rsidRPr="00AA0466">
        <w:rPr>
          <w:rFonts w:ascii="Arial" w:hAnsi="Arial" w:cs="Arial"/>
          <w:sz w:val="20"/>
          <w:szCs w:val="20"/>
        </w:rPr>
        <w:t>LCR Art 23 DR template</w:t>
      </w:r>
      <w:r w:rsidRPr="00AA0466">
        <w:rPr>
          <w:rFonts w:ascii="Arial" w:eastAsia="Times New Roman" w:hAnsi="Arial" w:cs="Arial"/>
          <w:sz w:val="20"/>
          <w:szCs w:val="20"/>
          <w:lang w:eastAsia="en-GB"/>
        </w:rPr>
        <w:t>: to be submitted for reference date 30</w:t>
      </w:r>
      <w:r w:rsidRPr="00AA0466">
        <w:rPr>
          <w:rFonts w:ascii="Arial" w:eastAsia="Times New Roman" w:hAnsi="Arial" w:cs="Arial"/>
          <w:sz w:val="20"/>
          <w:szCs w:val="20"/>
          <w:vertAlign w:val="superscript"/>
          <w:lang w:eastAsia="en-GB"/>
        </w:rPr>
        <w:t>th</w:t>
      </w:r>
      <w:r w:rsidRPr="00AA0466">
        <w:rPr>
          <w:rFonts w:ascii="Arial" w:eastAsia="Times New Roman" w:hAnsi="Arial" w:cs="Arial"/>
          <w:sz w:val="20"/>
          <w:szCs w:val="20"/>
          <w:lang w:eastAsia="en-GB"/>
        </w:rPr>
        <w:t xml:space="preserve"> June.</w:t>
      </w:r>
    </w:p>
    <w:p w14:paraId="1DDA0549" w14:textId="5B51340E" w:rsidR="004A4084" w:rsidRPr="00AA0466" w:rsidDel="00EF04E3" w:rsidRDefault="004A4084" w:rsidP="00977A51">
      <w:pPr>
        <w:tabs>
          <w:tab w:val="left" w:pos="709"/>
          <w:tab w:val="right" w:pos="9356"/>
        </w:tabs>
        <w:spacing w:before="60" w:after="60" w:line="360" w:lineRule="auto"/>
        <w:jc w:val="both"/>
        <w:rPr>
          <w:del w:id="608" w:author="Sailis, Debora" w:date="2023-08-21T16:00:00Z"/>
          <w:rFonts w:ascii="Arial" w:eastAsia="Times New Roman" w:hAnsi="Arial" w:cs="Arial"/>
          <w:sz w:val="20"/>
          <w:szCs w:val="20"/>
          <w:lang w:eastAsia="en-GB"/>
        </w:rPr>
      </w:pPr>
      <w:del w:id="609" w:author="Sailis, Debora" w:date="2023-08-21T16:00:00Z">
        <w:r w:rsidRPr="00AA0466" w:rsidDel="00EF04E3">
          <w:rPr>
            <w:rFonts w:ascii="Arial" w:eastAsia="Times New Roman" w:hAnsi="Arial" w:cs="Arial"/>
            <w:sz w:val="20"/>
            <w:szCs w:val="20"/>
            <w:lang w:eastAsia="en-GB"/>
          </w:rPr>
          <w:delText xml:space="preserve">(6) </w:delText>
        </w:r>
        <w:r w:rsidRPr="00AA0466" w:rsidDel="00EF04E3">
          <w:rPr>
            <w:rFonts w:ascii="Arial" w:hAnsi="Arial" w:cs="Arial"/>
            <w:sz w:val="20"/>
            <w:szCs w:val="20"/>
          </w:rPr>
          <w:delText xml:space="preserve">All institutions should provide data to their NCA for the aforementioned templates for points (1), (2), (3), (4) </w:delText>
        </w:r>
        <w:r w:rsidRPr="00AA0466" w:rsidDel="00EF04E3">
          <w:rPr>
            <w:rFonts w:ascii="Arial" w:hAnsi="Arial" w:cs="Arial"/>
            <w:b/>
            <w:bCs/>
            <w:sz w:val="20"/>
            <w:szCs w:val="20"/>
          </w:rPr>
          <w:delText>no later than 5 business days</w:delText>
        </w:r>
        <w:r w:rsidRPr="00AA0466" w:rsidDel="00EF04E3">
          <w:rPr>
            <w:rFonts w:ascii="Arial" w:hAnsi="Arial" w:cs="Arial"/>
            <w:sz w:val="20"/>
            <w:szCs w:val="20"/>
          </w:rPr>
          <w:delText xml:space="preserve"> prior to the relevant STE remittance date to the ECB.</w:delText>
        </w:r>
      </w:del>
    </w:p>
    <w:p w14:paraId="76AB1F3B" w14:textId="77777777" w:rsidR="004A4084" w:rsidRPr="00AA0466" w:rsidRDefault="004A4084" w:rsidP="00977A51">
      <w:pPr>
        <w:tabs>
          <w:tab w:val="left" w:pos="709"/>
          <w:tab w:val="right" w:pos="9356"/>
        </w:tabs>
        <w:spacing w:before="60" w:after="60" w:line="360" w:lineRule="auto"/>
        <w:jc w:val="both"/>
        <w:rPr>
          <w:rFonts w:ascii="Arial" w:eastAsia="Times New Roman" w:hAnsi="Arial" w:cs="Arial"/>
          <w:sz w:val="20"/>
          <w:szCs w:val="20"/>
          <w:lang w:eastAsia="en-GB"/>
        </w:rPr>
      </w:pPr>
    </w:p>
    <w:p w14:paraId="5E79A614" w14:textId="77777777" w:rsidR="00210DF0" w:rsidRDefault="00210DF0" w:rsidP="00977A51">
      <w:pPr>
        <w:tabs>
          <w:tab w:val="left" w:pos="851"/>
          <w:tab w:val="right" w:pos="9356"/>
        </w:tabs>
        <w:spacing w:before="60" w:after="60" w:line="360" w:lineRule="auto"/>
        <w:jc w:val="both"/>
        <w:rPr>
          <w:rFonts w:ascii="Arial" w:hAnsi="Arial" w:cs="Arial"/>
          <w:sz w:val="20"/>
          <w:szCs w:val="20"/>
        </w:rPr>
      </w:pPr>
    </w:p>
    <w:p w14:paraId="74EC4B97" w14:textId="64F8DC46" w:rsidR="00210DF0" w:rsidDel="00DB085E" w:rsidRDefault="00C070B7" w:rsidP="00977A51">
      <w:pPr>
        <w:tabs>
          <w:tab w:val="left" w:pos="851"/>
          <w:tab w:val="right" w:pos="9356"/>
        </w:tabs>
        <w:spacing w:before="60" w:after="60" w:line="360" w:lineRule="auto"/>
        <w:jc w:val="both"/>
        <w:rPr>
          <w:del w:id="610" w:author="Sailis, Debora" w:date="2023-08-28T18:10:00Z"/>
          <w:rFonts w:ascii="Arial" w:eastAsia="Times New Roman" w:hAnsi="Arial" w:cs="Arial"/>
          <w:b/>
          <w:bCs/>
          <w:sz w:val="20"/>
          <w:szCs w:val="20"/>
          <w:lang w:eastAsia="en-GB"/>
        </w:rPr>
      </w:pPr>
      <w:del w:id="611" w:author="Sailis, Debora" w:date="2023-08-28T18:10:00Z">
        <w:r w:rsidDel="00DB085E">
          <w:rPr>
            <w:rFonts w:ascii="Arial" w:eastAsia="Times New Roman" w:hAnsi="Arial" w:cs="Arial"/>
            <w:b/>
            <w:bCs/>
            <w:sz w:val="20"/>
            <w:szCs w:val="20"/>
            <w:lang w:eastAsia="en-GB"/>
          </w:rPr>
          <w:delText xml:space="preserve">2. </w:delText>
        </w:r>
        <w:commentRangeStart w:id="612"/>
        <w:r w:rsidR="0022798D" w:rsidDel="00DB085E">
          <w:rPr>
            <w:rFonts w:ascii="Arial" w:hAnsi="Arial" w:cs="Arial"/>
            <w:b/>
            <w:bCs/>
            <w:sz w:val="20"/>
            <w:szCs w:val="20"/>
          </w:rPr>
          <w:delText xml:space="preserve">Reporting calendar valid </w:delText>
        </w:r>
        <w:r w:rsidR="00210DF0" w:rsidRPr="00FB652E" w:rsidDel="00DB085E">
          <w:rPr>
            <w:rFonts w:ascii="Arial" w:eastAsia="Times New Roman" w:hAnsi="Arial" w:cs="Arial"/>
            <w:b/>
            <w:bCs/>
            <w:sz w:val="20"/>
            <w:szCs w:val="20"/>
            <w:lang w:eastAsia="en-GB"/>
          </w:rPr>
          <w:delText xml:space="preserve">from Q2-2023 </w:delText>
        </w:r>
        <w:r w:rsidR="009964CF" w:rsidDel="00DB085E">
          <w:rPr>
            <w:rFonts w:ascii="Arial" w:eastAsia="Times New Roman" w:hAnsi="Arial" w:cs="Arial"/>
            <w:b/>
            <w:bCs/>
            <w:sz w:val="20"/>
            <w:szCs w:val="20"/>
            <w:lang w:eastAsia="en-GB"/>
          </w:rPr>
          <w:delText>reference date</w:delText>
        </w:r>
        <w:commentRangeEnd w:id="612"/>
        <w:r w:rsidR="002D2FBB" w:rsidDel="00DB085E">
          <w:rPr>
            <w:rStyle w:val="CommentReference"/>
          </w:rPr>
          <w:commentReference w:id="612"/>
        </w:r>
      </w:del>
    </w:p>
    <w:p w14:paraId="281CD665" w14:textId="4FC4D5EC" w:rsidR="00210DF0" w:rsidDel="001A56BF" w:rsidRDefault="00210DF0" w:rsidP="00977A51">
      <w:pPr>
        <w:tabs>
          <w:tab w:val="left" w:pos="851"/>
          <w:tab w:val="right" w:pos="9356"/>
        </w:tabs>
        <w:spacing w:before="60" w:after="60" w:line="360" w:lineRule="auto"/>
        <w:jc w:val="both"/>
        <w:rPr>
          <w:del w:id="613" w:author="Sailis, Debora" w:date="2023-08-28T17:27:00Z"/>
          <w:rFonts w:ascii="Arial" w:eastAsia="Times New Roman" w:hAnsi="Arial" w:cs="Arial"/>
          <w:b/>
          <w:bCs/>
          <w:sz w:val="20"/>
          <w:szCs w:val="20"/>
          <w:lang w:eastAsia="en-GB"/>
        </w:rPr>
      </w:pPr>
      <w:del w:id="614" w:author="Sailis, Debora" w:date="2023-08-28T17:27:00Z">
        <w:r w:rsidRPr="00AA0466" w:rsidDel="001A56BF">
          <w:rPr>
            <w:rFonts w:ascii="Arial" w:hAnsi="Arial" w:cs="Arial"/>
            <w:sz w:val="20"/>
            <w:szCs w:val="20"/>
          </w:rPr>
          <w:delText xml:space="preserve">All institutions should </w:delText>
        </w:r>
        <w:r w:rsidDel="001A56BF">
          <w:rPr>
            <w:rFonts w:ascii="Arial" w:hAnsi="Arial" w:cs="Arial"/>
            <w:sz w:val="20"/>
            <w:szCs w:val="20"/>
          </w:rPr>
          <w:delText>submit the reports directly in</w:delText>
        </w:r>
        <w:r w:rsidRPr="00AA0466" w:rsidDel="001A56BF">
          <w:rPr>
            <w:rFonts w:ascii="Arial" w:hAnsi="Arial" w:cs="Arial"/>
            <w:sz w:val="20"/>
            <w:szCs w:val="20"/>
          </w:rPr>
          <w:delText xml:space="preserve"> </w:delText>
        </w:r>
        <w:r w:rsidDel="001A56BF">
          <w:rPr>
            <w:rFonts w:ascii="Arial" w:hAnsi="Arial" w:cs="Arial"/>
            <w:sz w:val="20"/>
            <w:szCs w:val="20"/>
          </w:rPr>
          <w:delText>CASPER</w:delText>
        </w:r>
        <w:r w:rsidRPr="00AA0466" w:rsidDel="001A56BF">
          <w:rPr>
            <w:rFonts w:ascii="Arial" w:hAnsi="Arial" w:cs="Arial"/>
            <w:sz w:val="20"/>
            <w:szCs w:val="20"/>
          </w:rPr>
          <w:delText xml:space="preserve"> no later than </w:delText>
        </w:r>
        <w:r w:rsidRPr="00AA0466" w:rsidDel="001A56BF">
          <w:rPr>
            <w:rFonts w:ascii="Arial" w:hAnsi="Arial" w:cs="Arial"/>
            <w:b/>
            <w:sz w:val="20"/>
            <w:szCs w:val="20"/>
            <w:u w:val="single"/>
          </w:rPr>
          <w:delText>5 business days after the relevant ITS</w:delText>
        </w:r>
        <w:r w:rsidRPr="00AA0466" w:rsidDel="001A56BF">
          <w:rPr>
            <w:rFonts w:ascii="Arial" w:hAnsi="Arial" w:cs="Arial"/>
            <w:sz w:val="20"/>
            <w:szCs w:val="20"/>
          </w:rPr>
          <w:delText xml:space="preserve"> remittance date</w:delText>
        </w:r>
        <w:r w:rsidDel="001A56BF">
          <w:rPr>
            <w:rFonts w:ascii="Arial" w:hAnsi="Arial" w:cs="Arial"/>
            <w:sz w:val="20"/>
            <w:szCs w:val="20"/>
          </w:rPr>
          <w:delText>.</w:delText>
        </w:r>
      </w:del>
    </w:p>
    <w:p w14:paraId="4A5D5D6B" w14:textId="4D4FA875" w:rsidR="00E628A8" w:rsidRPr="00FB652E" w:rsidDel="001A56BF" w:rsidRDefault="00E628A8" w:rsidP="00FB652E">
      <w:pPr>
        <w:tabs>
          <w:tab w:val="left" w:pos="851"/>
          <w:tab w:val="right" w:pos="9356"/>
        </w:tabs>
        <w:spacing w:before="60" w:after="60" w:line="360" w:lineRule="auto"/>
        <w:jc w:val="both"/>
        <w:rPr>
          <w:del w:id="615" w:author="Sailis, Debora" w:date="2023-08-28T17:27:00Z"/>
          <w:rFonts w:ascii="Arial" w:eastAsia="Times New Roman" w:hAnsi="Arial" w:cs="Arial"/>
          <w:b/>
          <w:bCs/>
          <w:sz w:val="20"/>
          <w:szCs w:val="20"/>
          <w:lang w:eastAsia="en-GB"/>
        </w:rPr>
      </w:pPr>
    </w:p>
    <w:tbl>
      <w:tblPr>
        <w:tblW w:w="6041" w:type="dxa"/>
        <w:tblInd w:w="93" w:type="dxa"/>
        <w:tblLook w:val="04A0" w:firstRow="1" w:lastRow="0" w:firstColumn="1" w:lastColumn="0" w:noHBand="0" w:noVBand="1"/>
      </w:tblPr>
      <w:tblGrid>
        <w:gridCol w:w="2933"/>
        <w:gridCol w:w="1462"/>
        <w:gridCol w:w="1646"/>
      </w:tblGrid>
      <w:tr w:rsidR="00210DF0" w:rsidRPr="00AA0466" w:rsidDel="001A56BF" w14:paraId="7A6C6C00" w14:textId="3F08422A" w:rsidTr="00FB652E">
        <w:trPr>
          <w:trHeight w:val="300"/>
          <w:del w:id="616" w:author="Sailis, Debora" w:date="2023-08-28T17:27:00Z"/>
        </w:trPr>
        <w:tc>
          <w:tcPr>
            <w:tcW w:w="2933" w:type="dxa"/>
            <w:tcBorders>
              <w:top w:val="single" w:sz="4" w:space="0" w:color="auto"/>
              <w:left w:val="single" w:sz="4" w:space="0" w:color="auto"/>
              <w:bottom w:val="single" w:sz="8" w:space="0" w:color="auto"/>
              <w:right w:val="single" w:sz="4" w:space="0" w:color="auto"/>
            </w:tcBorders>
            <w:shd w:val="clear" w:color="000000" w:fill="EEECE1"/>
            <w:noWrap/>
            <w:vAlign w:val="bottom"/>
            <w:hideMark/>
          </w:tcPr>
          <w:p w14:paraId="7559A1F3" w14:textId="53F4901D" w:rsidR="00210DF0" w:rsidRPr="00AA0466" w:rsidDel="001A56BF" w:rsidRDefault="00210DF0" w:rsidP="00FB652E">
            <w:pPr>
              <w:spacing w:after="0" w:line="240" w:lineRule="auto"/>
              <w:jc w:val="both"/>
              <w:rPr>
                <w:del w:id="617" w:author="Sailis, Debora" w:date="2023-08-28T17:27:00Z"/>
                <w:rFonts w:ascii="Arial" w:eastAsia="Times New Roman" w:hAnsi="Arial" w:cs="Arial"/>
                <w:b/>
                <w:bCs/>
                <w:color w:val="000000"/>
                <w:sz w:val="20"/>
                <w:szCs w:val="20"/>
                <w:lang w:eastAsia="en-GB"/>
              </w:rPr>
            </w:pPr>
            <w:del w:id="618" w:author="Sailis, Debora" w:date="2023-08-28T17:27:00Z">
              <w:r w:rsidRPr="00AA0466" w:rsidDel="001A56BF">
                <w:rPr>
                  <w:rFonts w:ascii="Arial" w:eastAsia="Times New Roman" w:hAnsi="Arial" w:cs="Arial"/>
                  <w:b/>
                  <w:bCs/>
                  <w:color w:val="000000"/>
                  <w:sz w:val="20"/>
                  <w:szCs w:val="20"/>
                  <w:lang w:eastAsia="en-GB"/>
                </w:rPr>
                <w:delText>Reference date</w:delText>
              </w:r>
            </w:del>
          </w:p>
        </w:tc>
        <w:tc>
          <w:tcPr>
            <w:tcW w:w="1462" w:type="dxa"/>
            <w:tcBorders>
              <w:top w:val="single" w:sz="4" w:space="0" w:color="auto"/>
              <w:left w:val="nil"/>
              <w:bottom w:val="single" w:sz="8" w:space="0" w:color="auto"/>
              <w:right w:val="single" w:sz="4" w:space="0" w:color="auto"/>
            </w:tcBorders>
            <w:shd w:val="clear" w:color="000000" w:fill="EEECE1"/>
            <w:noWrap/>
            <w:vAlign w:val="bottom"/>
            <w:hideMark/>
          </w:tcPr>
          <w:p w14:paraId="1EFF1D7E" w14:textId="65C55DEF" w:rsidR="00210DF0" w:rsidRPr="00AA0466" w:rsidDel="001A56BF" w:rsidRDefault="00210DF0" w:rsidP="00FB652E">
            <w:pPr>
              <w:spacing w:after="0" w:line="240" w:lineRule="auto"/>
              <w:jc w:val="both"/>
              <w:rPr>
                <w:del w:id="619" w:author="Sailis, Debora" w:date="2023-08-28T17:27:00Z"/>
                <w:rFonts w:ascii="Arial" w:eastAsia="Times New Roman" w:hAnsi="Arial" w:cs="Arial"/>
                <w:b/>
                <w:bCs/>
                <w:color w:val="000000"/>
                <w:sz w:val="20"/>
                <w:szCs w:val="20"/>
                <w:lang w:eastAsia="en-GB"/>
              </w:rPr>
            </w:pPr>
            <w:del w:id="620" w:author="Sailis, Debora" w:date="2023-08-28T17:27:00Z">
              <w:r w:rsidRPr="00AA0466" w:rsidDel="001A56BF">
                <w:rPr>
                  <w:rFonts w:ascii="Arial" w:eastAsia="Times New Roman" w:hAnsi="Arial" w:cs="Arial"/>
                  <w:b/>
                  <w:bCs/>
                  <w:color w:val="000000"/>
                  <w:sz w:val="20"/>
                  <w:szCs w:val="20"/>
                  <w:lang w:eastAsia="en-GB"/>
                </w:rPr>
                <w:delText>Jun-23</w:delText>
              </w:r>
            </w:del>
          </w:p>
        </w:tc>
        <w:tc>
          <w:tcPr>
            <w:tcW w:w="1646" w:type="dxa"/>
            <w:tcBorders>
              <w:top w:val="single" w:sz="4" w:space="0" w:color="auto"/>
              <w:left w:val="nil"/>
              <w:bottom w:val="single" w:sz="8" w:space="0" w:color="auto"/>
              <w:right w:val="single" w:sz="4" w:space="0" w:color="auto"/>
            </w:tcBorders>
            <w:shd w:val="clear" w:color="000000" w:fill="EEECE1"/>
            <w:noWrap/>
            <w:vAlign w:val="bottom"/>
            <w:hideMark/>
          </w:tcPr>
          <w:p w14:paraId="3C1B327B" w14:textId="3A1E7F59" w:rsidR="00210DF0" w:rsidRPr="00AA0466" w:rsidDel="001A56BF" w:rsidRDefault="00210DF0" w:rsidP="00FB652E">
            <w:pPr>
              <w:spacing w:after="0" w:line="240" w:lineRule="auto"/>
              <w:jc w:val="both"/>
              <w:rPr>
                <w:del w:id="621" w:author="Sailis, Debora" w:date="2023-08-28T17:27:00Z"/>
                <w:rFonts w:ascii="Arial" w:eastAsia="Times New Roman" w:hAnsi="Arial" w:cs="Arial"/>
                <w:b/>
                <w:bCs/>
                <w:color w:val="000000"/>
                <w:sz w:val="20"/>
                <w:szCs w:val="20"/>
                <w:lang w:eastAsia="en-GB"/>
              </w:rPr>
            </w:pPr>
            <w:del w:id="622" w:author="Sailis, Debora" w:date="2023-08-28T17:27:00Z">
              <w:r w:rsidRPr="00AA0466" w:rsidDel="001A56BF">
                <w:rPr>
                  <w:rFonts w:ascii="Arial" w:eastAsia="Times New Roman" w:hAnsi="Arial" w:cs="Arial"/>
                  <w:b/>
                  <w:bCs/>
                  <w:color w:val="000000"/>
                  <w:sz w:val="20"/>
                  <w:szCs w:val="20"/>
                  <w:lang w:eastAsia="en-GB"/>
                </w:rPr>
                <w:delText>Sep-23</w:delText>
              </w:r>
            </w:del>
          </w:p>
        </w:tc>
      </w:tr>
      <w:tr w:rsidR="00210DF0" w:rsidRPr="00AA0466" w:rsidDel="001A56BF" w14:paraId="37A8ACC3" w14:textId="31983F7E" w:rsidTr="00FB652E">
        <w:trPr>
          <w:trHeight w:val="288"/>
          <w:del w:id="623" w:author="Sailis, Debora" w:date="2023-08-28T17:27:00Z"/>
        </w:trPr>
        <w:tc>
          <w:tcPr>
            <w:tcW w:w="2933" w:type="dxa"/>
            <w:tcBorders>
              <w:top w:val="nil"/>
              <w:left w:val="single" w:sz="4" w:space="0" w:color="auto"/>
              <w:bottom w:val="single" w:sz="4" w:space="0" w:color="auto"/>
              <w:right w:val="single" w:sz="4" w:space="0" w:color="auto"/>
            </w:tcBorders>
            <w:shd w:val="clear" w:color="auto" w:fill="auto"/>
            <w:noWrap/>
            <w:vAlign w:val="bottom"/>
            <w:hideMark/>
          </w:tcPr>
          <w:p w14:paraId="2C783B9B" w14:textId="1A29713E" w:rsidR="00210DF0" w:rsidRPr="00AA0466" w:rsidDel="001A56BF" w:rsidRDefault="00210DF0" w:rsidP="00FB652E">
            <w:pPr>
              <w:spacing w:after="0" w:line="240" w:lineRule="auto"/>
              <w:jc w:val="both"/>
              <w:rPr>
                <w:del w:id="624" w:author="Sailis, Debora" w:date="2023-08-28T17:27:00Z"/>
                <w:rFonts w:ascii="Arial" w:eastAsia="Times New Roman" w:hAnsi="Arial" w:cs="Arial"/>
                <w:b/>
                <w:bCs/>
                <w:color w:val="000000"/>
                <w:sz w:val="20"/>
                <w:szCs w:val="20"/>
                <w:lang w:eastAsia="en-GB"/>
              </w:rPr>
            </w:pPr>
            <w:del w:id="625" w:author="Sailis, Debora" w:date="2023-08-28T17:27:00Z">
              <w:r w:rsidRPr="00AA0466" w:rsidDel="001A56BF">
                <w:rPr>
                  <w:rFonts w:ascii="Arial" w:eastAsia="Times New Roman" w:hAnsi="Arial" w:cs="Arial"/>
                  <w:b/>
                  <w:bCs/>
                  <w:color w:val="000000"/>
                  <w:sz w:val="20"/>
                  <w:szCs w:val="20"/>
                  <w:lang w:eastAsia="en-GB"/>
                </w:rPr>
                <w:delText>Remittance date</w:delText>
              </w:r>
            </w:del>
          </w:p>
        </w:tc>
        <w:tc>
          <w:tcPr>
            <w:tcW w:w="1462" w:type="dxa"/>
            <w:tcBorders>
              <w:top w:val="nil"/>
              <w:left w:val="nil"/>
              <w:bottom w:val="single" w:sz="4" w:space="0" w:color="auto"/>
              <w:right w:val="single" w:sz="4" w:space="0" w:color="auto"/>
            </w:tcBorders>
            <w:shd w:val="clear" w:color="auto" w:fill="auto"/>
            <w:noWrap/>
            <w:vAlign w:val="bottom"/>
            <w:hideMark/>
          </w:tcPr>
          <w:p w14:paraId="064EF0E3" w14:textId="565FF0FA" w:rsidR="00210DF0" w:rsidRPr="00AA0466" w:rsidDel="001A56BF" w:rsidRDefault="00210DF0" w:rsidP="00FB652E">
            <w:pPr>
              <w:spacing w:after="0" w:line="240" w:lineRule="auto"/>
              <w:jc w:val="both"/>
              <w:rPr>
                <w:del w:id="626" w:author="Sailis, Debora" w:date="2023-08-28T17:27:00Z"/>
                <w:rFonts w:ascii="Arial" w:eastAsia="Times New Roman" w:hAnsi="Arial" w:cs="Arial"/>
                <w:color w:val="000000"/>
                <w:sz w:val="20"/>
                <w:szCs w:val="20"/>
                <w:lang w:eastAsia="en-GB"/>
              </w:rPr>
            </w:pPr>
            <w:del w:id="627" w:author="Sailis, Debora" w:date="2023-08-28T17:27:00Z">
              <w:r w:rsidDel="001A56BF">
                <w:rPr>
                  <w:rFonts w:ascii="Arial" w:eastAsia="Times New Roman" w:hAnsi="Arial" w:cs="Arial"/>
                  <w:color w:val="000000"/>
                  <w:sz w:val="20"/>
                  <w:szCs w:val="20"/>
                  <w:lang w:eastAsia="en-GB"/>
                </w:rPr>
                <w:delText>18</w:delText>
              </w:r>
              <w:r w:rsidRPr="00AA0466" w:rsidDel="001A56BF">
                <w:rPr>
                  <w:rFonts w:ascii="Arial" w:eastAsia="Times New Roman" w:hAnsi="Arial" w:cs="Arial"/>
                  <w:color w:val="000000"/>
                  <w:sz w:val="20"/>
                  <w:szCs w:val="20"/>
                  <w:lang w:eastAsia="en-GB"/>
                </w:rPr>
                <w:delText>/08/2023</w:delText>
              </w:r>
            </w:del>
          </w:p>
        </w:tc>
        <w:tc>
          <w:tcPr>
            <w:tcW w:w="1646" w:type="dxa"/>
            <w:tcBorders>
              <w:top w:val="nil"/>
              <w:left w:val="nil"/>
              <w:bottom w:val="single" w:sz="4" w:space="0" w:color="auto"/>
              <w:right w:val="single" w:sz="4" w:space="0" w:color="auto"/>
            </w:tcBorders>
            <w:shd w:val="clear" w:color="auto" w:fill="auto"/>
            <w:noWrap/>
            <w:vAlign w:val="bottom"/>
            <w:hideMark/>
          </w:tcPr>
          <w:p w14:paraId="1D7BF668" w14:textId="5A8EC13E" w:rsidR="00210DF0" w:rsidRPr="00AA0466" w:rsidDel="001A56BF" w:rsidRDefault="00210DF0" w:rsidP="00FB652E">
            <w:pPr>
              <w:spacing w:after="0" w:line="240" w:lineRule="auto"/>
              <w:jc w:val="both"/>
              <w:rPr>
                <w:del w:id="628" w:author="Sailis, Debora" w:date="2023-08-28T17:27:00Z"/>
                <w:rFonts w:ascii="Arial" w:eastAsia="Times New Roman" w:hAnsi="Arial" w:cs="Arial"/>
                <w:color w:val="000000"/>
                <w:sz w:val="20"/>
                <w:szCs w:val="20"/>
                <w:lang w:eastAsia="en-GB"/>
              </w:rPr>
            </w:pPr>
            <w:del w:id="629" w:author="Sailis, Debora" w:date="2023-08-28T17:27:00Z">
              <w:r w:rsidRPr="00AA0466" w:rsidDel="001A56BF">
                <w:rPr>
                  <w:rFonts w:ascii="Arial" w:eastAsia="Times New Roman" w:hAnsi="Arial" w:cs="Arial"/>
                  <w:color w:val="000000"/>
                  <w:sz w:val="20"/>
                  <w:szCs w:val="20"/>
                  <w:lang w:eastAsia="en-GB"/>
                </w:rPr>
                <w:delText>2</w:delText>
              </w:r>
              <w:r w:rsidDel="001A56BF">
                <w:rPr>
                  <w:rFonts w:ascii="Arial" w:eastAsia="Times New Roman" w:hAnsi="Arial" w:cs="Arial"/>
                  <w:color w:val="000000"/>
                  <w:sz w:val="20"/>
                  <w:szCs w:val="20"/>
                  <w:lang w:eastAsia="en-GB"/>
                </w:rPr>
                <w:delText>0</w:delText>
              </w:r>
              <w:r w:rsidRPr="00AA0466" w:rsidDel="001A56BF">
                <w:rPr>
                  <w:rFonts w:ascii="Arial" w:eastAsia="Times New Roman" w:hAnsi="Arial" w:cs="Arial"/>
                  <w:color w:val="000000"/>
                  <w:sz w:val="20"/>
                  <w:szCs w:val="20"/>
                  <w:lang w:eastAsia="en-GB"/>
                </w:rPr>
                <w:delText>/11/2023</w:delText>
              </w:r>
            </w:del>
          </w:p>
        </w:tc>
      </w:tr>
    </w:tbl>
    <w:p w14:paraId="38165EF0" w14:textId="77777777" w:rsidR="00210DF0" w:rsidRPr="00AA0466" w:rsidDel="002E4E6A" w:rsidRDefault="00210DF0" w:rsidP="00977A51">
      <w:pPr>
        <w:tabs>
          <w:tab w:val="left" w:pos="851"/>
          <w:tab w:val="right" w:pos="9356"/>
        </w:tabs>
        <w:spacing w:before="60" w:after="60" w:line="360" w:lineRule="auto"/>
        <w:jc w:val="both"/>
        <w:rPr>
          <w:del w:id="630" w:author="Debora Sailis" w:date="2023-09-22T17:08:00Z"/>
          <w:rFonts w:ascii="Arial" w:hAnsi="Arial" w:cs="Arial"/>
          <w:sz w:val="20"/>
          <w:szCs w:val="20"/>
        </w:rPr>
      </w:pPr>
    </w:p>
    <w:p w14:paraId="100B3D6F" w14:textId="77777777" w:rsidR="004A4084" w:rsidRPr="00AA0466" w:rsidRDefault="004A4084" w:rsidP="00977A51">
      <w:pPr>
        <w:tabs>
          <w:tab w:val="left" w:pos="709"/>
          <w:tab w:val="right" w:pos="9356"/>
        </w:tabs>
        <w:spacing w:before="60" w:after="60" w:line="360" w:lineRule="auto"/>
        <w:jc w:val="both"/>
        <w:rPr>
          <w:rFonts w:ascii="Arial" w:eastAsia="Times New Roman" w:hAnsi="Arial" w:cs="Arial"/>
          <w:sz w:val="20"/>
          <w:szCs w:val="20"/>
          <w:lang w:eastAsia="en-GB"/>
        </w:rPr>
      </w:pPr>
    </w:p>
    <w:p w14:paraId="4BDCD545" w14:textId="77777777" w:rsidR="0081425A" w:rsidRPr="00AA0466" w:rsidRDefault="0081425A" w:rsidP="00977A51">
      <w:pPr>
        <w:tabs>
          <w:tab w:val="left" w:pos="709"/>
          <w:tab w:val="right" w:pos="9356"/>
        </w:tabs>
        <w:spacing w:before="60" w:after="60" w:line="360" w:lineRule="auto"/>
        <w:jc w:val="both"/>
        <w:rPr>
          <w:rFonts w:ascii="Arial" w:eastAsia="Times New Roman" w:hAnsi="Arial" w:cs="Arial"/>
          <w:sz w:val="20"/>
          <w:szCs w:val="20"/>
          <w:lang w:eastAsia="en-GB"/>
        </w:rPr>
      </w:pPr>
    </w:p>
    <w:p w14:paraId="0B3E1312" w14:textId="711FB6B7" w:rsidR="00CC7BE9" w:rsidRDefault="00CC7BE9" w:rsidP="00977A51">
      <w:pPr>
        <w:tabs>
          <w:tab w:val="left" w:pos="709"/>
          <w:tab w:val="right" w:pos="9356"/>
        </w:tabs>
        <w:spacing w:before="60" w:after="60" w:line="360" w:lineRule="auto"/>
        <w:jc w:val="both"/>
        <w:rPr>
          <w:ins w:id="631" w:author="Sailis, Debora" w:date="2023-08-28T17:59:00Z"/>
          <w:rFonts w:ascii="Arial" w:eastAsia="Times New Roman" w:hAnsi="Arial" w:cs="Arial"/>
          <w:sz w:val="20"/>
          <w:szCs w:val="20"/>
          <w:lang w:eastAsia="en-GB"/>
        </w:rPr>
      </w:pPr>
      <w:r w:rsidRPr="00AA0466">
        <w:rPr>
          <w:rFonts w:ascii="Arial" w:eastAsia="Times New Roman" w:hAnsi="Arial" w:cs="Arial"/>
          <w:sz w:val="20"/>
          <w:szCs w:val="20"/>
          <w:lang w:eastAsia="en-GB"/>
        </w:rPr>
        <w:t>The following table clarifies which template has to be reported in which reference dates:</w:t>
      </w:r>
    </w:p>
    <w:p w14:paraId="68B188CF" w14:textId="1C0A3793" w:rsidR="00FF6A50" w:rsidRPr="00AA0466" w:rsidRDefault="00C52F82" w:rsidP="00977A51">
      <w:pPr>
        <w:tabs>
          <w:tab w:val="left" w:pos="709"/>
          <w:tab w:val="right" w:pos="9356"/>
        </w:tabs>
        <w:spacing w:before="60" w:after="60" w:line="360" w:lineRule="auto"/>
        <w:jc w:val="both"/>
        <w:rPr>
          <w:rFonts w:ascii="Arial" w:eastAsia="Times New Roman" w:hAnsi="Arial" w:cs="Arial"/>
          <w:sz w:val="20"/>
          <w:szCs w:val="20"/>
          <w:lang w:eastAsia="en-GB"/>
        </w:rPr>
      </w:pPr>
      <w:ins w:id="632" w:author="Sailis, Debora" w:date="2023-08-29T16:30:00Z">
        <w:del w:id="633" w:author="Debora Sailis" w:date="2023-09-22T17:19:00Z">
          <w:r w:rsidDel="00D71074">
            <w:rPr>
              <w:noProof/>
            </w:rPr>
            <w:drawing>
              <wp:inline distT="0" distB="0" distL="0" distR="0" wp14:anchorId="076CFDE8" wp14:editId="726567F4">
                <wp:extent cx="5731510" cy="39643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64305"/>
                        </a:xfrm>
                        <a:prstGeom prst="rect">
                          <a:avLst/>
                        </a:prstGeom>
                      </pic:spPr>
                    </pic:pic>
                  </a:graphicData>
                </a:graphic>
              </wp:inline>
            </w:drawing>
          </w:r>
        </w:del>
      </w:ins>
      <w:ins w:id="634" w:author="Debora Sailis" w:date="2023-09-22T17:19:00Z">
        <w:r w:rsidR="00D71074" w:rsidRPr="00D71074">
          <w:rPr>
            <w:noProof/>
          </w:rPr>
          <w:t xml:space="preserve"> </w:t>
        </w:r>
        <w:del w:id="635" w:author="Sailis, Debora" w:date="2023-10-05T18:26:00Z">
          <w:r w:rsidR="00D71074" w:rsidRPr="00D71074" w:rsidDel="00483D1D">
            <w:rPr>
              <w:rFonts w:ascii="Arial" w:eastAsia="Times New Roman" w:hAnsi="Arial" w:cs="Arial"/>
              <w:noProof/>
              <w:sz w:val="20"/>
              <w:szCs w:val="20"/>
              <w:lang w:eastAsia="en-GB"/>
            </w:rPr>
            <w:drawing>
              <wp:inline distT="0" distB="0" distL="0" distR="0" wp14:anchorId="123F0C63" wp14:editId="41C2A7EB">
                <wp:extent cx="5731510" cy="35274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27425"/>
                        </a:xfrm>
                        <a:prstGeom prst="rect">
                          <a:avLst/>
                        </a:prstGeom>
                      </pic:spPr>
                    </pic:pic>
                  </a:graphicData>
                </a:graphic>
              </wp:inline>
            </w:drawing>
          </w:r>
        </w:del>
      </w:ins>
      <w:ins w:id="636" w:author="Sailis, Debora" w:date="2023-10-05T18:26:00Z">
        <w:r w:rsidR="00483D1D" w:rsidRPr="00483D1D">
          <w:rPr>
            <w:noProof/>
          </w:rPr>
          <w:t xml:space="preserve"> </w:t>
        </w:r>
        <w:r w:rsidR="00483D1D" w:rsidRPr="00483D1D">
          <w:rPr>
            <w:noProof/>
          </w:rPr>
          <w:drawing>
            <wp:inline distT="0" distB="0" distL="0" distR="0" wp14:anchorId="72CEE2EA" wp14:editId="4DD48204">
              <wp:extent cx="5731510" cy="34544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54400"/>
                      </a:xfrm>
                      <a:prstGeom prst="rect">
                        <a:avLst/>
                      </a:prstGeom>
                    </pic:spPr>
                  </pic:pic>
                </a:graphicData>
              </a:graphic>
            </wp:inline>
          </w:drawing>
        </w:r>
      </w:ins>
    </w:p>
    <w:p w14:paraId="07725F23" w14:textId="41884415" w:rsidR="00CD3E9C" w:rsidRPr="00AA0466" w:rsidRDefault="0084530B" w:rsidP="00977A51">
      <w:pPr>
        <w:tabs>
          <w:tab w:val="left" w:pos="709"/>
          <w:tab w:val="right" w:pos="9356"/>
        </w:tabs>
        <w:spacing w:before="60" w:after="60" w:line="360" w:lineRule="auto"/>
        <w:ind w:right="-46"/>
        <w:jc w:val="both"/>
        <w:rPr>
          <w:rFonts w:ascii="Arial" w:eastAsia="Times New Roman" w:hAnsi="Arial" w:cs="Arial"/>
          <w:sz w:val="20"/>
          <w:szCs w:val="20"/>
          <w:lang w:eastAsia="en-GB"/>
        </w:rPr>
      </w:pPr>
      <w:r w:rsidRPr="00AA0466">
        <w:rPr>
          <w:rFonts w:ascii="Arial" w:hAnsi="Arial" w:cs="Arial"/>
          <w:noProof/>
          <w:sz w:val="20"/>
          <w:szCs w:val="20"/>
        </w:rPr>
        <w:t xml:space="preserve"> </w:t>
      </w:r>
      <w:del w:id="637" w:author="Sailis, Debora" w:date="2023-08-28T17:59:00Z">
        <w:r w:rsidR="009765FE" w:rsidRPr="00AA0466" w:rsidDel="00FF6A50">
          <w:rPr>
            <w:rFonts w:ascii="Arial" w:hAnsi="Arial" w:cs="Arial"/>
            <w:noProof/>
            <w:sz w:val="20"/>
            <w:szCs w:val="20"/>
          </w:rPr>
          <w:drawing>
            <wp:inline distT="0" distB="0" distL="0" distR="0" wp14:anchorId="663A5B19" wp14:editId="23A8A29C">
              <wp:extent cx="5731510" cy="30537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53715"/>
                      </a:xfrm>
                      <a:prstGeom prst="rect">
                        <a:avLst/>
                      </a:prstGeom>
                    </pic:spPr>
                  </pic:pic>
                </a:graphicData>
              </a:graphic>
            </wp:inline>
          </w:drawing>
        </w:r>
      </w:del>
    </w:p>
    <w:p w14:paraId="3469D226" w14:textId="5AAFBEA4" w:rsidR="007F67B1" w:rsidRPr="00AA0466" w:rsidRDefault="007F67B1" w:rsidP="00977A51">
      <w:pPr>
        <w:spacing w:after="60" w:line="240" w:lineRule="auto"/>
        <w:jc w:val="both"/>
        <w:rPr>
          <w:rFonts w:ascii="Arial" w:hAnsi="Arial" w:cs="Arial"/>
          <w:color w:val="000000"/>
          <w:sz w:val="20"/>
          <w:szCs w:val="20"/>
          <w:lang w:eastAsia="en-GB"/>
        </w:rPr>
      </w:pPr>
    </w:p>
    <w:p w14:paraId="23317452" w14:textId="77777777" w:rsidR="007F67B1" w:rsidRPr="00AA0466" w:rsidRDefault="007F67B1" w:rsidP="00977A51">
      <w:pPr>
        <w:spacing w:after="60" w:line="240" w:lineRule="auto"/>
        <w:jc w:val="both"/>
        <w:rPr>
          <w:rFonts w:ascii="Arial" w:hAnsi="Arial" w:cs="Arial"/>
          <w:color w:val="000000"/>
          <w:sz w:val="20"/>
          <w:szCs w:val="20"/>
          <w:lang w:eastAsia="en-GB"/>
        </w:rPr>
      </w:pPr>
    </w:p>
    <w:p w14:paraId="754E965D" w14:textId="77777777" w:rsidR="00CC7BE9" w:rsidRPr="00AA0466" w:rsidRDefault="00CC7BE9" w:rsidP="00977A51">
      <w:pPr>
        <w:tabs>
          <w:tab w:val="left" w:pos="851"/>
          <w:tab w:val="right" w:pos="9356"/>
        </w:tabs>
        <w:spacing w:before="60" w:after="60" w:line="360" w:lineRule="auto"/>
        <w:jc w:val="both"/>
        <w:rPr>
          <w:rFonts w:ascii="Arial" w:hAnsi="Arial" w:cs="Arial"/>
          <w:sz w:val="20"/>
          <w:szCs w:val="20"/>
        </w:rPr>
      </w:pPr>
    </w:p>
    <w:p w14:paraId="62EB68BE" w14:textId="77777777" w:rsidR="00BD0163" w:rsidRPr="00AA0466" w:rsidRDefault="00BB382F" w:rsidP="00977A51">
      <w:pPr>
        <w:pStyle w:val="Heading1"/>
        <w:tabs>
          <w:tab w:val="clear" w:pos="567"/>
          <w:tab w:val="num" w:pos="1287"/>
        </w:tabs>
        <w:spacing w:line="360" w:lineRule="auto"/>
        <w:rPr>
          <w:rFonts w:ascii="Arial" w:hAnsi="Arial" w:cs="Arial"/>
          <w:sz w:val="20"/>
          <w:szCs w:val="20"/>
        </w:rPr>
      </w:pPr>
      <w:r w:rsidRPr="00AA0466">
        <w:rPr>
          <w:rFonts w:ascii="Arial" w:hAnsi="Arial" w:cs="Arial"/>
          <w:sz w:val="20"/>
          <w:szCs w:val="20"/>
        </w:rPr>
        <w:t>Reporting s</w:t>
      </w:r>
      <w:r w:rsidR="00BD0163" w:rsidRPr="00AA0466">
        <w:rPr>
          <w:rFonts w:ascii="Arial" w:hAnsi="Arial" w:cs="Arial"/>
          <w:sz w:val="20"/>
          <w:szCs w:val="20"/>
        </w:rPr>
        <w:t>cope</w:t>
      </w:r>
      <w:r w:rsidR="008A5E8E" w:rsidRPr="00AA0466">
        <w:rPr>
          <w:rFonts w:ascii="Arial" w:hAnsi="Arial" w:cs="Arial"/>
          <w:sz w:val="20"/>
          <w:szCs w:val="20"/>
        </w:rPr>
        <w:t xml:space="preserve"> </w:t>
      </w:r>
      <w:r w:rsidR="009B1CCB" w:rsidRPr="00AA0466">
        <w:rPr>
          <w:rFonts w:ascii="Arial" w:hAnsi="Arial" w:cs="Arial"/>
          <w:sz w:val="20"/>
          <w:szCs w:val="20"/>
        </w:rPr>
        <w:t>and support</w:t>
      </w:r>
    </w:p>
    <w:p w14:paraId="7C1E1DB5" w14:textId="5675888C" w:rsidR="00F731C4" w:rsidRPr="00AA0466" w:rsidRDefault="00407002" w:rsidP="00977A51">
      <w:pPr>
        <w:tabs>
          <w:tab w:val="left" w:pos="851"/>
          <w:tab w:val="right" w:pos="9356"/>
        </w:tabs>
        <w:spacing w:before="60" w:after="60" w:line="360" w:lineRule="auto"/>
        <w:jc w:val="both"/>
        <w:rPr>
          <w:rFonts w:ascii="Arial" w:eastAsia="Times New Roman" w:hAnsi="Arial" w:cs="Arial"/>
          <w:sz w:val="20"/>
          <w:szCs w:val="20"/>
          <w:lang w:eastAsia="en-GB"/>
        </w:rPr>
      </w:pPr>
      <w:r>
        <w:rPr>
          <w:rFonts w:ascii="Arial" w:eastAsia="Times New Roman" w:hAnsi="Arial" w:cs="Arial"/>
          <w:sz w:val="20"/>
          <w:szCs w:val="20"/>
          <w:lang w:eastAsia="en-GB"/>
        </w:rPr>
        <w:t>S</w:t>
      </w:r>
      <w:r w:rsidR="00C56F71" w:rsidRPr="00AA0466">
        <w:rPr>
          <w:rFonts w:ascii="Arial" w:eastAsia="Times New Roman" w:hAnsi="Arial" w:cs="Arial"/>
          <w:sz w:val="20"/>
          <w:szCs w:val="20"/>
          <w:lang w:eastAsia="en-GB"/>
        </w:rPr>
        <w:t>ignificant</w:t>
      </w:r>
      <w:r w:rsidR="00FA2409" w:rsidRPr="00AA0466">
        <w:rPr>
          <w:rFonts w:ascii="Arial" w:eastAsia="Times New Roman" w:hAnsi="Arial" w:cs="Arial"/>
          <w:sz w:val="20"/>
          <w:szCs w:val="20"/>
          <w:lang w:eastAsia="en-GB"/>
        </w:rPr>
        <w:t xml:space="preserve"> institutions</w:t>
      </w:r>
      <w:r w:rsidR="00260857" w:rsidRPr="00AA0466">
        <w:rPr>
          <w:rFonts w:ascii="Arial" w:eastAsia="Times New Roman" w:hAnsi="Arial" w:cs="Arial"/>
          <w:sz w:val="20"/>
          <w:szCs w:val="20"/>
          <w:lang w:eastAsia="en-GB"/>
        </w:rPr>
        <w:t>, main and minor subsidiaries according to the list of reporting institutions provided to NCAs/NCBs</w:t>
      </w:r>
      <w:r w:rsidR="00422B3A">
        <w:rPr>
          <w:rFonts w:ascii="Arial" w:eastAsia="Times New Roman" w:hAnsi="Arial" w:cs="Arial"/>
          <w:sz w:val="20"/>
          <w:szCs w:val="20"/>
          <w:lang w:eastAsia="en-GB"/>
        </w:rPr>
        <w:t>,</w:t>
      </w:r>
      <w:r w:rsidR="00C56F71" w:rsidRPr="00AA0466">
        <w:rPr>
          <w:rFonts w:ascii="Arial" w:eastAsia="Times New Roman" w:hAnsi="Arial" w:cs="Arial"/>
          <w:sz w:val="20"/>
          <w:szCs w:val="20"/>
          <w:lang w:eastAsia="en-GB"/>
        </w:rPr>
        <w:t xml:space="preserve"> </w:t>
      </w:r>
      <w:r w:rsidR="00422B3A">
        <w:rPr>
          <w:rFonts w:ascii="Arial" w:eastAsia="Times New Roman" w:hAnsi="Arial" w:cs="Arial"/>
          <w:sz w:val="20"/>
          <w:szCs w:val="20"/>
          <w:lang w:eastAsia="en-GB"/>
        </w:rPr>
        <w:t>u</w:t>
      </w:r>
      <w:r w:rsidR="00260857" w:rsidRPr="00AA0466">
        <w:rPr>
          <w:rFonts w:ascii="Arial" w:eastAsia="Times New Roman" w:hAnsi="Arial" w:cs="Arial"/>
          <w:sz w:val="20"/>
          <w:szCs w:val="20"/>
          <w:lang w:eastAsia="en-GB"/>
        </w:rPr>
        <w:t xml:space="preserve">nless otherwise stated or agreed with the JST, </w:t>
      </w:r>
      <w:r w:rsidR="00422B3A">
        <w:rPr>
          <w:rFonts w:ascii="Arial" w:eastAsia="Times New Roman" w:hAnsi="Arial" w:cs="Arial"/>
          <w:sz w:val="20"/>
          <w:szCs w:val="20"/>
          <w:lang w:eastAsia="en-GB"/>
        </w:rPr>
        <w:t>are</w:t>
      </w:r>
      <w:r w:rsidR="00C56F71" w:rsidRPr="00AA0466">
        <w:rPr>
          <w:rFonts w:ascii="Arial" w:eastAsia="Times New Roman" w:hAnsi="Arial" w:cs="Arial"/>
          <w:sz w:val="20"/>
          <w:szCs w:val="20"/>
          <w:lang w:eastAsia="en-GB"/>
        </w:rPr>
        <w:t xml:space="preserve"> required to</w:t>
      </w:r>
      <w:r w:rsidR="0051117F">
        <w:rPr>
          <w:rFonts w:ascii="Arial" w:eastAsia="Times New Roman" w:hAnsi="Arial" w:cs="Arial"/>
          <w:sz w:val="20"/>
          <w:szCs w:val="20"/>
          <w:lang w:eastAsia="en-GB"/>
        </w:rPr>
        <w:t xml:space="preserve"> </w:t>
      </w:r>
      <w:r w:rsidR="00C56F71" w:rsidRPr="00AA0466">
        <w:rPr>
          <w:rFonts w:ascii="Arial" w:eastAsia="Times New Roman" w:hAnsi="Arial" w:cs="Arial"/>
          <w:sz w:val="20"/>
          <w:szCs w:val="20"/>
          <w:lang w:eastAsia="en-GB"/>
        </w:rPr>
        <w:t xml:space="preserve">report </w:t>
      </w:r>
      <w:r w:rsidR="00636D8C" w:rsidRPr="00AA0466">
        <w:rPr>
          <w:rFonts w:ascii="Arial" w:eastAsia="Times New Roman" w:hAnsi="Arial" w:cs="Arial"/>
          <w:sz w:val="20"/>
          <w:szCs w:val="20"/>
          <w:lang w:eastAsia="en-GB"/>
        </w:rPr>
        <w:t>the</w:t>
      </w:r>
      <w:r w:rsidR="003E5A92" w:rsidRPr="00AA0466">
        <w:rPr>
          <w:rFonts w:ascii="Arial" w:eastAsia="Times New Roman" w:hAnsi="Arial" w:cs="Arial"/>
          <w:sz w:val="20"/>
          <w:szCs w:val="20"/>
          <w:lang w:eastAsia="en-GB"/>
        </w:rPr>
        <w:t xml:space="preserve"> </w:t>
      </w:r>
      <w:r w:rsidR="0073761E" w:rsidRPr="00AA0466">
        <w:rPr>
          <w:rFonts w:ascii="Arial" w:eastAsia="Times New Roman" w:hAnsi="Arial" w:cs="Arial"/>
          <w:sz w:val="20"/>
          <w:szCs w:val="20"/>
          <w:lang w:eastAsia="en-GB"/>
        </w:rPr>
        <w:t xml:space="preserve">STE for </w:t>
      </w:r>
      <w:r w:rsidR="003E5A92" w:rsidRPr="00AA0466">
        <w:rPr>
          <w:rFonts w:ascii="Arial" w:eastAsia="Times New Roman" w:hAnsi="Arial" w:cs="Arial"/>
          <w:sz w:val="20"/>
          <w:szCs w:val="20"/>
          <w:lang w:eastAsia="en-GB"/>
        </w:rPr>
        <w:t>SREP</w:t>
      </w:r>
      <w:r w:rsidR="00C56F71" w:rsidRPr="00AA0466">
        <w:rPr>
          <w:rFonts w:ascii="Arial" w:eastAsia="Times New Roman" w:hAnsi="Arial" w:cs="Arial"/>
          <w:sz w:val="20"/>
          <w:szCs w:val="20"/>
          <w:lang w:eastAsia="en-GB"/>
        </w:rPr>
        <w:t xml:space="preserve"> data at the same level of consolidation as the one used for ITS data reporting and to indicate the LEI of the reporting entity</w:t>
      </w:r>
      <w:r w:rsidR="002430E9" w:rsidRPr="00AA0466">
        <w:rPr>
          <w:rFonts w:ascii="Arial" w:eastAsia="Times New Roman" w:hAnsi="Arial" w:cs="Arial"/>
          <w:sz w:val="20"/>
          <w:szCs w:val="20"/>
          <w:lang w:eastAsia="en-GB"/>
        </w:rPr>
        <w:t xml:space="preserve"> as primary code,</w:t>
      </w:r>
      <w:r w:rsidR="00C56F71" w:rsidRPr="00AA0466">
        <w:rPr>
          <w:rFonts w:ascii="Arial" w:eastAsia="Times New Roman" w:hAnsi="Arial" w:cs="Arial"/>
          <w:sz w:val="20"/>
          <w:szCs w:val="20"/>
          <w:lang w:eastAsia="en-GB"/>
        </w:rPr>
        <w:t xml:space="preserve"> in addition to the </w:t>
      </w:r>
      <w:r w:rsidR="00FA2409" w:rsidRPr="00AA0466">
        <w:rPr>
          <w:rFonts w:ascii="Arial" w:eastAsia="Times New Roman" w:hAnsi="Arial" w:cs="Arial"/>
          <w:sz w:val="20"/>
          <w:szCs w:val="20"/>
          <w:lang w:eastAsia="en-GB"/>
        </w:rPr>
        <w:t xml:space="preserve">RIAD </w:t>
      </w:r>
      <w:r w:rsidR="00C56F71" w:rsidRPr="00AA0466">
        <w:rPr>
          <w:rFonts w:ascii="Arial" w:eastAsia="Times New Roman" w:hAnsi="Arial" w:cs="Arial"/>
          <w:sz w:val="20"/>
          <w:szCs w:val="20"/>
          <w:lang w:eastAsia="en-GB"/>
        </w:rPr>
        <w:t xml:space="preserve">code </w:t>
      </w:r>
      <w:r w:rsidR="00025315" w:rsidRPr="00AA0466">
        <w:rPr>
          <w:rFonts w:ascii="Arial" w:eastAsia="Times New Roman" w:hAnsi="Arial" w:cs="Arial"/>
          <w:sz w:val="20"/>
          <w:szCs w:val="20"/>
          <w:lang w:eastAsia="en-GB"/>
        </w:rPr>
        <w:t xml:space="preserve">(or similar ad-hoc code) </w:t>
      </w:r>
      <w:r w:rsidR="00C56F71" w:rsidRPr="00AA0466">
        <w:rPr>
          <w:rFonts w:ascii="Arial" w:eastAsia="Times New Roman" w:hAnsi="Arial" w:cs="Arial"/>
          <w:sz w:val="20"/>
          <w:szCs w:val="20"/>
          <w:lang w:eastAsia="en-GB"/>
        </w:rPr>
        <w:t xml:space="preserve">used </w:t>
      </w:r>
      <w:r w:rsidR="00222F14" w:rsidRPr="00AA0466">
        <w:rPr>
          <w:rFonts w:ascii="Arial" w:eastAsia="Times New Roman" w:hAnsi="Arial" w:cs="Arial"/>
          <w:sz w:val="20"/>
          <w:szCs w:val="20"/>
          <w:lang w:eastAsia="en-GB"/>
        </w:rPr>
        <w:t>in the past</w:t>
      </w:r>
      <w:r w:rsidR="00C56F71" w:rsidRPr="00AA0466">
        <w:rPr>
          <w:rFonts w:ascii="Arial" w:eastAsia="Times New Roman" w:hAnsi="Arial" w:cs="Arial"/>
          <w:sz w:val="20"/>
          <w:szCs w:val="20"/>
          <w:lang w:eastAsia="en-GB"/>
        </w:rPr>
        <w:t>.</w:t>
      </w:r>
    </w:p>
    <w:p w14:paraId="2A669D0B" w14:textId="1EB88CC0" w:rsidR="007A3F92" w:rsidRPr="00AA0466" w:rsidRDefault="009B1CCB"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As for the past data collections</w:t>
      </w:r>
      <w:r w:rsidR="00382E15" w:rsidRPr="00AA0466">
        <w:rPr>
          <w:rFonts w:ascii="Arial" w:eastAsia="Times New Roman" w:hAnsi="Arial" w:cs="Arial"/>
          <w:sz w:val="20"/>
          <w:szCs w:val="20"/>
          <w:lang w:eastAsia="en-GB"/>
        </w:rPr>
        <w:t>,</w:t>
      </w:r>
      <w:r w:rsidRPr="00AA0466">
        <w:rPr>
          <w:rFonts w:ascii="Arial" w:eastAsia="Times New Roman" w:hAnsi="Arial" w:cs="Arial"/>
          <w:sz w:val="20"/>
          <w:szCs w:val="20"/>
          <w:lang w:eastAsia="en-GB"/>
        </w:rPr>
        <w:t xml:space="preserve"> an information desk for all enquiries related to </w:t>
      </w:r>
      <w:r w:rsidR="00636D8C" w:rsidRPr="00AA0466">
        <w:rPr>
          <w:rFonts w:ascii="Arial" w:eastAsia="Times New Roman" w:hAnsi="Arial" w:cs="Arial"/>
          <w:sz w:val="20"/>
          <w:szCs w:val="20"/>
          <w:lang w:eastAsia="en-GB"/>
        </w:rPr>
        <w:t>the</w:t>
      </w:r>
      <w:r w:rsidRPr="00AA0466">
        <w:rPr>
          <w:rFonts w:ascii="Arial" w:eastAsia="Times New Roman" w:hAnsi="Arial" w:cs="Arial"/>
          <w:sz w:val="20"/>
          <w:szCs w:val="20"/>
          <w:lang w:eastAsia="en-GB"/>
        </w:rPr>
        <w:t xml:space="preserve"> </w:t>
      </w:r>
      <w:r w:rsidR="0073761E" w:rsidRPr="00AA0466">
        <w:rPr>
          <w:rFonts w:ascii="Arial" w:eastAsia="Times New Roman" w:hAnsi="Arial" w:cs="Arial"/>
          <w:sz w:val="20"/>
          <w:szCs w:val="20"/>
          <w:lang w:eastAsia="en-GB"/>
        </w:rPr>
        <w:t xml:space="preserve">STE for </w:t>
      </w:r>
      <w:r w:rsidRPr="00AA0466">
        <w:rPr>
          <w:rFonts w:ascii="Arial" w:eastAsia="Times New Roman" w:hAnsi="Arial" w:cs="Arial"/>
          <w:sz w:val="20"/>
          <w:szCs w:val="20"/>
          <w:lang w:eastAsia="en-GB"/>
        </w:rPr>
        <w:t>SREP</w:t>
      </w:r>
      <w:r w:rsidR="00636D8C" w:rsidRPr="00AA0466">
        <w:rPr>
          <w:rFonts w:ascii="Arial" w:eastAsia="Times New Roman" w:hAnsi="Arial" w:cs="Arial"/>
          <w:sz w:val="20"/>
          <w:szCs w:val="20"/>
          <w:lang w:eastAsia="en-GB"/>
        </w:rPr>
        <w:t xml:space="preserve"> data collection</w:t>
      </w:r>
      <w:r w:rsidRPr="00AA0466">
        <w:rPr>
          <w:rFonts w:ascii="Arial" w:eastAsia="Times New Roman" w:hAnsi="Arial" w:cs="Arial"/>
          <w:sz w:val="20"/>
          <w:szCs w:val="20"/>
          <w:lang w:eastAsia="en-GB"/>
        </w:rPr>
        <w:t xml:space="preserve"> is available at the ECB</w:t>
      </w:r>
      <w:r w:rsidR="00F47F2F" w:rsidRPr="00AA0466">
        <w:rPr>
          <w:rFonts w:ascii="Arial" w:eastAsia="Times New Roman" w:hAnsi="Arial" w:cs="Arial"/>
          <w:sz w:val="20"/>
          <w:szCs w:val="20"/>
          <w:lang w:eastAsia="en-GB"/>
        </w:rPr>
        <w:t>. T</w:t>
      </w:r>
      <w:r w:rsidR="007A3F92" w:rsidRPr="00AA0466">
        <w:rPr>
          <w:rFonts w:ascii="Arial" w:eastAsia="Times New Roman" w:hAnsi="Arial" w:cs="Arial"/>
          <w:sz w:val="20"/>
          <w:szCs w:val="20"/>
          <w:lang w:eastAsia="en-GB"/>
        </w:rPr>
        <w:t>wo</w:t>
      </w:r>
      <w:r w:rsidR="00F47F2F" w:rsidRPr="00AA0466">
        <w:rPr>
          <w:rFonts w:ascii="Arial" w:eastAsia="Times New Roman" w:hAnsi="Arial" w:cs="Arial"/>
          <w:sz w:val="20"/>
          <w:szCs w:val="20"/>
          <w:lang w:eastAsia="en-GB"/>
        </w:rPr>
        <w:t xml:space="preserve"> tool</w:t>
      </w:r>
      <w:r w:rsidR="007A3F92" w:rsidRPr="00AA0466">
        <w:rPr>
          <w:rFonts w:ascii="Arial" w:eastAsia="Times New Roman" w:hAnsi="Arial" w:cs="Arial"/>
          <w:sz w:val="20"/>
          <w:szCs w:val="20"/>
          <w:lang w:eastAsia="en-GB"/>
        </w:rPr>
        <w:t>s</w:t>
      </w:r>
      <w:r w:rsidR="00F47F2F" w:rsidRPr="00AA0466">
        <w:rPr>
          <w:rFonts w:ascii="Arial" w:eastAsia="Times New Roman" w:hAnsi="Arial" w:cs="Arial"/>
          <w:sz w:val="20"/>
          <w:szCs w:val="20"/>
          <w:lang w:eastAsia="en-GB"/>
        </w:rPr>
        <w:t xml:space="preserve"> </w:t>
      </w:r>
      <w:r w:rsidR="007A3F92" w:rsidRPr="00AA0466">
        <w:rPr>
          <w:rFonts w:ascii="Arial" w:eastAsia="Times New Roman" w:hAnsi="Arial" w:cs="Arial"/>
          <w:sz w:val="20"/>
          <w:szCs w:val="20"/>
          <w:lang w:eastAsia="en-GB"/>
        </w:rPr>
        <w:t>are</w:t>
      </w:r>
      <w:r w:rsidR="00F47F2F" w:rsidRPr="00AA0466">
        <w:rPr>
          <w:rFonts w:ascii="Arial" w:eastAsia="Times New Roman" w:hAnsi="Arial" w:cs="Arial"/>
          <w:sz w:val="20"/>
          <w:szCs w:val="20"/>
          <w:lang w:eastAsia="en-GB"/>
        </w:rPr>
        <w:t xml:space="preserve"> provided </w:t>
      </w:r>
      <w:r w:rsidR="007A3F92" w:rsidRPr="00AA0466">
        <w:rPr>
          <w:rFonts w:ascii="Arial" w:eastAsia="Times New Roman" w:hAnsi="Arial" w:cs="Arial"/>
          <w:sz w:val="20"/>
          <w:szCs w:val="20"/>
          <w:lang w:eastAsia="en-GB"/>
        </w:rPr>
        <w:t xml:space="preserve">to address questions related to the </w:t>
      </w:r>
      <w:r w:rsidR="0073761E" w:rsidRPr="00AA0466">
        <w:rPr>
          <w:rFonts w:ascii="Arial" w:eastAsia="Times New Roman" w:hAnsi="Arial" w:cs="Arial"/>
          <w:sz w:val="20"/>
          <w:szCs w:val="20"/>
          <w:lang w:eastAsia="en-GB"/>
        </w:rPr>
        <w:t xml:space="preserve">STE for </w:t>
      </w:r>
      <w:r w:rsidR="007A3F92" w:rsidRPr="00AA0466">
        <w:rPr>
          <w:rFonts w:ascii="Arial" w:eastAsia="Times New Roman" w:hAnsi="Arial" w:cs="Arial"/>
          <w:sz w:val="20"/>
          <w:szCs w:val="20"/>
          <w:lang w:eastAsia="en-GB"/>
        </w:rPr>
        <w:t>SREP data collection.</w:t>
      </w:r>
    </w:p>
    <w:p w14:paraId="453B519F" w14:textId="28FC5A06" w:rsidR="00260857" w:rsidRPr="00AA0466" w:rsidRDefault="007A3F92" w:rsidP="00977A51">
      <w:pPr>
        <w:tabs>
          <w:tab w:val="left" w:pos="851"/>
          <w:tab w:val="right" w:pos="9356"/>
        </w:tabs>
        <w:spacing w:before="60" w:after="60" w:line="360" w:lineRule="auto"/>
        <w:jc w:val="both"/>
        <w:rPr>
          <w:rFonts w:ascii="Arial" w:hAnsi="Arial" w:cs="Arial"/>
          <w:sz w:val="20"/>
          <w:szCs w:val="20"/>
        </w:rPr>
      </w:pPr>
      <w:r w:rsidRPr="00AA0466">
        <w:rPr>
          <w:rFonts w:ascii="Arial" w:eastAsia="Times New Roman" w:hAnsi="Arial" w:cs="Arial"/>
          <w:sz w:val="20"/>
          <w:szCs w:val="20"/>
          <w:lang w:eastAsia="en-GB"/>
        </w:rPr>
        <w:lastRenderedPageBreak/>
        <w:t>For questions related to reporting instructions</w:t>
      </w:r>
      <w:r w:rsidR="00260857" w:rsidRPr="00AA0466">
        <w:rPr>
          <w:rFonts w:ascii="Arial" w:eastAsia="Times New Roman" w:hAnsi="Arial" w:cs="Arial"/>
          <w:sz w:val="20"/>
          <w:szCs w:val="20"/>
          <w:lang w:eastAsia="en-GB"/>
        </w:rPr>
        <w:t xml:space="preserve"> and methodological questions</w:t>
      </w:r>
      <w:r w:rsidRPr="00AA0466">
        <w:rPr>
          <w:rFonts w:ascii="Arial" w:eastAsia="Times New Roman" w:hAnsi="Arial" w:cs="Arial"/>
          <w:sz w:val="20"/>
          <w:szCs w:val="20"/>
          <w:lang w:eastAsia="en-GB"/>
        </w:rPr>
        <w:t xml:space="preserve">, please </w:t>
      </w:r>
      <w:r w:rsidR="00BC220A" w:rsidRPr="00AA0466">
        <w:rPr>
          <w:rFonts w:ascii="Arial" w:eastAsia="Times New Roman" w:hAnsi="Arial" w:cs="Arial"/>
          <w:sz w:val="20"/>
          <w:szCs w:val="20"/>
          <w:lang w:eastAsia="en-GB"/>
        </w:rPr>
        <w:t xml:space="preserve">send an email to Methodology and Standards Development </w:t>
      </w:r>
      <w:hyperlink r:id="rId18" w:history="1">
        <w:r w:rsidR="00BC220A" w:rsidRPr="00AA0466">
          <w:rPr>
            <w:rStyle w:val="Hyperlink"/>
            <w:rFonts w:ascii="Arial" w:eastAsia="Times New Roman" w:hAnsi="Arial" w:cs="Arial"/>
            <w:sz w:val="20"/>
            <w:szCs w:val="20"/>
            <w:lang w:eastAsia="en-GB"/>
          </w:rPr>
          <w:t>methodology-standards@ecb.europa.eu</w:t>
        </w:r>
      </w:hyperlink>
      <w:r w:rsidR="00407002">
        <w:rPr>
          <w:rFonts w:ascii="Arial" w:eastAsia="Times New Roman" w:hAnsi="Arial" w:cs="Arial"/>
          <w:sz w:val="20"/>
          <w:szCs w:val="20"/>
          <w:lang w:eastAsia="en-GB"/>
        </w:rPr>
        <w:t xml:space="preserve">, including the </w:t>
      </w:r>
      <w:del w:id="638" w:author="Sailis, Debora" w:date="2023-08-22T09:59:00Z">
        <w:r w:rsidR="00BC220A" w:rsidRPr="00AA0466" w:rsidDel="002D2FBB">
          <w:rPr>
            <w:rFonts w:ascii="Arial" w:eastAsia="Times New Roman" w:hAnsi="Arial" w:cs="Arial"/>
            <w:sz w:val="20"/>
            <w:szCs w:val="20"/>
            <w:lang w:eastAsia="en-GB"/>
          </w:rPr>
          <w:delText xml:space="preserve"> </w:delText>
        </w:r>
      </w:del>
      <w:r w:rsidR="00407002">
        <w:rPr>
          <w:rFonts w:ascii="Arial" w:eastAsia="Times New Roman" w:hAnsi="Arial" w:cs="Arial"/>
          <w:sz w:val="20"/>
          <w:szCs w:val="20"/>
          <w:lang w:eastAsia="en-GB"/>
        </w:rPr>
        <w:t>institution’s NCA direct contact point.</w:t>
      </w:r>
    </w:p>
    <w:p w14:paraId="7F590E0B" w14:textId="18BFC26B" w:rsidR="008C3F70" w:rsidRPr="00AA0466" w:rsidRDefault="00A25435" w:rsidP="00977A51">
      <w:pPr>
        <w:tabs>
          <w:tab w:val="left" w:pos="851"/>
          <w:tab w:val="right" w:pos="9356"/>
        </w:tabs>
        <w:spacing w:before="60" w:after="60" w:line="360" w:lineRule="auto"/>
        <w:jc w:val="both"/>
        <w:rPr>
          <w:rFonts w:ascii="Arial" w:hAnsi="Arial" w:cs="Arial"/>
          <w:sz w:val="20"/>
          <w:szCs w:val="20"/>
        </w:rPr>
      </w:pPr>
      <w:r w:rsidRPr="00AA0466">
        <w:rPr>
          <w:rFonts w:ascii="Arial" w:eastAsia="Times New Roman" w:hAnsi="Arial" w:cs="Arial"/>
          <w:sz w:val="20"/>
          <w:szCs w:val="20"/>
          <w:lang w:eastAsia="en-GB"/>
        </w:rPr>
        <w:t>F</w:t>
      </w:r>
      <w:r w:rsidR="007A3F92" w:rsidRPr="00AA0466">
        <w:rPr>
          <w:rFonts w:ascii="Arial" w:eastAsia="Times New Roman" w:hAnsi="Arial" w:cs="Arial"/>
          <w:sz w:val="20"/>
          <w:szCs w:val="20"/>
          <w:lang w:eastAsia="en-GB"/>
        </w:rPr>
        <w:t xml:space="preserve">or </w:t>
      </w:r>
      <w:r w:rsidR="008C3F70" w:rsidRPr="00AA0466">
        <w:rPr>
          <w:rFonts w:ascii="Arial" w:eastAsia="Times New Roman" w:hAnsi="Arial" w:cs="Arial"/>
          <w:sz w:val="20"/>
          <w:szCs w:val="20"/>
          <w:lang w:eastAsia="en-GB"/>
        </w:rPr>
        <w:t xml:space="preserve">all </w:t>
      </w:r>
      <w:r w:rsidR="007A3F92" w:rsidRPr="00AA0466">
        <w:rPr>
          <w:rFonts w:ascii="Arial" w:eastAsia="Times New Roman" w:hAnsi="Arial" w:cs="Arial"/>
          <w:sz w:val="20"/>
          <w:szCs w:val="20"/>
          <w:lang w:eastAsia="en-GB"/>
        </w:rPr>
        <w:t>questions related to the data transmission and validation</w:t>
      </w:r>
      <w:r w:rsidR="00F14C4F">
        <w:rPr>
          <w:rFonts w:ascii="Arial" w:eastAsia="Times New Roman" w:hAnsi="Arial" w:cs="Arial"/>
          <w:sz w:val="20"/>
          <w:szCs w:val="20"/>
          <w:lang w:eastAsia="en-GB"/>
        </w:rPr>
        <w:t xml:space="preserve"> in CASPER</w:t>
      </w:r>
      <w:r w:rsidR="00D71490" w:rsidRPr="00AA0466">
        <w:rPr>
          <w:rFonts w:ascii="Arial" w:eastAsia="Times New Roman" w:hAnsi="Arial" w:cs="Arial"/>
          <w:sz w:val="20"/>
          <w:szCs w:val="20"/>
          <w:lang w:eastAsia="en-GB"/>
        </w:rPr>
        <w:t xml:space="preserve">, </w:t>
      </w:r>
      <w:r w:rsidR="008C3F70" w:rsidRPr="00AA0466">
        <w:rPr>
          <w:rFonts w:ascii="Arial" w:eastAsia="Times New Roman" w:hAnsi="Arial" w:cs="Arial"/>
          <w:sz w:val="20"/>
          <w:szCs w:val="20"/>
          <w:lang w:eastAsia="en-GB"/>
        </w:rPr>
        <w:t xml:space="preserve">the </w:t>
      </w:r>
      <w:r w:rsidR="00890608">
        <w:rPr>
          <w:rFonts w:ascii="Arial" w:eastAsia="Times New Roman" w:hAnsi="Arial" w:cs="Arial"/>
          <w:sz w:val="20"/>
          <w:szCs w:val="20"/>
          <w:lang w:eastAsia="en-GB"/>
        </w:rPr>
        <w:t xml:space="preserve">following </w:t>
      </w:r>
      <w:r w:rsidR="008C3F70" w:rsidRPr="00AA0466">
        <w:rPr>
          <w:rFonts w:ascii="Arial" w:eastAsia="Times New Roman" w:hAnsi="Arial" w:cs="Arial"/>
          <w:sz w:val="20"/>
          <w:szCs w:val="20"/>
          <w:lang w:eastAsia="en-GB"/>
        </w:rPr>
        <w:t>contact address shall be used</w:t>
      </w:r>
      <w:r w:rsidR="00744CFE">
        <w:rPr>
          <w:rFonts w:ascii="Arial" w:eastAsia="Times New Roman" w:hAnsi="Arial" w:cs="Arial"/>
          <w:sz w:val="20"/>
          <w:szCs w:val="20"/>
          <w:lang w:eastAsia="en-GB"/>
        </w:rPr>
        <w:t xml:space="preserve"> in addition to the institution’s NCA</w:t>
      </w:r>
      <w:r w:rsidR="00EE3226">
        <w:rPr>
          <w:rFonts w:ascii="Arial" w:eastAsia="Times New Roman" w:hAnsi="Arial" w:cs="Arial"/>
          <w:sz w:val="20"/>
          <w:szCs w:val="20"/>
          <w:lang w:eastAsia="en-GB"/>
        </w:rPr>
        <w:t xml:space="preserve"> direct</w:t>
      </w:r>
      <w:r w:rsidR="00744CFE">
        <w:rPr>
          <w:rFonts w:ascii="Arial" w:eastAsia="Times New Roman" w:hAnsi="Arial" w:cs="Arial"/>
          <w:sz w:val="20"/>
          <w:szCs w:val="20"/>
          <w:lang w:eastAsia="en-GB"/>
        </w:rPr>
        <w:t xml:space="preserve"> contact point</w:t>
      </w:r>
      <w:r w:rsidR="008C3F70" w:rsidRPr="00AA0466">
        <w:rPr>
          <w:rFonts w:ascii="Arial" w:eastAsia="Times New Roman" w:hAnsi="Arial" w:cs="Arial"/>
          <w:sz w:val="20"/>
          <w:szCs w:val="20"/>
          <w:lang w:eastAsia="en-GB"/>
        </w:rPr>
        <w:t xml:space="preserve">: </w:t>
      </w:r>
      <w:r w:rsidR="00744CFE" w:rsidRPr="00744CFE">
        <w:rPr>
          <w:rStyle w:val="Hyperlink"/>
          <w:rFonts w:ascii="Arial" w:eastAsia="Times New Roman" w:hAnsi="Arial" w:cs="Arial"/>
          <w:sz w:val="20"/>
          <w:szCs w:val="20"/>
          <w:lang w:eastAsia="en-GB"/>
        </w:rPr>
        <w:t>SSMCasper@ecb.europa.eu</w:t>
      </w:r>
      <w:r w:rsidR="00011677">
        <w:rPr>
          <w:rStyle w:val="Hyperlink"/>
          <w:rFonts w:ascii="Arial" w:eastAsia="Times New Roman" w:hAnsi="Arial" w:cs="Arial"/>
          <w:sz w:val="20"/>
          <w:szCs w:val="20"/>
          <w:lang w:eastAsia="en-GB"/>
        </w:rPr>
        <w:t>.</w:t>
      </w:r>
    </w:p>
    <w:p w14:paraId="167CBDB3" w14:textId="77777777" w:rsidR="00494931" w:rsidRPr="00AA0466" w:rsidRDefault="003360E1" w:rsidP="00977A51">
      <w:pPr>
        <w:tabs>
          <w:tab w:val="left" w:pos="851"/>
          <w:tab w:val="right" w:pos="9356"/>
        </w:tabs>
        <w:spacing w:before="60" w:after="60" w:line="360" w:lineRule="auto"/>
        <w:jc w:val="both"/>
        <w:rPr>
          <w:rFonts w:ascii="Arial" w:eastAsia="Times New Roman" w:hAnsi="Arial" w:cs="Arial"/>
          <w:b/>
          <w:sz w:val="20"/>
          <w:szCs w:val="20"/>
          <w:lang w:eastAsia="en-GB"/>
        </w:rPr>
      </w:pPr>
      <w:r w:rsidRPr="00AA0466">
        <w:rPr>
          <w:rFonts w:ascii="Arial" w:hAnsi="Arial" w:cs="Arial"/>
          <w:sz w:val="20"/>
          <w:szCs w:val="20"/>
        </w:rPr>
        <w:br w:type="page"/>
      </w:r>
      <w:r w:rsidR="00737093" w:rsidRPr="00AA0466">
        <w:rPr>
          <w:rFonts w:ascii="Arial" w:eastAsia="Times New Roman" w:hAnsi="Arial" w:cs="Arial"/>
          <w:b/>
          <w:sz w:val="20"/>
          <w:szCs w:val="20"/>
          <w:lang w:eastAsia="en-GB"/>
        </w:rPr>
        <w:lastRenderedPageBreak/>
        <w:t xml:space="preserve">ANNEX </w:t>
      </w:r>
      <w:r w:rsidR="00005E3A" w:rsidRPr="00AA0466">
        <w:rPr>
          <w:rFonts w:ascii="Arial" w:eastAsia="Times New Roman" w:hAnsi="Arial" w:cs="Arial"/>
          <w:b/>
          <w:sz w:val="20"/>
          <w:szCs w:val="20"/>
          <w:lang w:eastAsia="en-GB"/>
        </w:rPr>
        <w:t>1</w:t>
      </w:r>
      <w:r w:rsidR="00737093" w:rsidRPr="00AA0466">
        <w:rPr>
          <w:rFonts w:ascii="Arial" w:eastAsia="Times New Roman" w:hAnsi="Arial" w:cs="Arial"/>
          <w:b/>
          <w:sz w:val="20"/>
          <w:szCs w:val="20"/>
          <w:lang w:eastAsia="en-GB"/>
        </w:rPr>
        <w:t xml:space="preserve">: </w:t>
      </w:r>
    </w:p>
    <w:p w14:paraId="4A863FB0" w14:textId="77777777" w:rsidR="000A1E53" w:rsidRPr="00AA0466" w:rsidRDefault="000A1E53" w:rsidP="00977A51">
      <w:pPr>
        <w:tabs>
          <w:tab w:val="left" w:pos="851"/>
          <w:tab w:val="right" w:pos="9356"/>
        </w:tabs>
        <w:spacing w:before="60" w:after="60" w:line="360" w:lineRule="auto"/>
        <w:jc w:val="both"/>
        <w:rPr>
          <w:rFonts w:ascii="Arial" w:eastAsia="Times New Roman" w:hAnsi="Arial" w:cs="Arial"/>
          <w:b/>
          <w:sz w:val="20"/>
          <w:szCs w:val="20"/>
          <w:lang w:eastAsia="en-GB"/>
        </w:rPr>
      </w:pPr>
      <w:r w:rsidRPr="00AA0466">
        <w:rPr>
          <w:rFonts w:ascii="Arial" w:eastAsia="Times New Roman" w:hAnsi="Arial" w:cs="Arial"/>
          <w:b/>
          <w:sz w:val="20"/>
          <w:szCs w:val="20"/>
          <w:lang w:eastAsia="en-GB"/>
        </w:rPr>
        <w:t>Standardised format for questions on</w:t>
      </w:r>
      <w:r w:rsidR="0073761E" w:rsidRPr="00AA0466">
        <w:rPr>
          <w:rFonts w:ascii="Arial" w:eastAsia="Times New Roman" w:hAnsi="Arial" w:cs="Arial"/>
          <w:b/>
          <w:sz w:val="20"/>
          <w:szCs w:val="20"/>
          <w:lang w:eastAsia="en-GB"/>
        </w:rPr>
        <w:t xml:space="preserve"> STE for</w:t>
      </w:r>
      <w:r w:rsidRPr="00AA0466">
        <w:rPr>
          <w:rFonts w:ascii="Arial" w:eastAsia="Times New Roman" w:hAnsi="Arial" w:cs="Arial"/>
          <w:b/>
          <w:sz w:val="20"/>
          <w:szCs w:val="20"/>
          <w:lang w:eastAsia="en-GB"/>
        </w:rPr>
        <w:t xml:space="preserve"> S</w:t>
      </w:r>
      <w:r w:rsidR="00636D8C" w:rsidRPr="00AA0466">
        <w:rPr>
          <w:rFonts w:ascii="Arial" w:eastAsia="Times New Roman" w:hAnsi="Arial" w:cs="Arial"/>
          <w:b/>
          <w:sz w:val="20"/>
          <w:szCs w:val="20"/>
          <w:lang w:eastAsia="en-GB"/>
        </w:rPr>
        <w:t>REP data collection</w:t>
      </w:r>
      <w:r w:rsidRPr="00AA0466">
        <w:rPr>
          <w:rFonts w:ascii="Arial" w:eastAsia="Times New Roman" w:hAnsi="Arial" w:cs="Arial"/>
          <w:b/>
          <w:sz w:val="20"/>
          <w:szCs w:val="20"/>
          <w:lang w:eastAsia="en-GB"/>
        </w:rPr>
        <w:t xml:space="preserve"> reporting instructions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4524"/>
        <w:gridCol w:w="4492"/>
      </w:tblGrid>
      <w:tr w:rsidR="00737093" w:rsidRPr="00AA0466" w14:paraId="6BEA6E8A" w14:textId="77777777" w:rsidTr="00737093">
        <w:trPr>
          <w:trHeight w:val="416"/>
        </w:trPr>
        <w:tc>
          <w:tcPr>
            <w:tcW w:w="924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B461D9A" w14:textId="77777777" w:rsidR="00737093" w:rsidRPr="00AA0466" w:rsidRDefault="00737093" w:rsidP="00977A51">
            <w:pPr>
              <w:jc w:val="both"/>
              <w:rPr>
                <w:rFonts w:ascii="Arial" w:hAnsi="Arial" w:cs="Arial"/>
                <w:sz w:val="20"/>
                <w:szCs w:val="20"/>
              </w:rPr>
            </w:pPr>
            <w:r w:rsidRPr="00AA0466">
              <w:rPr>
                <w:rFonts w:ascii="Arial" w:hAnsi="Arial" w:cs="Arial"/>
                <w:b/>
                <w:sz w:val="20"/>
                <w:szCs w:val="20"/>
              </w:rPr>
              <w:t xml:space="preserve">Question Submission Form </w:t>
            </w:r>
            <w:r w:rsidR="002C1B98" w:rsidRPr="00AA0466">
              <w:rPr>
                <w:rFonts w:ascii="Arial" w:hAnsi="Arial" w:cs="Arial"/>
                <w:b/>
                <w:sz w:val="20"/>
                <w:szCs w:val="20"/>
              </w:rPr>
              <w:t xml:space="preserve">for </w:t>
            </w:r>
            <w:r w:rsidR="0073761E" w:rsidRPr="00AA0466">
              <w:rPr>
                <w:rFonts w:ascii="Arial" w:hAnsi="Arial" w:cs="Arial"/>
                <w:b/>
                <w:sz w:val="20"/>
                <w:szCs w:val="20"/>
              </w:rPr>
              <w:t xml:space="preserve">STE for </w:t>
            </w:r>
            <w:r w:rsidR="002C1B98" w:rsidRPr="00AA0466">
              <w:rPr>
                <w:rFonts w:ascii="Arial" w:hAnsi="Arial" w:cs="Arial"/>
                <w:b/>
                <w:sz w:val="20"/>
                <w:szCs w:val="20"/>
              </w:rPr>
              <w:t>SREP</w:t>
            </w:r>
            <w:r w:rsidR="00636D8C" w:rsidRPr="00AA0466">
              <w:rPr>
                <w:rFonts w:ascii="Arial" w:hAnsi="Arial" w:cs="Arial"/>
                <w:b/>
                <w:sz w:val="20"/>
                <w:szCs w:val="20"/>
              </w:rPr>
              <w:t xml:space="preserve"> data collection</w:t>
            </w:r>
          </w:p>
        </w:tc>
      </w:tr>
      <w:tr w:rsidR="00737093" w:rsidRPr="00AA0466" w14:paraId="5553B5B7" w14:textId="77777777" w:rsidTr="00737093">
        <w:trPr>
          <w:trHeight w:val="326"/>
        </w:trPr>
        <w:tc>
          <w:tcPr>
            <w:tcW w:w="924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B9F9CEB" w14:textId="77777777" w:rsidR="00737093" w:rsidRPr="00AA0466" w:rsidRDefault="00737093" w:rsidP="00977A51">
            <w:pPr>
              <w:jc w:val="both"/>
              <w:rPr>
                <w:rFonts w:ascii="Arial" w:hAnsi="Arial" w:cs="Arial"/>
                <w:b/>
                <w:sz w:val="20"/>
                <w:szCs w:val="20"/>
              </w:rPr>
            </w:pPr>
            <w:r w:rsidRPr="00AA0466">
              <w:rPr>
                <w:rFonts w:ascii="Arial" w:hAnsi="Arial" w:cs="Arial"/>
                <w:b/>
                <w:sz w:val="20"/>
                <w:szCs w:val="20"/>
              </w:rPr>
              <w:t>Contact</w:t>
            </w:r>
          </w:p>
        </w:tc>
      </w:tr>
      <w:tr w:rsidR="00737093" w:rsidRPr="00AA0466" w14:paraId="1E54C961"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076F1F3A" w14:textId="77777777" w:rsidR="00737093" w:rsidRPr="00AA0466" w:rsidRDefault="00737093" w:rsidP="00977A51">
            <w:pPr>
              <w:jc w:val="both"/>
              <w:rPr>
                <w:rFonts w:ascii="Arial" w:hAnsi="Arial" w:cs="Arial"/>
                <w:b/>
                <w:sz w:val="20"/>
                <w:szCs w:val="20"/>
              </w:rPr>
            </w:pPr>
            <w:r w:rsidRPr="00AA0466">
              <w:rPr>
                <w:rFonts w:ascii="Arial" w:hAnsi="Arial" w:cs="Arial"/>
                <w:b/>
                <w:sz w:val="20"/>
                <w:szCs w:val="20"/>
              </w:rPr>
              <w:t>Name of institution</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4D0D9D35" w14:textId="77777777" w:rsidR="00737093" w:rsidRPr="00AA0466" w:rsidRDefault="00737093" w:rsidP="00977A51">
            <w:pPr>
              <w:jc w:val="both"/>
              <w:rPr>
                <w:rFonts w:ascii="Arial" w:hAnsi="Arial" w:cs="Arial"/>
                <w:sz w:val="20"/>
                <w:szCs w:val="20"/>
              </w:rPr>
            </w:pPr>
          </w:p>
        </w:tc>
      </w:tr>
      <w:tr w:rsidR="003A6610" w:rsidRPr="00AA0466" w:rsidDel="000A1E53" w14:paraId="4BAF5313"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tcPr>
          <w:p w14:paraId="35BE60E3" w14:textId="77777777" w:rsidR="003A6610" w:rsidRPr="00AA0466" w:rsidDel="000A1E53" w:rsidRDefault="003A6610" w:rsidP="00977A51">
            <w:pPr>
              <w:jc w:val="both"/>
              <w:rPr>
                <w:rFonts w:ascii="Arial" w:hAnsi="Arial" w:cs="Arial"/>
                <w:b/>
                <w:sz w:val="20"/>
                <w:szCs w:val="20"/>
              </w:rPr>
            </w:pPr>
            <w:r w:rsidRPr="00AA0466">
              <w:rPr>
                <w:rFonts w:ascii="Arial" w:hAnsi="Arial" w:cs="Arial"/>
                <w:b/>
                <w:sz w:val="20"/>
                <w:szCs w:val="20"/>
              </w:rPr>
              <w:t>LEGAL ENTITY ID</w:t>
            </w:r>
            <w:r w:rsidR="00521107" w:rsidRPr="00AA0466">
              <w:rPr>
                <w:rFonts w:ascii="Arial" w:hAnsi="Arial" w:cs="Arial"/>
                <w:b/>
                <w:sz w:val="20"/>
                <w:szCs w:val="20"/>
              </w:rPr>
              <w:t xml:space="preserve"> (LEI code)</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6397A55A" w14:textId="77777777" w:rsidR="003A6610" w:rsidRPr="00AA0466" w:rsidDel="000A1E53" w:rsidRDefault="003A6610" w:rsidP="00977A51">
            <w:pPr>
              <w:jc w:val="both"/>
              <w:rPr>
                <w:rFonts w:ascii="Arial" w:hAnsi="Arial" w:cs="Arial"/>
                <w:sz w:val="20"/>
                <w:szCs w:val="20"/>
              </w:rPr>
            </w:pPr>
          </w:p>
        </w:tc>
      </w:tr>
      <w:tr w:rsidR="00737093" w:rsidRPr="00AA0466" w14:paraId="1E4FE881"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2012D087" w14:textId="77777777" w:rsidR="00737093" w:rsidRPr="00AA0466" w:rsidRDefault="00737093" w:rsidP="00977A51">
            <w:pPr>
              <w:jc w:val="both"/>
              <w:rPr>
                <w:rFonts w:ascii="Arial" w:hAnsi="Arial" w:cs="Arial"/>
                <w:b/>
                <w:sz w:val="20"/>
                <w:szCs w:val="20"/>
              </w:rPr>
            </w:pPr>
            <w:r w:rsidRPr="00AA0466">
              <w:rPr>
                <w:rFonts w:ascii="Arial" w:hAnsi="Arial" w:cs="Arial"/>
                <w:b/>
                <w:sz w:val="20"/>
                <w:szCs w:val="20"/>
              </w:rPr>
              <w:t>Institution Contact information</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0CD68F9B" w14:textId="77777777" w:rsidR="00737093" w:rsidRPr="00AA0466" w:rsidRDefault="00737093" w:rsidP="00977A51">
            <w:pPr>
              <w:jc w:val="both"/>
              <w:rPr>
                <w:rFonts w:ascii="Arial" w:hAnsi="Arial" w:cs="Arial"/>
                <w:sz w:val="20"/>
                <w:szCs w:val="20"/>
              </w:rPr>
            </w:pPr>
          </w:p>
        </w:tc>
      </w:tr>
      <w:tr w:rsidR="00F3557B" w:rsidRPr="00AA0466" w14:paraId="5AB8EC69"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tcPr>
          <w:p w14:paraId="7A97635E" w14:textId="77777777" w:rsidR="00F3557B" w:rsidRPr="00AA0466" w:rsidRDefault="00F3557B" w:rsidP="00977A51">
            <w:pPr>
              <w:jc w:val="both"/>
              <w:rPr>
                <w:rFonts w:ascii="Arial" w:hAnsi="Arial" w:cs="Arial"/>
                <w:b/>
                <w:sz w:val="20"/>
                <w:szCs w:val="20"/>
              </w:rPr>
            </w:pPr>
            <w:r w:rsidRPr="00AA0466">
              <w:rPr>
                <w:rFonts w:ascii="Arial" w:hAnsi="Arial" w:cs="Arial"/>
                <w:b/>
                <w:sz w:val="20"/>
                <w:szCs w:val="20"/>
              </w:rPr>
              <w:t>Institution agrees to the disclosure of its name by the NCA to the ECB</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1CCC0A6E" w14:textId="77777777" w:rsidR="00F3557B" w:rsidRPr="00AA0466" w:rsidRDefault="00F3557B" w:rsidP="00977A51">
            <w:pPr>
              <w:jc w:val="both"/>
              <w:rPr>
                <w:rFonts w:ascii="Arial" w:hAnsi="Arial" w:cs="Arial"/>
                <w:sz w:val="20"/>
                <w:szCs w:val="20"/>
              </w:rPr>
            </w:pPr>
          </w:p>
        </w:tc>
      </w:tr>
      <w:tr w:rsidR="00737093" w:rsidRPr="00AA0466" w14:paraId="09259674" w14:textId="77777777" w:rsidTr="006151E1">
        <w:trPr>
          <w:trHeight w:val="438"/>
        </w:trPr>
        <w:tc>
          <w:tcPr>
            <w:tcW w:w="924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035258CE" w14:textId="77777777" w:rsidR="00737093" w:rsidRPr="00AA0466" w:rsidRDefault="00494931" w:rsidP="00977A51">
            <w:pPr>
              <w:jc w:val="both"/>
              <w:rPr>
                <w:rFonts w:ascii="Arial" w:hAnsi="Arial" w:cs="Arial"/>
                <w:sz w:val="20"/>
                <w:szCs w:val="20"/>
              </w:rPr>
            </w:pPr>
            <w:r w:rsidRPr="00AA0466">
              <w:rPr>
                <w:rFonts w:ascii="Arial" w:hAnsi="Arial" w:cs="Arial"/>
                <w:b/>
                <w:sz w:val="20"/>
                <w:szCs w:val="20"/>
              </w:rPr>
              <w:t>Additional r</w:t>
            </w:r>
            <w:r w:rsidR="00737093" w:rsidRPr="00AA0466">
              <w:rPr>
                <w:rFonts w:ascii="Arial" w:hAnsi="Arial" w:cs="Arial"/>
                <w:b/>
                <w:sz w:val="20"/>
                <w:szCs w:val="20"/>
              </w:rPr>
              <w:t>eference</w:t>
            </w:r>
          </w:p>
        </w:tc>
      </w:tr>
      <w:tr w:rsidR="00737093" w:rsidRPr="00AA0466" w14:paraId="31A44C54"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02099BCA" w14:textId="77777777" w:rsidR="00737093" w:rsidRPr="00AA0466" w:rsidRDefault="0073761E" w:rsidP="00977A51">
            <w:pPr>
              <w:jc w:val="both"/>
              <w:rPr>
                <w:rFonts w:ascii="Arial" w:hAnsi="Arial" w:cs="Arial"/>
                <w:b/>
                <w:sz w:val="20"/>
                <w:szCs w:val="20"/>
              </w:rPr>
            </w:pPr>
            <w:r w:rsidRPr="00AA0466">
              <w:rPr>
                <w:rFonts w:ascii="Arial" w:hAnsi="Arial" w:cs="Arial"/>
                <w:b/>
                <w:sz w:val="20"/>
                <w:szCs w:val="20"/>
              </w:rPr>
              <w:t xml:space="preserve">STE for </w:t>
            </w:r>
            <w:r w:rsidR="00494931" w:rsidRPr="00AA0466">
              <w:rPr>
                <w:rFonts w:ascii="Arial" w:hAnsi="Arial" w:cs="Arial"/>
                <w:b/>
                <w:sz w:val="20"/>
                <w:szCs w:val="20"/>
              </w:rPr>
              <w:t>S</w:t>
            </w:r>
            <w:r w:rsidR="00636D8C" w:rsidRPr="00AA0466">
              <w:rPr>
                <w:rFonts w:ascii="Arial" w:hAnsi="Arial" w:cs="Arial"/>
                <w:b/>
                <w:sz w:val="20"/>
                <w:szCs w:val="20"/>
              </w:rPr>
              <w:t>REP data collection</w:t>
            </w:r>
            <w:r w:rsidR="00494931" w:rsidRPr="00AA0466">
              <w:rPr>
                <w:rFonts w:ascii="Arial" w:hAnsi="Arial" w:cs="Arial"/>
                <w:b/>
                <w:sz w:val="20"/>
                <w:szCs w:val="20"/>
              </w:rPr>
              <w:t xml:space="preserve"> file name / t</w:t>
            </w:r>
            <w:r w:rsidR="00C160EF" w:rsidRPr="00AA0466">
              <w:rPr>
                <w:rFonts w:ascii="Arial" w:hAnsi="Arial" w:cs="Arial"/>
                <w:b/>
                <w:sz w:val="20"/>
                <w:szCs w:val="20"/>
              </w:rPr>
              <w:t>emplate</w:t>
            </w:r>
            <w:r w:rsidR="00494931" w:rsidRPr="00AA0466">
              <w:rPr>
                <w:rFonts w:ascii="Arial" w:hAnsi="Arial" w:cs="Arial"/>
                <w:b/>
                <w:sz w:val="20"/>
                <w:szCs w:val="20"/>
              </w:rPr>
              <w:t xml:space="preserve"> name</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45AA4EF8" w14:textId="77777777" w:rsidR="00737093" w:rsidRPr="00AA0466" w:rsidRDefault="00737093" w:rsidP="00977A51">
            <w:pPr>
              <w:jc w:val="both"/>
              <w:rPr>
                <w:rFonts w:ascii="Arial" w:hAnsi="Arial" w:cs="Arial"/>
                <w:sz w:val="20"/>
                <w:szCs w:val="20"/>
              </w:rPr>
            </w:pPr>
          </w:p>
        </w:tc>
      </w:tr>
      <w:tr w:rsidR="00737093" w:rsidRPr="00AA0466" w14:paraId="3153906B" w14:textId="77777777" w:rsidTr="00737093">
        <w:tc>
          <w:tcPr>
            <w:tcW w:w="9242"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0710FA00" w14:textId="77777777" w:rsidR="00737093" w:rsidRPr="00AA0466" w:rsidRDefault="00737093" w:rsidP="00977A51">
            <w:pPr>
              <w:jc w:val="both"/>
              <w:rPr>
                <w:rFonts w:ascii="Arial" w:hAnsi="Arial" w:cs="Arial"/>
                <w:sz w:val="20"/>
                <w:szCs w:val="20"/>
              </w:rPr>
            </w:pPr>
            <w:r w:rsidRPr="00AA0466">
              <w:rPr>
                <w:rFonts w:ascii="Arial" w:hAnsi="Arial" w:cs="Arial"/>
                <w:b/>
                <w:sz w:val="20"/>
                <w:szCs w:val="20"/>
              </w:rPr>
              <w:t>Question details</w:t>
            </w:r>
          </w:p>
        </w:tc>
      </w:tr>
      <w:tr w:rsidR="00737093" w:rsidRPr="00AA0466" w14:paraId="2A29E4AA"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6DD8181C" w14:textId="77777777" w:rsidR="00737093" w:rsidRPr="00AA0466" w:rsidRDefault="00737093" w:rsidP="00977A51">
            <w:pPr>
              <w:jc w:val="both"/>
              <w:rPr>
                <w:rFonts w:ascii="Arial" w:hAnsi="Arial" w:cs="Arial"/>
                <w:b/>
                <w:sz w:val="20"/>
                <w:szCs w:val="20"/>
              </w:rPr>
            </w:pPr>
            <w:r w:rsidRPr="00AA0466">
              <w:rPr>
                <w:rFonts w:ascii="Arial" w:hAnsi="Arial" w:cs="Arial"/>
                <w:b/>
                <w:sz w:val="20"/>
                <w:szCs w:val="20"/>
              </w:rPr>
              <w:t>Question</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1621CFB4" w14:textId="77777777" w:rsidR="00737093" w:rsidRPr="00AA0466" w:rsidRDefault="00737093" w:rsidP="00977A51">
            <w:pPr>
              <w:jc w:val="both"/>
              <w:rPr>
                <w:rFonts w:ascii="Arial" w:hAnsi="Arial" w:cs="Arial"/>
                <w:sz w:val="20"/>
                <w:szCs w:val="20"/>
              </w:rPr>
            </w:pPr>
          </w:p>
        </w:tc>
      </w:tr>
      <w:tr w:rsidR="00737093" w:rsidRPr="00AA0466" w14:paraId="1EF217EA"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2436110C" w14:textId="77777777" w:rsidR="00737093" w:rsidRPr="00AA0466" w:rsidRDefault="000A1E53" w:rsidP="00977A51">
            <w:pPr>
              <w:jc w:val="both"/>
              <w:rPr>
                <w:rFonts w:ascii="Arial" w:hAnsi="Arial" w:cs="Arial"/>
                <w:b/>
                <w:sz w:val="20"/>
                <w:szCs w:val="20"/>
              </w:rPr>
            </w:pPr>
            <w:r w:rsidRPr="00AA0466">
              <w:rPr>
                <w:rFonts w:ascii="Arial" w:hAnsi="Arial" w:cs="Arial"/>
                <w:b/>
                <w:sz w:val="20"/>
                <w:szCs w:val="20"/>
              </w:rPr>
              <w:t>Question background</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4938B12E" w14:textId="77777777" w:rsidR="00737093" w:rsidRPr="00AA0466" w:rsidRDefault="00737093" w:rsidP="00977A51">
            <w:pPr>
              <w:jc w:val="both"/>
              <w:rPr>
                <w:rFonts w:ascii="Arial" w:hAnsi="Arial" w:cs="Arial"/>
                <w:sz w:val="20"/>
                <w:szCs w:val="20"/>
              </w:rPr>
            </w:pPr>
          </w:p>
        </w:tc>
      </w:tr>
      <w:tr w:rsidR="00737093" w:rsidRPr="00AA0466" w14:paraId="4B544ECF" w14:textId="77777777" w:rsidTr="00737093">
        <w:tc>
          <w:tcPr>
            <w:tcW w:w="4620" w:type="dxa"/>
            <w:tcBorders>
              <w:top w:val="single" w:sz="4" w:space="0" w:color="auto"/>
              <w:left w:val="single" w:sz="4" w:space="0" w:color="auto"/>
              <w:bottom w:val="single" w:sz="4" w:space="0" w:color="auto"/>
              <w:right w:val="single" w:sz="4" w:space="0" w:color="auto"/>
            </w:tcBorders>
            <w:shd w:val="clear" w:color="auto" w:fill="D9D9D9"/>
            <w:hideMark/>
          </w:tcPr>
          <w:p w14:paraId="488C3C8E" w14:textId="77777777" w:rsidR="00737093" w:rsidRPr="00AA0466" w:rsidRDefault="00737093" w:rsidP="00977A51">
            <w:pPr>
              <w:jc w:val="both"/>
              <w:rPr>
                <w:rFonts w:ascii="Arial" w:hAnsi="Arial" w:cs="Arial"/>
                <w:b/>
                <w:sz w:val="20"/>
                <w:szCs w:val="20"/>
              </w:rPr>
            </w:pPr>
            <w:r w:rsidRPr="00AA0466">
              <w:rPr>
                <w:rFonts w:ascii="Arial" w:hAnsi="Arial" w:cs="Arial"/>
                <w:b/>
                <w:sz w:val="20"/>
                <w:szCs w:val="20"/>
              </w:rPr>
              <w:t>Institution’s proposed answer</w:t>
            </w:r>
          </w:p>
        </w:tc>
        <w:tc>
          <w:tcPr>
            <w:tcW w:w="4622" w:type="dxa"/>
            <w:tcBorders>
              <w:top w:val="single" w:sz="4" w:space="0" w:color="auto"/>
              <w:left w:val="single" w:sz="4" w:space="0" w:color="auto"/>
              <w:bottom w:val="single" w:sz="4" w:space="0" w:color="auto"/>
              <w:right w:val="single" w:sz="4" w:space="0" w:color="auto"/>
            </w:tcBorders>
            <w:shd w:val="clear" w:color="auto" w:fill="F2F2F2"/>
          </w:tcPr>
          <w:p w14:paraId="46FBF78A" w14:textId="77777777" w:rsidR="00737093" w:rsidRPr="00AA0466" w:rsidRDefault="00737093" w:rsidP="00977A51">
            <w:pPr>
              <w:jc w:val="both"/>
              <w:rPr>
                <w:rFonts w:ascii="Arial" w:hAnsi="Arial" w:cs="Arial"/>
                <w:sz w:val="20"/>
                <w:szCs w:val="20"/>
              </w:rPr>
            </w:pPr>
          </w:p>
        </w:tc>
      </w:tr>
    </w:tbl>
    <w:p w14:paraId="7C6047B1" w14:textId="77777777" w:rsidR="007E69CF" w:rsidRPr="00AA0466" w:rsidRDefault="007E69CF" w:rsidP="00977A51">
      <w:pPr>
        <w:tabs>
          <w:tab w:val="left" w:pos="851"/>
          <w:tab w:val="right" w:pos="9356"/>
        </w:tabs>
        <w:spacing w:before="60" w:after="60" w:line="360" w:lineRule="auto"/>
        <w:jc w:val="both"/>
        <w:rPr>
          <w:rFonts w:ascii="Arial" w:eastAsia="Times New Roman" w:hAnsi="Arial" w:cs="Arial"/>
          <w:sz w:val="20"/>
          <w:szCs w:val="20"/>
          <w:lang w:eastAsia="en-GB"/>
        </w:rPr>
      </w:pPr>
    </w:p>
    <w:p w14:paraId="572E86A2" w14:textId="364FEFF2" w:rsidR="007E7F50" w:rsidRPr="00AA0466" w:rsidRDefault="000A1E53" w:rsidP="00977A51">
      <w:pPr>
        <w:jc w:val="both"/>
        <w:rPr>
          <w:rStyle w:val="Hyperlink"/>
          <w:rFonts w:ascii="Arial" w:hAnsi="Arial" w:cs="Arial"/>
          <w:b/>
          <w:sz w:val="20"/>
          <w:szCs w:val="20"/>
        </w:rPr>
      </w:pPr>
      <w:r w:rsidRPr="00AA0466">
        <w:rPr>
          <w:rFonts w:ascii="Arial" w:hAnsi="Arial" w:cs="Arial"/>
          <w:sz w:val="20"/>
          <w:szCs w:val="20"/>
        </w:rPr>
        <w:br w:type="page"/>
      </w:r>
      <w:r w:rsidR="007E69CF" w:rsidRPr="00AA0466">
        <w:rPr>
          <w:rFonts w:ascii="Arial" w:eastAsia="Times New Roman" w:hAnsi="Arial" w:cs="Arial"/>
          <w:b/>
          <w:sz w:val="20"/>
          <w:szCs w:val="20"/>
          <w:lang w:eastAsia="en-GB"/>
        </w:rPr>
        <w:lastRenderedPageBreak/>
        <w:t xml:space="preserve">ANNEX </w:t>
      </w:r>
      <w:r w:rsidR="0053504E" w:rsidRPr="00AA0466">
        <w:rPr>
          <w:rFonts w:ascii="Arial" w:eastAsia="Times New Roman" w:hAnsi="Arial" w:cs="Arial"/>
          <w:b/>
          <w:sz w:val="20"/>
          <w:szCs w:val="20"/>
          <w:lang w:eastAsia="en-GB"/>
        </w:rPr>
        <w:t>2</w:t>
      </w:r>
      <w:r w:rsidR="007E69CF" w:rsidRPr="00AA0466">
        <w:rPr>
          <w:rFonts w:ascii="Arial" w:eastAsia="Times New Roman" w:hAnsi="Arial" w:cs="Arial"/>
          <w:b/>
          <w:sz w:val="20"/>
          <w:szCs w:val="20"/>
          <w:lang w:eastAsia="en-GB"/>
        </w:rPr>
        <w:t xml:space="preserve">: DETAILS ON </w:t>
      </w:r>
      <w:r w:rsidR="00CB733A" w:rsidRPr="00AA0466">
        <w:rPr>
          <w:rFonts w:ascii="Arial" w:eastAsia="Times New Roman" w:hAnsi="Arial" w:cs="Arial"/>
          <w:b/>
          <w:sz w:val="20"/>
          <w:szCs w:val="20"/>
          <w:lang w:eastAsia="en-GB"/>
        </w:rPr>
        <w:t>THE USER KIT AND TRANSMISSION INSTRUCTIONS</w:t>
      </w:r>
      <w:r w:rsidR="006E3A35" w:rsidRPr="00AA0466">
        <w:rPr>
          <w:rFonts w:ascii="Arial" w:hAnsi="Arial" w:cs="Arial"/>
          <w:b/>
          <w:sz w:val="20"/>
          <w:szCs w:val="20"/>
        </w:rPr>
        <w:fldChar w:fldCharType="begin"/>
      </w:r>
      <w:r w:rsidR="007C783E" w:rsidRPr="00AA0466">
        <w:rPr>
          <w:rFonts w:ascii="Arial" w:hAnsi="Arial" w:cs="Arial"/>
          <w:b/>
          <w:sz w:val="20"/>
          <w:szCs w:val="20"/>
        </w:rPr>
        <w:instrText>HYPERLINK "https://darwin.escb.eu/livelink/livelink?func=ll&amp;objId=356436590&amp;objAction=browse&amp;viewType=1"</w:instrText>
      </w:r>
      <w:r w:rsidR="006E3A35" w:rsidRPr="00AA0466">
        <w:rPr>
          <w:rFonts w:ascii="Arial" w:hAnsi="Arial" w:cs="Arial"/>
          <w:b/>
          <w:sz w:val="20"/>
          <w:szCs w:val="20"/>
        </w:rPr>
        <w:fldChar w:fldCharType="separate"/>
      </w:r>
    </w:p>
    <w:p w14:paraId="2EEFCB2C" w14:textId="07239856" w:rsidR="00DD6908" w:rsidRPr="00AA0466" w:rsidRDefault="006E3A35" w:rsidP="00977A51">
      <w:pPr>
        <w:tabs>
          <w:tab w:val="left" w:pos="851"/>
          <w:tab w:val="right" w:pos="9356"/>
        </w:tabs>
        <w:spacing w:before="60" w:after="60" w:line="360" w:lineRule="auto"/>
        <w:jc w:val="both"/>
        <w:rPr>
          <w:rFonts w:ascii="Arial" w:hAnsi="Arial" w:cs="Arial"/>
          <w:sz w:val="20"/>
          <w:szCs w:val="20"/>
        </w:rPr>
      </w:pPr>
      <w:r w:rsidRPr="00AA0466">
        <w:rPr>
          <w:rFonts w:ascii="Arial" w:hAnsi="Arial" w:cs="Arial"/>
          <w:b/>
          <w:sz w:val="20"/>
          <w:szCs w:val="20"/>
        </w:rPr>
        <w:fldChar w:fldCharType="end"/>
      </w:r>
      <w:r w:rsidR="001546DE" w:rsidRPr="00AA0466">
        <w:rPr>
          <w:rFonts w:ascii="Arial" w:hAnsi="Arial" w:cs="Arial"/>
          <w:sz w:val="20"/>
          <w:szCs w:val="20"/>
        </w:rPr>
        <w:t>The</w:t>
      </w:r>
      <w:r w:rsidR="0073761E" w:rsidRPr="00AA0466">
        <w:rPr>
          <w:rFonts w:ascii="Arial" w:hAnsi="Arial" w:cs="Arial"/>
          <w:sz w:val="20"/>
          <w:szCs w:val="20"/>
        </w:rPr>
        <w:t xml:space="preserve"> STE for</w:t>
      </w:r>
      <w:r w:rsidR="001546DE" w:rsidRPr="00AA0466">
        <w:rPr>
          <w:rFonts w:ascii="Arial" w:hAnsi="Arial" w:cs="Arial"/>
          <w:sz w:val="20"/>
          <w:szCs w:val="20"/>
        </w:rPr>
        <w:t xml:space="preserve"> </w:t>
      </w:r>
      <w:r w:rsidR="006151E1" w:rsidRPr="00AA0466">
        <w:rPr>
          <w:rFonts w:ascii="Arial" w:hAnsi="Arial" w:cs="Arial"/>
          <w:sz w:val="20"/>
          <w:szCs w:val="20"/>
        </w:rPr>
        <w:t>S</w:t>
      </w:r>
      <w:r w:rsidR="00636D8C" w:rsidRPr="00AA0466">
        <w:rPr>
          <w:rFonts w:ascii="Arial" w:hAnsi="Arial" w:cs="Arial"/>
          <w:sz w:val="20"/>
          <w:szCs w:val="20"/>
        </w:rPr>
        <w:t>REP data collection</w:t>
      </w:r>
      <w:r w:rsidR="008D0E55" w:rsidRPr="00AA0466">
        <w:rPr>
          <w:rFonts w:ascii="Arial" w:hAnsi="Arial" w:cs="Arial"/>
          <w:sz w:val="20"/>
          <w:szCs w:val="20"/>
        </w:rPr>
        <w:t xml:space="preserve"> </w:t>
      </w:r>
      <w:r w:rsidR="001546DE" w:rsidRPr="00AA0466">
        <w:rPr>
          <w:rFonts w:ascii="Arial" w:hAnsi="Arial" w:cs="Arial"/>
          <w:sz w:val="20"/>
          <w:szCs w:val="20"/>
        </w:rPr>
        <w:t xml:space="preserve">user kit </w:t>
      </w:r>
      <w:r w:rsidR="008D0E55" w:rsidRPr="00AA0466">
        <w:rPr>
          <w:rFonts w:ascii="Arial" w:hAnsi="Arial" w:cs="Arial"/>
          <w:sz w:val="20"/>
          <w:szCs w:val="20"/>
        </w:rPr>
        <w:t xml:space="preserve">folder </w:t>
      </w:r>
      <w:r w:rsidR="001546DE" w:rsidRPr="00AA0466">
        <w:rPr>
          <w:rFonts w:ascii="Arial" w:hAnsi="Arial" w:cs="Arial"/>
          <w:sz w:val="20"/>
          <w:szCs w:val="20"/>
        </w:rPr>
        <w:t xml:space="preserve">includes the file </w:t>
      </w:r>
      <w:r w:rsidR="00654D21" w:rsidRPr="00AA0466">
        <w:rPr>
          <w:rFonts w:ascii="Arial" w:hAnsi="Arial" w:cs="Arial"/>
          <w:sz w:val="20"/>
          <w:szCs w:val="20"/>
        </w:rPr>
        <w:t>“</w:t>
      </w:r>
      <w:r w:rsidR="0073761E" w:rsidRPr="00AA0466">
        <w:rPr>
          <w:rFonts w:ascii="Arial" w:hAnsi="Arial" w:cs="Arial"/>
          <w:sz w:val="20"/>
          <w:szCs w:val="20"/>
        </w:rPr>
        <w:t xml:space="preserve">STE for </w:t>
      </w:r>
      <w:r w:rsidR="00654D21" w:rsidRPr="00AA0466">
        <w:rPr>
          <w:rFonts w:ascii="Arial" w:hAnsi="Arial" w:cs="Arial"/>
          <w:sz w:val="20"/>
          <w:szCs w:val="20"/>
        </w:rPr>
        <w:t>S</w:t>
      </w:r>
      <w:r w:rsidR="00636D8C" w:rsidRPr="00AA0466">
        <w:rPr>
          <w:rFonts w:ascii="Arial" w:hAnsi="Arial" w:cs="Arial"/>
          <w:sz w:val="20"/>
          <w:szCs w:val="20"/>
        </w:rPr>
        <w:t>REP -</w:t>
      </w:r>
      <w:r w:rsidR="00654D21" w:rsidRPr="00AA0466">
        <w:rPr>
          <w:rFonts w:ascii="Arial" w:hAnsi="Arial" w:cs="Arial"/>
          <w:sz w:val="20"/>
          <w:szCs w:val="20"/>
        </w:rPr>
        <w:t xml:space="preserve"> </w:t>
      </w:r>
      <w:r w:rsidR="00636D8C" w:rsidRPr="00AA0466">
        <w:rPr>
          <w:rFonts w:ascii="Arial" w:hAnsi="Arial" w:cs="Arial"/>
          <w:sz w:val="20"/>
          <w:szCs w:val="20"/>
        </w:rPr>
        <w:t>v</w:t>
      </w:r>
      <w:r w:rsidR="00654D21" w:rsidRPr="00AA0466">
        <w:rPr>
          <w:rFonts w:ascii="Arial" w:hAnsi="Arial" w:cs="Arial"/>
          <w:sz w:val="20"/>
          <w:szCs w:val="20"/>
        </w:rPr>
        <w:t>alidation rules and plausibility checks”, listing the</w:t>
      </w:r>
      <w:r w:rsidR="001546DE" w:rsidRPr="00AA0466">
        <w:rPr>
          <w:rFonts w:ascii="Arial" w:hAnsi="Arial" w:cs="Arial"/>
          <w:sz w:val="20"/>
          <w:szCs w:val="20"/>
        </w:rPr>
        <w:t xml:space="preserve"> validation rules and plausibility checks that are applied by the ECB</w:t>
      </w:r>
      <w:r w:rsidR="00544930" w:rsidRPr="00AA0466">
        <w:rPr>
          <w:rFonts w:ascii="Arial" w:hAnsi="Arial" w:cs="Arial"/>
          <w:sz w:val="20"/>
          <w:szCs w:val="20"/>
        </w:rPr>
        <w:t xml:space="preserve"> at each round of data collection</w:t>
      </w:r>
      <w:ins w:id="639" w:author="Sailis, Debora" w:date="2023-08-22T10:01:00Z">
        <w:r w:rsidR="002D2FBB">
          <w:rPr>
            <w:rFonts w:ascii="Arial" w:hAnsi="Arial" w:cs="Arial"/>
            <w:sz w:val="20"/>
            <w:szCs w:val="20"/>
          </w:rPr>
          <w:t>. In addition to this,</w:t>
        </w:r>
      </w:ins>
      <w:ins w:id="640" w:author="Sailis, Debora" w:date="2023-08-22T09:59:00Z">
        <w:r w:rsidR="002D2FBB">
          <w:rPr>
            <w:rFonts w:ascii="Arial" w:hAnsi="Arial" w:cs="Arial"/>
            <w:sz w:val="20"/>
            <w:szCs w:val="20"/>
          </w:rPr>
          <w:t xml:space="preserve"> the document </w:t>
        </w:r>
      </w:ins>
      <w:ins w:id="641" w:author="Sailis, Debora" w:date="2023-08-22T10:00:00Z">
        <w:r w:rsidR="002D2FBB">
          <w:rPr>
            <w:rFonts w:ascii="Arial" w:hAnsi="Arial" w:cs="Arial"/>
            <w:sz w:val="20"/>
            <w:szCs w:val="20"/>
          </w:rPr>
          <w:t>“</w:t>
        </w:r>
        <w:r w:rsidR="002D2FBB" w:rsidRPr="002D2FBB">
          <w:rPr>
            <w:rFonts w:ascii="Arial" w:hAnsi="Arial" w:cs="Arial"/>
            <w:sz w:val="20"/>
            <w:szCs w:val="20"/>
          </w:rPr>
          <w:t>STE for SREP - Input checks implemented in templates</w:t>
        </w:r>
        <w:r w:rsidR="002D2FBB">
          <w:rPr>
            <w:rFonts w:ascii="Arial" w:hAnsi="Arial" w:cs="Arial"/>
            <w:sz w:val="20"/>
            <w:szCs w:val="20"/>
          </w:rPr>
          <w:t>”</w:t>
        </w:r>
      </w:ins>
      <w:ins w:id="642" w:author="Sailis, Debora" w:date="2023-08-22T10:01:00Z">
        <w:r w:rsidR="002D2FBB">
          <w:rPr>
            <w:rFonts w:ascii="Arial" w:hAnsi="Arial" w:cs="Arial"/>
            <w:sz w:val="20"/>
            <w:szCs w:val="20"/>
          </w:rPr>
          <w:t xml:space="preserve"> gives an overview of the input </w:t>
        </w:r>
      </w:ins>
      <w:ins w:id="643" w:author="Sailis, Debora" w:date="2023-08-28T18:19:00Z">
        <w:r w:rsidR="00583539">
          <w:rPr>
            <w:rFonts w:ascii="Arial" w:hAnsi="Arial" w:cs="Arial"/>
            <w:sz w:val="20"/>
            <w:szCs w:val="20"/>
          </w:rPr>
          <w:t>checks</w:t>
        </w:r>
      </w:ins>
      <w:ins w:id="644" w:author="Sailis, Debora" w:date="2023-08-22T10:01:00Z">
        <w:r w:rsidR="002D2FBB">
          <w:rPr>
            <w:rFonts w:ascii="Arial" w:hAnsi="Arial" w:cs="Arial"/>
            <w:sz w:val="20"/>
            <w:szCs w:val="20"/>
          </w:rPr>
          <w:t xml:space="preserve"> included in the reporting templates, that are also translated in CASPER Validation rules</w:t>
        </w:r>
      </w:ins>
      <w:ins w:id="645" w:author="Sailis, Debora" w:date="2023-08-22T10:02:00Z">
        <w:r w:rsidR="002D2FBB">
          <w:rPr>
            <w:rFonts w:ascii="Arial" w:hAnsi="Arial" w:cs="Arial"/>
            <w:sz w:val="20"/>
            <w:szCs w:val="20"/>
          </w:rPr>
          <w:t>.</w:t>
        </w:r>
      </w:ins>
      <w:del w:id="646" w:author="Sailis, Debora" w:date="2023-08-22T09:59:00Z">
        <w:r w:rsidR="00654D21" w:rsidRPr="00AA0466" w:rsidDel="002D2FBB">
          <w:rPr>
            <w:rFonts w:ascii="Arial" w:hAnsi="Arial" w:cs="Arial"/>
            <w:sz w:val="20"/>
            <w:szCs w:val="20"/>
          </w:rPr>
          <w:delText>.</w:delText>
        </w:r>
      </w:del>
    </w:p>
    <w:p w14:paraId="4052140D" w14:textId="77777777" w:rsidR="00A454C7" w:rsidRPr="00AA0466" w:rsidRDefault="00A454C7" w:rsidP="00977A51">
      <w:pPr>
        <w:pStyle w:val="Heading2"/>
        <w:numPr>
          <w:ilvl w:val="0"/>
          <w:numId w:val="0"/>
        </w:numPr>
        <w:rPr>
          <w:rFonts w:ascii="Arial" w:hAnsi="Arial" w:cs="Arial"/>
          <w:b/>
          <w:i w:val="0"/>
          <w:sz w:val="20"/>
          <w:szCs w:val="20"/>
        </w:rPr>
      </w:pPr>
      <w:r w:rsidRPr="00AA0466">
        <w:rPr>
          <w:rFonts w:ascii="Arial" w:hAnsi="Arial" w:cs="Arial"/>
          <w:b/>
          <w:i w:val="0"/>
          <w:sz w:val="20"/>
          <w:szCs w:val="20"/>
        </w:rPr>
        <w:t>Transmission of template files</w:t>
      </w:r>
    </w:p>
    <w:p w14:paraId="27D811FD" w14:textId="77777777" w:rsidR="00DD3EC8" w:rsidRPr="00AA0466" w:rsidRDefault="00DD3EC8" w:rsidP="00977A51">
      <w:pPr>
        <w:pStyle w:val="norm"/>
        <w:rPr>
          <w:rFonts w:ascii="Arial" w:hAnsi="Arial" w:cs="Arial"/>
          <w:i/>
          <w:sz w:val="20"/>
          <w:szCs w:val="20"/>
        </w:rPr>
      </w:pPr>
    </w:p>
    <w:p w14:paraId="2736D387" w14:textId="467F037B" w:rsidR="00A454C7" w:rsidRPr="00AA0466" w:rsidRDefault="005D743B" w:rsidP="00977A51">
      <w:pPr>
        <w:jc w:val="both"/>
        <w:rPr>
          <w:rFonts w:ascii="Arial" w:hAnsi="Arial" w:cs="Arial"/>
          <w:sz w:val="20"/>
          <w:szCs w:val="20"/>
        </w:rPr>
      </w:pPr>
      <w:r w:rsidRPr="00AA0466">
        <w:rPr>
          <w:rFonts w:ascii="Arial" w:eastAsia="Times New Roman" w:hAnsi="Arial" w:cs="Arial"/>
          <w:sz w:val="20"/>
          <w:szCs w:val="20"/>
          <w:lang w:eastAsia="en-GB"/>
        </w:rPr>
        <w:t>There will be no official data or file exchange via e-mail</w:t>
      </w:r>
      <w:r w:rsidR="004C7FFB" w:rsidRPr="00AA0466">
        <w:rPr>
          <w:rFonts w:ascii="Arial" w:eastAsia="Times New Roman" w:hAnsi="Arial" w:cs="Arial"/>
          <w:sz w:val="20"/>
          <w:szCs w:val="20"/>
          <w:lang w:eastAsia="en-GB"/>
        </w:rPr>
        <w:t>.</w:t>
      </w:r>
      <w:r w:rsidR="004F74DF">
        <w:rPr>
          <w:rFonts w:ascii="Arial" w:eastAsia="Times New Roman" w:hAnsi="Arial" w:cs="Arial"/>
          <w:sz w:val="20"/>
          <w:szCs w:val="20"/>
          <w:lang w:eastAsia="en-GB"/>
        </w:rPr>
        <w:t xml:space="preserve"> Templates should be submitted directly to the </w:t>
      </w:r>
      <w:hyperlink r:id="rId19" w:history="1">
        <w:r w:rsidR="004F74DF" w:rsidRPr="004F74DF">
          <w:rPr>
            <w:rStyle w:val="Hyperlink"/>
            <w:rFonts w:ascii="Arial" w:eastAsia="Times New Roman" w:hAnsi="Arial" w:cs="Arial"/>
            <w:sz w:val="20"/>
            <w:szCs w:val="20"/>
            <w:lang w:eastAsia="en-GB"/>
          </w:rPr>
          <w:t>CASPER</w:t>
        </w:r>
      </w:hyperlink>
      <w:r w:rsidR="004F74DF">
        <w:rPr>
          <w:rFonts w:ascii="Arial" w:eastAsia="Times New Roman" w:hAnsi="Arial" w:cs="Arial"/>
          <w:sz w:val="20"/>
          <w:szCs w:val="20"/>
          <w:lang w:eastAsia="en-GB"/>
        </w:rPr>
        <w:t xml:space="preserve"> platform, to the collection STSREP.</w:t>
      </w:r>
    </w:p>
    <w:p w14:paraId="7D5DB9DB" w14:textId="77777777" w:rsidR="00A454C7" w:rsidRPr="00AA0466" w:rsidRDefault="00A454C7" w:rsidP="00977A51">
      <w:pPr>
        <w:pStyle w:val="norm"/>
        <w:rPr>
          <w:rFonts w:ascii="Arial" w:hAnsi="Arial" w:cs="Arial"/>
          <w:i/>
          <w:sz w:val="20"/>
          <w:szCs w:val="20"/>
        </w:rPr>
      </w:pPr>
    </w:p>
    <w:p w14:paraId="0FB00245" w14:textId="77777777" w:rsidR="00A454C7" w:rsidRPr="00AA0466" w:rsidRDefault="00A454C7" w:rsidP="00977A51">
      <w:pPr>
        <w:jc w:val="both"/>
        <w:rPr>
          <w:rFonts w:ascii="Arial" w:eastAsia="Times New Roman" w:hAnsi="Arial" w:cs="Arial"/>
          <w:b/>
          <w:sz w:val="20"/>
          <w:szCs w:val="20"/>
          <w:lang w:eastAsia="en-GB"/>
        </w:rPr>
      </w:pPr>
      <w:r w:rsidRPr="00AA0466">
        <w:rPr>
          <w:rFonts w:ascii="Arial" w:eastAsia="Times New Roman" w:hAnsi="Arial" w:cs="Arial"/>
          <w:b/>
          <w:sz w:val="20"/>
          <w:szCs w:val="20"/>
          <w:lang w:eastAsia="en-GB"/>
        </w:rPr>
        <w:t>1. Submission of files for reference periods from 2020Q1 onwards</w:t>
      </w:r>
    </w:p>
    <w:p w14:paraId="6E53C058" w14:textId="11B56DE9" w:rsidR="00A454C7" w:rsidRPr="00AA0466" w:rsidRDefault="00A454C7" w:rsidP="00977A51">
      <w:pPr>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Files are submitted via </w:t>
      </w:r>
      <w:hyperlink r:id="rId20" w:history="1">
        <w:r w:rsidRPr="00AA0466">
          <w:rPr>
            <w:rStyle w:val="Hyperlink"/>
            <w:rFonts w:ascii="Arial" w:eastAsia="Times New Roman" w:hAnsi="Arial" w:cs="Arial"/>
            <w:sz w:val="20"/>
            <w:szCs w:val="20"/>
            <w:lang w:eastAsia="en-GB"/>
          </w:rPr>
          <w:t>CASPER platform.</w:t>
        </w:r>
      </w:hyperlink>
      <w:r w:rsidRPr="00AA0466">
        <w:rPr>
          <w:rFonts w:ascii="Arial" w:eastAsia="Times New Roman" w:hAnsi="Arial" w:cs="Arial"/>
          <w:sz w:val="20"/>
          <w:szCs w:val="20"/>
          <w:lang w:eastAsia="en-GB"/>
        </w:rPr>
        <w:t xml:space="preserve"> In case of single submission, the file naming is not relevant. It is sufficient to right click on the reporting obligation (submission list screen) for a given entity / reporting cycle / consolidation level and upload the file.</w:t>
      </w:r>
    </w:p>
    <w:p w14:paraId="1E06E16A" w14:textId="74150DED" w:rsidR="00D36BA5" w:rsidRPr="00AA0466" w:rsidRDefault="00D36BA5" w:rsidP="00977A51">
      <w:pPr>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To upload a large number of files</w:t>
      </w:r>
      <w:ins w:id="647" w:author="Sailis, Debora" w:date="2023-08-22T10:02:00Z">
        <w:r w:rsidR="002D2FBB">
          <w:rPr>
            <w:rFonts w:ascii="Arial" w:eastAsia="Times New Roman" w:hAnsi="Arial" w:cs="Arial"/>
            <w:sz w:val="20"/>
            <w:szCs w:val="20"/>
            <w:lang w:eastAsia="en-GB"/>
          </w:rPr>
          <w:t xml:space="preserve"> at once</w:t>
        </w:r>
      </w:ins>
      <w:r w:rsidRPr="00AA0466">
        <w:rPr>
          <w:rFonts w:ascii="Arial" w:eastAsia="Times New Roman" w:hAnsi="Arial" w:cs="Arial"/>
          <w:sz w:val="20"/>
          <w:szCs w:val="20"/>
          <w:lang w:eastAsia="en-GB"/>
        </w:rPr>
        <w:t>, it is possible create a ZIP file (without subfolders) and choose ZIP upload. In this case, the files have to follow a precise naming convention:</w:t>
      </w:r>
    </w:p>
    <w:p w14:paraId="09025349" w14:textId="396D520D" w:rsidR="00D36BA5" w:rsidRPr="00AA0466" w:rsidRDefault="004C7FFB" w:rsidP="00FB652E">
      <w:pPr>
        <w:jc w:val="both"/>
        <w:rPr>
          <w:rFonts w:ascii="Arial" w:hAnsi="Arial" w:cs="Arial"/>
          <w:b/>
          <w:sz w:val="20"/>
          <w:szCs w:val="20"/>
        </w:rPr>
      </w:pPr>
      <w:r w:rsidRPr="00AA0466">
        <w:rPr>
          <w:rFonts w:ascii="Arial" w:hAnsi="Arial" w:cs="Arial"/>
          <w:b/>
          <w:noProof/>
          <w:sz w:val="20"/>
          <w:szCs w:val="20"/>
          <w:lang w:eastAsia="en-GB"/>
        </w:rPr>
        <mc:AlternateContent>
          <mc:Choice Requires="wps">
            <w:drawing>
              <wp:anchor distT="0" distB="0" distL="114300" distR="114300" simplePos="0" relativeHeight="251655168" behindDoc="0" locked="0" layoutInCell="1" allowOverlap="1" wp14:anchorId="2AABB8E7" wp14:editId="15DE7DDC">
                <wp:simplePos x="0" y="0"/>
                <wp:positionH relativeFrom="column">
                  <wp:posOffset>3257550</wp:posOffset>
                </wp:positionH>
                <wp:positionV relativeFrom="paragraph">
                  <wp:posOffset>324486</wp:posOffset>
                </wp:positionV>
                <wp:extent cx="891540" cy="232410"/>
                <wp:effectExtent l="0" t="0" r="22860" b="1524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232410"/>
                        </a:xfrm>
                        <a:prstGeom prst="rect">
                          <a:avLst/>
                        </a:prstGeom>
                        <a:solidFill>
                          <a:srgbClr val="FFFFFF"/>
                        </a:solidFill>
                        <a:ln w="9525">
                          <a:solidFill>
                            <a:srgbClr val="000000"/>
                          </a:solidFill>
                          <a:miter lim="800000"/>
                          <a:headEnd/>
                          <a:tailEnd/>
                        </a:ln>
                      </wps:spPr>
                      <wps:txbx>
                        <w:txbxContent>
                          <w:p w14:paraId="7B713B6E" w14:textId="77777777" w:rsidR="00D36BA5" w:rsidRPr="00A10F71" w:rsidRDefault="00D36BA5" w:rsidP="00D36BA5">
                            <w:pPr>
                              <w:rPr>
                                <w:sz w:val="16"/>
                                <w:szCs w:val="16"/>
                              </w:rPr>
                            </w:pPr>
                            <w:r>
                              <w:rPr>
                                <w:sz w:val="16"/>
                                <w:szCs w:val="16"/>
                              </w:rPr>
                              <w:t xml:space="preserve">Reference date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ABB8E7" id="_x0000_t202" coordsize="21600,21600" o:spt="202" path="m,l,21600r21600,l21600,xe">
                <v:stroke joinstyle="miter"/>
                <v:path gradientshapeok="t" o:connecttype="rect"/>
              </v:shapetype>
              <v:shape id="Text Box 2" o:spid="_x0000_s1026" type="#_x0000_t202" style="position:absolute;left:0;text-align:left;margin-left:256.5pt;margin-top:25.55pt;width:70.2pt;height:1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">
                <v:textbox>
                  <w:txbxContent>
                    <w:p w14:paraId="7B713B6E" w14:textId="77777777" w:rsidR="00D36BA5" w:rsidRPr="00A10F71" w:rsidRDefault="00D36BA5" w:rsidP="00D36BA5">
                      <w:pPr>
                        <w:rPr>
                          <w:sz w:val="16"/>
                          <w:szCs w:val="16"/>
                        </w:rPr>
                      </w:pPr>
                      <w:r>
                        <w:rPr>
                          <w:sz w:val="16"/>
                          <w:szCs w:val="16"/>
                        </w:rPr>
                        <w:t xml:space="preserve">Reference date </w:t>
                      </w:r>
                    </w:p>
                  </w:txbxContent>
                </v:textbox>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65408" behindDoc="0" locked="0" layoutInCell="1" allowOverlap="1" wp14:anchorId="12836B85" wp14:editId="138F14A0">
                <wp:simplePos x="0" y="0"/>
                <wp:positionH relativeFrom="column">
                  <wp:posOffset>1354456</wp:posOffset>
                </wp:positionH>
                <wp:positionV relativeFrom="paragraph">
                  <wp:posOffset>172085</wp:posOffset>
                </wp:positionV>
                <wp:extent cx="563880" cy="391160"/>
                <wp:effectExtent l="0" t="0" r="64770" b="66040"/>
                <wp:wrapNone/>
                <wp:docPr id="29" name="Straight Arrow Connector 29"/>
                <wp:cNvGraphicFramePr/>
                <a:graphic xmlns:a="http://schemas.openxmlformats.org/drawingml/2006/main">
                  <a:graphicData uri="http://schemas.microsoft.com/office/word/2010/wordprocessingShape">
                    <wps:wsp>
                      <wps:cNvCnPr/>
                      <wps:spPr>
                        <a:xfrm>
                          <a:off x="0" y="0"/>
                          <a:ext cx="563880" cy="391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F6EB8B" id="_x0000_t32" coordsize="21600,21600" o:spt="32" o:oned="t" path="m,l21600,21600e" filled="f">
                <v:path arrowok="t" fillok="f" o:connecttype="none"/>
                <o:lock v:ext="edit" shapetype="t"/>
              </v:shapetype>
              <v:shape id="Straight Arrow Connector 29" o:spid="_x0000_s1026" type="#_x0000_t32" style="position:absolute;margin-left:106.65pt;margin-top:13.55pt;width:44.4pt;height:30.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" strokecolor="#4579b8 [3044]">
                <v:stroke endarrow="open"/>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49024" behindDoc="0" locked="0" layoutInCell="1" allowOverlap="1" wp14:anchorId="2A7B03EA" wp14:editId="7316FE56">
                <wp:simplePos x="0" y="0"/>
                <wp:positionH relativeFrom="column">
                  <wp:posOffset>733425</wp:posOffset>
                </wp:positionH>
                <wp:positionV relativeFrom="paragraph">
                  <wp:posOffset>257810</wp:posOffset>
                </wp:positionV>
                <wp:extent cx="731520" cy="285750"/>
                <wp:effectExtent l="0" t="0" r="11430" b="1905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285750"/>
                        </a:xfrm>
                        <a:prstGeom prst="rect">
                          <a:avLst/>
                        </a:prstGeom>
                        <a:solidFill>
                          <a:srgbClr val="FFFFFF"/>
                        </a:solidFill>
                        <a:ln w="9525">
                          <a:solidFill>
                            <a:srgbClr val="000000"/>
                          </a:solidFill>
                          <a:miter lim="800000"/>
                          <a:headEnd/>
                          <a:tailEnd/>
                        </a:ln>
                      </wps:spPr>
                      <wps:txbx>
                        <w:txbxContent>
                          <w:p w14:paraId="652D6F42" w14:textId="77777777" w:rsidR="00D36BA5" w:rsidRPr="00A10F71" w:rsidRDefault="00D36BA5" w:rsidP="00D36BA5">
                            <w:pPr>
                              <w:jc w:val="center"/>
                              <w:rPr>
                                <w:sz w:val="16"/>
                                <w:szCs w:val="16"/>
                              </w:rPr>
                            </w:pPr>
                            <w:r>
                              <w:rPr>
                                <w:sz w:val="16"/>
                                <w:szCs w:val="16"/>
                              </w:rPr>
                              <w:t>STE Wave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B03EA" id="_x0000_s1027" type="#_x0000_t202" style="position:absolute;left:0;text-align:left;margin-left:57.75pt;margin-top:20.3pt;width:57.6pt;height: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">
                <v:textbox>
                  <w:txbxContent>
                    <w:p w14:paraId="652D6F42" w14:textId="77777777" w:rsidR="00D36BA5" w:rsidRPr="00A10F71" w:rsidRDefault="00D36BA5" w:rsidP="00D36BA5">
                      <w:pPr>
                        <w:jc w:val="center"/>
                        <w:rPr>
                          <w:sz w:val="16"/>
                          <w:szCs w:val="16"/>
                        </w:rPr>
                      </w:pPr>
                      <w:r>
                        <w:rPr>
                          <w:sz w:val="16"/>
                          <w:szCs w:val="16"/>
                        </w:rPr>
                        <w:t>STE Wave</w:t>
                      </w:r>
                    </w:p>
                  </w:txbxContent>
                </v:textbox>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73600" behindDoc="0" locked="0" layoutInCell="1" allowOverlap="1" wp14:anchorId="16FE944B" wp14:editId="54281CA1">
                <wp:simplePos x="0" y="0"/>
                <wp:positionH relativeFrom="column">
                  <wp:posOffset>3962399</wp:posOffset>
                </wp:positionH>
                <wp:positionV relativeFrom="paragraph">
                  <wp:posOffset>124460</wp:posOffset>
                </wp:positionV>
                <wp:extent cx="893445" cy="432435"/>
                <wp:effectExtent l="0" t="0" r="78105" b="62865"/>
                <wp:wrapNone/>
                <wp:docPr id="2049" name="Straight Arrow Connector 2049"/>
                <wp:cNvGraphicFramePr/>
                <a:graphic xmlns:a="http://schemas.openxmlformats.org/drawingml/2006/main">
                  <a:graphicData uri="http://schemas.microsoft.com/office/word/2010/wordprocessingShape">
                    <wps:wsp>
                      <wps:cNvCnPr/>
                      <wps:spPr>
                        <a:xfrm>
                          <a:off x="0" y="0"/>
                          <a:ext cx="893445" cy="4324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25FE29" id="Straight Arrow Connector 2049" o:spid="_x0000_s1026" type="#_x0000_t32" style="position:absolute;margin-left:312pt;margin-top:9.8pt;width:70.35pt;height:34.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" strokecolor="#4579b8 [3044]">
                <v:stroke endarrow="open"/>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71552" behindDoc="0" locked="0" layoutInCell="1" allowOverlap="1" wp14:anchorId="631A5452" wp14:editId="21DF4234">
                <wp:simplePos x="0" y="0"/>
                <wp:positionH relativeFrom="column">
                  <wp:posOffset>3752850</wp:posOffset>
                </wp:positionH>
                <wp:positionV relativeFrom="paragraph">
                  <wp:posOffset>172085</wp:posOffset>
                </wp:positionV>
                <wp:extent cx="381000" cy="708025"/>
                <wp:effectExtent l="0" t="0" r="57150" b="53975"/>
                <wp:wrapNone/>
                <wp:docPr id="2048" name="Straight Arrow Connector 2048"/>
                <wp:cNvGraphicFramePr/>
                <a:graphic xmlns:a="http://schemas.openxmlformats.org/drawingml/2006/main">
                  <a:graphicData uri="http://schemas.microsoft.com/office/word/2010/wordprocessingShape">
                    <wps:wsp>
                      <wps:cNvCnPr/>
                      <wps:spPr>
                        <a:xfrm>
                          <a:off x="0" y="0"/>
                          <a:ext cx="381000" cy="708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83F87" id="Straight Arrow Connector 2048" o:spid="_x0000_s1026" type="#_x0000_t32" style="position:absolute;margin-left:295.5pt;margin-top:13.55pt;width:30pt;height:55.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" strokecolor="#4579b8 [3044]">
                <v:stroke endarrow="open"/>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69504" behindDoc="0" locked="0" layoutInCell="1" allowOverlap="1" wp14:anchorId="1ABE1670" wp14:editId="0CFB8615">
                <wp:simplePos x="0" y="0"/>
                <wp:positionH relativeFrom="column">
                  <wp:posOffset>3448050</wp:posOffset>
                </wp:positionH>
                <wp:positionV relativeFrom="paragraph">
                  <wp:posOffset>153035</wp:posOffset>
                </wp:positionV>
                <wp:extent cx="180975" cy="180975"/>
                <wp:effectExtent l="0" t="0" r="66675" b="47625"/>
                <wp:wrapNone/>
                <wp:docPr id="31" name="Straight Arrow Connector 31"/>
                <wp:cNvGraphicFramePr/>
                <a:graphic xmlns:a="http://schemas.openxmlformats.org/drawingml/2006/main">
                  <a:graphicData uri="http://schemas.microsoft.com/office/word/2010/wordprocessingShape">
                    <wps:wsp>
                      <wps:cNvCnPr/>
                      <wps:spPr>
                        <a:xfrm>
                          <a:off x="0" y="0"/>
                          <a:ext cx="180975" cy="180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52594A" id="Straight Arrow Connector 31" o:spid="_x0000_s1026" type="#_x0000_t32" style="position:absolute;margin-left:271.5pt;margin-top:12.05pt;width:14.2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" strokecolor="#4579b8 [3044]">
                <v:stroke endarrow="open"/>
              </v:shape>
            </w:pict>
          </mc:Fallback>
        </mc:AlternateContent>
      </w:r>
      <w:r w:rsidR="0015181B" w:rsidRPr="00AA0466">
        <w:rPr>
          <w:rFonts w:ascii="Arial" w:hAnsi="Arial" w:cs="Arial"/>
          <w:b/>
          <w:noProof/>
          <w:sz w:val="20"/>
          <w:szCs w:val="20"/>
          <w:lang w:eastAsia="en-GB"/>
        </w:rPr>
        <mc:AlternateContent>
          <mc:Choice Requires="wps">
            <w:drawing>
              <wp:anchor distT="0" distB="0" distL="114300" distR="114300" simplePos="0" relativeHeight="251663360" behindDoc="0" locked="0" layoutInCell="1" allowOverlap="1" wp14:anchorId="7F0EBC51" wp14:editId="28538828">
                <wp:simplePos x="0" y="0"/>
                <wp:positionH relativeFrom="column">
                  <wp:posOffset>955964</wp:posOffset>
                </wp:positionH>
                <wp:positionV relativeFrom="paragraph">
                  <wp:posOffset>157307</wp:posOffset>
                </wp:positionV>
                <wp:extent cx="68580" cy="96982"/>
                <wp:effectExtent l="19050" t="0" r="64770" b="55880"/>
                <wp:wrapNone/>
                <wp:docPr id="28" name="Straight Arrow Connector 28"/>
                <wp:cNvGraphicFramePr/>
                <a:graphic xmlns:a="http://schemas.openxmlformats.org/drawingml/2006/main">
                  <a:graphicData uri="http://schemas.microsoft.com/office/word/2010/wordprocessingShape">
                    <wps:wsp>
                      <wps:cNvCnPr/>
                      <wps:spPr>
                        <a:xfrm>
                          <a:off x="0" y="0"/>
                          <a:ext cx="68580" cy="9698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D90A0" id="Straight Arrow Connector 28" o:spid="_x0000_s1026" type="#_x0000_t32" style="position:absolute;margin-left:75.25pt;margin-top:12.4pt;width:5.4pt;height:7.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" strokecolor="#4579b8 [3044]">
                <v:stroke endarrow="open"/>
              </v:shape>
            </w:pict>
          </mc:Fallback>
        </mc:AlternateContent>
      </w:r>
      <w:r w:rsidR="0015181B" w:rsidRPr="00AA0466">
        <w:rPr>
          <w:rFonts w:ascii="Arial" w:hAnsi="Arial" w:cs="Arial"/>
          <w:b/>
          <w:noProof/>
          <w:sz w:val="20"/>
          <w:szCs w:val="20"/>
          <w:lang w:eastAsia="en-GB"/>
        </w:rPr>
        <mc:AlternateContent>
          <mc:Choice Requires="wps">
            <w:drawing>
              <wp:anchor distT="0" distB="0" distL="114300" distR="114300" simplePos="0" relativeHeight="251667456" behindDoc="0" locked="0" layoutInCell="1" allowOverlap="1" wp14:anchorId="31EBBF7D" wp14:editId="279B26AC">
                <wp:simplePos x="0" y="0"/>
                <wp:positionH relativeFrom="column">
                  <wp:posOffset>2881630</wp:posOffset>
                </wp:positionH>
                <wp:positionV relativeFrom="paragraph">
                  <wp:posOffset>156845</wp:posOffset>
                </wp:positionV>
                <wp:extent cx="0" cy="304800"/>
                <wp:effectExtent l="95250" t="0" r="57150" b="57150"/>
                <wp:wrapNone/>
                <wp:docPr id="30" name="Straight Arrow Connector 3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F0D12D" id="Straight Arrow Connector 30" o:spid="_x0000_s1026" type="#_x0000_t32" style="position:absolute;margin-left:226.9pt;margin-top:12.35pt;width:0;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" strokecolor="#4579b8 [3044]">
                <v:stroke endarrow="open"/>
              </v:shape>
            </w:pict>
          </mc:Fallback>
        </mc:AlternateContent>
      </w:r>
      <w:r w:rsidR="00D36BA5" w:rsidRPr="00AA0466">
        <w:rPr>
          <w:rFonts w:ascii="Arial" w:hAnsi="Arial" w:cs="Arial"/>
          <w:b/>
          <w:noProof/>
          <w:sz w:val="20"/>
          <w:szCs w:val="20"/>
          <w:lang w:eastAsia="en-GB"/>
        </w:rPr>
        <mc:AlternateContent>
          <mc:Choice Requires="wps">
            <w:drawing>
              <wp:anchor distT="0" distB="0" distL="114300" distR="114300" simplePos="0" relativeHeight="251659264" behindDoc="0" locked="0" layoutInCell="1" allowOverlap="1" wp14:anchorId="6CD1F830" wp14:editId="06275A8C">
                <wp:simplePos x="0" y="0"/>
                <wp:positionH relativeFrom="column">
                  <wp:posOffset>4860290</wp:posOffset>
                </wp:positionH>
                <wp:positionV relativeFrom="paragraph">
                  <wp:posOffset>354330</wp:posOffset>
                </wp:positionV>
                <wp:extent cx="1463040" cy="1403985"/>
                <wp:effectExtent l="0" t="0" r="22860" b="2032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1403985"/>
                        </a:xfrm>
                        <a:prstGeom prst="rect">
                          <a:avLst/>
                        </a:prstGeom>
                        <a:solidFill>
                          <a:srgbClr val="FFFFFF"/>
                        </a:solidFill>
                        <a:ln w="9525">
                          <a:solidFill>
                            <a:srgbClr val="000000"/>
                          </a:solidFill>
                          <a:miter lim="800000"/>
                          <a:headEnd/>
                          <a:tailEnd/>
                        </a:ln>
                      </wps:spPr>
                      <wps:txbx>
                        <w:txbxContent>
                          <w:p w14:paraId="49A25FF5" w14:textId="77777777" w:rsidR="00D36BA5" w:rsidRDefault="00D36BA5" w:rsidP="00D36BA5">
                            <w:pPr>
                              <w:rPr>
                                <w:sz w:val="16"/>
                                <w:szCs w:val="16"/>
                              </w:rPr>
                            </w:pPr>
                            <w:r w:rsidRPr="009703B1">
                              <w:rPr>
                                <w:b/>
                                <w:sz w:val="16"/>
                                <w:szCs w:val="16"/>
                              </w:rPr>
                              <w:t>GR</w:t>
                            </w:r>
                            <w:r>
                              <w:rPr>
                                <w:sz w:val="16"/>
                                <w:szCs w:val="16"/>
                              </w:rPr>
                              <w:t xml:space="preserve"> if Cons level = CONS</w:t>
                            </w:r>
                          </w:p>
                          <w:p w14:paraId="75480D06" w14:textId="77777777" w:rsidR="00D36BA5" w:rsidRPr="00A10F71" w:rsidRDefault="00D36BA5" w:rsidP="00D36BA5">
                            <w:pPr>
                              <w:rPr>
                                <w:sz w:val="16"/>
                                <w:szCs w:val="16"/>
                              </w:rPr>
                            </w:pPr>
                            <w:r w:rsidRPr="009703B1">
                              <w:rPr>
                                <w:b/>
                                <w:sz w:val="16"/>
                                <w:szCs w:val="16"/>
                              </w:rPr>
                              <w:t>CO</w:t>
                            </w:r>
                            <w:r>
                              <w:rPr>
                                <w:sz w:val="16"/>
                                <w:szCs w:val="16"/>
                              </w:rPr>
                              <w:t xml:space="preserve"> if Cons level = SOLO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D1F830" id="_x0000_s1028" type="#_x0000_t202" style="position:absolute;left:0;text-align:left;margin-left:382.7pt;margin-top:27.9pt;width:115.2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">
                <v:textbox style="mso-fit-shape-to-text:t">
                  <w:txbxContent>
                    <w:p w14:paraId="49A25FF5" w14:textId="77777777" w:rsidR="00D36BA5" w:rsidRDefault="00D36BA5" w:rsidP="00D36BA5">
                      <w:pPr>
                        <w:rPr>
                          <w:sz w:val="16"/>
                          <w:szCs w:val="16"/>
                        </w:rPr>
                      </w:pPr>
                      <w:r w:rsidRPr="009703B1">
                        <w:rPr>
                          <w:b/>
                          <w:sz w:val="16"/>
                          <w:szCs w:val="16"/>
                        </w:rPr>
                        <w:t>GR</w:t>
                      </w:r>
                      <w:r>
                        <w:rPr>
                          <w:sz w:val="16"/>
                          <w:szCs w:val="16"/>
                        </w:rPr>
                        <w:t xml:space="preserve"> if Cons level = CONS</w:t>
                      </w:r>
                    </w:p>
                    <w:p w14:paraId="75480D06" w14:textId="77777777" w:rsidR="00D36BA5" w:rsidRPr="00A10F71" w:rsidRDefault="00D36BA5" w:rsidP="00D36BA5">
                      <w:pPr>
                        <w:rPr>
                          <w:sz w:val="16"/>
                          <w:szCs w:val="16"/>
                        </w:rPr>
                      </w:pPr>
                      <w:r w:rsidRPr="009703B1">
                        <w:rPr>
                          <w:b/>
                          <w:sz w:val="16"/>
                          <w:szCs w:val="16"/>
                        </w:rPr>
                        <w:t>CO</w:t>
                      </w:r>
                      <w:r>
                        <w:rPr>
                          <w:sz w:val="16"/>
                          <w:szCs w:val="16"/>
                        </w:rPr>
                        <w:t xml:space="preserve"> if Cons level = SOLO </w:t>
                      </w:r>
                    </w:p>
                  </w:txbxContent>
                </v:textbox>
              </v:shape>
            </w:pict>
          </mc:Fallback>
        </mc:AlternateContent>
      </w:r>
      <w:r w:rsidR="00D36BA5" w:rsidRPr="00AA0466">
        <w:rPr>
          <w:rFonts w:ascii="Arial" w:hAnsi="Arial" w:cs="Arial"/>
          <w:b/>
          <w:noProof/>
          <w:sz w:val="20"/>
          <w:szCs w:val="20"/>
          <w:lang w:eastAsia="en-GB"/>
        </w:rPr>
        <mc:AlternateContent>
          <mc:Choice Requires="wps">
            <w:drawing>
              <wp:anchor distT="0" distB="0" distL="114300" distR="114300" simplePos="0" relativeHeight="251646976" behindDoc="0" locked="0" layoutInCell="1" allowOverlap="1" wp14:anchorId="013A7237" wp14:editId="2EC959F8">
                <wp:simplePos x="0" y="0"/>
                <wp:positionH relativeFrom="column">
                  <wp:posOffset>448310</wp:posOffset>
                </wp:positionH>
                <wp:positionV relativeFrom="paragraph">
                  <wp:posOffset>135890</wp:posOffset>
                </wp:positionV>
                <wp:extent cx="327660" cy="1028700"/>
                <wp:effectExtent l="0" t="0" r="72390" b="57150"/>
                <wp:wrapNone/>
                <wp:docPr id="17" name="Straight Arrow Connector 17"/>
                <wp:cNvGraphicFramePr/>
                <a:graphic xmlns:a="http://schemas.openxmlformats.org/drawingml/2006/main">
                  <a:graphicData uri="http://schemas.microsoft.com/office/word/2010/wordprocessingShape">
                    <wps:wsp>
                      <wps:cNvCnPr/>
                      <wps:spPr>
                        <a:xfrm>
                          <a:off x="0" y="0"/>
                          <a:ext cx="327660" cy="1028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DCB52" id="Straight Arrow Connector 17" o:spid="_x0000_s1026" type="#_x0000_t32" style="position:absolute;margin-left:35.3pt;margin-top:10.7pt;width:25.8pt;height:8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" strokecolor="#4579b8 [3044]">
                <v:stroke endarrow="open"/>
              </v:shape>
            </w:pict>
          </mc:Fallback>
        </mc:AlternateContent>
      </w:r>
      <w:r w:rsidR="00D36BA5" w:rsidRPr="00AA0466">
        <w:rPr>
          <w:rFonts w:ascii="Arial" w:hAnsi="Arial" w:cs="Arial"/>
          <w:b/>
          <w:noProof/>
          <w:sz w:val="20"/>
          <w:szCs w:val="20"/>
          <w:lang w:eastAsia="en-GB"/>
        </w:rPr>
        <mc:AlternateContent>
          <mc:Choice Requires="wps">
            <w:drawing>
              <wp:anchor distT="0" distB="0" distL="114300" distR="114300" simplePos="0" relativeHeight="251644928" behindDoc="0" locked="0" layoutInCell="1" allowOverlap="1" wp14:anchorId="380EEEDE" wp14:editId="7D8D3FE7">
                <wp:simplePos x="0" y="0"/>
                <wp:positionH relativeFrom="column">
                  <wp:posOffset>-511810</wp:posOffset>
                </wp:positionH>
                <wp:positionV relativeFrom="paragraph">
                  <wp:posOffset>318770</wp:posOffset>
                </wp:positionV>
                <wp:extent cx="1325880" cy="1403985"/>
                <wp:effectExtent l="0" t="0" r="26670"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1403985"/>
                        </a:xfrm>
                        <a:prstGeom prst="rect">
                          <a:avLst/>
                        </a:prstGeom>
                        <a:solidFill>
                          <a:srgbClr val="FFFFFF"/>
                        </a:solidFill>
                        <a:ln w="9525">
                          <a:solidFill>
                            <a:srgbClr val="000000"/>
                          </a:solidFill>
                          <a:miter lim="800000"/>
                          <a:headEnd/>
                          <a:tailEnd/>
                        </a:ln>
                      </wps:spPr>
                      <wps:txbx>
                        <w:txbxContent>
                          <w:p w14:paraId="21499A83" w14:textId="77777777" w:rsidR="00D36BA5" w:rsidRPr="00A10F71" w:rsidRDefault="00D36BA5" w:rsidP="00D36BA5">
                            <w:pPr>
                              <w:rPr>
                                <w:sz w:val="16"/>
                                <w:szCs w:val="16"/>
                              </w:rPr>
                            </w:pPr>
                            <w:r w:rsidRPr="009703B1">
                              <w:rPr>
                                <w:b/>
                                <w:sz w:val="16"/>
                                <w:szCs w:val="16"/>
                              </w:rPr>
                              <w:t>C</w:t>
                            </w:r>
                            <w:r w:rsidRPr="00A10F71">
                              <w:rPr>
                                <w:sz w:val="16"/>
                                <w:szCs w:val="16"/>
                              </w:rPr>
                              <w:t xml:space="preserve"> for normal processing</w:t>
                            </w:r>
                            <w:r>
                              <w:rPr>
                                <w:sz w:val="16"/>
                                <w:szCs w:val="16"/>
                              </w:rPr>
                              <w:br/>
                            </w:r>
                            <w:r w:rsidRPr="009703B1">
                              <w:rPr>
                                <w:b/>
                                <w:sz w:val="16"/>
                                <w:szCs w:val="16"/>
                              </w:rPr>
                              <w:t>TC</w:t>
                            </w:r>
                            <w:r w:rsidRPr="00A10F71">
                              <w:rPr>
                                <w:sz w:val="16"/>
                                <w:szCs w:val="16"/>
                              </w:rPr>
                              <w:t xml:space="preserve"> for test run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0EEEDE" id="_x0000_s1029" type="#_x0000_t202" style="position:absolute;left:0;text-align:left;margin-left:-40.3pt;margin-top:25.1pt;width:104.4pt;height:110.55pt;z-index:2516449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">
                <v:textbox style="mso-fit-shape-to-text:t">
                  <w:txbxContent>
                    <w:p w14:paraId="21499A83" w14:textId="77777777" w:rsidR="00D36BA5" w:rsidRPr="00A10F71" w:rsidRDefault="00D36BA5" w:rsidP="00D36BA5">
                      <w:pPr>
                        <w:rPr>
                          <w:sz w:val="16"/>
                          <w:szCs w:val="16"/>
                        </w:rPr>
                      </w:pPr>
                      <w:r w:rsidRPr="009703B1">
                        <w:rPr>
                          <w:b/>
                          <w:sz w:val="16"/>
                          <w:szCs w:val="16"/>
                        </w:rPr>
                        <w:t>C</w:t>
                      </w:r>
                      <w:r w:rsidRPr="00A10F71">
                        <w:rPr>
                          <w:sz w:val="16"/>
                          <w:szCs w:val="16"/>
                        </w:rPr>
                        <w:t xml:space="preserve"> for normal processing</w:t>
                      </w:r>
                      <w:r>
                        <w:rPr>
                          <w:sz w:val="16"/>
                          <w:szCs w:val="16"/>
                        </w:rPr>
                        <w:br/>
                      </w:r>
                      <w:r w:rsidRPr="009703B1">
                        <w:rPr>
                          <w:b/>
                          <w:sz w:val="16"/>
                          <w:szCs w:val="16"/>
                        </w:rPr>
                        <w:t>TC</w:t>
                      </w:r>
                      <w:r w:rsidRPr="00A10F71">
                        <w:rPr>
                          <w:sz w:val="16"/>
                          <w:szCs w:val="16"/>
                        </w:rPr>
                        <w:t xml:space="preserve"> for test run</w:t>
                      </w:r>
                    </w:p>
                  </w:txbxContent>
                </v:textbox>
              </v:shape>
            </w:pict>
          </mc:Fallback>
        </mc:AlternateContent>
      </w:r>
      <w:r w:rsidR="00D36BA5" w:rsidRPr="00AA0466">
        <w:rPr>
          <w:rFonts w:ascii="Arial" w:hAnsi="Arial" w:cs="Arial"/>
          <w:b/>
          <w:noProof/>
          <w:sz w:val="20"/>
          <w:szCs w:val="20"/>
          <w:lang w:eastAsia="en-GB"/>
        </w:rPr>
        <mc:AlternateContent>
          <mc:Choice Requires="wps">
            <w:drawing>
              <wp:anchor distT="0" distB="0" distL="114300" distR="114300" simplePos="0" relativeHeight="251642880" behindDoc="0" locked="0" layoutInCell="1" allowOverlap="1" wp14:anchorId="6ED7702D" wp14:editId="2ED985B1">
                <wp:simplePos x="0" y="0"/>
                <wp:positionH relativeFrom="column">
                  <wp:posOffset>44450</wp:posOffset>
                </wp:positionH>
                <wp:positionV relativeFrom="paragraph">
                  <wp:posOffset>113030</wp:posOffset>
                </wp:positionV>
                <wp:extent cx="0" cy="182880"/>
                <wp:effectExtent l="95250" t="0" r="57150" b="64770"/>
                <wp:wrapNone/>
                <wp:docPr id="13" name="Straight Arrow Connector 13"/>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A22FF2C" id="Straight Arrow Connector 13" o:spid="_x0000_s1026" type="#_x0000_t32" style="position:absolute;margin-left:3.5pt;margin-top:8.9pt;width:0;height:14.4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" strokecolor="#4579b8 [3044]">
                <v:stroke endarrow="open"/>
              </v:shape>
            </w:pict>
          </mc:Fallback>
        </mc:AlternateContent>
      </w:r>
      <w:r w:rsidR="0015181B" w:rsidRPr="00AA0466">
        <w:rPr>
          <w:rFonts w:ascii="Arial" w:hAnsi="Arial" w:cs="Arial"/>
          <w:b/>
          <w:bCs/>
          <w:sz w:val="20"/>
          <w:szCs w:val="20"/>
          <w:lang w:eastAsia="en-GB"/>
        </w:rPr>
        <w:t>[</w:t>
      </w:r>
      <w:r w:rsidR="00CC52F0" w:rsidRPr="00AA0466">
        <w:rPr>
          <w:rFonts w:ascii="Arial" w:eastAsia="Times New Roman" w:hAnsi="Arial" w:cs="Arial"/>
          <w:b/>
          <w:i/>
          <w:sz w:val="20"/>
          <w:szCs w:val="20"/>
          <w:lang w:eastAsia="en-GB"/>
        </w:rPr>
        <w:t>C_STSREP_</w:t>
      </w:r>
      <w:r w:rsidR="00552C04" w:rsidRPr="00AA0466">
        <w:rPr>
          <w:rFonts w:ascii="Arial" w:eastAsia="Times New Roman" w:hAnsi="Arial" w:cs="Arial"/>
          <w:b/>
          <w:i/>
          <w:sz w:val="20"/>
          <w:szCs w:val="20"/>
          <w:lang w:eastAsia="en-GB"/>
        </w:rPr>
        <w:t>STE3</w:t>
      </w:r>
      <w:r w:rsidR="00552C04">
        <w:rPr>
          <w:rFonts w:ascii="Arial" w:eastAsia="Times New Roman" w:hAnsi="Arial" w:cs="Arial"/>
          <w:b/>
          <w:i/>
          <w:sz w:val="20"/>
          <w:szCs w:val="20"/>
          <w:lang w:eastAsia="en-GB"/>
        </w:rPr>
        <w:t>7</w:t>
      </w:r>
      <w:r w:rsidR="00D36BA5" w:rsidRPr="00AA0466">
        <w:rPr>
          <w:rFonts w:ascii="Arial" w:eastAsia="Times New Roman" w:hAnsi="Arial" w:cs="Arial"/>
          <w:b/>
          <w:i/>
          <w:sz w:val="20"/>
          <w:szCs w:val="20"/>
          <w:lang w:eastAsia="en-GB"/>
        </w:rPr>
        <w:t>_</w:t>
      </w:r>
      <w:r w:rsidR="00552C04">
        <w:rPr>
          <w:rFonts w:ascii="Arial" w:eastAsia="Times New Roman" w:hAnsi="Arial" w:cs="Arial"/>
          <w:b/>
          <w:i/>
          <w:sz w:val="20"/>
          <w:szCs w:val="20"/>
          <w:lang w:eastAsia="en-GB"/>
        </w:rPr>
        <w:t>MARKET</w:t>
      </w:r>
      <w:r w:rsidR="00D36BA5" w:rsidRPr="00AA0466">
        <w:rPr>
          <w:rFonts w:ascii="Arial" w:eastAsia="Times New Roman" w:hAnsi="Arial" w:cs="Arial"/>
          <w:b/>
          <w:i/>
          <w:sz w:val="20"/>
          <w:szCs w:val="20"/>
          <w:lang w:eastAsia="en-GB"/>
        </w:rPr>
        <w:t>_1234F67890A5CDEFGHT0_</w:t>
      </w:r>
      <w:r w:rsidR="00552C04" w:rsidRPr="00AA0466">
        <w:rPr>
          <w:rFonts w:ascii="Arial" w:eastAsia="Times New Roman" w:hAnsi="Arial" w:cs="Arial"/>
          <w:b/>
          <w:i/>
          <w:sz w:val="20"/>
          <w:szCs w:val="20"/>
          <w:lang w:eastAsia="en-GB"/>
        </w:rPr>
        <w:t>202</w:t>
      </w:r>
      <w:r w:rsidR="00552C04">
        <w:rPr>
          <w:rFonts w:ascii="Arial" w:eastAsia="Times New Roman" w:hAnsi="Arial" w:cs="Arial"/>
          <w:b/>
          <w:i/>
          <w:sz w:val="20"/>
          <w:szCs w:val="20"/>
          <w:lang w:eastAsia="en-GB"/>
        </w:rPr>
        <w:t>3</w:t>
      </w:r>
      <w:r w:rsidR="00552C04" w:rsidRPr="00AA0466">
        <w:rPr>
          <w:rFonts w:ascii="Arial" w:eastAsia="Times New Roman" w:hAnsi="Arial" w:cs="Arial"/>
          <w:b/>
          <w:i/>
          <w:sz w:val="20"/>
          <w:szCs w:val="20"/>
          <w:lang w:eastAsia="en-GB"/>
        </w:rPr>
        <w:t>1231</w:t>
      </w:r>
      <w:r w:rsidR="00D36BA5" w:rsidRPr="00AA0466">
        <w:rPr>
          <w:rFonts w:ascii="Arial" w:eastAsia="Times New Roman" w:hAnsi="Arial" w:cs="Arial"/>
          <w:b/>
          <w:i/>
          <w:sz w:val="20"/>
          <w:szCs w:val="20"/>
          <w:lang w:eastAsia="en-GB"/>
        </w:rPr>
        <w:t>_1_CO.xlsx</w:t>
      </w:r>
      <w:r w:rsidR="0015181B" w:rsidRPr="00AA0466">
        <w:rPr>
          <w:rFonts w:ascii="Arial" w:hAnsi="Arial" w:cs="Arial"/>
          <w:b/>
          <w:sz w:val="20"/>
          <w:szCs w:val="20"/>
        </w:rPr>
        <w:t>]</w:t>
      </w:r>
    </w:p>
    <w:p w14:paraId="3941DEB4" w14:textId="21866590" w:rsidR="00D36BA5" w:rsidRPr="00AA0466" w:rsidRDefault="004C7FFB" w:rsidP="00FB652E">
      <w:pPr>
        <w:jc w:val="both"/>
        <w:rPr>
          <w:rFonts w:ascii="Arial" w:hAnsi="Arial" w:cs="Arial"/>
          <w:b/>
          <w:sz w:val="20"/>
          <w:szCs w:val="20"/>
        </w:rPr>
      </w:pPr>
      <w:r w:rsidRPr="00AA0466">
        <w:rPr>
          <w:rFonts w:ascii="Arial" w:hAnsi="Arial" w:cs="Arial"/>
          <w:b/>
          <w:noProof/>
          <w:sz w:val="20"/>
          <w:szCs w:val="20"/>
          <w:lang w:eastAsia="en-GB"/>
        </w:rPr>
        <mc:AlternateContent>
          <mc:Choice Requires="wps">
            <w:drawing>
              <wp:anchor distT="0" distB="0" distL="114300" distR="114300" simplePos="0" relativeHeight="251653120" behindDoc="0" locked="0" layoutInCell="1" allowOverlap="1" wp14:anchorId="14E34C7D" wp14:editId="69EAAC0B">
                <wp:simplePos x="0" y="0"/>
                <wp:positionH relativeFrom="column">
                  <wp:posOffset>2581275</wp:posOffset>
                </wp:positionH>
                <wp:positionV relativeFrom="paragraph">
                  <wp:posOffset>144145</wp:posOffset>
                </wp:positionV>
                <wp:extent cx="704850" cy="381000"/>
                <wp:effectExtent l="0" t="0" r="19050" b="190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81000"/>
                        </a:xfrm>
                        <a:prstGeom prst="rect">
                          <a:avLst/>
                        </a:prstGeom>
                        <a:solidFill>
                          <a:srgbClr val="FFFFFF"/>
                        </a:solidFill>
                        <a:ln w="9525">
                          <a:solidFill>
                            <a:srgbClr val="000000"/>
                          </a:solidFill>
                          <a:miter lim="800000"/>
                          <a:headEnd/>
                          <a:tailEnd/>
                        </a:ln>
                      </wps:spPr>
                      <wps:txbx>
                        <w:txbxContent>
                          <w:p w14:paraId="5B65E182" w14:textId="4C7EC6A1" w:rsidR="00D36BA5" w:rsidRPr="00A10F71" w:rsidRDefault="002436FD" w:rsidP="00D36BA5">
                            <w:pPr>
                              <w:rPr>
                                <w:sz w:val="16"/>
                                <w:szCs w:val="16"/>
                              </w:rPr>
                            </w:pPr>
                            <w:r>
                              <w:rPr>
                                <w:sz w:val="16"/>
                                <w:szCs w:val="16"/>
                              </w:rPr>
                              <w:t xml:space="preserve">Bank Code: </w:t>
                            </w:r>
                            <w:r w:rsidR="00D36BA5">
                              <w:rPr>
                                <w:sz w:val="16"/>
                                <w:szCs w:val="16"/>
                              </w:rPr>
                              <w:t xml:space="preserve">LEI code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E34C7D" id="_x0000_s1030" type="#_x0000_t202" style="position:absolute;left:0;text-align:left;margin-left:203.25pt;margin-top:11.35pt;width:55.5pt;height:30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">
                <v:textbox>
                  <w:txbxContent>
                    <w:p w14:paraId="5B65E182" w14:textId="4C7EC6A1" w:rsidR="00D36BA5" w:rsidRPr="00A10F71" w:rsidRDefault="002436FD" w:rsidP="00D36BA5">
                      <w:pPr>
                        <w:rPr>
                          <w:sz w:val="16"/>
                          <w:szCs w:val="16"/>
                        </w:rPr>
                      </w:pPr>
                      <w:r>
                        <w:rPr>
                          <w:sz w:val="16"/>
                          <w:szCs w:val="16"/>
                        </w:rPr>
                        <w:t xml:space="preserve">Bank Code: </w:t>
                      </w:r>
                      <w:r w:rsidR="00D36BA5">
                        <w:rPr>
                          <w:sz w:val="16"/>
                          <w:szCs w:val="16"/>
                        </w:rPr>
                        <w:t xml:space="preserve">LEI code </w:t>
                      </w:r>
                    </w:p>
                  </w:txbxContent>
                </v:textbox>
              </v:shape>
            </w:pict>
          </mc:Fallback>
        </mc:AlternateContent>
      </w:r>
      <w:r w:rsidRPr="00AA0466">
        <w:rPr>
          <w:rFonts w:ascii="Arial" w:hAnsi="Arial" w:cs="Arial"/>
          <w:b/>
          <w:noProof/>
          <w:sz w:val="20"/>
          <w:szCs w:val="20"/>
          <w:lang w:eastAsia="en-GB"/>
        </w:rPr>
        <mc:AlternateContent>
          <mc:Choice Requires="wps">
            <w:drawing>
              <wp:anchor distT="0" distB="0" distL="114300" distR="114300" simplePos="0" relativeHeight="251651072" behindDoc="0" locked="0" layoutInCell="1" allowOverlap="1" wp14:anchorId="0D99A8F0" wp14:editId="6AD70C8B">
                <wp:simplePos x="0" y="0"/>
                <wp:positionH relativeFrom="column">
                  <wp:posOffset>1457325</wp:posOffset>
                </wp:positionH>
                <wp:positionV relativeFrom="paragraph">
                  <wp:posOffset>287021</wp:posOffset>
                </wp:positionV>
                <wp:extent cx="1021080" cy="247650"/>
                <wp:effectExtent l="0" t="0" r="26670" b="1905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247650"/>
                        </a:xfrm>
                        <a:prstGeom prst="rect">
                          <a:avLst/>
                        </a:prstGeom>
                        <a:solidFill>
                          <a:srgbClr val="FFFFFF"/>
                        </a:solidFill>
                        <a:ln w="9525">
                          <a:solidFill>
                            <a:srgbClr val="000000"/>
                          </a:solidFill>
                          <a:miter lim="800000"/>
                          <a:headEnd/>
                          <a:tailEnd/>
                        </a:ln>
                      </wps:spPr>
                      <wps:txbx>
                        <w:txbxContent>
                          <w:p w14:paraId="1D613283" w14:textId="77777777" w:rsidR="00D36BA5" w:rsidRPr="00A10F71" w:rsidRDefault="00D36BA5" w:rsidP="00D36BA5">
                            <w:pPr>
                              <w:rPr>
                                <w:sz w:val="16"/>
                                <w:szCs w:val="16"/>
                              </w:rPr>
                            </w:pPr>
                            <w:r>
                              <w:rPr>
                                <w:sz w:val="16"/>
                                <w:szCs w:val="16"/>
                              </w:rPr>
                              <w:t xml:space="preserve">Reported Module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9A8F0" id="_x0000_s1031" type="#_x0000_t202" style="position:absolute;left:0;text-align:left;margin-left:114.75pt;margin-top:22.6pt;width:80.4pt;height:1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">
                <v:textbox>
                  <w:txbxContent>
                    <w:p w14:paraId="1D613283" w14:textId="77777777" w:rsidR="00D36BA5" w:rsidRPr="00A10F71" w:rsidRDefault="00D36BA5" w:rsidP="00D36BA5">
                      <w:pPr>
                        <w:rPr>
                          <w:sz w:val="16"/>
                          <w:szCs w:val="16"/>
                        </w:rPr>
                      </w:pPr>
                      <w:r>
                        <w:rPr>
                          <w:sz w:val="16"/>
                          <w:szCs w:val="16"/>
                        </w:rPr>
                        <w:t xml:space="preserve">Reported Module </w:t>
                      </w:r>
                    </w:p>
                  </w:txbxContent>
                </v:textbox>
              </v:shape>
            </w:pict>
          </mc:Fallback>
        </mc:AlternateContent>
      </w:r>
    </w:p>
    <w:p w14:paraId="2F09684C" w14:textId="1FC5ECC6" w:rsidR="00D36BA5" w:rsidRPr="00AA0466" w:rsidRDefault="004C7FFB" w:rsidP="00FB652E">
      <w:pPr>
        <w:jc w:val="both"/>
        <w:rPr>
          <w:rFonts w:ascii="Arial" w:hAnsi="Arial" w:cs="Arial"/>
          <w:b/>
          <w:sz w:val="20"/>
          <w:szCs w:val="20"/>
        </w:rPr>
      </w:pPr>
      <w:r w:rsidRPr="00AA0466">
        <w:rPr>
          <w:rFonts w:ascii="Arial" w:hAnsi="Arial" w:cs="Arial"/>
          <w:b/>
          <w:noProof/>
          <w:sz w:val="20"/>
          <w:szCs w:val="20"/>
          <w:lang w:eastAsia="en-GB"/>
        </w:rPr>
        <mc:AlternateContent>
          <mc:Choice Requires="wps">
            <w:drawing>
              <wp:anchor distT="0" distB="0" distL="114300" distR="114300" simplePos="0" relativeHeight="251657216" behindDoc="0" locked="0" layoutInCell="1" allowOverlap="1" wp14:anchorId="6C1CBCB0" wp14:editId="57091593">
                <wp:simplePos x="0" y="0"/>
                <wp:positionH relativeFrom="column">
                  <wp:posOffset>3705225</wp:posOffset>
                </wp:positionH>
                <wp:positionV relativeFrom="paragraph">
                  <wp:posOffset>278130</wp:posOffset>
                </wp:positionV>
                <wp:extent cx="1280160" cy="819150"/>
                <wp:effectExtent l="0" t="0" r="15240" b="1905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819150"/>
                        </a:xfrm>
                        <a:prstGeom prst="rect">
                          <a:avLst/>
                        </a:prstGeom>
                        <a:solidFill>
                          <a:srgbClr val="FFFFFF"/>
                        </a:solidFill>
                        <a:ln w="9525">
                          <a:solidFill>
                            <a:srgbClr val="000000"/>
                          </a:solidFill>
                          <a:miter lim="800000"/>
                          <a:headEnd/>
                          <a:tailEnd/>
                        </a:ln>
                      </wps:spPr>
                      <wps:txbx>
                        <w:txbxContent>
                          <w:p w14:paraId="7532F57D" w14:textId="77777777" w:rsidR="00D36BA5" w:rsidRDefault="00D36BA5" w:rsidP="00D36BA5">
                            <w:pPr>
                              <w:rPr>
                                <w:sz w:val="16"/>
                                <w:szCs w:val="16"/>
                              </w:rPr>
                            </w:pPr>
                            <w:r>
                              <w:rPr>
                                <w:sz w:val="16"/>
                                <w:szCs w:val="16"/>
                              </w:rPr>
                              <w:t xml:space="preserve">Submission version </w:t>
                            </w:r>
                          </w:p>
                          <w:p w14:paraId="3F00BC3D" w14:textId="77777777" w:rsidR="00D36BA5" w:rsidRPr="00A10F71" w:rsidRDefault="00D36BA5" w:rsidP="00D36BA5">
                            <w:pPr>
                              <w:rPr>
                                <w:sz w:val="16"/>
                                <w:szCs w:val="16"/>
                              </w:rPr>
                            </w:pPr>
                            <w:r>
                              <w:rPr>
                                <w:sz w:val="16"/>
                                <w:szCs w:val="16"/>
                              </w:rPr>
                              <w:t>(if a file was previously rejected there is no need to increase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CBCB0" id="_x0000_s1032" type="#_x0000_t202" style="position:absolute;left:0;text-align:left;margin-left:291.75pt;margin-top:21.9pt;width:100.8pt;height: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">
                <v:textbox>
                  <w:txbxContent>
                    <w:p w14:paraId="7532F57D" w14:textId="77777777" w:rsidR="00D36BA5" w:rsidRDefault="00D36BA5" w:rsidP="00D36BA5">
                      <w:pPr>
                        <w:rPr>
                          <w:sz w:val="16"/>
                          <w:szCs w:val="16"/>
                        </w:rPr>
                      </w:pPr>
                      <w:r>
                        <w:rPr>
                          <w:sz w:val="16"/>
                          <w:szCs w:val="16"/>
                        </w:rPr>
                        <w:t xml:space="preserve">Submission version </w:t>
                      </w:r>
                    </w:p>
                    <w:p w14:paraId="3F00BC3D" w14:textId="77777777" w:rsidR="00D36BA5" w:rsidRPr="00A10F71" w:rsidRDefault="00D36BA5" w:rsidP="00D36BA5">
                      <w:pPr>
                        <w:rPr>
                          <w:sz w:val="16"/>
                          <w:szCs w:val="16"/>
                        </w:rPr>
                      </w:pPr>
                      <w:r>
                        <w:rPr>
                          <w:sz w:val="16"/>
                          <w:szCs w:val="16"/>
                        </w:rPr>
                        <w:t>(</w:t>
                      </w:r>
                      <w:proofErr w:type="gramStart"/>
                      <w:r>
                        <w:rPr>
                          <w:sz w:val="16"/>
                          <w:szCs w:val="16"/>
                        </w:rPr>
                        <w:t>if</w:t>
                      </w:r>
                      <w:proofErr w:type="gramEnd"/>
                      <w:r>
                        <w:rPr>
                          <w:sz w:val="16"/>
                          <w:szCs w:val="16"/>
                        </w:rPr>
                        <w:t xml:space="preserve"> a file was previously rejected there is no need to increase it)</w:t>
                      </w:r>
                    </w:p>
                  </w:txbxContent>
                </v:textbox>
              </v:shape>
            </w:pict>
          </mc:Fallback>
        </mc:AlternateContent>
      </w:r>
    </w:p>
    <w:p w14:paraId="16F2FB56" w14:textId="77777777" w:rsidR="00D36BA5" w:rsidRPr="00AA0466" w:rsidRDefault="00D36BA5" w:rsidP="00FB652E">
      <w:pPr>
        <w:jc w:val="both"/>
        <w:rPr>
          <w:rFonts w:ascii="Arial" w:hAnsi="Arial" w:cs="Arial"/>
          <w:b/>
          <w:sz w:val="20"/>
          <w:szCs w:val="20"/>
        </w:rPr>
      </w:pPr>
      <w:r w:rsidRPr="00AA0466">
        <w:rPr>
          <w:rFonts w:ascii="Arial" w:hAnsi="Arial" w:cs="Arial"/>
          <w:b/>
          <w:noProof/>
          <w:sz w:val="20"/>
          <w:szCs w:val="20"/>
          <w:lang w:eastAsia="en-GB"/>
        </w:rPr>
        <mc:AlternateContent>
          <mc:Choice Requires="wps">
            <w:drawing>
              <wp:anchor distT="0" distB="0" distL="114300" distR="114300" simplePos="0" relativeHeight="251661312" behindDoc="0" locked="0" layoutInCell="1" allowOverlap="1" wp14:anchorId="7FF4FB75" wp14:editId="128D8398">
                <wp:simplePos x="0" y="0"/>
                <wp:positionH relativeFrom="column">
                  <wp:posOffset>333375</wp:posOffset>
                </wp:positionH>
                <wp:positionV relativeFrom="paragraph">
                  <wp:posOffset>278766</wp:posOffset>
                </wp:positionV>
                <wp:extent cx="1021080" cy="381000"/>
                <wp:effectExtent l="0" t="0" r="26670" b="1905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381000"/>
                        </a:xfrm>
                        <a:prstGeom prst="rect">
                          <a:avLst/>
                        </a:prstGeom>
                        <a:solidFill>
                          <a:srgbClr val="FFFFFF"/>
                        </a:solidFill>
                        <a:ln w="9525">
                          <a:solidFill>
                            <a:srgbClr val="000000"/>
                          </a:solidFill>
                          <a:miter lim="800000"/>
                          <a:headEnd/>
                          <a:tailEnd/>
                        </a:ln>
                      </wps:spPr>
                      <wps:txbx>
                        <w:txbxContent>
                          <w:p w14:paraId="22C29F05" w14:textId="6C0ED7DD" w:rsidR="00D36BA5" w:rsidRPr="00A10F71" w:rsidRDefault="004C7FFB" w:rsidP="00D36BA5">
                            <w:pPr>
                              <w:rPr>
                                <w:sz w:val="16"/>
                                <w:szCs w:val="16"/>
                              </w:rPr>
                            </w:pPr>
                            <w:r>
                              <w:rPr>
                                <w:sz w:val="16"/>
                                <w:szCs w:val="16"/>
                              </w:rPr>
                              <w:t xml:space="preserve">Data </w:t>
                            </w:r>
                            <w:r w:rsidR="00D36BA5">
                              <w:rPr>
                                <w:sz w:val="16"/>
                                <w:szCs w:val="16"/>
                              </w:rPr>
                              <w:t xml:space="preserve">Collection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4FB75" id="_x0000_s1033" type="#_x0000_t202" style="position:absolute;left:0;text-align:left;margin-left:26.25pt;margin-top:21.95pt;width:80.4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">
                <v:textbox>
                  <w:txbxContent>
                    <w:p w14:paraId="22C29F05" w14:textId="6C0ED7DD" w:rsidR="00D36BA5" w:rsidRPr="00A10F71" w:rsidRDefault="004C7FFB" w:rsidP="00D36BA5">
                      <w:pPr>
                        <w:rPr>
                          <w:sz w:val="16"/>
                          <w:szCs w:val="16"/>
                        </w:rPr>
                      </w:pPr>
                      <w:r>
                        <w:rPr>
                          <w:sz w:val="16"/>
                          <w:szCs w:val="16"/>
                        </w:rPr>
                        <w:t xml:space="preserve">Data </w:t>
                      </w:r>
                      <w:r w:rsidR="00D36BA5">
                        <w:rPr>
                          <w:sz w:val="16"/>
                          <w:szCs w:val="16"/>
                        </w:rPr>
                        <w:t xml:space="preserve">Collection name </w:t>
                      </w:r>
                    </w:p>
                  </w:txbxContent>
                </v:textbox>
              </v:shape>
            </w:pict>
          </mc:Fallback>
        </mc:AlternateContent>
      </w:r>
    </w:p>
    <w:p w14:paraId="02A0CFEA" w14:textId="77777777" w:rsidR="00D36BA5" w:rsidRPr="00AA0466" w:rsidRDefault="00D36BA5" w:rsidP="00FB652E">
      <w:pPr>
        <w:jc w:val="both"/>
        <w:rPr>
          <w:rFonts w:ascii="Arial" w:hAnsi="Arial" w:cs="Arial"/>
          <w:b/>
          <w:sz w:val="20"/>
          <w:szCs w:val="20"/>
        </w:rPr>
      </w:pPr>
    </w:p>
    <w:p w14:paraId="6E54E3ED" w14:textId="77777777" w:rsidR="00D36BA5" w:rsidRPr="00AA0466" w:rsidRDefault="00D36BA5" w:rsidP="00FB652E">
      <w:pPr>
        <w:jc w:val="both"/>
        <w:rPr>
          <w:rFonts w:ascii="Arial" w:hAnsi="Arial" w:cs="Arial"/>
          <w:b/>
          <w:sz w:val="20"/>
          <w:szCs w:val="20"/>
        </w:rPr>
      </w:pPr>
    </w:p>
    <w:p w14:paraId="49B8E37A" w14:textId="77777777" w:rsidR="00D36BA5" w:rsidRPr="00AA0466" w:rsidRDefault="00D36BA5" w:rsidP="00977A51">
      <w:pPr>
        <w:jc w:val="both"/>
        <w:rPr>
          <w:rFonts w:ascii="Arial" w:eastAsia="Times New Roman" w:hAnsi="Arial" w:cs="Arial"/>
          <w:sz w:val="20"/>
          <w:szCs w:val="20"/>
          <w:lang w:eastAsia="en-GB"/>
        </w:rPr>
      </w:pPr>
    </w:p>
    <w:p w14:paraId="54FB8AC6" w14:textId="6FC478E7" w:rsidR="0034039C" w:rsidRPr="00AA0466" w:rsidRDefault="0034039C" w:rsidP="00977A51">
      <w:pPr>
        <w:spacing w:after="240" w:line="360" w:lineRule="auto"/>
        <w:ind w:left="720"/>
        <w:jc w:val="both"/>
        <w:rPr>
          <w:rFonts w:ascii="Arial" w:hAnsi="Arial" w:cs="Arial"/>
          <w:b/>
          <w:sz w:val="20"/>
          <w:szCs w:val="20"/>
        </w:rPr>
      </w:pPr>
      <w:r w:rsidRPr="00AA0466">
        <w:rPr>
          <w:rFonts w:ascii="Arial" w:hAnsi="Arial" w:cs="Arial"/>
          <w:sz w:val="20"/>
          <w:szCs w:val="20"/>
        </w:rPr>
        <w:t xml:space="preserve">Where </w:t>
      </w:r>
      <w:r w:rsidRPr="00AA0466">
        <w:rPr>
          <w:rFonts w:ascii="Arial" w:hAnsi="Arial" w:cs="Arial"/>
          <w:i/>
          <w:color w:val="000000"/>
          <w:sz w:val="20"/>
          <w:szCs w:val="20"/>
        </w:rPr>
        <w:t>Bank</w:t>
      </w:r>
      <w:r w:rsidR="002436FD" w:rsidRPr="00AA0466">
        <w:rPr>
          <w:rFonts w:ascii="Arial" w:hAnsi="Arial" w:cs="Arial"/>
          <w:i/>
          <w:color w:val="000000"/>
          <w:sz w:val="20"/>
          <w:szCs w:val="20"/>
        </w:rPr>
        <w:t xml:space="preserve"> </w:t>
      </w:r>
      <w:r w:rsidRPr="00AA0466">
        <w:rPr>
          <w:rFonts w:ascii="Arial" w:hAnsi="Arial" w:cs="Arial"/>
          <w:i/>
          <w:color w:val="000000"/>
          <w:sz w:val="20"/>
          <w:szCs w:val="20"/>
        </w:rPr>
        <w:t>Code</w:t>
      </w:r>
      <w:r w:rsidRPr="00AA0466">
        <w:rPr>
          <w:rFonts w:ascii="Arial" w:hAnsi="Arial" w:cs="Arial"/>
          <w:color w:val="000000"/>
          <w:sz w:val="20"/>
          <w:szCs w:val="20"/>
        </w:rPr>
        <w:t xml:space="preserve"> should be the LEI code of the bank</w:t>
      </w:r>
      <w:r w:rsidRPr="00AA0466">
        <w:rPr>
          <w:rFonts w:ascii="Arial" w:hAnsi="Arial" w:cs="Arial"/>
          <w:i/>
          <w:sz w:val="20"/>
          <w:szCs w:val="20"/>
        </w:rPr>
        <w:t xml:space="preserve"> </w:t>
      </w:r>
      <w:r w:rsidRPr="00AA0466">
        <w:rPr>
          <w:rFonts w:ascii="Arial" w:hAnsi="Arial" w:cs="Arial"/>
          <w:sz w:val="20"/>
          <w:szCs w:val="20"/>
        </w:rPr>
        <w:t xml:space="preserve">and </w:t>
      </w:r>
      <w:r w:rsidR="00DA563A" w:rsidRPr="00AA0466">
        <w:rPr>
          <w:rFonts w:ascii="Arial" w:hAnsi="Arial" w:cs="Arial"/>
          <w:i/>
          <w:sz w:val="20"/>
          <w:szCs w:val="20"/>
        </w:rPr>
        <w:t>Reported</w:t>
      </w:r>
      <w:r w:rsidR="002436FD" w:rsidRPr="00AA0466">
        <w:rPr>
          <w:rFonts w:ascii="Arial" w:hAnsi="Arial" w:cs="Arial"/>
          <w:i/>
          <w:sz w:val="20"/>
          <w:szCs w:val="20"/>
        </w:rPr>
        <w:t xml:space="preserve"> </w:t>
      </w:r>
      <w:r w:rsidR="00DA563A" w:rsidRPr="00AA0466">
        <w:rPr>
          <w:rFonts w:ascii="Arial" w:hAnsi="Arial" w:cs="Arial"/>
          <w:i/>
          <w:sz w:val="20"/>
          <w:szCs w:val="20"/>
        </w:rPr>
        <w:t>Module</w:t>
      </w:r>
      <w:r w:rsidRPr="00AA0466">
        <w:rPr>
          <w:rFonts w:ascii="Arial" w:hAnsi="Arial" w:cs="Arial"/>
          <w:sz w:val="20"/>
          <w:szCs w:val="20"/>
        </w:rPr>
        <w:t xml:space="preserve"> is one of </w:t>
      </w:r>
      <w:r w:rsidR="00367A29" w:rsidRPr="00AA0466">
        <w:rPr>
          <w:rFonts w:ascii="Arial" w:hAnsi="Arial" w:cs="Arial"/>
          <w:b/>
          <w:sz w:val="20"/>
          <w:szCs w:val="20"/>
        </w:rPr>
        <w:t xml:space="preserve">PROFITABILITY </w:t>
      </w:r>
      <w:r w:rsidRPr="00AA0466">
        <w:rPr>
          <w:rFonts w:ascii="Arial" w:hAnsi="Arial" w:cs="Arial"/>
          <w:bCs/>
          <w:sz w:val="20"/>
          <w:szCs w:val="20"/>
        </w:rPr>
        <w:t xml:space="preserve">(for Profitability incl. PFE template “01.1”), </w:t>
      </w:r>
      <w:r w:rsidR="00367A29" w:rsidRPr="00AA0466">
        <w:rPr>
          <w:rFonts w:ascii="Arial" w:hAnsi="Arial" w:cs="Arial"/>
          <w:b/>
          <w:sz w:val="20"/>
          <w:szCs w:val="20"/>
        </w:rPr>
        <w:t>NONRECURRING</w:t>
      </w:r>
      <w:r w:rsidR="00367A29" w:rsidRPr="00AA0466">
        <w:rPr>
          <w:rFonts w:ascii="Arial" w:hAnsi="Arial" w:cs="Arial"/>
          <w:bCs/>
          <w:sz w:val="20"/>
          <w:szCs w:val="20"/>
        </w:rPr>
        <w:t xml:space="preserve"> </w:t>
      </w:r>
      <w:r w:rsidRPr="00AA0466">
        <w:rPr>
          <w:rFonts w:ascii="Arial" w:hAnsi="Arial" w:cs="Arial"/>
          <w:bCs/>
          <w:sz w:val="20"/>
          <w:szCs w:val="20"/>
        </w:rPr>
        <w:t>(for Profitability non-recurring events template “01.2”),</w:t>
      </w:r>
      <w:r w:rsidR="00CB39C1" w:rsidRPr="00AA0466">
        <w:rPr>
          <w:rFonts w:ascii="Arial" w:hAnsi="Arial" w:cs="Arial"/>
          <w:bCs/>
          <w:sz w:val="20"/>
          <w:szCs w:val="20"/>
        </w:rPr>
        <w:t xml:space="preserve"> </w:t>
      </w:r>
      <w:r w:rsidR="00CB39C1" w:rsidRPr="00AA0466">
        <w:rPr>
          <w:rFonts w:ascii="Arial" w:hAnsi="Arial" w:cs="Arial"/>
          <w:b/>
          <w:sz w:val="20"/>
          <w:szCs w:val="20"/>
        </w:rPr>
        <w:t xml:space="preserve">BUSINESSLINE </w:t>
      </w:r>
      <w:r w:rsidR="00CB39C1" w:rsidRPr="00AA0466">
        <w:rPr>
          <w:rFonts w:ascii="Arial" w:hAnsi="Arial" w:cs="Arial"/>
          <w:bCs/>
          <w:sz w:val="20"/>
          <w:szCs w:val="20"/>
        </w:rPr>
        <w:t>(for Profitability Business line reporting template “01.3”),</w:t>
      </w:r>
      <w:r w:rsidR="00391F30" w:rsidRPr="00AA0466">
        <w:rPr>
          <w:rFonts w:ascii="Arial" w:hAnsi="Arial" w:cs="Arial"/>
          <w:bCs/>
          <w:sz w:val="20"/>
          <w:szCs w:val="20"/>
        </w:rPr>
        <w:t xml:space="preserve"> </w:t>
      </w:r>
      <w:r w:rsidR="00367A29" w:rsidRPr="00AA0466">
        <w:rPr>
          <w:rFonts w:ascii="Arial" w:hAnsi="Arial" w:cs="Arial"/>
          <w:b/>
          <w:sz w:val="20"/>
          <w:szCs w:val="20"/>
        </w:rPr>
        <w:t>CONCENTRATION</w:t>
      </w:r>
      <w:r w:rsidRPr="00AA0466">
        <w:rPr>
          <w:rFonts w:ascii="Arial" w:hAnsi="Arial" w:cs="Arial"/>
          <w:b/>
          <w:sz w:val="20"/>
          <w:szCs w:val="20"/>
        </w:rPr>
        <w:t xml:space="preserve">, </w:t>
      </w:r>
      <w:r w:rsidR="00367A29" w:rsidRPr="00AA0466">
        <w:rPr>
          <w:rFonts w:ascii="Arial" w:hAnsi="Arial" w:cs="Arial"/>
          <w:b/>
          <w:sz w:val="20"/>
          <w:szCs w:val="20"/>
        </w:rPr>
        <w:t>MARKET</w:t>
      </w:r>
      <w:r w:rsidRPr="00AA0466">
        <w:rPr>
          <w:rFonts w:ascii="Arial" w:hAnsi="Arial" w:cs="Arial"/>
          <w:b/>
          <w:sz w:val="20"/>
          <w:szCs w:val="20"/>
        </w:rPr>
        <w:t xml:space="preserve">, </w:t>
      </w:r>
      <w:ins w:id="648" w:author="Sailis, Debora" w:date="2023-08-29T16:26:00Z">
        <w:del w:id="649" w:author="Debora Sailis" w:date="2023-09-22T17:10:00Z">
          <w:r w:rsidR="00112DDB" w:rsidDel="002E4E6A">
            <w:rPr>
              <w:rFonts w:ascii="Arial" w:hAnsi="Arial" w:cs="Arial"/>
              <w:b/>
              <w:sz w:val="20"/>
              <w:szCs w:val="20"/>
            </w:rPr>
            <w:delText>IRRBB</w:delText>
          </w:r>
        </w:del>
      </w:ins>
      <w:ins w:id="650" w:author="Sailis, Debora" w:date="2023-08-21T15:57:00Z">
        <w:r w:rsidR="00722B6E" w:rsidRPr="00722B6E">
          <w:rPr>
            <w:rFonts w:ascii="Arial" w:hAnsi="Arial" w:cs="Arial"/>
            <w:b/>
            <w:sz w:val="20"/>
            <w:szCs w:val="20"/>
          </w:rPr>
          <w:t>CSRBB</w:t>
        </w:r>
      </w:ins>
      <w:ins w:id="651" w:author="Debora Sailis" w:date="2023-09-22T17:10:00Z">
        <w:r w:rsidR="002E4E6A">
          <w:rPr>
            <w:rFonts w:ascii="Arial" w:hAnsi="Arial" w:cs="Arial"/>
            <w:b/>
            <w:sz w:val="20"/>
            <w:szCs w:val="20"/>
          </w:rPr>
          <w:t>IRRBB</w:t>
        </w:r>
      </w:ins>
      <w:ins w:id="652" w:author="Sailis, Debora" w:date="2023-08-29T16:27:00Z">
        <w:r w:rsidR="00112DDB">
          <w:rPr>
            <w:rFonts w:ascii="Arial" w:hAnsi="Arial" w:cs="Arial"/>
            <w:b/>
            <w:sz w:val="20"/>
            <w:szCs w:val="20"/>
          </w:rPr>
          <w:t xml:space="preserve"> </w:t>
        </w:r>
        <w:r w:rsidR="00112DDB" w:rsidRPr="00112DDB">
          <w:rPr>
            <w:rFonts w:ascii="Arial" w:hAnsi="Arial" w:cs="Arial"/>
            <w:bCs/>
            <w:sz w:val="20"/>
            <w:szCs w:val="20"/>
            <w:rPrChange w:id="653" w:author="Sailis, Debora" w:date="2023-08-29T16:28:00Z">
              <w:rPr>
                <w:rFonts w:ascii="Arial" w:hAnsi="Arial" w:cs="Arial"/>
                <w:b/>
                <w:sz w:val="20"/>
                <w:szCs w:val="20"/>
              </w:rPr>
            </w:rPrChange>
          </w:rPr>
          <w:t>(</w:t>
        </w:r>
      </w:ins>
      <w:ins w:id="654" w:author="Sailis, Debora" w:date="2023-08-29T16:28:00Z">
        <w:r w:rsidR="00112DDB" w:rsidRPr="00112DDB">
          <w:rPr>
            <w:rFonts w:ascii="Arial" w:hAnsi="Arial" w:cs="Arial"/>
            <w:bCs/>
            <w:sz w:val="20"/>
            <w:szCs w:val="20"/>
            <w:rPrChange w:id="655" w:author="Sailis, Debora" w:date="2023-08-29T16:28:00Z">
              <w:rPr>
                <w:rFonts w:ascii="Arial" w:hAnsi="Arial" w:cs="Arial"/>
                <w:b/>
                <w:sz w:val="20"/>
                <w:szCs w:val="20"/>
              </w:rPr>
            </w:rPrChange>
          </w:rPr>
          <w:t>For</w:t>
        </w:r>
        <w:r w:rsidR="00112DDB">
          <w:rPr>
            <w:rFonts w:ascii="Arial" w:hAnsi="Arial" w:cs="Arial"/>
            <w:b/>
            <w:sz w:val="20"/>
            <w:szCs w:val="20"/>
          </w:rPr>
          <w:t xml:space="preserve"> </w:t>
        </w:r>
      </w:ins>
      <w:ins w:id="656" w:author="Sailis, Debora" w:date="2023-10-05T18:09:00Z">
        <w:r w:rsidR="00C524DB" w:rsidRPr="00C524DB">
          <w:rPr>
            <w:rFonts w:ascii="Arial" w:hAnsi="Arial" w:cs="Arial"/>
            <w:sz w:val="20"/>
            <w:szCs w:val="20"/>
          </w:rPr>
          <w:t xml:space="preserve">Credit spread risk arising from non-trading book activities and Interest Rate Risk in the Banking Book </w:t>
        </w:r>
      </w:ins>
      <w:ins w:id="657" w:author="Sailis, Debora" w:date="2023-08-29T16:28:00Z">
        <w:r w:rsidR="00112DDB">
          <w:rPr>
            <w:rFonts w:ascii="Arial" w:hAnsi="Arial" w:cs="Arial"/>
            <w:sz w:val="20"/>
            <w:szCs w:val="20"/>
          </w:rPr>
          <w:t>“05” template</w:t>
        </w:r>
      </w:ins>
      <w:ins w:id="658" w:author="Sailis, Debora" w:date="2023-08-29T16:27:00Z">
        <w:r w:rsidR="00112DDB">
          <w:rPr>
            <w:rFonts w:ascii="Arial" w:hAnsi="Arial" w:cs="Arial"/>
            <w:b/>
            <w:sz w:val="20"/>
            <w:szCs w:val="20"/>
          </w:rPr>
          <w:t>)</w:t>
        </w:r>
      </w:ins>
      <w:ins w:id="659" w:author="Sailis, Debora" w:date="2023-08-21T15:57:00Z">
        <w:r w:rsidR="00722B6E">
          <w:rPr>
            <w:rFonts w:ascii="Arial" w:hAnsi="Arial" w:cs="Arial"/>
            <w:b/>
            <w:sz w:val="20"/>
            <w:szCs w:val="20"/>
          </w:rPr>
          <w:t xml:space="preserve">, </w:t>
        </w:r>
      </w:ins>
      <w:del w:id="660" w:author="Sailis, Debora" w:date="2023-08-21T15:57:00Z">
        <w:r w:rsidRPr="00AA0466" w:rsidDel="00722B6E">
          <w:rPr>
            <w:rFonts w:ascii="Arial" w:hAnsi="Arial" w:cs="Arial"/>
            <w:b/>
            <w:sz w:val="20"/>
            <w:szCs w:val="20"/>
          </w:rPr>
          <w:delText>IRRBB</w:delText>
        </w:r>
      </w:del>
      <w:r w:rsidRPr="00AA0466">
        <w:rPr>
          <w:rFonts w:ascii="Arial" w:hAnsi="Arial" w:cs="Arial"/>
          <w:b/>
          <w:sz w:val="20"/>
          <w:szCs w:val="20"/>
        </w:rPr>
        <w:t xml:space="preserve">, </w:t>
      </w:r>
      <w:ins w:id="661" w:author="Sailis, Debora" w:date="2023-08-21T15:52:00Z">
        <w:r w:rsidR="00722B6E" w:rsidRPr="00722B6E">
          <w:rPr>
            <w:rFonts w:ascii="Arial" w:hAnsi="Arial" w:cs="Arial"/>
            <w:b/>
            <w:sz w:val="20"/>
            <w:szCs w:val="20"/>
          </w:rPr>
          <w:t>FINANCIALPROJ</w:t>
        </w:r>
      </w:ins>
      <w:ins w:id="662" w:author="Sailis, Debora" w:date="2023-08-21T15:53:00Z">
        <w:r w:rsidR="00722B6E">
          <w:rPr>
            <w:rFonts w:ascii="Arial" w:hAnsi="Arial" w:cs="Arial"/>
            <w:b/>
            <w:sz w:val="20"/>
            <w:szCs w:val="20"/>
          </w:rPr>
          <w:t xml:space="preserve"> </w:t>
        </w:r>
      </w:ins>
      <w:del w:id="663" w:author="Sailis, Debora" w:date="2023-08-21T15:52:00Z">
        <w:r w:rsidR="002436FD" w:rsidRPr="00AA0466" w:rsidDel="00722B6E">
          <w:rPr>
            <w:rFonts w:ascii="Arial" w:hAnsi="Arial" w:cs="Arial"/>
            <w:b/>
            <w:sz w:val="20"/>
            <w:szCs w:val="20"/>
          </w:rPr>
          <w:delText>CAPITALPROJ</w:delText>
        </w:r>
      </w:del>
      <w:r w:rsidR="002436FD" w:rsidRPr="00AA0466">
        <w:rPr>
          <w:rFonts w:ascii="Arial" w:hAnsi="Arial" w:cs="Arial"/>
          <w:b/>
          <w:sz w:val="20"/>
          <w:szCs w:val="20"/>
        </w:rPr>
        <w:t xml:space="preserve"> </w:t>
      </w:r>
      <w:r w:rsidR="002436FD" w:rsidRPr="00AA0466">
        <w:rPr>
          <w:rFonts w:ascii="Arial" w:hAnsi="Arial" w:cs="Arial"/>
          <w:bCs/>
          <w:sz w:val="20"/>
          <w:szCs w:val="20"/>
        </w:rPr>
        <w:t xml:space="preserve">(for </w:t>
      </w:r>
      <w:del w:id="664" w:author="Sailis, Debora" w:date="2023-08-21T15:52:00Z">
        <w:r w:rsidR="002436FD" w:rsidRPr="00AA0466" w:rsidDel="00722B6E">
          <w:rPr>
            <w:rFonts w:ascii="Arial" w:hAnsi="Arial" w:cs="Arial"/>
            <w:bCs/>
            <w:sz w:val="20"/>
            <w:szCs w:val="20"/>
          </w:rPr>
          <w:delText xml:space="preserve">Capital </w:delText>
        </w:r>
      </w:del>
      <w:ins w:id="665" w:author="Sailis, Debora" w:date="2023-08-21T15:52:00Z">
        <w:r w:rsidR="00722B6E">
          <w:rPr>
            <w:rFonts w:ascii="Arial" w:hAnsi="Arial" w:cs="Arial"/>
            <w:bCs/>
            <w:sz w:val="20"/>
            <w:szCs w:val="20"/>
          </w:rPr>
          <w:t>Financial</w:t>
        </w:r>
        <w:r w:rsidR="00722B6E" w:rsidRPr="00AA0466">
          <w:rPr>
            <w:rFonts w:ascii="Arial" w:hAnsi="Arial" w:cs="Arial"/>
            <w:bCs/>
            <w:sz w:val="20"/>
            <w:szCs w:val="20"/>
          </w:rPr>
          <w:t xml:space="preserve"> </w:t>
        </w:r>
      </w:ins>
      <w:r w:rsidR="002436FD" w:rsidRPr="00AA0466">
        <w:rPr>
          <w:rFonts w:ascii="Arial" w:hAnsi="Arial" w:cs="Arial"/>
          <w:bCs/>
          <w:sz w:val="20"/>
          <w:szCs w:val="20"/>
        </w:rPr>
        <w:t>Projections and Underlying Assumptions template “06”),</w:t>
      </w:r>
      <w:r w:rsidR="002436FD" w:rsidRPr="00AA0466">
        <w:rPr>
          <w:rFonts w:ascii="Arial" w:hAnsi="Arial" w:cs="Arial"/>
          <w:b/>
          <w:sz w:val="20"/>
          <w:szCs w:val="20"/>
        </w:rPr>
        <w:t xml:space="preserve"> </w:t>
      </w:r>
      <w:r w:rsidRPr="00AA0466">
        <w:rPr>
          <w:rFonts w:ascii="Arial" w:hAnsi="Arial" w:cs="Arial"/>
          <w:b/>
          <w:sz w:val="20"/>
          <w:szCs w:val="20"/>
        </w:rPr>
        <w:t>ILAAP</w:t>
      </w:r>
      <w:r w:rsidR="005C1D49" w:rsidRPr="00AA0466">
        <w:rPr>
          <w:rFonts w:ascii="Arial" w:hAnsi="Arial" w:cs="Arial"/>
          <w:b/>
          <w:sz w:val="20"/>
          <w:szCs w:val="20"/>
        </w:rPr>
        <w:t xml:space="preserve">, ICAAP, </w:t>
      </w:r>
      <w:r w:rsidR="00367A29" w:rsidRPr="00AA0466">
        <w:rPr>
          <w:rFonts w:ascii="Arial" w:hAnsi="Arial" w:cs="Arial"/>
          <w:b/>
          <w:sz w:val="20"/>
          <w:szCs w:val="20"/>
        </w:rPr>
        <w:t xml:space="preserve">LTI </w:t>
      </w:r>
      <w:r w:rsidRPr="00AA0466">
        <w:rPr>
          <w:rFonts w:ascii="Arial" w:hAnsi="Arial" w:cs="Arial"/>
          <w:bCs/>
          <w:sz w:val="20"/>
          <w:szCs w:val="20"/>
        </w:rPr>
        <w:t>(for Loan to income template “09”),</w:t>
      </w:r>
      <w:r w:rsidRPr="00AA0466">
        <w:rPr>
          <w:rFonts w:ascii="Arial" w:hAnsi="Arial" w:cs="Arial"/>
          <w:b/>
          <w:sz w:val="20"/>
          <w:szCs w:val="20"/>
        </w:rPr>
        <w:t xml:space="preserve"> </w:t>
      </w:r>
      <w:r w:rsidR="00367A29" w:rsidRPr="00AA0466">
        <w:rPr>
          <w:rFonts w:ascii="Arial" w:hAnsi="Arial" w:cs="Arial"/>
          <w:b/>
          <w:sz w:val="20"/>
          <w:szCs w:val="20"/>
        </w:rPr>
        <w:t>PENSION</w:t>
      </w:r>
      <w:r w:rsidRPr="00AA0466">
        <w:rPr>
          <w:rFonts w:ascii="Arial" w:hAnsi="Arial" w:cs="Arial"/>
          <w:b/>
          <w:sz w:val="20"/>
          <w:szCs w:val="20"/>
        </w:rPr>
        <w:t xml:space="preserve">, </w:t>
      </w:r>
      <w:r w:rsidR="00367A29" w:rsidRPr="00AA0466">
        <w:rPr>
          <w:rFonts w:ascii="Arial" w:hAnsi="Arial" w:cs="Arial"/>
          <w:b/>
          <w:sz w:val="20"/>
          <w:szCs w:val="20"/>
        </w:rPr>
        <w:t xml:space="preserve">NPECOVERAGE </w:t>
      </w:r>
      <w:r w:rsidRPr="00AA0466">
        <w:rPr>
          <w:rFonts w:ascii="Arial" w:hAnsi="Arial" w:cs="Arial"/>
          <w:bCs/>
          <w:sz w:val="20"/>
          <w:szCs w:val="20"/>
        </w:rPr>
        <w:t>(for Coverage of non-performing exposures template “11”),</w:t>
      </w:r>
      <w:r w:rsidRPr="00AA0466">
        <w:rPr>
          <w:rFonts w:ascii="Arial" w:hAnsi="Arial" w:cs="Arial"/>
          <w:b/>
          <w:sz w:val="20"/>
          <w:szCs w:val="20"/>
        </w:rPr>
        <w:t xml:space="preserve"> LCRART23DR </w:t>
      </w:r>
      <w:r w:rsidRPr="00AA0466">
        <w:rPr>
          <w:rFonts w:ascii="Arial" w:hAnsi="Arial" w:cs="Arial"/>
          <w:bCs/>
          <w:sz w:val="20"/>
          <w:szCs w:val="20"/>
        </w:rPr>
        <w:t>(for LCR Art 23 DR template “12”),</w:t>
      </w:r>
      <w:r w:rsidRPr="00AA0466">
        <w:rPr>
          <w:rFonts w:ascii="Arial" w:hAnsi="Arial" w:cs="Arial"/>
          <w:b/>
          <w:sz w:val="20"/>
          <w:szCs w:val="20"/>
        </w:rPr>
        <w:t xml:space="preserve"> </w:t>
      </w:r>
      <w:ins w:id="666" w:author="Sailis, Debora" w:date="2023-08-21T15:53:00Z">
        <w:r w:rsidR="00722B6E">
          <w:rPr>
            <w:rFonts w:ascii="Arial" w:hAnsi="Arial" w:cs="Arial"/>
            <w:b/>
            <w:sz w:val="20"/>
            <w:szCs w:val="20"/>
          </w:rPr>
          <w:t>EXCLEVERAGE</w:t>
        </w:r>
      </w:ins>
      <w:del w:id="667" w:author="Sailis, Debora" w:date="2023-08-21T15:54:00Z">
        <w:r w:rsidR="00191AA3" w:rsidRPr="00AA0466" w:rsidDel="00722B6E">
          <w:rPr>
            <w:rFonts w:ascii="Arial" w:hAnsi="Arial" w:cs="Arial"/>
            <w:b/>
            <w:sz w:val="20"/>
            <w:szCs w:val="20"/>
          </w:rPr>
          <w:delText>LEVERAGE</w:delText>
        </w:r>
      </w:del>
      <w:r w:rsidR="00191AA3" w:rsidRPr="00AA0466">
        <w:rPr>
          <w:rFonts w:ascii="Arial" w:hAnsi="Arial" w:cs="Arial"/>
          <w:b/>
          <w:sz w:val="20"/>
          <w:szCs w:val="20"/>
        </w:rPr>
        <w:t xml:space="preserve"> </w:t>
      </w:r>
      <w:r w:rsidR="00191AA3" w:rsidRPr="00AA0466">
        <w:rPr>
          <w:rFonts w:ascii="Arial" w:hAnsi="Arial" w:cs="Arial"/>
          <w:bCs/>
          <w:sz w:val="20"/>
          <w:szCs w:val="20"/>
        </w:rPr>
        <w:t>(for Risk of excessive Leverage template “13”),</w:t>
      </w:r>
      <w:r w:rsidR="00191AA3" w:rsidRPr="00AA0466">
        <w:rPr>
          <w:rFonts w:ascii="Arial" w:hAnsi="Arial" w:cs="Arial"/>
          <w:b/>
          <w:sz w:val="20"/>
          <w:szCs w:val="20"/>
        </w:rPr>
        <w:t xml:space="preserve">  IPC </w:t>
      </w:r>
      <w:r w:rsidR="00191AA3" w:rsidRPr="00AA0466">
        <w:rPr>
          <w:rFonts w:ascii="Arial" w:hAnsi="Arial" w:cs="Arial"/>
          <w:bCs/>
          <w:sz w:val="20"/>
          <w:szCs w:val="20"/>
        </w:rPr>
        <w:t>(for</w:t>
      </w:r>
      <w:r w:rsidR="00191AA3" w:rsidRPr="00AA0466">
        <w:rPr>
          <w:rFonts w:ascii="Arial" w:hAnsi="Arial" w:cs="Arial"/>
          <w:b/>
          <w:sz w:val="20"/>
          <w:szCs w:val="20"/>
        </w:rPr>
        <w:t xml:space="preserve"> </w:t>
      </w:r>
      <w:r w:rsidR="00191AA3" w:rsidRPr="00AA0466">
        <w:rPr>
          <w:rFonts w:ascii="Arial" w:hAnsi="Arial" w:cs="Arial"/>
          <w:bCs/>
          <w:sz w:val="20"/>
          <w:szCs w:val="20"/>
        </w:rPr>
        <w:t>Irrevocable Payment Commitments template “14”),</w:t>
      </w:r>
      <w:r w:rsidR="00191AA3" w:rsidRPr="00AA0466">
        <w:rPr>
          <w:rFonts w:ascii="Arial" w:hAnsi="Arial" w:cs="Arial"/>
          <w:b/>
          <w:sz w:val="20"/>
          <w:szCs w:val="20"/>
        </w:rPr>
        <w:t xml:space="preserve"> </w:t>
      </w:r>
      <w:del w:id="668" w:author="Sailis, Debora" w:date="2023-08-21T15:58:00Z">
        <w:r w:rsidR="00191AA3" w:rsidRPr="00AA0466" w:rsidDel="00EF04E3">
          <w:rPr>
            <w:rFonts w:ascii="Arial" w:hAnsi="Arial" w:cs="Arial"/>
            <w:b/>
            <w:sz w:val="20"/>
            <w:szCs w:val="20"/>
          </w:rPr>
          <w:delText xml:space="preserve">CLIMATE </w:delText>
        </w:r>
        <w:r w:rsidR="00191AA3" w:rsidRPr="00AA0466" w:rsidDel="00EF04E3">
          <w:rPr>
            <w:rFonts w:ascii="Arial" w:hAnsi="Arial" w:cs="Arial"/>
            <w:bCs/>
            <w:sz w:val="20"/>
            <w:szCs w:val="20"/>
          </w:rPr>
          <w:delText>(for Climate risk template “15”)</w:delText>
        </w:r>
      </w:del>
      <w:ins w:id="669" w:author="Debora Sailis" w:date="2023-09-22T17:10:00Z">
        <w:r w:rsidR="002C686C" w:rsidRPr="002C686C">
          <w:rPr>
            <w:rFonts w:ascii="Arial" w:hAnsi="Arial" w:cs="Arial"/>
            <w:b/>
            <w:sz w:val="20"/>
            <w:szCs w:val="20"/>
          </w:rPr>
          <w:t xml:space="preserve"> </w:t>
        </w:r>
        <w:r w:rsidR="002C686C">
          <w:rPr>
            <w:rFonts w:ascii="Arial" w:hAnsi="Arial" w:cs="Arial"/>
            <w:b/>
            <w:sz w:val="20"/>
            <w:szCs w:val="20"/>
          </w:rPr>
          <w:t xml:space="preserve">CLIMATE </w:t>
        </w:r>
        <w:r w:rsidR="002C686C">
          <w:rPr>
            <w:rFonts w:ascii="Arial" w:hAnsi="Arial" w:cs="Arial"/>
            <w:bCs/>
            <w:sz w:val="20"/>
            <w:szCs w:val="20"/>
          </w:rPr>
          <w:t>(for Climate risk template “15”),</w:t>
        </w:r>
      </w:ins>
      <w:del w:id="670" w:author="Debora Sailis" w:date="2023-09-22T17:10:00Z">
        <w:r w:rsidR="00191AA3" w:rsidRPr="00AA0466" w:rsidDel="002C686C">
          <w:rPr>
            <w:rFonts w:ascii="Arial" w:hAnsi="Arial" w:cs="Arial"/>
            <w:bCs/>
            <w:sz w:val="20"/>
            <w:szCs w:val="20"/>
          </w:rPr>
          <w:delText>,</w:delText>
        </w:r>
      </w:del>
      <w:r w:rsidR="00191AA3" w:rsidRPr="00AA0466">
        <w:rPr>
          <w:rFonts w:ascii="Arial" w:hAnsi="Arial" w:cs="Arial"/>
          <w:b/>
          <w:sz w:val="20"/>
          <w:szCs w:val="20"/>
        </w:rPr>
        <w:t xml:space="preserve"> </w:t>
      </w:r>
      <w:ins w:id="671" w:author="Sailis, Debora" w:date="2023-08-21T15:54:00Z">
        <w:r w:rsidR="00722B6E">
          <w:rPr>
            <w:rFonts w:ascii="Arial" w:hAnsi="Arial" w:cs="Arial"/>
            <w:b/>
            <w:sz w:val="20"/>
            <w:szCs w:val="20"/>
          </w:rPr>
          <w:lastRenderedPageBreak/>
          <w:t>DIGITALI</w:t>
        </w:r>
      </w:ins>
      <w:ins w:id="672" w:author="Sailis, Debora" w:date="2023-08-21T15:58:00Z">
        <w:r w:rsidR="00EF04E3">
          <w:rPr>
            <w:rFonts w:ascii="Arial" w:hAnsi="Arial" w:cs="Arial"/>
            <w:b/>
            <w:sz w:val="20"/>
            <w:szCs w:val="20"/>
          </w:rPr>
          <w:t>S</w:t>
        </w:r>
      </w:ins>
      <w:ins w:id="673" w:author="Sailis, Debora" w:date="2023-08-21T15:54:00Z">
        <w:r w:rsidR="00722B6E">
          <w:rPr>
            <w:rFonts w:ascii="Arial" w:hAnsi="Arial" w:cs="Arial"/>
            <w:b/>
            <w:sz w:val="20"/>
            <w:szCs w:val="20"/>
          </w:rPr>
          <w:t xml:space="preserve">ATION, </w:t>
        </w:r>
      </w:ins>
      <w:ins w:id="674" w:author="Sailis, Debora" w:date="2023-08-21T15:56:00Z">
        <w:r w:rsidR="00722B6E" w:rsidRPr="00722B6E">
          <w:rPr>
            <w:rFonts w:ascii="Arial" w:hAnsi="Arial" w:cs="Arial"/>
            <w:b/>
            <w:sz w:val="20"/>
            <w:szCs w:val="20"/>
          </w:rPr>
          <w:t>LEVERAGEFINANCE</w:t>
        </w:r>
        <w:r w:rsidR="00722B6E">
          <w:rPr>
            <w:rFonts w:ascii="Arial" w:hAnsi="Arial" w:cs="Arial"/>
            <w:b/>
            <w:sz w:val="20"/>
            <w:szCs w:val="20"/>
          </w:rPr>
          <w:t xml:space="preserve"> (for Leveraged Finance template “1</w:t>
        </w:r>
        <w:del w:id="675" w:author="Debora Sailis" w:date="2023-09-22T17:11:00Z">
          <w:r w:rsidR="00722B6E" w:rsidDel="002C686C">
            <w:rPr>
              <w:rFonts w:ascii="Arial" w:hAnsi="Arial" w:cs="Arial"/>
              <w:b/>
              <w:sz w:val="20"/>
              <w:szCs w:val="20"/>
            </w:rPr>
            <w:delText>6</w:delText>
          </w:r>
        </w:del>
      </w:ins>
      <w:ins w:id="676" w:author="Debora Sailis" w:date="2023-09-22T17:11:00Z">
        <w:r w:rsidR="002C686C">
          <w:rPr>
            <w:rFonts w:ascii="Arial" w:hAnsi="Arial" w:cs="Arial"/>
            <w:b/>
            <w:sz w:val="20"/>
            <w:szCs w:val="20"/>
          </w:rPr>
          <w:t>7</w:t>
        </w:r>
      </w:ins>
      <w:ins w:id="677" w:author="Sailis, Debora" w:date="2023-08-21T15:56:00Z">
        <w:r w:rsidR="00722B6E">
          <w:rPr>
            <w:rFonts w:ascii="Arial" w:hAnsi="Arial" w:cs="Arial"/>
            <w:b/>
            <w:sz w:val="20"/>
            <w:szCs w:val="20"/>
          </w:rPr>
          <w:t xml:space="preserve">”), </w:t>
        </w:r>
      </w:ins>
      <w:r w:rsidR="00367A29" w:rsidRPr="00AA0466">
        <w:rPr>
          <w:rFonts w:ascii="Arial" w:hAnsi="Arial" w:cs="Arial"/>
          <w:b/>
          <w:sz w:val="20"/>
          <w:szCs w:val="20"/>
        </w:rPr>
        <w:t xml:space="preserve">IRRBBSUBS </w:t>
      </w:r>
      <w:r w:rsidRPr="00AA0466">
        <w:rPr>
          <w:rFonts w:ascii="Arial" w:hAnsi="Arial" w:cs="Arial"/>
          <w:bCs/>
          <w:sz w:val="20"/>
          <w:szCs w:val="20"/>
        </w:rPr>
        <w:t>(for the IRRBB template for minor subsidiaries “A1”)</w:t>
      </w:r>
      <w:r w:rsidR="00B4470F" w:rsidRPr="00AA0466">
        <w:rPr>
          <w:rFonts w:ascii="Arial" w:hAnsi="Arial" w:cs="Arial"/>
          <w:bCs/>
          <w:sz w:val="20"/>
          <w:szCs w:val="20"/>
        </w:rPr>
        <w:t>,</w:t>
      </w:r>
      <w:r w:rsidR="00B4470F" w:rsidRPr="00AA0466">
        <w:rPr>
          <w:rFonts w:ascii="Arial" w:hAnsi="Arial" w:cs="Arial"/>
          <w:b/>
          <w:sz w:val="20"/>
          <w:szCs w:val="20"/>
        </w:rPr>
        <w:t xml:space="preserve"> </w:t>
      </w:r>
      <w:r w:rsidR="002436FD" w:rsidRPr="00AA0466">
        <w:rPr>
          <w:rFonts w:ascii="Arial" w:hAnsi="Arial" w:cs="Arial"/>
          <w:b/>
          <w:sz w:val="20"/>
          <w:szCs w:val="20"/>
        </w:rPr>
        <w:t>OPERATIONALSUBS</w:t>
      </w:r>
      <w:r w:rsidR="002436FD" w:rsidRPr="00AA0466" w:rsidDel="002436FD">
        <w:rPr>
          <w:rFonts w:ascii="Arial" w:hAnsi="Arial" w:cs="Arial"/>
          <w:b/>
          <w:sz w:val="20"/>
          <w:szCs w:val="20"/>
        </w:rPr>
        <w:t xml:space="preserve"> </w:t>
      </w:r>
      <w:r w:rsidRPr="00AA0466">
        <w:rPr>
          <w:rFonts w:ascii="Arial" w:hAnsi="Arial" w:cs="Arial"/>
          <w:bCs/>
          <w:sz w:val="20"/>
          <w:szCs w:val="20"/>
        </w:rPr>
        <w:t>(for the Oprisk losses template for minor subsidiaries “A2”)</w:t>
      </w:r>
      <w:r w:rsidR="00B4470F" w:rsidRPr="00AA0466">
        <w:rPr>
          <w:rFonts w:ascii="Arial" w:hAnsi="Arial" w:cs="Arial"/>
          <w:b/>
          <w:sz w:val="20"/>
          <w:szCs w:val="20"/>
        </w:rPr>
        <w:t xml:space="preserve"> </w:t>
      </w:r>
      <w:r w:rsidR="00B4470F" w:rsidRPr="00AA0466">
        <w:rPr>
          <w:rFonts w:ascii="Arial" w:hAnsi="Arial" w:cs="Arial"/>
          <w:bCs/>
          <w:sz w:val="20"/>
          <w:szCs w:val="20"/>
        </w:rPr>
        <w:t>or</w:t>
      </w:r>
      <w:r w:rsidR="00B4470F" w:rsidRPr="00AA0466">
        <w:rPr>
          <w:rFonts w:ascii="Arial" w:hAnsi="Arial" w:cs="Arial"/>
          <w:b/>
          <w:sz w:val="20"/>
          <w:szCs w:val="20"/>
        </w:rPr>
        <w:t xml:space="preserve"> </w:t>
      </w:r>
      <w:r w:rsidR="002436FD" w:rsidRPr="00AA0466">
        <w:rPr>
          <w:rFonts w:ascii="Arial" w:hAnsi="Arial" w:cs="Arial"/>
          <w:b/>
          <w:sz w:val="20"/>
          <w:szCs w:val="20"/>
        </w:rPr>
        <w:t>NONRECURRSUBS</w:t>
      </w:r>
      <w:r w:rsidR="002436FD" w:rsidRPr="00AA0466" w:rsidDel="002436FD">
        <w:rPr>
          <w:rFonts w:ascii="Arial" w:hAnsi="Arial" w:cs="Arial"/>
          <w:b/>
          <w:sz w:val="20"/>
          <w:szCs w:val="20"/>
        </w:rPr>
        <w:t xml:space="preserve"> </w:t>
      </w:r>
      <w:r w:rsidR="00B4470F" w:rsidRPr="00AA0466">
        <w:rPr>
          <w:rFonts w:ascii="Arial" w:hAnsi="Arial" w:cs="Arial"/>
          <w:bCs/>
          <w:sz w:val="20"/>
          <w:szCs w:val="20"/>
        </w:rPr>
        <w:t>(for Profitability non-recurring events template for minor subsidiaries “A3”).</w:t>
      </w:r>
    </w:p>
    <w:p w14:paraId="5107A465" w14:textId="2E9E87CA" w:rsidR="005C1D49" w:rsidRPr="00AA0466" w:rsidRDefault="005C1D49" w:rsidP="00F33977">
      <w:pPr>
        <w:spacing w:after="240" w:line="360" w:lineRule="auto"/>
        <w:ind w:left="720"/>
        <w:rPr>
          <w:rFonts w:ascii="Arial" w:hAnsi="Arial" w:cs="Arial"/>
          <w:b/>
          <w:sz w:val="20"/>
          <w:szCs w:val="20"/>
        </w:rPr>
      </w:pPr>
      <w:r w:rsidRPr="00AA0466">
        <w:rPr>
          <w:rFonts w:ascii="Arial" w:hAnsi="Arial" w:cs="Arial"/>
          <w:b/>
          <w:sz w:val="20"/>
          <w:szCs w:val="20"/>
        </w:rPr>
        <w:t>The correspondence between Wave and Reference date is as follow</w:t>
      </w:r>
      <w:r w:rsidR="00CB70D8" w:rsidRPr="00AA0466">
        <w:rPr>
          <w:rFonts w:ascii="Arial" w:hAnsi="Arial" w:cs="Arial"/>
          <w:b/>
          <w:sz w:val="20"/>
          <w:szCs w:val="20"/>
        </w:rPr>
        <w:t xml:space="preserve">: </w:t>
      </w:r>
      <w:r w:rsidRPr="00AA0466">
        <w:rPr>
          <w:rFonts w:ascii="Arial" w:hAnsi="Arial" w:cs="Arial"/>
          <w:b/>
          <w:sz w:val="20"/>
          <w:szCs w:val="20"/>
        </w:rPr>
        <w:br/>
      </w:r>
      <w:del w:id="678" w:author="Sailis, Debora" w:date="2023-08-21T15:50:00Z">
        <w:r w:rsidR="00C12E25" w:rsidRPr="00AA0466" w:rsidDel="00722B6E">
          <w:rPr>
            <w:rFonts w:ascii="Arial" w:hAnsi="Arial" w:cs="Arial"/>
            <w:b/>
            <w:sz w:val="20"/>
            <w:szCs w:val="20"/>
          </w:rPr>
          <w:delText xml:space="preserve">STE33 </w:delText>
        </w:r>
      </w:del>
      <w:ins w:id="679" w:author="Sailis, Debora" w:date="2023-08-21T15:50:00Z">
        <w:r w:rsidR="00722B6E" w:rsidRPr="00AA0466">
          <w:rPr>
            <w:rFonts w:ascii="Arial" w:hAnsi="Arial" w:cs="Arial"/>
            <w:b/>
            <w:sz w:val="20"/>
            <w:szCs w:val="20"/>
          </w:rPr>
          <w:t>STE3</w:t>
        </w:r>
        <w:r w:rsidR="00722B6E">
          <w:rPr>
            <w:rFonts w:ascii="Arial" w:hAnsi="Arial" w:cs="Arial"/>
            <w:b/>
            <w:sz w:val="20"/>
            <w:szCs w:val="20"/>
          </w:rPr>
          <w:t>7</w:t>
        </w:r>
        <w:r w:rsidR="00722B6E" w:rsidRPr="00AA0466">
          <w:rPr>
            <w:rFonts w:ascii="Arial" w:hAnsi="Arial" w:cs="Arial"/>
            <w:b/>
            <w:sz w:val="20"/>
            <w:szCs w:val="20"/>
          </w:rPr>
          <w:t xml:space="preserve"> </w:t>
        </w:r>
      </w:ins>
      <w:r w:rsidR="00391F30" w:rsidRPr="00AA0466">
        <w:rPr>
          <w:rFonts w:ascii="Arial" w:hAnsi="Arial" w:cs="Arial"/>
          <w:b/>
          <w:sz w:val="20"/>
          <w:szCs w:val="20"/>
        </w:rPr>
        <w:t>–</w:t>
      </w:r>
      <w:r w:rsidR="00CB70D8" w:rsidRPr="00AA0466">
        <w:rPr>
          <w:rFonts w:ascii="Arial" w:hAnsi="Arial" w:cs="Arial"/>
          <w:b/>
          <w:sz w:val="20"/>
          <w:szCs w:val="20"/>
        </w:rPr>
        <w:t xml:space="preserve"> </w:t>
      </w:r>
      <w:r w:rsidR="005B4AC8" w:rsidRPr="00AA0466">
        <w:rPr>
          <w:rFonts w:ascii="Arial" w:hAnsi="Arial" w:cs="Arial"/>
          <w:b/>
          <w:sz w:val="20"/>
          <w:szCs w:val="20"/>
        </w:rPr>
        <w:t>31</w:t>
      </w:r>
      <w:r w:rsidRPr="00AA0466">
        <w:rPr>
          <w:rFonts w:ascii="Arial" w:hAnsi="Arial" w:cs="Arial"/>
          <w:b/>
          <w:sz w:val="20"/>
          <w:szCs w:val="20"/>
        </w:rPr>
        <w:t>/12/</w:t>
      </w:r>
      <w:del w:id="680" w:author="Sailis, Debora" w:date="2023-08-21T15:50:00Z">
        <w:r w:rsidR="00C12E25" w:rsidRPr="00AA0466" w:rsidDel="00722B6E">
          <w:rPr>
            <w:rFonts w:ascii="Arial" w:hAnsi="Arial" w:cs="Arial"/>
            <w:b/>
            <w:sz w:val="20"/>
            <w:szCs w:val="20"/>
          </w:rPr>
          <w:delText>2022</w:delText>
        </w:r>
      </w:del>
      <w:ins w:id="681" w:author="Sailis, Debora" w:date="2023-08-21T15:50:00Z">
        <w:r w:rsidR="00722B6E" w:rsidRPr="00AA0466">
          <w:rPr>
            <w:rFonts w:ascii="Arial" w:hAnsi="Arial" w:cs="Arial"/>
            <w:b/>
            <w:sz w:val="20"/>
            <w:szCs w:val="20"/>
          </w:rPr>
          <w:t>202</w:t>
        </w:r>
        <w:r w:rsidR="00722B6E">
          <w:rPr>
            <w:rFonts w:ascii="Arial" w:hAnsi="Arial" w:cs="Arial"/>
            <w:b/>
            <w:sz w:val="20"/>
            <w:szCs w:val="20"/>
          </w:rPr>
          <w:t>3</w:t>
        </w:r>
      </w:ins>
      <w:r w:rsidRPr="00AA0466">
        <w:rPr>
          <w:rFonts w:ascii="Arial" w:hAnsi="Arial" w:cs="Arial"/>
          <w:b/>
          <w:sz w:val="20"/>
          <w:szCs w:val="20"/>
        </w:rPr>
        <w:br/>
      </w:r>
      <w:del w:id="682" w:author="Sailis, Debora" w:date="2023-08-21T15:50:00Z">
        <w:r w:rsidR="00C12E25" w:rsidRPr="00AA0466" w:rsidDel="00722B6E">
          <w:rPr>
            <w:rFonts w:ascii="Arial" w:hAnsi="Arial" w:cs="Arial"/>
            <w:b/>
            <w:sz w:val="20"/>
            <w:szCs w:val="20"/>
          </w:rPr>
          <w:delText xml:space="preserve">STE34 </w:delText>
        </w:r>
      </w:del>
      <w:ins w:id="683" w:author="Sailis, Debora" w:date="2023-08-21T15:50:00Z">
        <w:r w:rsidR="00722B6E" w:rsidRPr="00AA0466">
          <w:rPr>
            <w:rFonts w:ascii="Arial" w:hAnsi="Arial" w:cs="Arial"/>
            <w:b/>
            <w:sz w:val="20"/>
            <w:szCs w:val="20"/>
          </w:rPr>
          <w:t>STE3</w:t>
        </w:r>
        <w:r w:rsidR="00722B6E">
          <w:rPr>
            <w:rFonts w:ascii="Arial" w:hAnsi="Arial" w:cs="Arial"/>
            <w:b/>
            <w:sz w:val="20"/>
            <w:szCs w:val="20"/>
          </w:rPr>
          <w:t>8</w:t>
        </w:r>
        <w:r w:rsidR="00722B6E" w:rsidRPr="00AA0466">
          <w:rPr>
            <w:rFonts w:ascii="Arial" w:hAnsi="Arial" w:cs="Arial"/>
            <w:b/>
            <w:sz w:val="20"/>
            <w:szCs w:val="20"/>
          </w:rPr>
          <w:t xml:space="preserve"> </w:t>
        </w:r>
      </w:ins>
      <w:r w:rsidR="00CB70D8" w:rsidRPr="00AA0466">
        <w:rPr>
          <w:rFonts w:ascii="Arial" w:hAnsi="Arial" w:cs="Arial"/>
          <w:b/>
          <w:sz w:val="20"/>
          <w:szCs w:val="20"/>
        </w:rPr>
        <w:t>–</w:t>
      </w:r>
      <w:r w:rsidR="005B4AC8" w:rsidRPr="00AA0466">
        <w:rPr>
          <w:rFonts w:ascii="Arial" w:hAnsi="Arial" w:cs="Arial"/>
          <w:b/>
          <w:sz w:val="20"/>
          <w:szCs w:val="20"/>
        </w:rPr>
        <w:t xml:space="preserve"> 31</w:t>
      </w:r>
      <w:r w:rsidR="00CB70D8" w:rsidRPr="00AA0466">
        <w:rPr>
          <w:rFonts w:ascii="Arial" w:hAnsi="Arial" w:cs="Arial"/>
          <w:b/>
          <w:sz w:val="20"/>
          <w:szCs w:val="20"/>
        </w:rPr>
        <w:t>/03/</w:t>
      </w:r>
      <w:del w:id="684" w:author="Sailis, Debora" w:date="2023-08-21T15:50:00Z">
        <w:r w:rsidR="00C12E25" w:rsidRPr="00AA0466" w:rsidDel="00722B6E">
          <w:rPr>
            <w:rFonts w:ascii="Arial" w:hAnsi="Arial" w:cs="Arial"/>
            <w:b/>
            <w:sz w:val="20"/>
            <w:szCs w:val="20"/>
          </w:rPr>
          <w:delText>2023</w:delText>
        </w:r>
      </w:del>
      <w:ins w:id="685" w:author="Sailis, Debora" w:date="2023-08-21T15:50:00Z">
        <w:r w:rsidR="00722B6E" w:rsidRPr="00AA0466">
          <w:rPr>
            <w:rFonts w:ascii="Arial" w:hAnsi="Arial" w:cs="Arial"/>
            <w:b/>
            <w:sz w:val="20"/>
            <w:szCs w:val="20"/>
          </w:rPr>
          <w:t>202</w:t>
        </w:r>
        <w:r w:rsidR="00722B6E">
          <w:rPr>
            <w:rFonts w:ascii="Arial" w:hAnsi="Arial" w:cs="Arial"/>
            <w:b/>
            <w:sz w:val="20"/>
            <w:szCs w:val="20"/>
          </w:rPr>
          <w:t>4</w:t>
        </w:r>
      </w:ins>
      <w:r w:rsidRPr="00AA0466">
        <w:rPr>
          <w:rFonts w:ascii="Arial" w:hAnsi="Arial" w:cs="Arial"/>
          <w:b/>
          <w:sz w:val="20"/>
          <w:szCs w:val="20"/>
        </w:rPr>
        <w:br/>
      </w:r>
      <w:del w:id="686" w:author="Sailis, Debora" w:date="2023-08-21T15:50:00Z">
        <w:r w:rsidR="00C12E25" w:rsidRPr="00AA0466" w:rsidDel="00722B6E">
          <w:rPr>
            <w:rFonts w:ascii="Arial" w:hAnsi="Arial" w:cs="Arial"/>
            <w:b/>
            <w:sz w:val="20"/>
            <w:szCs w:val="20"/>
          </w:rPr>
          <w:delText xml:space="preserve">STE35 </w:delText>
        </w:r>
      </w:del>
      <w:ins w:id="687" w:author="Sailis, Debora" w:date="2023-08-21T15:50:00Z">
        <w:r w:rsidR="00722B6E" w:rsidRPr="00AA0466">
          <w:rPr>
            <w:rFonts w:ascii="Arial" w:hAnsi="Arial" w:cs="Arial"/>
            <w:b/>
            <w:sz w:val="20"/>
            <w:szCs w:val="20"/>
          </w:rPr>
          <w:t>STE3</w:t>
        </w:r>
        <w:r w:rsidR="00722B6E">
          <w:rPr>
            <w:rFonts w:ascii="Arial" w:hAnsi="Arial" w:cs="Arial"/>
            <w:b/>
            <w:sz w:val="20"/>
            <w:szCs w:val="20"/>
          </w:rPr>
          <w:t>9</w:t>
        </w:r>
        <w:r w:rsidR="00722B6E" w:rsidRPr="00AA0466">
          <w:rPr>
            <w:rFonts w:ascii="Arial" w:hAnsi="Arial" w:cs="Arial"/>
            <w:b/>
            <w:sz w:val="20"/>
            <w:szCs w:val="20"/>
          </w:rPr>
          <w:t xml:space="preserve"> </w:t>
        </w:r>
      </w:ins>
      <w:r w:rsidR="00CB70D8" w:rsidRPr="00AA0466">
        <w:rPr>
          <w:rFonts w:ascii="Arial" w:hAnsi="Arial" w:cs="Arial"/>
          <w:b/>
          <w:sz w:val="20"/>
          <w:szCs w:val="20"/>
        </w:rPr>
        <w:t xml:space="preserve">– </w:t>
      </w:r>
      <w:r w:rsidR="005B4AC8" w:rsidRPr="00AA0466">
        <w:rPr>
          <w:rFonts w:ascii="Arial" w:hAnsi="Arial" w:cs="Arial"/>
          <w:b/>
          <w:sz w:val="20"/>
          <w:szCs w:val="20"/>
        </w:rPr>
        <w:t>30</w:t>
      </w:r>
      <w:r w:rsidR="00CB70D8" w:rsidRPr="00AA0466">
        <w:rPr>
          <w:rFonts w:ascii="Arial" w:hAnsi="Arial" w:cs="Arial"/>
          <w:b/>
          <w:sz w:val="20"/>
          <w:szCs w:val="20"/>
        </w:rPr>
        <w:t>/06/</w:t>
      </w:r>
      <w:del w:id="688" w:author="Sailis, Debora" w:date="2023-08-21T15:50:00Z">
        <w:r w:rsidR="00C12E25" w:rsidRPr="00AA0466" w:rsidDel="00722B6E">
          <w:rPr>
            <w:rFonts w:ascii="Arial" w:hAnsi="Arial" w:cs="Arial"/>
            <w:b/>
            <w:sz w:val="20"/>
            <w:szCs w:val="20"/>
          </w:rPr>
          <w:delText>2023</w:delText>
        </w:r>
      </w:del>
      <w:ins w:id="689" w:author="Sailis, Debora" w:date="2023-08-21T15:50:00Z">
        <w:r w:rsidR="00722B6E" w:rsidRPr="00AA0466">
          <w:rPr>
            <w:rFonts w:ascii="Arial" w:hAnsi="Arial" w:cs="Arial"/>
            <w:b/>
            <w:sz w:val="20"/>
            <w:szCs w:val="20"/>
          </w:rPr>
          <w:t>202</w:t>
        </w:r>
        <w:r w:rsidR="00722B6E">
          <w:rPr>
            <w:rFonts w:ascii="Arial" w:hAnsi="Arial" w:cs="Arial"/>
            <w:b/>
            <w:sz w:val="20"/>
            <w:szCs w:val="20"/>
          </w:rPr>
          <w:t>4</w:t>
        </w:r>
      </w:ins>
      <w:r w:rsidRPr="00AA0466">
        <w:rPr>
          <w:rFonts w:ascii="Arial" w:hAnsi="Arial" w:cs="Arial"/>
          <w:b/>
          <w:sz w:val="20"/>
          <w:szCs w:val="20"/>
        </w:rPr>
        <w:br/>
      </w:r>
      <w:del w:id="690" w:author="Sailis, Debora" w:date="2023-08-21T15:50:00Z">
        <w:r w:rsidR="00C12E25" w:rsidRPr="00AA0466" w:rsidDel="00722B6E">
          <w:rPr>
            <w:rFonts w:ascii="Arial" w:hAnsi="Arial" w:cs="Arial"/>
            <w:b/>
            <w:sz w:val="20"/>
            <w:szCs w:val="20"/>
          </w:rPr>
          <w:delText xml:space="preserve">STE36 </w:delText>
        </w:r>
      </w:del>
      <w:ins w:id="691" w:author="Sailis, Debora" w:date="2023-08-21T15:50:00Z">
        <w:r w:rsidR="00722B6E" w:rsidRPr="00AA0466">
          <w:rPr>
            <w:rFonts w:ascii="Arial" w:hAnsi="Arial" w:cs="Arial"/>
            <w:b/>
            <w:sz w:val="20"/>
            <w:szCs w:val="20"/>
          </w:rPr>
          <w:t>STE</w:t>
        </w:r>
        <w:r w:rsidR="00722B6E">
          <w:rPr>
            <w:rFonts w:ascii="Arial" w:hAnsi="Arial" w:cs="Arial"/>
            <w:b/>
            <w:sz w:val="20"/>
            <w:szCs w:val="20"/>
          </w:rPr>
          <w:t>40</w:t>
        </w:r>
        <w:r w:rsidR="00722B6E" w:rsidRPr="00AA0466">
          <w:rPr>
            <w:rFonts w:ascii="Arial" w:hAnsi="Arial" w:cs="Arial"/>
            <w:b/>
            <w:sz w:val="20"/>
            <w:szCs w:val="20"/>
          </w:rPr>
          <w:t xml:space="preserve"> </w:t>
        </w:r>
      </w:ins>
      <w:r w:rsidR="00CB70D8" w:rsidRPr="00AA0466">
        <w:rPr>
          <w:rFonts w:ascii="Arial" w:hAnsi="Arial" w:cs="Arial"/>
          <w:b/>
          <w:sz w:val="20"/>
          <w:szCs w:val="20"/>
        </w:rPr>
        <w:t xml:space="preserve">– </w:t>
      </w:r>
      <w:r w:rsidR="005B4AC8" w:rsidRPr="00AA0466">
        <w:rPr>
          <w:rFonts w:ascii="Arial" w:hAnsi="Arial" w:cs="Arial"/>
          <w:b/>
          <w:sz w:val="20"/>
          <w:szCs w:val="20"/>
        </w:rPr>
        <w:t>30</w:t>
      </w:r>
      <w:r w:rsidR="00CB70D8" w:rsidRPr="00AA0466">
        <w:rPr>
          <w:rFonts w:ascii="Arial" w:hAnsi="Arial" w:cs="Arial"/>
          <w:b/>
          <w:sz w:val="20"/>
          <w:szCs w:val="20"/>
        </w:rPr>
        <w:t>/09/</w:t>
      </w:r>
      <w:del w:id="692" w:author="Sailis, Debora" w:date="2023-08-21T15:50:00Z">
        <w:r w:rsidR="00C12E25" w:rsidRPr="00AA0466" w:rsidDel="00722B6E">
          <w:rPr>
            <w:rFonts w:ascii="Arial" w:hAnsi="Arial" w:cs="Arial"/>
            <w:b/>
            <w:sz w:val="20"/>
            <w:szCs w:val="20"/>
          </w:rPr>
          <w:delText>2023</w:delText>
        </w:r>
      </w:del>
      <w:ins w:id="693" w:author="Sailis, Debora" w:date="2023-08-21T15:50:00Z">
        <w:r w:rsidR="00722B6E" w:rsidRPr="00AA0466">
          <w:rPr>
            <w:rFonts w:ascii="Arial" w:hAnsi="Arial" w:cs="Arial"/>
            <w:b/>
            <w:sz w:val="20"/>
            <w:szCs w:val="20"/>
          </w:rPr>
          <w:t>202</w:t>
        </w:r>
        <w:r w:rsidR="00722B6E">
          <w:rPr>
            <w:rFonts w:ascii="Arial" w:hAnsi="Arial" w:cs="Arial"/>
            <w:b/>
            <w:sz w:val="20"/>
            <w:szCs w:val="20"/>
          </w:rPr>
          <w:t>4</w:t>
        </w:r>
      </w:ins>
    </w:p>
    <w:p w14:paraId="2D3AA80F" w14:textId="77777777" w:rsidR="00B908C1" w:rsidRPr="00AA0466" w:rsidRDefault="00B908C1" w:rsidP="00977A51">
      <w:pPr>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More information on operational aspects to submit and monitor data via CASPER is available on </w:t>
      </w:r>
      <w:hyperlink r:id="rId21" w:history="1">
        <w:r w:rsidRPr="00AA0466">
          <w:rPr>
            <w:rStyle w:val="Hyperlink"/>
            <w:rFonts w:ascii="Arial" w:eastAsia="Times New Roman" w:hAnsi="Arial" w:cs="Arial"/>
            <w:sz w:val="20"/>
            <w:szCs w:val="20"/>
            <w:lang w:eastAsia="en-GB"/>
          </w:rPr>
          <w:t>CASPER community page</w:t>
        </w:r>
      </w:hyperlink>
      <w:r w:rsidRPr="00AA0466">
        <w:rPr>
          <w:rFonts w:ascii="Arial" w:eastAsia="Times New Roman" w:hAnsi="Arial" w:cs="Arial"/>
          <w:sz w:val="20"/>
          <w:szCs w:val="20"/>
          <w:lang w:eastAsia="en-GB"/>
        </w:rPr>
        <w:t>.</w:t>
      </w:r>
    </w:p>
    <w:p w14:paraId="3E4E1A78" w14:textId="77777777" w:rsidR="0015181B" w:rsidRPr="00AA0466" w:rsidRDefault="0015181B" w:rsidP="00977A51">
      <w:pPr>
        <w:jc w:val="both"/>
        <w:rPr>
          <w:rFonts w:ascii="Arial" w:eastAsia="Times New Roman" w:hAnsi="Arial" w:cs="Arial"/>
          <w:sz w:val="20"/>
          <w:szCs w:val="20"/>
          <w:lang w:eastAsia="en-GB"/>
        </w:rPr>
      </w:pPr>
    </w:p>
    <w:p w14:paraId="555A5153" w14:textId="77777777" w:rsidR="00791E0B" w:rsidRPr="00AA0466" w:rsidRDefault="00A454C7" w:rsidP="00977A51">
      <w:pPr>
        <w:jc w:val="both"/>
        <w:rPr>
          <w:rFonts w:ascii="Arial" w:eastAsia="Times New Roman" w:hAnsi="Arial" w:cs="Arial"/>
          <w:b/>
          <w:sz w:val="20"/>
          <w:szCs w:val="20"/>
          <w:lang w:eastAsia="en-GB"/>
        </w:rPr>
      </w:pPr>
      <w:r w:rsidRPr="00AA0466">
        <w:rPr>
          <w:rFonts w:ascii="Arial" w:eastAsia="Times New Roman" w:hAnsi="Arial" w:cs="Arial"/>
          <w:b/>
          <w:sz w:val="20"/>
          <w:szCs w:val="20"/>
          <w:lang w:eastAsia="en-GB"/>
        </w:rPr>
        <w:t xml:space="preserve">2. </w:t>
      </w:r>
      <w:r w:rsidR="00791E0B" w:rsidRPr="00AA0466">
        <w:rPr>
          <w:rFonts w:ascii="Arial" w:eastAsia="Times New Roman" w:hAnsi="Arial" w:cs="Arial"/>
          <w:b/>
          <w:sz w:val="20"/>
          <w:szCs w:val="20"/>
          <w:lang w:eastAsia="en-GB"/>
        </w:rPr>
        <w:t>Submission of files for reference periods until (incl.) 2</w:t>
      </w:r>
      <w:r w:rsidRPr="00AA0466">
        <w:rPr>
          <w:rFonts w:ascii="Arial" w:eastAsia="Times New Roman" w:hAnsi="Arial" w:cs="Arial"/>
          <w:b/>
          <w:sz w:val="20"/>
          <w:szCs w:val="20"/>
          <w:lang w:eastAsia="en-GB"/>
        </w:rPr>
        <w:t>0</w:t>
      </w:r>
      <w:r w:rsidR="00791E0B" w:rsidRPr="00AA0466">
        <w:rPr>
          <w:rFonts w:ascii="Arial" w:eastAsia="Times New Roman" w:hAnsi="Arial" w:cs="Arial"/>
          <w:b/>
          <w:sz w:val="20"/>
          <w:szCs w:val="20"/>
          <w:lang w:eastAsia="en-GB"/>
        </w:rPr>
        <w:t>19Q4</w:t>
      </w:r>
    </w:p>
    <w:p w14:paraId="04EEADEE" w14:textId="77777777" w:rsidR="00147146" w:rsidRPr="00AA0466" w:rsidRDefault="00147146" w:rsidP="00977A51">
      <w:pPr>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As in previous data collections, data would be compiled by NCAs and sent through the usual DARWIN submission form to the ECB:</w:t>
      </w:r>
    </w:p>
    <w:p w14:paraId="53932F98" w14:textId="77777777" w:rsidR="00147146" w:rsidRPr="00AA0466" w:rsidRDefault="00000000" w:rsidP="00977A51">
      <w:pPr>
        <w:jc w:val="both"/>
        <w:rPr>
          <w:rStyle w:val="Hyperlink"/>
          <w:rFonts w:ascii="Arial" w:hAnsi="Arial" w:cs="Arial"/>
          <w:b/>
          <w:sz w:val="20"/>
          <w:szCs w:val="20"/>
        </w:rPr>
      </w:pPr>
      <w:hyperlink r:id="rId22" w:history="1">
        <w:r w:rsidR="00147146" w:rsidRPr="00AA0466">
          <w:rPr>
            <w:rStyle w:val="Hyperlink"/>
            <w:rFonts w:ascii="Arial" w:eastAsia="Times New Roman" w:hAnsi="Arial" w:cs="Arial"/>
            <w:b/>
            <w:sz w:val="20"/>
            <w:szCs w:val="20"/>
            <w:lang w:eastAsia="en-GB"/>
          </w:rPr>
          <w:t>DARWIN S</w:t>
        </w:r>
        <w:r w:rsidR="00636D8C" w:rsidRPr="00AA0466">
          <w:rPr>
            <w:rStyle w:val="Hyperlink"/>
            <w:rFonts w:ascii="Arial" w:eastAsia="Times New Roman" w:hAnsi="Arial" w:cs="Arial"/>
            <w:b/>
            <w:sz w:val="20"/>
            <w:szCs w:val="20"/>
            <w:lang w:eastAsia="en-GB"/>
          </w:rPr>
          <w:t>REP data collection</w:t>
        </w:r>
        <w:r w:rsidR="00147146" w:rsidRPr="00AA0466">
          <w:rPr>
            <w:rStyle w:val="Hyperlink"/>
            <w:rFonts w:ascii="Arial" w:eastAsia="Times New Roman" w:hAnsi="Arial" w:cs="Arial"/>
            <w:b/>
            <w:sz w:val="20"/>
            <w:szCs w:val="20"/>
            <w:lang w:eastAsia="en-GB"/>
          </w:rPr>
          <w:t xml:space="preserve"> submission form to the ECB</w:t>
        </w:r>
      </w:hyperlink>
    </w:p>
    <w:p w14:paraId="5095B388" w14:textId="25BEC1A7" w:rsidR="00D60665" w:rsidRPr="00AA0466" w:rsidRDefault="00D60665" w:rsidP="00977A51">
      <w:pPr>
        <w:pStyle w:val="norm"/>
        <w:rPr>
          <w:rFonts w:ascii="Arial" w:hAnsi="Arial" w:cs="Arial"/>
          <w:sz w:val="20"/>
          <w:szCs w:val="20"/>
        </w:rPr>
      </w:pPr>
      <w:r w:rsidRPr="00AA0466">
        <w:rPr>
          <w:rFonts w:ascii="Arial" w:hAnsi="Arial" w:cs="Arial"/>
          <w:sz w:val="20"/>
          <w:szCs w:val="20"/>
        </w:rPr>
        <w:t xml:space="preserve">The </w:t>
      </w:r>
      <w:r w:rsidR="003449AB" w:rsidRPr="00AA0466">
        <w:rPr>
          <w:rFonts w:ascii="Arial" w:hAnsi="Arial" w:cs="Arial"/>
          <w:sz w:val="20"/>
          <w:szCs w:val="20"/>
        </w:rPr>
        <w:t xml:space="preserve">Excel </w:t>
      </w:r>
      <w:r w:rsidRPr="00AA0466">
        <w:rPr>
          <w:rFonts w:ascii="Arial" w:hAnsi="Arial" w:cs="Arial"/>
          <w:sz w:val="20"/>
          <w:szCs w:val="20"/>
        </w:rPr>
        <w:t xml:space="preserve">files </w:t>
      </w:r>
      <w:r w:rsidR="003449AB" w:rsidRPr="00AA0466">
        <w:rPr>
          <w:rFonts w:ascii="Arial" w:hAnsi="Arial" w:cs="Arial"/>
          <w:sz w:val="20"/>
          <w:szCs w:val="20"/>
        </w:rPr>
        <w:t>should</w:t>
      </w:r>
      <w:r w:rsidRPr="00AA0466">
        <w:rPr>
          <w:rFonts w:ascii="Arial" w:hAnsi="Arial" w:cs="Arial"/>
          <w:sz w:val="20"/>
          <w:szCs w:val="20"/>
        </w:rPr>
        <w:t xml:space="preserve"> be collected in a single </w:t>
      </w:r>
      <w:r w:rsidR="00B41549" w:rsidRPr="00AA0466">
        <w:rPr>
          <w:rFonts w:ascii="Arial" w:hAnsi="Arial" w:cs="Arial"/>
          <w:sz w:val="20"/>
          <w:szCs w:val="20"/>
        </w:rPr>
        <w:t>Z</w:t>
      </w:r>
      <w:r w:rsidRPr="00AA0466">
        <w:rPr>
          <w:rFonts w:ascii="Arial" w:hAnsi="Arial" w:cs="Arial"/>
          <w:sz w:val="20"/>
          <w:szCs w:val="20"/>
        </w:rPr>
        <w:t>ip file and s</w:t>
      </w:r>
      <w:r w:rsidR="00B41549" w:rsidRPr="00AA0466">
        <w:rPr>
          <w:rFonts w:ascii="Arial" w:hAnsi="Arial" w:cs="Arial"/>
          <w:sz w:val="20"/>
          <w:szCs w:val="20"/>
        </w:rPr>
        <w:t>ubmitted</w:t>
      </w:r>
      <w:r w:rsidRPr="00AA0466">
        <w:rPr>
          <w:rFonts w:ascii="Arial" w:hAnsi="Arial" w:cs="Arial"/>
          <w:sz w:val="20"/>
          <w:szCs w:val="20"/>
        </w:rPr>
        <w:t xml:space="preserve"> to the ECB</w:t>
      </w:r>
      <w:r w:rsidR="00B41549" w:rsidRPr="00AA0466">
        <w:rPr>
          <w:rFonts w:ascii="Arial" w:hAnsi="Arial" w:cs="Arial"/>
          <w:sz w:val="20"/>
          <w:szCs w:val="20"/>
        </w:rPr>
        <w:t xml:space="preserve"> in Darwin</w:t>
      </w:r>
      <w:ins w:id="694" w:author="Sailis, Debora" w:date="2023-08-22T10:03:00Z">
        <w:r w:rsidR="002D2FBB">
          <w:rPr>
            <w:rFonts w:ascii="Arial" w:hAnsi="Arial" w:cs="Arial"/>
            <w:sz w:val="20"/>
            <w:szCs w:val="20"/>
          </w:rPr>
          <w:t xml:space="preserve"> by</w:t>
        </w:r>
      </w:ins>
      <w:ins w:id="695" w:author="Sailis, Debora" w:date="2023-08-22T10:04:00Z">
        <w:r w:rsidR="002D2FBB">
          <w:rPr>
            <w:rFonts w:ascii="Arial" w:hAnsi="Arial" w:cs="Arial"/>
            <w:sz w:val="20"/>
            <w:szCs w:val="20"/>
          </w:rPr>
          <w:t xml:space="preserve"> the relevant NCA.</w:t>
        </w:r>
      </w:ins>
      <w:del w:id="696" w:author="Sailis, Debora" w:date="2023-08-22T10:03:00Z">
        <w:r w:rsidRPr="00AA0466" w:rsidDel="002D2FBB">
          <w:rPr>
            <w:rFonts w:ascii="Arial" w:hAnsi="Arial" w:cs="Arial"/>
            <w:sz w:val="20"/>
            <w:szCs w:val="20"/>
          </w:rPr>
          <w:delText>.</w:delText>
        </w:r>
      </w:del>
      <w:r w:rsidRPr="00AA0466">
        <w:rPr>
          <w:rFonts w:ascii="Arial" w:hAnsi="Arial" w:cs="Arial"/>
          <w:sz w:val="20"/>
          <w:szCs w:val="20"/>
        </w:rPr>
        <w:t xml:space="preserve"> Further revisions of </w:t>
      </w:r>
      <w:r w:rsidR="003449AB" w:rsidRPr="00AA0466">
        <w:rPr>
          <w:rFonts w:ascii="Arial" w:hAnsi="Arial" w:cs="Arial"/>
          <w:sz w:val="20"/>
          <w:szCs w:val="20"/>
        </w:rPr>
        <w:t xml:space="preserve">the Excel </w:t>
      </w:r>
      <w:r w:rsidRPr="00AA0466">
        <w:rPr>
          <w:rFonts w:ascii="Arial" w:hAnsi="Arial" w:cs="Arial"/>
          <w:sz w:val="20"/>
          <w:szCs w:val="20"/>
        </w:rPr>
        <w:t xml:space="preserve">files can be submitted to the ECB </w:t>
      </w:r>
      <w:r w:rsidR="003449AB" w:rsidRPr="00AA0466">
        <w:rPr>
          <w:rFonts w:ascii="Arial" w:hAnsi="Arial" w:cs="Arial"/>
          <w:sz w:val="20"/>
          <w:szCs w:val="20"/>
        </w:rPr>
        <w:t>in</w:t>
      </w:r>
      <w:r w:rsidRPr="00AA0466">
        <w:rPr>
          <w:rFonts w:ascii="Arial" w:hAnsi="Arial" w:cs="Arial"/>
          <w:sz w:val="20"/>
          <w:szCs w:val="20"/>
        </w:rPr>
        <w:t xml:space="preserve"> new </w:t>
      </w:r>
      <w:r w:rsidR="00B41549" w:rsidRPr="00AA0466">
        <w:rPr>
          <w:rFonts w:ascii="Arial" w:hAnsi="Arial" w:cs="Arial"/>
          <w:sz w:val="20"/>
          <w:szCs w:val="20"/>
        </w:rPr>
        <w:t>Z</w:t>
      </w:r>
      <w:r w:rsidRPr="00AA0466">
        <w:rPr>
          <w:rFonts w:ascii="Arial" w:hAnsi="Arial" w:cs="Arial"/>
          <w:sz w:val="20"/>
          <w:szCs w:val="20"/>
        </w:rPr>
        <w:t xml:space="preserve">ip files – including only the revised files – or as individual Excel files. In order to allow a proper identification of the reporting institution, NCAs will provide each reporting institution with its </w:t>
      </w:r>
      <w:r w:rsidR="00953191" w:rsidRPr="00AA0466">
        <w:rPr>
          <w:rFonts w:ascii="Arial" w:hAnsi="Arial" w:cs="Arial"/>
          <w:sz w:val="20"/>
          <w:szCs w:val="20"/>
        </w:rPr>
        <w:t xml:space="preserve">LEI and MFI </w:t>
      </w:r>
      <w:r w:rsidRPr="00AA0466">
        <w:rPr>
          <w:rFonts w:ascii="Arial" w:hAnsi="Arial" w:cs="Arial"/>
          <w:sz w:val="20"/>
          <w:szCs w:val="20"/>
        </w:rPr>
        <w:t xml:space="preserve">codes when forwarding the templates. </w:t>
      </w:r>
    </w:p>
    <w:p w14:paraId="1A155607" w14:textId="77777777" w:rsidR="00D60665" w:rsidRPr="00AA0466" w:rsidRDefault="00D60665" w:rsidP="00977A51">
      <w:pPr>
        <w:pStyle w:val="norm"/>
        <w:spacing w:after="240"/>
        <w:rPr>
          <w:rFonts w:ascii="Arial" w:hAnsi="Arial" w:cs="Arial"/>
          <w:i/>
          <w:sz w:val="20"/>
          <w:szCs w:val="20"/>
          <w:u w:val="single"/>
        </w:rPr>
      </w:pPr>
      <w:r w:rsidRPr="00AA0466">
        <w:rPr>
          <w:rFonts w:ascii="Arial" w:hAnsi="Arial" w:cs="Arial"/>
          <w:sz w:val="20"/>
          <w:szCs w:val="20"/>
        </w:rPr>
        <w:t>Regarding naming convention, NCAs would follow the following instructions:</w:t>
      </w:r>
    </w:p>
    <w:p w14:paraId="3F921A6B" w14:textId="77777777" w:rsidR="00D60665" w:rsidRPr="00AA0466" w:rsidRDefault="00D60665" w:rsidP="00977A51">
      <w:pPr>
        <w:numPr>
          <w:ilvl w:val="0"/>
          <w:numId w:val="53"/>
        </w:numPr>
        <w:spacing w:after="240" w:line="360" w:lineRule="auto"/>
        <w:ind w:left="714" w:hanging="357"/>
        <w:jc w:val="both"/>
        <w:rPr>
          <w:rFonts w:ascii="Arial" w:hAnsi="Arial" w:cs="Arial"/>
          <w:sz w:val="20"/>
          <w:szCs w:val="20"/>
        </w:rPr>
      </w:pPr>
      <w:r w:rsidRPr="00AA0466">
        <w:rPr>
          <w:rFonts w:ascii="Arial" w:hAnsi="Arial" w:cs="Arial"/>
          <w:sz w:val="20"/>
          <w:szCs w:val="20"/>
        </w:rPr>
        <w:t>For Zip files:</w:t>
      </w:r>
    </w:p>
    <w:p w14:paraId="630C4679" w14:textId="77777777" w:rsidR="00D60665" w:rsidRPr="00AA0466" w:rsidRDefault="00D60665" w:rsidP="00977A51">
      <w:pPr>
        <w:spacing w:after="240" w:line="360" w:lineRule="auto"/>
        <w:ind w:left="714"/>
        <w:jc w:val="both"/>
        <w:rPr>
          <w:rFonts w:ascii="Arial" w:hAnsi="Arial" w:cs="Arial"/>
          <w:b/>
          <w:sz w:val="20"/>
          <w:szCs w:val="20"/>
        </w:rPr>
      </w:pPr>
      <w:r w:rsidRPr="00AA0466">
        <w:rPr>
          <w:rFonts w:ascii="Arial" w:hAnsi="Arial" w:cs="Arial"/>
          <w:b/>
          <w:sz w:val="20"/>
          <w:szCs w:val="20"/>
        </w:rPr>
        <w:t>[</w:t>
      </w:r>
      <w:r w:rsidRPr="00AA0466">
        <w:rPr>
          <w:rFonts w:ascii="Arial" w:hAnsi="Arial" w:cs="Arial"/>
          <w:b/>
          <w:i/>
          <w:sz w:val="20"/>
          <w:szCs w:val="20"/>
        </w:rPr>
        <w:t>CountryCode</w:t>
      </w:r>
      <w:r w:rsidRPr="00AA0466">
        <w:rPr>
          <w:rFonts w:ascii="Arial" w:hAnsi="Arial" w:cs="Arial"/>
          <w:b/>
          <w:sz w:val="20"/>
          <w:szCs w:val="20"/>
        </w:rPr>
        <w:t>_</w:t>
      </w:r>
      <w:r w:rsidR="00636D8C" w:rsidRPr="00AA0466">
        <w:rPr>
          <w:rFonts w:ascii="Arial" w:hAnsi="Arial" w:cs="Arial"/>
          <w:b/>
          <w:sz w:val="20"/>
          <w:szCs w:val="20"/>
        </w:rPr>
        <w:t>YYYY-QX</w:t>
      </w:r>
      <w:r w:rsidRPr="00AA0466">
        <w:rPr>
          <w:rFonts w:ascii="Arial" w:hAnsi="Arial" w:cs="Arial"/>
          <w:b/>
          <w:sz w:val="20"/>
          <w:szCs w:val="20"/>
        </w:rPr>
        <w:t>_templates_</w:t>
      </w:r>
      <w:r w:rsidRPr="00AA0466">
        <w:rPr>
          <w:rFonts w:ascii="Arial" w:hAnsi="Arial" w:cs="Arial"/>
          <w:b/>
          <w:i/>
          <w:sz w:val="20"/>
          <w:szCs w:val="20"/>
        </w:rPr>
        <w:t>version</w:t>
      </w:r>
      <w:r w:rsidRPr="00AA0466">
        <w:rPr>
          <w:rFonts w:ascii="Arial" w:hAnsi="Arial" w:cs="Arial"/>
          <w:b/>
          <w:sz w:val="20"/>
          <w:szCs w:val="20"/>
        </w:rPr>
        <w:t>.zip]</w:t>
      </w:r>
    </w:p>
    <w:p w14:paraId="68F8745C" w14:textId="77777777" w:rsidR="00D60665" w:rsidRPr="00AA0466" w:rsidRDefault="00D60665" w:rsidP="00977A51">
      <w:pPr>
        <w:spacing w:after="240" w:line="360" w:lineRule="auto"/>
        <w:ind w:left="714"/>
        <w:jc w:val="both"/>
        <w:rPr>
          <w:rFonts w:ascii="Arial" w:hAnsi="Arial" w:cs="Arial"/>
          <w:sz w:val="20"/>
          <w:szCs w:val="20"/>
        </w:rPr>
      </w:pPr>
      <w:r w:rsidRPr="00AA0466">
        <w:rPr>
          <w:rFonts w:ascii="Arial" w:hAnsi="Arial" w:cs="Arial"/>
          <w:sz w:val="20"/>
          <w:szCs w:val="20"/>
        </w:rPr>
        <w:t>For instance: [MT_</w:t>
      </w:r>
      <w:r w:rsidR="00636D8C" w:rsidRPr="00AA0466">
        <w:rPr>
          <w:rFonts w:ascii="Arial" w:hAnsi="Arial" w:cs="Arial"/>
          <w:sz w:val="20"/>
          <w:szCs w:val="20"/>
        </w:rPr>
        <w:t>20</w:t>
      </w:r>
      <w:r w:rsidR="006E3A35" w:rsidRPr="00AA0466">
        <w:rPr>
          <w:rFonts w:ascii="Arial" w:hAnsi="Arial" w:cs="Arial"/>
          <w:sz w:val="20"/>
          <w:szCs w:val="20"/>
        </w:rPr>
        <w:t>19</w:t>
      </w:r>
      <w:r w:rsidR="00636D8C" w:rsidRPr="00AA0466">
        <w:rPr>
          <w:rFonts w:ascii="Arial" w:hAnsi="Arial" w:cs="Arial"/>
          <w:sz w:val="20"/>
          <w:szCs w:val="20"/>
        </w:rPr>
        <w:t>-Q4</w:t>
      </w:r>
      <w:r w:rsidRPr="00AA0466">
        <w:rPr>
          <w:rFonts w:ascii="Arial" w:hAnsi="Arial" w:cs="Arial"/>
          <w:sz w:val="20"/>
          <w:szCs w:val="20"/>
        </w:rPr>
        <w:t xml:space="preserve">_templates_4.zip] for the 4th revision of Malta’s </w:t>
      </w:r>
      <w:r w:rsidR="00F16CDB" w:rsidRPr="00AA0466">
        <w:rPr>
          <w:rFonts w:ascii="Arial" w:hAnsi="Arial" w:cs="Arial"/>
          <w:sz w:val="20"/>
          <w:szCs w:val="20"/>
        </w:rPr>
        <w:t>Z</w:t>
      </w:r>
      <w:r w:rsidRPr="00AA0466">
        <w:rPr>
          <w:rFonts w:ascii="Arial" w:hAnsi="Arial" w:cs="Arial"/>
          <w:sz w:val="20"/>
          <w:szCs w:val="20"/>
        </w:rPr>
        <w:t>ip archive to be</w:t>
      </w:r>
      <w:r w:rsidR="003449AB" w:rsidRPr="00AA0466">
        <w:rPr>
          <w:rFonts w:ascii="Arial" w:hAnsi="Arial" w:cs="Arial"/>
          <w:sz w:val="20"/>
          <w:szCs w:val="20"/>
        </w:rPr>
        <w:t xml:space="preserve"> </w:t>
      </w:r>
      <w:r w:rsidRPr="00AA0466">
        <w:rPr>
          <w:rFonts w:ascii="Arial" w:hAnsi="Arial" w:cs="Arial"/>
          <w:sz w:val="20"/>
          <w:szCs w:val="20"/>
        </w:rPr>
        <w:t xml:space="preserve">stored for </w:t>
      </w:r>
      <w:r w:rsidR="00544930" w:rsidRPr="00AA0466">
        <w:rPr>
          <w:rFonts w:ascii="Arial" w:hAnsi="Arial" w:cs="Arial"/>
          <w:sz w:val="20"/>
          <w:szCs w:val="20"/>
        </w:rPr>
        <w:t xml:space="preserve">the </w:t>
      </w:r>
      <w:r w:rsidR="007E053F" w:rsidRPr="00AA0466">
        <w:rPr>
          <w:rFonts w:ascii="Arial" w:hAnsi="Arial" w:cs="Arial"/>
          <w:sz w:val="20"/>
          <w:szCs w:val="20"/>
        </w:rPr>
        <w:t xml:space="preserve">STE for </w:t>
      </w:r>
      <w:r w:rsidR="00636D8C" w:rsidRPr="00AA0466">
        <w:rPr>
          <w:rFonts w:ascii="Arial" w:hAnsi="Arial" w:cs="Arial"/>
          <w:sz w:val="20"/>
          <w:szCs w:val="20"/>
        </w:rPr>
        <w:t xml:space="preserve">SREP data collection </w:t>
      </w:r>
      <w:r w:rsidR="00544930" w:rsidRPr="00AA0466">
        <w:rPr>
          <w:rFonts w:ascii="Arial" w:hAnsi="Arial" w:cs="Arial"/>
          <w:sz w:val="20"/>
          <w:szCs w:val="20"/>
        </w:rPr>
        <w:t xml:space="preserve">reporting </w:t>
      </w:r>
      <w:r w:rsidR="00636D8C" w:rsidRPr="00AA0466">
        <w:rPr>
          <w:rFonts w:ascii="Arial" w:hAnsi="Arial" w:cs="Arial"/>
          <w:sz w:val="20"/>
          <w:szCs w:val="20"/>
        </w:rPr>
        <w:t>for reference date Q4 201</w:t>
      </w:r>
      <w:r w:rsidR="006E3A35" w:rsidRPr="00AA0466">
        <w:rPr>
          <w:rFonts w:ascii="Arial" w:hAnsi="Arial" w:cs="Arial"/>
          <w:sz w:val="20"/>
          <w:szCs w:val="20"/>
        </w:rPr>
        <w:t>9</w:t>
      </w:r>
      <w:r w:rsidR="00F16CDB" w:rsidRPr="00AA0466">
        <w:rPr>
          <w:rFonts w:ascii="Arial" w:hAnsi="Arial" w:cs="Arial"/>
          <w:sz w:val="20"/>
          <w:szCs w:val="20"/>
        </w:rPr>
        <w:t>, if applicable</w:t>
      </w:r>
      <w:r w:rsidRPr="00AA0466">
        <w:rPr>
          <w:rFonts w:ascii="Arial" w:hAnsi="Arial" w:cs="Arial"/>
          <w:sz w:val="20"/>
          <w:szCs w:val="20"/>
        </w:rPr>
        <w:t>.</w:t>
      </w:r>
    </w:p>
    <w:p w14:paraId="1E94D68C" w14:textId="77777777" w:rsidR="00D60665" w:rsidRPr="00AA0466" w:rsidRDefault="00D60665" w:rsidP="00977A51">
      <w:pPr>
        <w:numPr>
          <w:ilvl w:val="0"/>
          <w:numId w:val="53"/>
        </w:numPr>
        <w:spacing w:after="240" w:line="360" w:lineRule="auto"/>
        <w:ind w:left="714" w:hanging="357"/>
        <w:jc w:val="both"/>
        <w:rPr>
          <w:rFonts w:ascii="Arial" w:hAnsi="Arial" w:cs="Arial"/>
          <w:sz w:val="20"/>
          <w:szCs w:val="20"/>
        </w:rPr>
      </w:pPr>
      <w:r w:rsidRPr="00AA0466">
        <w:rPr>
          <w:rFonts w:ascii="Arial" w:hAnsi="Arial" w:cs="Arial"/>
          <w:sz w:val="20"/>
          <w:szCs w:val="20"/>
        </w:rPr>
        <w:t>For files in the Zip files or as stand-alone:</w:t>
      </w:r>
    </w:p>
    <w:p w14:paraId="4EF78CA1" w14:textId="77777777" w:rsidR="00D60665" w:rsidRPr="00AA0466" w:rsidRDefault="00D60665" w:rsidP="00977A51">
      <w:pPr>
        <w:spacing w:after="240" w:line="360" w:lineRule="auto"/>
        <w:ind w:left="720"/>
        <w:jc w:val="both"/>
        <w:rPr>
          <w:rFonts w:ascii="Arial" w:hAnsi="Arial" w:cs="Arial"/>
          <w:b/>
          <w:sz w:val="20"/>
          <w:szCs w:val="20"/>
        </w:rPr>
      </w:pPr>
      <w:r w:rsidRPr="00AA0466">
        <w:rPr>
          <w:rFonts w:ascii="Arial" w:hAnsi="Arial" w:cs="Arial"/>
          <w:b/>
          <w:sz w:val="20"/>
          <w:szCs w:val="20"/>
        </w:rPr>
        <w:t>[</w:t>
      </w:r>
      <w:r w:rsidRPr="00AA0466">
        <w:rPr>
          <w:rFonts w:ascii="Arial" w:hAnsi="Arial" w:cs="Arial"/>
          <w:b/>
          <w:i/>
          <w:sz w:val="20"/>
          <w:szCs w:val="20"/>
        </w:rPr>
        <w:t>CountryCode</w:t>
      </w:r>
      <w:r w:rsidRPr="00AA0466">
        <w:rPr>
          <w:rFonts w:ascii="Arial" w:hAnsi="Arial" w:cs="Arial"/>
          <w:b/>
          <w:sz w:val="20"/>
          <w:szCs w:val="20"/>
        </w:rPr>
        <w:t>_</w:t>
      </w:r>
      <w:r w:rsidRPr="00AA0466">
        <w:rPr>
          <w:rFonts w:ascii="Arial" w:hAnsi="Arial" w:cs="Arial"/>
          <w:b/>
          <w:i/>
          <w:sz w:val="20"/>
          <w:szCs w:val="20"/>
        </w:rPr>
        <w:t>BankCode</w:t>
      </w:r>
      <w:r w:rsidRPr="00AA0466">
        <w:rPr>
          <w:rFonts w:ascii="Arial" w:hAnsi="Arial" w:cs="Arial"/>
          <w:b/>
          <w:sz w:val="20"/>
          <w:szCs w:val="20"/>
        </w:rPr>
        <w:t>_</w:t>
      </w:r>
      <w:r w:rsidR="00636D8C" w:rsidRPr="00AA0466">
        <w:rPr>
          <w:rFonts w:ascii="Arial" w:eastAsia="Times New Roman" w:hAnsi="Arial" w:cs="Arial"/>
          <w:b/>
          <w:sz w:val="20"/>
          <w:szCs w:val="20"/>
          <w:lang w:eastAsia="en-GB"/>
        </w:rPr>
        <w:t>YYYY-QX</w:t>
      </w:r>
      <w:r w:rsidRPr="00AA0466">
        <w:rPr>
          <w:rFonts w:ascii="Arial" w:eastAsia="Times New Roman" w:hAnsi="Arial" w:cs="Arial"/>
          <w:b/>
          <w:sz w:val="20"/>
          <w:szCs w:val="20"/>
          <w:lang w:eastAsia="en-GB"/>
        </w:rPr>
        <w:t>_</w:t>
      </w:r>
      <w:r w:rsidRPr="00AA0466">
        <w:rPr>
          <w:rFonts w:ascii="Arial" w:hAnsi="Arial" w:cs="Arial"/>
          <w:b/>
          <w:i/>
          <w:sz w:val="20"/>
          <w:szCs w:val="20"/>
        </w:rPr>
        <w:t>NameOfTemplate</w:t>
      </w:r>
      <w:r w:rsidRPr="00AA0466">
        <w:rPr>
          <w:rFonts w:ascii="Arial" w:hAnsi="Arial" w:cs="Arial"/>
          <w:b/>
          <w:sz w:val="20"/>
          <w:szCs w:val="20"/>
        </w:rPr>
        <w:t>_</w:t>
      </w:r>
      <w:r w:rsidRPr="00AA0466">
        <w:rPr>
          <w:rFonts w:ascii="Arial" w:hAnsi="Arial" w:cs="Arial"/>
          <w:b/>
          <w:i/>
          <w:sz w:val="20"/>
          <w:szCs w:val="20"/>
        </w:rPr>
        <w:t>version</w:t>
      </w:r>
      <w:r w:rsidRPr="00AA0466">
        <w:rPr>
          <w:rFonts w:ascii="Arial" w:hAnsi="Arial" w:cs="Arial"/>
          <w:b/>
          <w:sz w:val="20"/>
          <w:szCs w:val="20"/>
        </w:rPr>
        <w:t>.xls</w:t>
      </w:r>
      <w:r w:rsidR="00CA56EC" w:rsidRPr="00AA0466">
        <w:rPr>
          <w:rFonts w:ascii="Arial" w:hAnsi="Arial" w:cs="Arial"/>
          <w:b/>
          <w:sz w:val="20"/>
          <w:szCs w:val="20"/>
        </w:rPr>
        <w:t>x</w:t>
      </w:r>
      <w:r w:rsidRPr="00AA0466">
        <w:rPr>
          <w:rFonts w:ascii="Arial" w:hAnsi="Arial" w:cs="Arial"/>
          <w:b/>
          <w:sz w:val="20"/>
          <w:szCs w:val="20"/>
        </w:rPr>
        <w:t>]</w:t>
      </w:r>
    </w:p>
    <w:p w14:paraId="09DAD92E" w14:textId="77777777" w:rsidR="00381EFC" w:rsidRPr="00AA0466" w:rsidRDefault="000A2F7E" w:rsidP="00977A51">
      <w:pPr>
        <w:pStyle w:val="Heading2"/>
        <w:numPr>
          <w:ilvl w:val="0"/>
          <w:numId w:val="0"/>
        </w:numPr>
        <w:ind w:left="567" w:hanging="567"/>
        <w:rPr>
          <w:rFonts w:ascii="Arial" w:hAnsi="Arial" w:cs="Arial"/>
          <w:sz w:val="20"/>
          <w:szCs w:val="20"/>
        </w:rPr>
      </w:pPr>
      <w:r w:rsidRPr="00AA0466">
        <w:rPr>
          <w:rFonts w:ascii="Arial" w:hAnsi="Arial" w:cs="Arial"/>
          <w:b/>
          <w:i w:val="0"/>
          <w:sz w:val="20"/>
          <w:szCs w:val="20"/>
        </w:rPr>
        <w:t>File format conventions:</w:t>
      </w:r>
    </w:p>
    <w:p w14:paraId="2BCA6146" w14:textId="6617AC89" w:rsidR="000A2F7E" w:rsidRPr="00AA0466" w:rsidRDefault="001546DE"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 xml:space="preserve">The following conventions apply to </w:t>
      </w:r>
      <w:r w:rsidR="00D41DCE" w:rsidRPr="00AA0466">
        <w:rPr>
          <w:rFonts w:ascii="Arial" w:eastAsia="Times New Roman" w:hAnsi="Arial" w:cs="Arial"/>
          <w:sz w:val="20"/>
          <w:szCs w:val="20"/>
          <w:lang w:eastAsia="en-GB"/>
        </w:rPr>
        <w:t xml:space="preserve">all the </w:t>
      </w:r>
      <w:r w:rsidRPr="00AA0466">
        <w:rPr>
          <w:rFonts w:ascii="Arial" w:eastAsia="Times New Roman" w:hAnsi="Arial" w:cs="Arial"/>
          <w:sz w:val="20"/>
          <w:szCs w:val="20"/>
          <w:lang w:eastAsia="en-GB"/>
        </w:rPr>
        <w:t>reporting</w:t>
      </w:r>
      <w:r w:rsidR="00D41DCE" w:rsidRPr="00AA0466">
        <w:rPr>
          <w:rFonts w:ascii="Arial" w:eastAsia="Times New Roman" w:hAnsi="Arial" w:cs="Arial"/>
          <w:sz w:val="20"/>
          <w:szCs w:val="20"/>
          <w:lang w:eastAsia="en-GB"/>
        </w:rPr>
        <w:t xml:space="preserve"> templates</w:t>
      </w:r>
      <w:r w:rsidRPr="00AA0466">
        <w:rPr>
          <w:rFonts w:ascii="Arial" w:eastAsia="Times New Roman" w:hAnsi="Arial" w:cs="Arial"/>
          <w:sz w:val="20"/>
          <w:szCs w:val="20"/>
          <w:lang w:eastAsia="en-GB"/>
        </w:rPr>
        <w:t>.</w:t>
      </w:r>
      <w:r w:rsidR="0014661E" w:rsidRPr="00AA0466">
        <w:rPr>
          <w:rFonts w:ascii="Arial" w:eastAsia="Times New Roman" w:hAnsi="Arial" w:cs="Arial"/>
          <w:sz w:val="20"/>
          <w:szCs w:val="20"/>
          <w:lang w:eastAsia="en-GB"/>
        </w:rPr>
        <w:t xml:space="preserve"> </w:t>
      </w:r>
      <w:r w:rsidR="000A2F7E" w:rsidRPr="00AA0466">
        <w:rPr>
          <w:rFonts w:ascii="Arial" w:hAnsi="Arial" w:cs="Arial"/>
          <w:sz w:val="20"/>
          <w:szCs w:val="20"/>
        </w:rPr>
        <w:t xml:space="preserve">Monetary amounts of supervisory variables shall be reported in </w:t>
      </w:r>
      <w:r w:rsidR="000A2F7E" w:rsidRPr="002C686C">
        <w:rPr>
          <w:rFonts w:ascii="Arial" w:hAnsi="Arial" w:cs="Arial"/>
          <w:b/>
          <w:bCs/>
          <w:sz w:val="20"/>
          <w:szCs w:val="20"/>
          <w:rPrChange w:id="697" w:author="Debora Sailis" w:date="2023-09-22T17:12:00Z">
            <w:rPr>
              <w:rFonts w:ascii="Arial" w:hAnsi="Arial" w:cs="Arial"/>
              <w:sz w:val="20"/>
              <w:szCs w:val="20"/>
            </w:rPr>
          </w:rPrChange>
        </w:rPr>
        <w:t>thousands of euros</w:t>
      </w:r>
      <w:r w:rsidR="00D41DCE" w:rsidRPr="00AA0466">
        <w:rPr>
          <w:rFonts w:ascii="Arial" w:hAnsi="Arial" w:cs="Arial"/>
          <w:sz w:val="20"/>
          <w:szCs w:val="20"/>
        </w:rPr>
        <w:t xml:space="preserve"> except for the liquidity templates</w:t>
      </w:r>
      <w:r w:rsidR="009C7660" w:rsidRPr="00AA0466">
        <w:rPr>
          <w:rFonts w:ascii="Arial" w:hAnsi="Arial" w:cs="Arial"/>
          <w:sz w:val="20"/>
          <w:szCs w:val="20"/>
        </w:rPr>
        <w:t xml:space="preserve"> (NSFR</w:t>
      </w:r>
      <w:r w:rsidR="0011133D" w:rsidRPr="00AA0466">
        <w:rPr>
          <w:rFonts w:ascii="Arial" w:hAnsi="Arial" w:cs="Arial"/>
          <w:sz w:val="20"/>
          <w:szCs w:val="20"/>
        </w:rPr>
        <w:t xml:space="preserve"> and ILAAP</w:t>
      </w:r>
      <w:r w:rsidR="009C7660" w:rsidRPr="00AA0466">
        <w:rPr>
          <w:rFonts w:ascii="Arial" w:hAnsi="Arial" w:cs="Arial"/>
          <w:sz w:val="20"/>
          <w:szCs w:val="20"/>
        </w:rPr>
        <w:t>)</w:t>
      </w:r>
      <w:r w:rsidR="009A4912" w:rsidRPr="00AA0466">
        <w:rPr>
          <w:rFonts w:ascii="Arial" w:hAnsi="Arial" w:cs="Arial"/>
          <w:sz w:val="20"/>
          <w:szCs w:val="20"/>
        </w:rPr>
        <w:t xml:space="preserve">, </w:t>
      </w:r>
      <w:r w:rsidR="003641DA" w:rsidRPr="00AA0466">
        <w:rPr>
          <w:rFonts w:ascii="Arial" w:hAnsi="Arial" w:cs="Arial"/>
          <w:sz w:val="20"/>
          <w:szCs w:val="20"/>
        </w:rPr>
        <w:lastRenderedPageBreak/>
        <w:t>the ICAAP template</w:t>
      </w:r>
      <w:ins w:id="698" w:author="Debora Sailis" w:date="2023-09-22T17:11:00Z">
        <w:r w:rsidR="002C686C">
          <w:rPr>
            <w:rFonts w:ascii="Arial" w:hAnsi="Arial" w:cs="Arial"/>
            <w:sz w:val="20"/>
            <w:szCs w:val="20"/>
          </w:rPr>
          <w:t xml:space="preserve">, </w:t>
        </w:r>
      </w:ins>
      <w:del w:id="699" w:author="Debora Sailis" w:date="2023-09-22T17:11:00Z">
        <w:r w:rsidR="009A4912" w:rsidRPr="00AA0466" w:rsidDel="002C686C">
          <w:rPr>
            <w:rFonts w:ascii="Arial" w:hAnsi="Arial" w:cs="Arial"/>
            <w:sz w:val="20"/>
            <w:szCs w:val="20"/>
          </w:rPr>
          <w:delText xml:space="preserve"> and </w:delText>
        </w:r>
      </w:del>
      <w:r w:rsidR="009A4912" w:rsidRPr="00AA0466">
        <w:rPr>
          <w:rFonts w:ascii="Arial" w:hAnsi="Arial" w:cs="Arial"/>
          <w:sz w:val="20"/>
          <w:szCs w:val="20"/>
        </w:rPr>
        <w:t>the Coverage of non-performing exposures template</w:t>
      </w:r>
      <w:del w:id="700" w:author="Debora Sailis" w:date="2023-09-22T17:11:00Z">
        <w:r w:rsidR="009A4912" w:rsidRPr="00AA0466" w:rsidDel="002C686C">
          <w:rPr>
            <w:rFonts w:ascii="Arial" w:hAnsi="Arial" w:cs="Arial"/>
            <w:sz w:val="20"/>
            <w:szCs w:val="20"/>
          </w:rPr>
          <w:delText xml:space="preserve"> </w:delText>
        </w:r>
        <w:r w:rsidR="00F077E3" w:rsidRPr="00AA0466" w:rsidDel="002C686C">
          <w:rPr>
            <w:rFonts w:ascii="Arial" w:hAnsi="Arial" w:cs="Arial"/>
            <w:sz w:val="20"/>
            <w:szCs w:val="20"/>
          </w:rPr>
          <w:delText>and</w:delText>
        </w:r>
      </w:del>
      <w:ins w:id="701" w:author="Debora Sailis" w:date="2023-09-22T17:11:00Z">
        <w:r w:rsidR="002C686C">
          <w:rPr>
            <w:rFonts w:ascii="Arial" w:hAnsi="Arial" w:cs="Arial"/>
            <w:sz w:val="20"/>
            <w:szCs w:val="20"/>
          </w:rPr>
          <w:t xml:space="preserve">, </w:t>
        </w:r>
      </w:ins>
      <w:r w:rsidR="00F077E3" w:rsidRPr="00AA0466">
        <w:rPr>
          <w:rFonts w:ascii="Arial" w:hAnsi="Arial" w:cs="Arial"/>
          <w:sz w:val="20"/>
          <w:szCs w:val="20"/>
        </w:rPr>
        <w:t xml:space="preserve"> the IPCs template </w:t>
      </w:r>
      <w:ins w:id="702" w:author="Debora Sailis" w:date="2023-09-22T17:11:00Z">
        <w:r w:rsidR="002C686C">
          <w:rPr>
            <w:rFonts w:ascii="Arial" w:hAnsi="Arial" w:cs="Arial"/>
            <w:sz w:val="20"/>
            <w:szCs w:val="20"/>
          </w:rPr>
          <w:t>and</w:t>
        </w:r>
      </w:ins>
      <w:ins w:id="703" w:author="Debora Sailis" w:date="2023-09-22T17:12:00Z">
        <w:r w:rsidR="002C686C">
          <w:rPr>
            <w:rFonts w:ascii="Arial" w:hAnsi="Arial" w:cs="Arial"/>
            <w:sz w:val="20"/>
            <w:szCs w:val="20"/>
          </w:rPr>
          <w:t xml:space="preserve"> the Climate risk template </w:t>
        </w:r>
      </w:ins>
      <w:r w:rsidR="00D41DCE" w:rsidRPr="00AA0466">
        <w:rPr>
          <w:rFonts w:ascii="Arial" w:eastAsia="Times New Roman" w:hAnsi="Arial" w:cs="Arial"/>
          <w:sz w:val="20"/>
          <w:szCs w:val="20"/>
          <w:lang w:eastAsia="en-GB"/>
        </w:rPr>
        <w:t xml:space="preserve">which are reported in </w:t>
      </w:r>
      <w:r w:rsidR="00D41DCE" w:rsidRPr="002C686C">
        <w:rPr>
          <w:rFonts w:ascii="Arial" w:eastAsia="Times New Roman" w:hAnsi="Arial" w:cs="Arial"/>
          <w:b/>
          <w:bCs/>
          <w:sz w:val="20"/>
          <w:szCs w:val="20"/>
          <w:lang w:eastAsia="en-GB"/>
          <w:rPrChange w:id="704" w:author="Debora Sailis" w:date="2023-09-22T17:12:00Z">
            <w:rPr>
              <w:rFonts w:ascii="Arial" w:eastAsia="Times New Roman" w:hAnsi="Arial" w:cs="Arial"/>
              <w:sz w:val="20"/>
              <w:szCs w:val="20"/>
              <w:lang w:eastAsia="en-GB"/>
            </w:rPr>
          </w:rPrChange>
        </w:rPr>
        <w:t>euros</w:t>
      </w:r>
      <w:r w:rsidR="000A2F7E" w:rsidRPr="00AA0466">
        <w:rPr>
          <w:rFonts w:ascii="Arial" w:eastAsia="Times New Roman" w:hAnsi="Arial" w:cs="Arial"/>
          <w:sz w:val="20"/>
          <w:szCs w:val="20"/>
          <w:lang w:eastAsia="en-GB"/>
        </w:rPr>
        <w:t>. Amounts should be rounded to the nearest thousand, i.e. the number should not contain decimals. Numbers should not use thousand separators (no spaces or commas).</w:t>
      </w:r>
    </w:p>
    <w:p w14:paraId="0E0290AD" w14:textId="77777777" w:rsidR="000A2F7E" w:rsidRPr="00AA0466" w:rsidRDefault="000A2F7E" w:rsidP="00977A51">
      <w:pPr>
        <w:tabs>
          <w:tab w:val="left" w:pos="851"/>
          <w:tab w:val="right" w:pos="9356"/>
        </w:tabs>
        <w:spacing w:before="60" w:after="60" w:line="360" w:lineRule="auto"/>
        <w:jc w:val="both"/>
        <w:rPr>
          <w:rFonts w:ascii="Arial" w:eastAsia="Times New Roman" w:hAnsi="Arial" w:cs="Arial"/>
          <w:sz w:val="20"/>
          <w:szCs w:val="20"/>
          <w:lang w:eastAsia="en-GB"/>
        </w:rPr>
      </w:pPr>
      <w:r w:rsidRPr="00AA0466">
        <w:rPr>
          <w:rFonts w:ascii="Arial" w:eastAsia="Times New Roman" w:hAnsi="Arial" w:cs="Arial"/>
          <w:sz w:val="20"/>
          <w:szCs w:val="20"/>
          <w:lang w:eastAsia="en-GB"/>
        </w:rPr>
        <w:t>Percentages shall be reported as per unit with four decimals</w:t>
      </w:r>
      <w:r w:rsidR="00B529B6" w:rsidRPr="00AA0466">
        <w:rPr>
          <w:rFonts w:ascii="Arial" w:eastAsia="Times New Roman" w:hAnsi="Arial" w:cs="Arial"/>
          <w:sz w:val="20"/>
          <w:szCs w:val="20"/>
          <w:lang w:eastAsia="en-GB"/>
        </w:rPr>
        <w:t>, unless stated otherwise</w:t>
      </w:r>
      <w:r w:rsidRPr="00AA0466">
        <w:rPr>
          <w:rFonts w:ascii="Arial" w:eastAsia="Times New Roman" w:hAnsi="Arial" w:cs="Arial"/>
          <w:sz w:val="20"/>
          <w:szCs w:val="20"/>
          <w:lang w:eastAsia="en-GB"/>
        </w:rPr>
        <w:t>. Amounts should be rounded to the nearest fourth decimal. Decimals shall be separated by a point (.). For instance, 1.25% shall be expressed as 0.0125.</w:t>
      </w:r>
    </w:p>
    <w:p w14:paraId="1374F2F3" w14:textId="75A82B3E" w:rsidR="00623612" w:rsidRPr="00AA0466" w:rsidRDefault="00623612" w:rsidP="00977A51">
      <w:pPr>
        <w:pStyle w:val="norm"/>
        <w:tabs>
          <w:tab w:val="clear" w:pos="851"/>
          <w:tab w:val="left" w:pos="1134"/>
        </w:tabs>
        <w:rPr>
          <w:rFonts w:ascii="Arial" w:hAnsi="Arial" w:cs="Arial"/>
          <w:b/>
          <w:sz w:val="20"/>
          <w:szCs w:val="20"/>
          <w:u w:val="single"/>
        </w:rPr>
      </w:pPr>
      <w:r w:rsidRPr="00AA0466">
        <w:rPr>
          <w:rFonts w:ascii="Arial" w:hAnsi="Arial" w:cs="Arial"/>
          <w:sz w:val="20"/>
          <w:szCs w:val="20"/>
        </w:rPr>
        <w:t>Values have to be set to</w:t>
      </w:r>
      <w:r w:rsidR="00B50461" w:rsidRPr="00AA0466">
        <w:rPr>
          <w:rFonts w:ascii="Arial" w:hAnsi="Arial" w:cs="Arial"/>
          <w:sz w:val="20"/>
          <w:szCs w:val="20"/>
        </w:rPr>
        <w:t xml:space="preserve"> </w:t>
      </w:r>
      <w:r w:rsidR="00E70B5E" w:rsidRPr="00AA0466">
        <w:rPr>
          <w:rFonts w:ascii="Arial" w:hAnsi="Arial" w:cs="Arial"/>
          <w:sz w:val="20"/>
          <w:szCs w:val="20"/>
        </w:rPr>
        <w:t xml:space="preserve">blank when the phenomenon is not applicable to the bank. </w:t>
      </w:r>
      <w:ins w:id="705" w:author="Sailis, Debora" w:date="2023-08-21T17:37:00Z">
        <w:r w:rsidR="00804D3F" w:rsidRPr="00804D3F">
          <w:rPr>
            <w:rFonts w:ascii="Arial" w:hAnsi="Arial" w:cs="Arial"/>
            <w:sz w:val="20"/>
            <w:szCs w:val="20"/>
          </w:rPr>
          <w:t>Please note that there is a general validation rule in place in CASPER that requires all expected data points to be reported. If any expected data points are missing, regardless of the specific cases, the validation rule will be triggered. In the event that you have not reported an expected data point due to it not applying or due to specific circumstances, you are required to provide a comment in the discussion tab in CASPER explaining the reason for not reporting that specific data point.</w:t>
        </w:r>
      </w:ins>
      <w:del w:id="706" w:author="Sailis, Debora" w:date="2023-08-21T17:37:00Z">
        <w:r w:rsidR="00E70B5E" w:rsidRPr="00AA0466" w:rsidDel="00804D3F">
          <w:rPr>
            <w:rFonts w:ascii="Arial" w:hAnsi="Arial" w:cs="Arial"/>
            <w:sz w:val="20"/>
            <w:szCs w:val="20"/>
          </w:rPr>
          <w:delText>If information is not readily available, ins</w:delText>
        </w:r>
        <w:r w:rsidR="00B50461" w:rsidRPr="00AA0466" w:rsidDel="00804D3F">
          <w:rPr>
            <w:rFonts w:ascii="Arial" w:hAnsi="Arial" w:cs="Arial"/>
            <w:sz w:val="20"/>
            <w:szCs w:val="20"/>
          </w:rPr>
          <w:delText>t</w:delText>
        </w:r>
        <w:r w:rsidR="00E70B5E" w:rsidRPr="00AA0466" w:rsidDel="00804D3F">
          <w:rPr>
            <w:rFonts w:ascii="Arial" w:hAnsi="Arial" w:cs="Arial"/>
            <w:sz w:val="20"/>
            <w:szCs w:val="20"/>
          </w:rPr>
          <w:delText>itutions are advised to comment in the comment box (where available)</w:delText>
        </w:r>
        <w:r w:rsidR="00B50461" w:rsidRPr="00AA0466" w:rsidDel="00804D3F">
          <w:rPr>
            <w:rFonts w:ascii="Arial" w:hAnsi="Arial" w:cs="Arial"/>
            <w:sz w:val="20"/>
            <w:szCs w:val="20"/>
          </w:rPr>
          <w:delText>.</w:delText>
        </w:r>
      </w:del>
    </w:p>
    <w:sectPr w:rsidR="00623612" w:rsidRPr="00AA0466" w:rsidSect="00CD3E9C">
      <w:headerReference w:type="default" r:id="rId23"/>
      <w:footerReference w:type="default" r:id="rId24"/>
      <w:headerReference w:type="first" r:id="rId25"/>
      <w:footerReference w:type="first" r:id="rId26"/>
      <w:pgSz w:w="11906" w:h="16838" w:code="9"/>
      <w:pgMar w:top="1741"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ilis, Debora" w:date="2023-08-21T16:04:00Z" w:initials="SD">
    <w:p w14:paraId="59B99A23" w14:textId="77777777" w:rsidR="00EF04E3" w:rsidRDefault="00EF04E3">
      <w:pPr>
        <w:pStyle w:val="CommentText"/>
      </w:pPr>
      <w:r>
        <w:rPr>
          <w:rStyle w:val="CommentReference"/>
        </w:rPr>
        <w:annotationRef/>
      </w:r>
      <w:r>
        <w:t xml:space="preserve">To </w:t>
      </w:r>
      <w:r w:rsidR="00A709B5">
        <w:t xml:space="preserve">be </w:t>
      </w:r>
      <w:r>
        <w:t>update</w:t>
      </w:r>
      <w:r w:rsidR="00A709B5">
        <w:t>d</w:t>
      </w:r>
    </w:p>
    <w:p w14:paraId="7A96990F" w14:textId="4297EF06" w:rsidR="00A709B5" w:rsidRDefault="00A709B5">
      <w:pPr>
        <w:pStyle w:val="CommentText"/>
      </w:pPr>
    </w:p>
  </w:comment>
  <w:comment w:id="5" w:author="Sailis, Debora" w:date="2023-08-21T15:49:00Z" w:initials="SD">
    <w:p w14:paraId="1418F1FA" w14:textId="66E30A2B" w:rsidR="00EF04E3" w:rsidRDefault="00722B6E">
      <w:pPr>
        <w:pStyle w:val="CommentText"/>
      </w:pPr>
      <w:r>
        <w:rPr>
          <w:rStyle w:val="CommentReference"/>
        </w:rPr>
        <w:annotationRef/>
      </w:r>
      <w:r>
        <w:t>Add the new templates</w:t>
      </w:r>
      <w:r w:rsidR="00EF04E3">
        <w:t>; Remove discontinued templates</w:t>
      </w:r>
      <w:r w:rsidR="00EF04E3">
        <w:br/>
        <w:t>To footnote 3 we need to add templates that are requested just to SI Highest (clarify leveraged finance)</w:t>
      </w:r>
    </w:p>
    <w:p w14:paraId="2F09F182" w14:textId="77777777" w:rsidR="00EF04E3" w:rsidRDefault="00EF04E3">
      <w:pPr>
        <w:pStyle w:val="CommentText"/>
      </w:pPr>
    </w:p>
    <w:p w14:paraId="524718FF" w14:textId="77777777" w:rsidR="00EF04E3" w:rsidRDefault="00EF04E3">
      <w:pPr>
        <w:pStyle w:val="CommentText"/>
      </w:pPr>
    </w:p>
    <w:p w14:paraId="40F08C72" w14:textId="18431415" w:rsidR="00722B6E" w:rsidRDefault="00722B6E">
      <w:pPr>
        <w:pStyle w:val="CommentText"/>
      </w:pPr>
    </w:p>
  </w:comment>
  <w:comment w:id="20" w:author="Sailis, Debora" w:date="2023-08-21T15:48:00Z" w:initials="SD">
    <w:p w14:paraId="019B0940" w14:textId="77777777" w:rsidR="00722B6E" w:rsidRDefault="00722B6E">
      <w:pPr>
        <w:pStyle w:val="CommentText"/>
      </w:pPr>
      <w:r>
        <w:rPr>
          <w:rStyle w:val="CommentReference"/>
        </w:rPr>
        <w:annotationRef/>
      </w:r>
      <w:r>
        <w:t>To be removed if discontinuation is confirmed</w:t>
      </w:r>
    </w:p>
    <w:p w14:paraId="3DE0603C" w14:textId="6669BD96" w:rsidR="00722B6E" w:rsidRDefault="00722B6E">
      <w:pPr>
        <w:pStyle w:val="CommentText"/>
      </w:pPr>
    </w:p>
  </w:comment>
  <w:comment w:id="32" w:author="Sailis, Debora" w:date="2023-08-21T16:04:00Z" w:initials="SD">
    <w:p w14:paraId="3F5A105A" w14:textId="77E117D5" w:rsidR="00EF04E3" w:rsidRDefault="00EF04E3">
      <w:pPr>
        <w:pStyle w:val="CommentText"/>
      </w:pPr>
      <w:r>
        <w:rPr>
          <w:rStyle w:val="CommentReference"/>
        </w:rPr>
        <w:annotationRef/>
      </w:r>
      <w:r>
        <w:t>Threshold to be added as a foot note; clarify if there is also JST discerption</w:t>
      </w:r>
    </w:p>
    <w:p w14:paraId="7E8748DE" w14:textId="426532C9" w:rsidR="00EF04E3" w:rsidRDefault="00EF04E3">
      <w:pPr>
        <w:pStyle w:val="CommentText"/>
      </w:pPr>
    </w:p>
  </w:comment>
  <w:comment w:id="62" w:author="Sailis, Debora" w:date="2023-08-21T15:48:00Z" w:initials="SD">
    <w:p w14:paraId="22AF39B3" w14:textId="77777777" w:rsidR="00722B6E" w:rsidRDefault="00722B6E">
      <w:pPr>
        <w:pStyle w:val="CommentText"/>
      </w:pPr>
      <w:r>
        <w:rPr>
          <w:rStyle w:val="CommentReference"/>
        </w:rPr>
        <w:annotationRef/>
      </w:r>
      <w:r>
        <w:t>To be removed if discontinuation is confirmed</w:t>
      </w:r>
    </w:p>
    <w:p w14:paraId="73F5DC03" w14:textId="08BBAB81" w:rsidR="00722B6E" w:rsidRDefault="00722B6E">
      <w:pPr>
        <w:pStyle w:val="CommentText"/>
      </w:pPr>
    </w:p>
  </w:comment>
  <w:comment w:id="82" w:author="Sailis, Debora" w:date="2023-08-21T17:34:00Z" w:initials="SD">
    <w:p w14:paraId="32924BC5" w14:textId="2CF35C7A" w:rsidR="00804D3F" w:rsidRDefault="00804D3F">
      <w:pPr>
        <w:pStyle w:val="CommentText"/>
      </w:pPr>
      <w:r>
        <w:rPr>
          <w:rStyle w:val="CommentReference"/>
        </w:rPr>
        <w:annotationRef/>
      </w:r>
      <w:r>
        <w:t>Add others template that have separate instructions</w:t>
      </w:r>
    </w:p>
  </w:comment>
  <w:comment w:id="415" w:author="Sailis, Debora" w:date="2023-08-21T17:59:00Z" w:initials="SD">
    <w:p w14:paraId="21C75A90" w14:textId="77777777" w:rsidR="008B5D5B" w:rsidRDefault="008B5D5B">
      <w:pPr>
        <w:pStyle w:val="CommentText"/>
      </w:pPr>
      <w:r>
        <w:rPr>
          <w:rStyle w:val="CommentReference"/>
        </w:rPr>
        <w:annotationRef/>
      </w:r>
      <w:r>
        <w:t>Add new templates/ removed discontinued</w:t>
      </w:r>
    </w:p>
    <w:p w14:paraId="2AD6B1A0" w14:textId="479E5FA0" w:rsidR="008B5D5B" w:rsidRDefault="008B5D5B">
      <w:pPr>
        <w:pStyle w:val="CommentText"/>
      </w:pPr>
    </w:p>
  </w:comment>
  <w:comment w:id="607" w:author="Sailis, Debora" w:date="2023-08-21T15:59:00Z" w:initials="SD">
    <w:p w14:paraId="1D6B0DD8" w14:textId="24BF462E" w:rsidR="00EF04E3" w:rsidRDefault="00EF04E3">
      <w:pPr>
        <w:pStyle w:val="CommentText"/>
      </w:pPr>
      <w:r>
        <w:rPr>
          <w:rStyle w:val="CommentReference"/>
        </w:rPr>
        <w:annotationRef/>
      </w:r>
      <w:r>
        <w:t>CHANGE OF PROCESS; REMITTANCE ALIGNED WITH THE REST OF THE PACKAGE</w:t>
      </w:r>
    </w:p>
  </w:comment>
  <w:comment w:id="612" w:author="Sailis, Debora" w:date="2023-08-22T09:58:00Z" w:initials="SD">
    <w:p w14:paraId="4544225E" w14:textId="77777777" w:rsidR="002D2FBB" w:rsidRDefault="002D2FBB">
      <w:pPr>
        <w:pStyle w:val="CommentText"/>
      </w:pPr>
      <w:r>
        <w:rPr>
          <w:rStyle w:val="CommentReference"/>
        </w:rPr>
        <w:annotationRef/>
      </w:r>
      <w:r>
        <w:t>In the tables add also ITS remittance because it generated confusion this year</w:t>
      </w:r>
    </w:p>
    <w:p w14:paraId="2BF650AE" w14:textId="6487B553" w:rsidR="002D2FBB" w:rsidRDefault="002D2FB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96990F" w15:done="0"/>
  <w15:commentEx w15:paraId="40F08C72" w15:done="0"/>
  <w15:commentEx w15:paraId="3DE0603C" w15:done="0"/>
  <w15:commentEx w15:paraId="7E8748DE" w15:done="0"/>
  <w15:commentEx w15:paraId="73F5DC03" w15:done="0"/>
  <w15:commentEx w15:paraId="32924BC5" w15:done="0"/>
  <w15:commentEx w15:paraId="2AD6B1A0" w15:done="0"/>
  <w15:commentEx w15:paraId="1D6B0DD8" w15:done="0"/>
  <w15:commentEx w15:paraId="2BF650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E0998" w16cex:dateUtc="2023-08-21T14:04:00Z"/>
  <w16cex:commentExtensible w16cex:durableId="288E05EC" w16cex:dateUtc="2023-08-21T13:49:00Z"/>
  <w16cex:commentExtensible w16cex:durableId="288E05B7" w16cex:dateUtc="2023-08-21T13:48:00Z"/>
  <w16cex:commentExtensible w16cex:durableId="288E0971" w16cex:dateUtc="2023-08-21T14:04:00Z"/>
  <w16cex:commentExtensible w16cex:durableId="288E05CE" w16cex:dateUtc="2023-08-21T13:48:00Z"/>
  <w16cex:commentExtensible w16cex:durableId="288E1EB9" w16cex:dateUtc="2023-08-21T15:34:00Z"/>
  <w16cex:commentExtensible w16cex:durableId="288E2466" w16cex:dateUtc="2023-08-21T15:59:00Z"/>
  <w16cex:commentExtensible w16cex:durableId="288E0868" w16cex:dateUtc="2023-08-21T13:59:00Z"/>
  <w16cex:commentExtensible w16cex:durableId="288F0538" w16cex:dateUtc="2023-08-22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96990F" w16cid:durableId="288E0998"/>
  <w16cid:commentId w16cid:paraId="40F08C72" w16cid:durableId="288E05EC"/>
  <w16cid:commentId w16cid:paraId="3DE0603C" w16cid:durableId="288E05B7"/>
  <w16cid:commentId w16cid:paraId="7E8748DE" w16cid:durableId="288E0971"/>
  <w16cid:commentId w16cid:paraId="73F5DC03" w16cid:durableId="288E05CE"/>
  <w16cid:commentId w16cid:paraId="32924BC5" w16cid:durableId="288E1EB9"/>
  <w16cid:commentId w16cid:paraId="2AD6B1A0" w16cid:durableId="288E2466"/>
  <w16cid:commentId w16cid:paraId="1D6B0DD8" w16cid:durableId="288E0868"/>
  <w16cid:commentId w16cid:paraId="2BF650AE" w16cid:durableId="288F05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D1175" w14:textId="77777777" w:rsidR="00DB4878" w:rsidRDefault="00DB4878" w:rsidP="00483803">
      <w:pPr>
        <w:spacing w:after="0" w:line="240" w:lineRule="auto"/>
      </w:pPr>
      <w:r>
        <w:separator/>
      </w:r>
    </w:p>
  </w:endnote>
  <w:endnote w:type="continuationSeparator" w:id="0">
    <w:p w14:paraId="1A5852D9" w14:textId="77777777" w:rsidR="00DB4878" w:rsidRDefault="00DB4878" w:rsidP="00483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altName w:val="Cambri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FA33" w14:textId="77777777" w:rsidR="009E16EA" w:rsidRPr="00FB652E" w:rsidRDefault="009E16EA" w:rsidP="00FB652E">
    <w:pPr>
      <w:pStyle w:val="Footer"/>
      <w:jc w:val="right"/>
      <w:rPr>
        <w:rFonts w:ascii="Arial" w:hAnsi="Arial" w:cs="Arial"/>
        <w:sz w:val="17"/>
        <w:szCs w:val="17"/>
      </w:rPr>
    </w:pPr>
    <w:r w:rsidRPr="00FB652E">
      <w:rPr>
        <w:rFonts w:ascii="Arial" w:hAnsi="Arial" w:cs="Arial"/>
        <w:sz w:val="17"/>
        <w:szCs w:val="17"/>
      </w:rPr>
      <w:fldChar w:fldCharType="begin"/>
    </w:r>
    <w:r w:rsidRPr="00FB652E">
      <w:rPr>
        <w:rFonts w:ascii="Arial" w:hAnsi="Arial" w:cs="Arial"/>
        <w:sz w:val="17"/>
        <w:szCs w:val="17"/>
      </w:rPr>
      <w:instrText xml:space="preserve"> PAGE   \* MERGEFORMAT </w:instrText>
    </w:r>
    <w:r w:rsidRPr="00FB652E">
      <w:rPr>
        <w:rFonts w:ascii="Arial" w:hAnsi="Arial" w:cs="Arial"/>
        <w:sz w:val="17"/>
        <w:szCs w:val="17"/>
      </w:rPr>
      <w:fldChar w:fldCharType="separate"/>
    </w:r>
    <w:r w:rsidR="005B4AC8" w:rsidRPr="00FB652E">
      <w:rPr>
        <w:rFonts w:ascii="Arial" w:hAnsi="Arial" w:cs="Arial"/>
        <w:noProof/>
        <w:sz w:val="17"/>
        <w:szCs w:val="17"/>
      </w:rPr>
      <w:t>10</w:t>
    </w:r>
    <w:r w:rsidRPr="00FB652E">
      <w:rPr>
        <w:rFonts w:ascii="Arial" w:hAnsi="Arial" w:cs="Arial"/>
        <w:noProof/>
        <w:sz w:val="17"/>
        <w:szCs w:val="17"/>
      </w:rPr>
      <w:fldChar w:fldCharType="end"/>
    </w:r>
  </w:p>
  <w:p w14:paraId="05D234CC" w14:textId="77777777" w:rsidR="009E16EA" w:rsidRDefault="009E1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B0599" w14:textId="77777777" w:rsidR="009E16EA" w:rsidRDefault="009E16EA">
    <w:pPr>
      <w:pStyle w:val="Footer"/>
      <w:jc w:val="center"/>
    </w:pPr>
    <w:r>
      <w:fldChar w:fldCharType="begin"/>
    </w:r>
    <w:r>
      <w:instrText xml:space="preserve"> PAGE   \* MERGEFORMAT </w:instrText>
    </w:r>
    <w:r>
      <w:fldChar w:fldCharType="separate"/>
    </w:r>
    <w:r w:rsidR="00CC52F0">
      <w:rPr>
        <w:noProof/>
      </w:rPr>
      <w:t>1</w:t>
    </w:r>
    <w:r>
      <w:rPr>
        <w:noProof/>
      </w:rPr>
      <w:fldChar w:fldCharType="end"/>
    </w:r>
  </w:p>
  <w:p w14:paraId="0D428039" w14:textId="77777777" w:rsidR="009E16EA" w:rsidRDefault="009E16EA" w:rsidP="009E16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2CD42" w14:textId="77777777" w:rsidR="00DB4878" w:rsidRDefault="00DB4878" w:rsidP="00483803">
      <w:pPr>
        <w:spacing w:after="0" w:line="240" w:lineRule="auto"/>
      </w:pPr>
      <w:r>
        <w:separator/>
      </w:r>
    </w:p>
  </w:footnote>
  <w:footnote w:type="continuationSeparator" w:id="0">
    <w:p w14:paraId="0F8BE1DD" w14:textId="77777777" w:rsidR="00DB4878" w:rsidRDefault="00DB4878" w:rsidP="00483803">
      <w:pPr>
        <w:spacing w:after="0" w:line="240" w:lineRule="auto"/>
      </w:pPr>
      <w:r>
        <w:continuationSeparator/>
      </w:r>
    </w:p>
  </w:footnote>
  <w:footnote w:id="1">
    <w:p w14:paraId="763D91ED" w14:textId="59FC4747" w:rsidR="00C042DD" w:rsidRPr="00FB652E" w:rsidRDefault="00C042DD">
      <w:pPr>
        <w:pStyle w:val="FootnoteText"/>
        <w:rPr>
          <w:rFonts w:ascii="Arial" w:hAnsi="Arial" w:cs="Arial"/>
          <w:sz w:val="17"/>
          <w:szCs w:val="17"/>
        </w:rPr>
      </w:pPr>
      <w:r w:rsidRPr="00FB652E">
        <w:rPr>
          <w:rStyle w:val="FootnoteReference"/>
          <w:rFonts w:ascii="Arial" w:hAnsi="Arial" w:cs="Arial"/>
          <w:sz w:val="17"/>
          <w:szCs w:val="17"/>
          <w:vertAlign w:val="baseline"/>
        </w:rPr>
        <w:footnoteRef/>
      </w:r>
      <w:r w:rsidRPr="00FB652E">
        <w:rPr>
          <w:rFonts w:ascii="Arial" w:hAnsi="Arial" w:cs="Arial"/>
          <w:sz w:val="17"/>
          <w:szCs w:val="17"/>
        </w:rPr>
        <w:t xml:space="preserve"> </w:t>
      </w:r>
      <w:r w:rsidR="00977A51">
        <w:rPr>
          <w:rFonts w:ascii="Arial" w:hAnsi="Arial" w:cs="Arial"/>
          <w:sz w:val="17"/>
          <w:szCs w:val="17"/>
        </w:rPr>
        <w:t xml:space="preserve">  </w:t>
      </w:r>
      <w:r w:rsidRPr="00FB652E">
        <w:rPr>
          <w:rFonts w:ascii="Arial" w:hAnsi="Arial" w:cs="Arial"/>
          <w:sz w:val="17"/>
          <w:szCs w:val="17"/>
        </w:rPr>
        <w:t xml:space="preserve">This note was produced </w:t>
      </w:r>
      <w:r w:rsidR="001761C5" w:rsidRPr="00FB652E">
        <w:rPr>
          <w:rFonts w:ascii="Arial" w:hAnsi="Arial" w:cs="Arial"/>
          <w:sz w:val="17"/>
          <w:szCs w:val="17"/>
        </w:rPr>
        <w:t xml:space="preserve">in collaboration with </w:t>
      </w:r>
      <w:r w:rsidR="00043F9D" w:rsidRPr="00FB652E">
        <w:rPr>
          <w:rFonts w:ascii="Arial" w:hAnsi="Arial" w:cs="Arial"/>
          <w:sz w:val="17"/>
          <w:szCs w:val="17"/>
        </w:rPr>
        <w:t xml:space="preserve">members </w:t>
      </w:r>
      <w:r w:rsidR="008B1028" w:rsidRPr="00FB652E">
        <w:rPr>
          <w:rFonts w:ascii="Arial" w:hAnsi="Arial" w:cs="Arial"/>
          <w:sz w:val="17"/>
          <w:szCs w:val="17"/>
        </w:rPr>
        <w:t>of</w:t>
      </w:r>
      <w:r w:rsidRPr="00FB652E">
        <w:rPr>
          <w:rFonts w:ascii="Arial" w:hAnsi="Arial" w:cs="Arial"/>
          <w:sz w:val="17"/>
          <w:szCs w:val="17"/>
        </w:rPr>
        <w:t xml:space="preserve"> DG-Statistics</w:t>
      </w:r>
      <w:r w:rsidR="00E30860" w:rsidRPr="00FB652E">
        <w:rPr>
          <w:rFonts w:ascii="Arial" w:hAnsi="Arial" w:cs="Arial"/>
          <w:sz w:val="17"/>
          <w:szCs w:val="17"/>
        </w:rPr>
        <w:t xml:space="preserve"> / Banking Supervision Data</w:t>
      </w:r>
      <w:r w:rsidR="00EE32AE" w:rsidRPr="00FB652E">
        <w:rPr>
          <w:rFonts w:ascii="Arial" w:hAnsi="Arial" w:cs="Arial"/>
          <w:sz w:val="17"/>
          <w:szCs w:val="17"/>
        </w:rPr>
        <w:t xml:space="preserve"> Division.</w:t>
      </w:r>
    </w:p>
  </w:footnote>
  <w:footnote w:id="2">
    <w:p w14:paraId="3EF44982" w14:textId="43D2B304" w:rsidR="00773066" w:rsidRPr="00FB652E" w:rsidRDefault="00773066" w:rsidP="00773066">
      <w:pPr>
        <w:pStyle w:val="FootnoteText"/>
        <w:rPr>
          <w:rFonts w:ascii="Arial" w:hAnsi="Arial" w:cs="Arial"/>
          <w:sz w:val="17"/>
          <w:szCs w:val="17"/>
        </w:rPr>
      </w:pPr>
      <w:r w:rsidRPr="00FB652E">
        <w:rPr>
          <w:rStyle w:val="FootnoteReference"/>
          <w:rFonts w:ascii="Arial" w:hAnsi="Arial" w:cs="Arial"/>
          <w:sz w:val="17"/>
          <w:szCs w:val="17"/>
          <w:vertAlign w:val="baseline"/>
        </w:rPr>
        <w:footnoteRef/>
      </w:r>
      <w:r w:rsidRPr="00FB652E">
        <w:rPr>
          <w:rFonts w:ascii="Arial" w:hAnsi="Arial" w:cs="Arial"/>
          <w:sz w:val="17"/>
          <w:szCs w:val="17"/>
        </w:rPr>
        <w:t xml:space="preserve"> </w:t>
      </w:r>
      <w:r w:rsidR="00977A51">
        <w:rPr>
          <w:rFonts w:ascii="Arial" w:hAnsi="Arial" w:cs="Arial"/>
          <w:sz w:val="17"/>
          <w:szCs w:val="17"/>
        </w:rPr>
        <w:t xml:space="preserve">  </w:t>
      </w:r>
      <w:r w:rsidRPr="00FB652E">
        <w:rPr>
          <w:rFonts w:ascii="Arial" w:hAnsi="Arial" w:cs="Arial"/>
          <w:sz w:val="17"/>
          <w:szCs w:val="17"/>
        </w:rPr>
        <w:t xml:space="preserve">Please email </w:t>
      </w:r>
      <w:hyperlink r:id="rId1" w:history="1">
        <w:r w:rsidRPr="00FB652E">
          <w:rPr>
            <w:rStyle w:val="Hyperlink"/>
            <w:rFonts w:ascii="Arial" w:hAnsi="Arial" w:cs="Arial"/>
            <w:sz w:val="17"/>
            <w:szCs w:val="17"/>
          </w:rPr>
          <w:t>SSMCasper@ecb.europa.eu</w:t>
        </w:r>
      </w:hyperlink>
      <w:r w:rsidRPr="00FB652E">
        <w:rPr>
          <w:rFonts w:ascii="Arial" w:hAnsi="Arial" w:cs="Arial"/>
          <w:sz w:val="17"/>
          <w:szCs w:val="17"/>
        </w:rPr>
        <w:t xml:space="preserve"> if access to ASTRA is needed to for this document.</w:t>
      </w:r>
    </w:p>
  </w:footnote>
  <w:footnote w:id="3">
    <w:p w14:paraId="331432BA" w14:textId="0BDB7125" w:rsidR="005909FE" w:rsidRPr="00FB652E" w:rsidRDefault="005909FE">
      <w:pPr>
        <w:pStyle w:val="FootnoteText"/>
        <w:rPr>
          <w:rFonts w:ascii="Arial" w:hAnsi="Arial" w:cs="Arial"/>
          <w:sz w:val="17"/>
          <w:szCs w:val="17"/>
        </w:rPr>
      </w:pPr>
      <w:r w:rsidRPr="00FB652E">
        <w:rPr>
          <w:rStyle w:val="FootnoteReference"/>
          <w:rFonts w:ascii="Arial" w:hAnsi="Arial" w:cs="Arial"/>
          <w:sz w:val="17"/>
          <w:szCs w:val="17"/>
          <w:vertAlign w:val="baseline"/>
        </w:rPr>
        <w:footnoteRef/>
      </w:r>
      <w:r w:rsidRPr="00FB652E">
        <w:rPr>
          <w:rFonts w:ascii="Arial" w:hAnsi="Arial" w:cs="Arial"/>
          <w:sz w:val="17"/>
          <w:szCs w:val="17"/>
        </w:rPr>
        <w:t xml:space="preserve"> </w:t>
      </w:r>
      <w:r w:rsidR="00977A51">
        <w:rPr>
          <w:rFonts w:ascii="Arial" w:hAnsi="Arial" w:cs="Arial"/>
          <w:sz w:val="17"/>
          <w:szCs w:val="17"/>
        </w:rPr>
        <w:t xml:space="preserve">  </w:t>
      </w:r>
      <w:r w:rsidRPr="00FB652E">
        <w:rPr>
          <w:rFonts w:ascii="Arial" w:hAnsi="Arial" w:cs="Arial"/>
          <w:sz w:val="17"/>
          <w:szCs w:val="17"/>
        </w:rPr>
        <w:t>Except for Coverage of non-performing exposures template,</w:t>
      </w:r>
      <w:ins w:id="6" w:author="Sailis, Debora" w:date="2023-08-21T17:34:00Z">
        <w:r w:rsidR="00804D3F">
          <w:rPr>
            <w:rFonts w:ascii="Arial" w:hAnsi="Arial" w:cs="Arial"/>
            <w:sz w:val="17"/>
            <w:szCs w:val="17"/>
          </w:rPr>
          <w:t xml:space="preserve"> </w:t>
        </w:r>
      </w:ins>
      <w:ins w:id="7" w:author="Sailis, Debora" w:date="2023-08-21T17:30:00Z">
        <w:r w:rsidR="00804D3F">
          <w:rPr>
            <w:rFonts w:ascii="Arial" w:hAnsi="Arial" w:cs="Arial"/>
            <w:sz w:val="17"/>
            <w:szCs w:val="17"/>
          </w:rPr>
          <w:t>IPC template, Digitalisation template and Leveraged Finance template,</w:t>
        </w:r>
      </w:ins>
      <w:r w:rsidRPr="00FB652E">
        <w:rPr>
          <w:rFonts w:ascii="Arial" w:hAnsi="Arial" w:cs="Arial"/>
          <w:sz w:val="17"/>
          <w:szCs w:val="17"/>
        </w:rPr>
        <w:t xml:space="preserve"> which </w:t>
      </w:r>
      <w:del w:id="8" w:author="Sailis, Debora" w:date="2023-08-21T17:30:00Z">
        <w:r w:rsidRPr="00FB652E" w:rsidDel="00804D3F">
          <w:rPr>
            <w:rFonts w:ascii="Arial" w:hAnsi="Arial" w:cs="Arial"/>
            <w:sz w:val="17"/>
            <w:szCs w:val="17"/>
          </w:rPr>
          <w:delText xml:space="preserve">is </w:delText>
        </w:r>
      </w:del>
      <w:ins w:id="9" w:author="Sailis, Debora" w:date="2023-08-21T17:30:00Z">
        <w:r w:rsidR="00804D3F">
          <w:rPr>
            <w:rFonts w:ascii="Arial" w:hAnsi="Arial" w:cs="Arial"/>
            <w:sz w:val="17"/>
            <w:szCs w:val="17"/>
          </w:rPr>
          <w:t>are</w:t>
        </w:r>
        <w:r w:rsidR="00804D3F" w:rsidRPr="00FB652E">
          <w:rPr>
            <w:rFonts w:ascii="Arial" w:hAnsi="Arial" w:cs="Arial"/>
            <w:sz w:val="17"/>
            <w:szCs w:val="17"/>
          </w:rPr>
          <w:t xml:space="preserve"> </w:t>
        </w:r>
      </w:ins>
      <w:r w:rsidRPr="00FB652E">
        <w:rPr>
          <w:rFonts w:ascii="Arial" w:hAnsi="Arial" w:cs="Arial"/>
          <w:sz w:val="17"/>
          <w:szCs w:val="17"/>
        </w:rPr>
        <w:t>requested only for SIs at the highest level of consolidation.</w:t>
      </w:r>
    </w:p>
  </w:footnote>
  <w:footnote w:id="4">
    <w:p w14:paraId="51C7B6FE" w14:textId="3C8BE618" w:rsidR="004F731C" w:rsidRPr="00FB652E" w:rsidRDefault="004F731C" w:rsidP="00977A51">
      <w:pPr>
        <w:pStyle w:val="FootnoteText"/>
        <w:rPr>
          <w:rFonts w:ascii="Arial" w:hAnsi="Arial" w:cs="Arial"/>
          <w:sz w:val="17"/>
          <w:szCs w:val="17"/>
          <w:lang w:val="pt-PT"/>
        </w:rPr>
      </w:pPr>
      <w:r w:rsidRPr="00FB652E">
        <w:rPr>
          <w:rStyle w:val="FootnoteReference"/>
          <w:rFonts w:ascii="Arial" w:hAnsi="Arial" w:cs="Arial"/>
          <w:sz w:val="17"/>
          <w:szCs w:val="17"/>
          <w:vertAlign w:val="baseline"/>
        </w:rPr>
        <w:footnoteRef/>
      </w:r>
      <w:r w:rsidRPr="00FB652E">
        <w:rPr>
          <w:rFonts w:ascii="Arial" w:hAnsi="Arial" w:cs="Arial"/>
          <w:sz w:val="17"/>
          <w:szCs w:val="17"/>
        </w:rPr>
        <w:t xml:space="preserve"> </w:t>
      </w:r>
      <w:r w:rsidR="00977A51">
        <w:rPr>
          <w:rFonts w:ascii="Arial" w:hAnsi="Arial" w:cs="Arial"/>
          <w:sz w:val="17"/>
          <w:szCs w:val="17"/>
        </w:rPr>
        <w:t xml:space="preserve">   </w:t>
      </w:r>
      <w:r w:rsidRPr="00FB652E">
        <w:rPr>
          <w:rFonts w:ascii="Arial" w:hAnsi="Arial" w:cs="Arial"/>
          <w:sz w:val="17"/>
          <w:szCs w:val="17"/>
        </w:rPr>
        <w:t>Materiality threshold for the repo</w:t>
      </w:r>
      <w:r w:rsidR="00EE32AE" w:rsidRPr="00FB652E">
        <w:rPr>
          <w:rFonts w:ascii="Arial" w:hAnsi="Arial" w:cs="Arial"/>
          <w:sz w:val="17"/>
          <w:szCs w:val="17"/>
        </w:rPr>
        <w:t>rting of pension risk template:</w:t>
      </w:r>
      <w:r w:rsidR="00977A51">
        <w:rPr>
          <w:rFonts w:ascii="Arial" w:hAnsi="Arial" w:cs="Arial"/>
          <w:sz w:val="17"/>
          <w:szCs w:val="17"/>
          <w:lang w:val="pt-PT"/>
        </w:rPr>
        <w:t xml:space="preserve"> </w:t>
      </w:r>
      <w:r w:rsidRPr="00FB652E">
        <w:rPr>
          <w:rFonts w:ascii="Arial" w:hAnsi="Arial" w:cs="Arial"/>
          <w:sz w:val="17"/>
          <w:szCs w:val="17"/>
          <w:lang w:val="pt-PT"/>
        </w:rPr>
        <w:t>{FINREP 44.01; r070; c010</w:t>
      </w:r>
      <w:r w:rsidR="00EE32AE" w:rsidRPr="00FB652E">
        <w:rPr>
          <w:rFonts w:ascii="Arial" w:hAnsi="Arial" w:cs="Arial"/>
          <w:sz w:val="17"/>
          <w:szCs w:val="17"/>
          <w:lang w:val="pt-PT"/>
        </w:rPr>
        <w:t>} / {FINREP 01.02; r300; c010} ≥</w:t>
      </w:r>
      <w:r w:rsidRPr="00FB652E">
        <w:rPr>
          <w:rFonts w:ascii="Arial" w:hAnsi="Arial" w:cs="Arial"/>
          <w:sz w:val="17"/>
          <w:szCs w:val="17"/>
          <w:lang w:val="pt-PT"/>
        </w:rPr>
        <w:t xml:space="preserve"> 0.009</w:t>
      </w:r>
    </w:p>
  </w:footnote>
  <w:footnote w:id="5">
    <w:p w14:paraId="33924AEB" w14:textId="77777777" w:rsidR="00A709B5" w:rsidRPr="00A60BC9" w:rsidRDefault="00A709B5" w:rsidP="00A709B5">
      <w:pPr>
        <w:pStyle w:val="FootnoteText"/>
        <w:rPr>
          <w:ins w:id="28" w:author="Sailis, Debora" w:date="2023-10-05T18:05:00Z"/>
          <w:lang w:val="en-US"/>
        </w:rPr>
      </w:pPr>
      <w:ins w:id="29" w:author="Sailis, Debora" w:date="2023-10-05T18:05:00Z">
        <w:r>
          <w:rPr>
            <w:rStyle w:val="FootnoteReference"/>
          </w:rPr>
          <w:footnoteRef/>
        </w:r>
        <w:r>
          <w:t xml:space="preserve"> </w:t>
        </w:r>
        <w:r w:rsidRPr="00FB652E">
          <w:rPr>
            <w:rFonts w:ascii="Arial" w:hAnsi="Arial" w:cs="Arial"/>
            <w:sz w:val="17"/>
            <w:szCs w:val="17"/>
          </w:rPr>
          <w:t xml:space="preserve">Materiality threshold for the reporting of </w:t>
        </w:r>
        <w:r w:rsidRPr="00A60BC9">
          <w:rPr>
            <w:rFonts w:ascii="Arial" w:hAnsi="Arial" w:cs="Arial"/>
            <w:sz w:val="17"/>
            <w:szCs w:val="17"/>
          </w:rPr>
          <w:t>Risk of Excessive Leverage</w:t>
        </w:r>
        <w:r w:rsidRPr="00FB652E">
          <w:rPr>
            <w:rFonts w:ascii="Arial" w:hAnsi="Arial" w:cs="Arial"/>
            <w:sz w:val="17"/>
            <w:szCs w:val="17"/>
          </w:rPr>
          <w:t>:</w:t>
        </w:r>
        <w:r w:rsidRPr="00A60BC9">
          <w:rPr>
            <w:rFonts w:ascii="Arial" w:hAnsi="Arial" w:cs="Arial"/>
            <w:sz w:val="17"/>
            <w:szCs w:val="17"/>
          </w:rPr>
          <w:t xml:space="preserve"> (SFTs / TLRE &gt; 8%), or (derivatives / TLRE &gt; 8%); for more </w:t>
        </w:r>
        <w:r w:rsidRPr="00800F7D">
          <w:rPr>
            <w:rFonts w:ascii="Arial" w:hAnsi="Arial" w:cs="Arial"/>
            <w:sz w:val="17"/>
            <w:szCs w:val="17"/>
          </w:rPr>
          <w:t>information,</w:t>
        </w:r>
        <w:r w:rsidRPr="00A60BC9">
          <w:rPr>
            <w:rFonts w:ascii="Arial" w:hAnsi="Arial" w:cs="Arial"/>
            <w:sz w:val="17"/>
            <w:szCs w:val="17"/>
          </w:rPr>
          <w:t xml:space="preserve"> please refer to the template instructions</w:t>
        </w:r>
      </w:ins>
    </w:p>
  </w:footnote>
  <w:footnote w:id="6">
    <w:p w14:paraId="3353A23E" w14:textId="4951DBD4" w:rsidR="00800F7D" w:rsidRPr="00800F7D" w:rsidDel="00A709B5" w:rsidRDefault="00800F7D">
      <w:pPr>
        <w:pStyle w:val="FootnoteText"/>
        <w:rPr>
          <w:del w:id="34" w:author="Sailis, Debora" w:date="2023-10-05T18:06:00Z"/>
          <w:lang w:val="en-US"/>
          <w:rPrChange w:id="35" w:author="Sailis, Debora" w:date="2023-08-21T17:24:00Z">
            <w:rPr>
              <w:del w:id="36" w:author="Sailis, Debora" w:date="2023-10-05T18:06:00Z"/>
            </w:rPr>
          </w:rPrChange>
        </w:rPr>
      </w:pPr>
      <w:ins w:id="37" w:author="Sailis, Debora" w:date="2023-08-21T17:24:00Z">
        <w:del w:id="38" w:author="Sailis, Debora" w:date="2023-10-05T18:06:00Z">
          <w:r w:rsidDel="00A709B5">
            <w:rPr>
              <w:rStyle w:val="FootnoteReference"/>
            </w:rPr>
            <w:footnoteRef/>
          </w:r>
          <w:r w:rsidDel="00A709B5">
            <w:delText xml:space="preserve"> </w:delText>
          </w:r>
          <w:r w:rsidRPr="00FB652E" w:rsidDel="00A709B5">
            <w:rPr>
              <w:rFonts w:ascii="Arial" w:hAnsi="Arial" w:cs="Arial"/>
              <w:sz w:val="17"/>
              <w:szCs w:val="17"/>
            </w:rPr>
            <w:delText xml:space="preserve">Materiality threshold for the reporting of </w:delText>
          </w:r>
          <w:r w:rsidRPr="00800F7D" w:rsidDel="00A709B5">
            <w:rPr>
              <w:rFonts w:ascii="Arial" w:hAnsi="Arial" w:cs="Arial"/>
              <w:sz w:val="17"/>
              <w:szCs w:val="17"/>
              <w:rPrChange w:id="39" w:author="Sailis, Debora" w:date="2023-08-21T17:25:00Z">
                <w:rPr>
                  <w:rFonts w:ascii="Arial" w:hAnsi="Arial" w:cs="Arial"/>
                  <w:sz w:val="20"/>
                  <w:szCs w:val="20"/>
                </w:rPr>
              </w:rPrChange>
            </w:rPr>
            <w:delText>Risk of Excessive Leverage</w:delText>
          </w:r>
          <w:r w:rsidRPr="00FB652E" w:rsidDel="00A709B5">
            <w:rPr>
              <w:rFonts w:ascii="Arial" w:hAnsi="Arial" w:cs="Arial"/>
              <w:sz w:val="17"/>
              <w:szCs w:val="17"/>
            </w:rPr>
            <w:delText>:</w:delText>
          </w:r>
          <w:r w:rsidRPr="00800F7D" w:rsidDel="00A709B5">
            <w:rPr>
              <w:rFonts w:ascii="Arial" w:hAnsi="Arial" w:cs="Arial"/>
              <w:sz w:val="17"/>
              <w:szCs w:val="17"/>
              <w:rPrChange w:id="40" w:author="Sailis, Debora" w:date="2023-08-21T17:25:00Z">
                <w:rPr>
                  <w:rFonts w:ascii="Arial" w:hAnsi="Arial" w:cs="Arial"/>
                  <w:sz w:val="17"/>
                  <w:szCs w:val="17"/>
                  <w:lang w:val="pt-PT"/>
                </w:rPr>
              </w:rPrChange>
            </w:rPr>
            <w:delText xml:space="preserve"> </w:delText>
          </w:r>
        </w:del>
      </w:ins>
      <w:ins w:id="41" w:author="Sailis, Debora" w:date="2023-08-21T17:25:00Z">
        <w:del w:id="42" w:author="Sailis, Debora" w:date="2023-10-05T18:06:00Z">
          <w:r w:rsidRPr="00800F7D" w:rsidDel="00A709B5">
            <w:rPr>
              <w:rFonts w:ascii="Arial" w:hAnsi="Arial" w:cs="Arial"/>
              <w:sz w:val="17"/>
              <w:szCs w:val="17"/>
              <w:rPrChange w:id="43" w:author="Sailis, Debora" w:date="2023-08-21T17:26:00Z">
                <w:rPr>
                  <w:rFonts w:ascii="Arial" w:hAnsi="Arial" w:cs="Arial"/>
                  <w:sz w:val="20"/>
                  <w:szCs w:val="20"/>
                </w:rPr>
              </w:rPrChange>
            </w:rPr>
            <w:delText xml:space="preserve">(SFTs / TLRE &gt; 8%), </w:delText>
          </w:r>
          <w:r w:rsidRPr="00800F7D" w:rsidDel="00A709B5">
            <w:rPr>
              <w:rFonts w:ascii="Arial" w:hAnsi="Arial" w:cs="Arial"/>
              <w:sz w:val="17"/>
              <w:szCs w:val="17"/>
              <w:rPrChange w:id="44" w:author="Sailis, Debora" w:date="2023-08-21T17:26:00Z">
                <w:rPr>
                  <w:rFonts w:ascii="Arial" w:hAnsi="Arial" w:cs="Arial"/>
                  <w:b/>
                  <w:bCs/>
                  <w:sz w:val="20"/>
                  <w:szCs w:val="20"/>
                </w:rPr>
              </w:rPrChange>
            </w:rPr>
            <w:delText xml:space="preserve">or </w:delText>
          </w:r>
          <w:r w:rsidRPr="00800F7D" w:rsidDel="00A709B5">
            <w:rPr>
              <w:rFonts w:ascii="Arial" w:hAnsi="Arial" w:cs="Arial"/>
              <w:sz w:val="17"/>
              <w:szCs w:val="17"/>
              <w:rPrChange w:id="45" w:author="Sailis, Debora" w:date="2023-08-21T17:26:00Z">
                <w:rPr>
                  <w:rFonts w:ascii="Arial" w:hAnsi="Arial" w:cs="Arial"/>
                  <w:sz w:val="20"/>
                  <w:szCs w:val="20"/>
                </w:rPr>
              </w:rPrChange>
            </w:rPr>
            <w:delText xml:space="preserve">(derivatives / TLRE &gt; 8%); for more </w:delText>
          </w:r>
        </w:del>
      </w:ins>
      <w:ins w:id="46" w:author="Sailis, Debora" w:date="2023-08-21T17:26:00Z">
        <w:del w:id="47" w:author="Sailis, Debora" w:date="2023-10-05T18:06:00Z">
          <w:r w:rsidRPr="00800F7D" w:rsidDel="00A709B5">
            <w:rPr>
              <w:rFonts w:ascii="Arial" w:hAnsi="Arial" w:cs="Arial"/>
              <w:sz w:val="17"/>
              <w:szCs w:val="17"/>
            </w:rPr>
            <w:delText>information,</w:delText>
          </w:r>
        </w:del>
      </w:ins>
      <w:ins w:id="48" w:author="Sailis, Debora" w:date="2023-08-21T17:25:00Z">
        <w:del w:id="49" w:author="Sailis, Debora" w:date="2023-10-05T18:06:00Z">
          <w:r w:rsidRPr="00800F7D" w:rsidDel="00A709B5">
            <w:rPr>
              <w:rFonts w:ascii="Arial" w:hAnsi="Arial" w:cs="Arial"/>
              <w:sz w:val="17"/>
              <w:szCs w:val="17"/>
              <w:rPrChange w:id="50" w:author="Sailis, Debora" w:date="2023-08-21T17:26:00Z">
                <w:rPr>
                  <w:rFonts w:ascii="Arial" w:hAnsi="Arial" w:cs="Arial"/>
                  <w:sz w:val="20"/>
                  <w:szCs w:val="20"/>
                </w:rPr>
              </w:rPrChange>
            </w:rPr>
            <w:delText xml:space="preserve"> please refer to the template inst</w:delText>
          </w:r>
        </w:del>
      </w:ins>
      <w:ins w:id="51" w:author="Sailis, Debora" w:date="2023-08-21T17:26:00Z">
        <w:del w:id="52" w:author="Sailis, Debora" w:date="2023-10-05T18:06:00Z">
          <w:r w:rsidRPr="00800F7D" w:rsidDel="00A709B5">
            <w:rPr>
              <w:rFonts w:ascii="Arial" w:hAnsi="Arial" w:cs="Arial"/>
              <w:sz w:val="17"/>
              <w:szCs w:val="17"/>
              <w:rPrChange w:id="53" w:author="Sailis, Debora" w:date="2023-08-21T17:26:00Z">
                <w:rPr>
                  <w:rFonts w:ascii="Arial" w:hAnsi="Arial" w:cs="Arial"/>
                  <w:sz w:val="20"/>
                  <w:szCs w:val="20"/>
                </w:rPr>
              </w:rPrChange>
            </w:rPr>
            <w:delText>ructions</w:delText>
          </w:r>
        </w:del>
      </w:ins>
    </w:p>
  </w:footnote>
  <w:footnote w:id="7">
    <w:p w14:paraId="1D8BD80B" w14:textId="136685C1" w:rsidR="00295DFB" w:rsidRDefault="00295DFB">
      <w:pPr>
        <w:pStyle w:val="FootnoteText"/>
      </w:pPr>
      <w:ins w:id="133" w:author="Sailis, Debora" w:date="2023-10-06T12:52:00Z">
        <w:r>
          <w:rPr>
            <w:rStyle w:val="FootnoteReference"/>
          </w:rPr>
          <w:footnoteRef/>
        </w:r>
        <w:r>
          <w:t xml:space="preserve"> For the remaining templates included in the ESG module, </w:t>
        </w:r>
      </w:ins>
      <w:ins w:id="134" w:author="Sailis, Debora" w:date="2023-10-06T12:53:00Z">
        <w:r>
          <w:t xml:space="preserve">please refer to </w:t>
        </w:r>
        <w:r w:rsidRPr="00295DFB">
          <w:t>Decision of the European Banking Authority EBA/DC/498</w:t>
        </w:r>
      </w:ins>
    </w:p>
  </w:footnote>
  <w:footnote w:id="8">
    <w:p w14:paraId="72FBBB0F" w14:textId="2D0C01B4" w:rsidR="00AA343D" w:rsidRDefault="00AA343D">
      <w:pPr>
        <w:pStyle w:val="FootnoteText"/>
      </w:pPr>
      <w:ins w:id="179" w:author="Sailis, Debora" w:date="2023-10-05T18:29:00Z">
        <w:r>
          <w:rPr>
            <w:rStyle w:val="FootnoteReference"/>
          </w:rPr>
          <w:footnoteRef/>
        </w:r>
        <w:r>
          <w:t xml:space="preserve"> </w:t>
        </w:r>
      </w:ins>
      <w:ins w:id="180" w:author="Sailis, Debora" w:date="2023-10-05T18:30:00Z">
        <w:r>
          <w:t xml:space="preserve">EBA </w:t>
        </w:r>
      </w:ins>
      <w:ins w:id="181" w:author="Sailis, Debora" w:date="2023-10-06T12:03:00Z">
        <w:r w:rsidR="007352C5">
          <w:t>module</w:t>
        </w:r>
      </w:ins>
      <w:ins w:id="182" w:author="Sailis, Debora" w:date="2023-10-05T18:30:00Z">
        <w:r>
          <w:t>, XBRL format (NO CASPER)</w:t>
        </w:r>
      </w:ins>
    </w:p>
  </w:footnote>
  <w:footnote w:id="9">
    <w:p w14:paraId="1031AEEF" w14:textId="77777777" w:rsidR="00C524DB" w:rsidRPr="00FB652E" w:rsidRDefault="00C524DB">
      <w:pPr>
        <w:pStyle w:val="FootnoteText"/>
        <w:rPr>
          <w:ins w:id="245" w:author="Sailis, Debora" w:date="2023-08-31T12:03:00Z"/>
          <w:rFonts w:ascii="Arial" w:hAnsi="Arial" w:cs="Arial"/>
          <w:sz w:val="17"/>
          <w:szCs w:val="17"/>
        </w:rPr>
      </w:pPr>
      <w:ins w:id="246" w:author="Sailis, Debora" w:date="2023-08-31T12:03:00Z">
        <w:r w:rsidRPr="008C56E7">
          <w:rPr>
            <w:rStyle w:val="FootnoteReference"/>
            <w:rPrChange w:id="247" w:author="Sailis, Debora" w:date="2023-10-06T12:03:00Z">
              <w:rPr>
                <w:rStyle w:val="FootnoteReference"/>
                <w:rFonts w:ascii="Arial" w:hAnsi="Arial" w:cs="Arial"/>
                <w:sz w:val="17"/>
                <w:szCs w:val="17"/>
                <w:vertAlign w:val="baseline"/>
              </w:rPr>
            </w:rPrChange>
          </w:rPr>
          <w:footnoteRef/>
        </w:r>
        <w:r w:rsidRPr="008C56E7">
          <w:rPr>
            <w:rStyle w:val="FootnoteReference"/>
            <w:rPrChange w:id="248" w:author="Sailis, Debora" w:date="2023-10-06T12:03:00Z">
              <w:rPr>
                <w:rFonts w:ascii="Arial" w:hAnsi="Arial" w:cs="Arial"/>
                <w:sz w:val="17"/>
                <w:szCs w:val="17"/>
              </w:rPr>
            </w:rPrChange>
          </w:rPr>
          <w:t xml:space="preserve">   </w:t>
        </w:r>
        <w:r w:rsidRPr="00FB652E">
          <w:rPr>
            <w:rFonts w:ascii="Arial" w:hAnsi="Arial" w:cs="Arial"/>
            <w:sz w:val="17"/>
            <w:szCs w:val="17"/>
          </w:rPr>
          <w:t xml:space="preserve">See footnote </w:t>
        </w:r>
        <w:r w:rsidRPr="00FB652E" w:rsidDel="00804D3F">
          <w:rPr>
            <w:rFonts w:ascii="Arial" w:hAnsi="Arial" w:cs="Arial"/>
            <w:sz w:val="17"/>
            <w:szCs w:val="17"/>
          </w:rPr>
          <w:t>2</w:t>
        </w:r>
        <w:r>
          <w:rPr>
            <w:rFonts w:ascii="Arial" w:hAnsi="Arial" w:cs="Arial"/>
            <w:sz w:val="17"/>
            <w:szCs w:val="17"/>
          </w:rPr>
          <w:t>4</w:t>
        </w:r>
        <w:r w:rsidRPr="00FB652E">
          <w:rPr>
            <w:rFonts w:ascii="Arial" w:hAnsi="Arial" w:cs="Arial"/>
            <w:sz w:val="17"/>
            <w:szCs w:val="17"/>
          </w:rPr>
          <w:t>.</w:t>
        </w:r>
      </w:ins>
    </w:p>
  </w:footnote>
  <w:footnote w:id="10">
    <w:p w14:paraId="4C51E255" w14:textId="37029CE1" w:rsidR="00C524DB" w:rsidRPr="00FB652E" w:rsidDel="00932707" w:rsidRDefault="00C524DB">
      <w:pPr>
        <w:pStyle w:val="FootnoteText"/>
        <w:rPr>
          <w:del w:id="260" w:author="Sailis, Debora" w:date="2023-08-31T12:03:00Z"/>
          <w:rFonts w:ascii="Arial" w:hAnsi="Arial" w:cs="Arial"/>
          <w:sz w:val="17"/>
          <w:szCs w:val="17"/>
        </w:rPr>
      </w:pPr>
      <w:del w:id="261" w:author="Sailis, Debora" w:date="2023-08-31T12:03:00Z">
        <w:r w:rsidRPr="00FB652E" w:rsidDel="00932707">
          <w:rPr>
            <w:rStyle w:val="FootnoteReference"/>
            <w:rFonts w:ascii="Arial" w:hAnsi="Arial" w:cs="Arial"/>
            <w:sz w:val="17"/>
            <w:szCs w:val="17"/>
            <w:vertAlign w:val="baseline"/>
          </w:rPr>
          <w:footnoteRef/>
        </w:r>
        <w:r w:rsidRPr="00FB652E" w:rsidDel="00932707">
          <w:rPr>
            <w:rFonts w:ascii="Arial" w:hAnsi="Arial" w:cs="Arial"/>
            <w:sz w:val="17"/>
            <w:szCs w:val="17"/>
          </w:rPr>
          <w:delText xml:space="preserve"> </w:delText>
        </w:r>
        <w:r w:rsidDel="00932707">
          <w:rPr>
            <w:rFonts w:ascii="Arial" w:hAnsi="Arial" w:cs="Arial"/>
            <w:sz w:val="17"/>
            <w:szCs w:val="17"/>
          </w:rPr>
          <w:delText xml:space="preserve">  </w:delText>
        </w:r>
        <w:r w:rsidRPr="00FB652E" w:rsidDel="00932707">
          <w:rPr>
            <w:rFonts w:ascii="Arial" w:hAnsi="Arial" w:cs="Arial"/>
            <w:sz w:val="17"/>
            <w:szCs w:val="17"/>
          </w:rPr>
          <w:delText>See footnote 2</w:delText>
        </w:r>
      </w:del>
      <w:ins w:id="262" w:author="Sailis, Debora" w:date="2023-08-21T17:29:00Z">
        <w:del w:id="263" w:author="Sailis, Debora" w:date="2023-08-31T12:03:00Z">
          <w:r w:rsidDel="00932707">
            <w:rPr>
              <w:rFonts w:ascii="Arial" w:hAnsi="Arial" w:cs="Arial"/>
              <w:sz w:val="17"/>
              <w:szCs w:val="17"/>
            </w:rPr>
            <w:delText>4</w:delText>
          </w:r>
        </w:del>
      </w:ins>
      <w:del w:id="264" w:author="Sailis, Debora" w:date="2023-08-31T12:03:00Z">
        <w:r w:rsidRPr="00FB652E" w:rsidDel="00932707">
          <w:rPr>
            <w:rFonts w:ascii="Arial" w:hAnsi="Arial" w:cs="Arial"/>
            <w:sz w:val="17"/>
            <w:szCs w:val="17"/>
          </w:rPr>
          <w:delText>.</w:delText>
        </w:r>
      </w:del>
    </w:p>
  </w:footnote>
  <w:footnote w:id="11">
    <w:p w14:paraId="6B8B103D" w14:textId="77777777" w:rsidR="00C524DB" w:rsidRPr="00800F7D" w:rsidRDefault="00C524DB" w:rsidP="00804D3F">
      <w:pPr>
        <w:pStyle w:val="FootnoteText"/>
        <w:rPr>
          <w:ins w:id="285" w:author="Sailis, Debora" w:date="2023-08-31T12:03:00Z"/>
          <w:lang w:val="en-US"/>
          <w:rPrChange w:id="286" w:author="Sailis, Debora" w:date="2023-08-21T17:18:00Z">
            <w:rPr>
              <w:ins w:id="287" w:author="Sailis, Debora" w:date="2023-08-31T12:03:00Z"/>
            </w:rPr>
          </w:rPrChange>
        </w:rPr>
      </w:pPr>
      <w:ins w:id="288" w:author="Sailis, Debora" w:date="2023-08-31T12:03:00Z">
        <w:r>
          <w:rPr>
            <w:rStyle w:val="FootnoteReference"/>
          </w:rPr>
          <w:footnoteRef/>
        </w:r>
        <w:r>
          <w:t xml:space="preserve"> See footnote 5.</w:t>
        </w:r>
      </w:ins>
    </w:p>
  </w:footnote>
  <w:footnote w:id="12">
    <w:p w14:paraId="6B19DAAF" w14:textId="74C78F0D" w:rsidR="00AA343D" w:rsidRDefault="00AA343D">
      <w:pPr>
        <w:pStyle w:val="FootnoteText"/>
      </w:pPr>
      <w:ins w:id="325" w:author="Sailis, Debora" w:date="2023-10-05T18:31:00Z">
        <w:r>
          <w:rPr>
            <w:rStyle w:val="FootnoteReference"/>
          </w:rPr>
          <w:footnoteRef/>
        </w:r>
        <w:r>
          <w:t xml:space="preserve"> EBA </w:t>
        </w:r>
      </w:ins>
      <w:ins w:id="326" w:author="Sailis, Debora" w:date="2023-10-06T12:01:00Z">
        <w:r w:rsidR="00F83D38">
          <w:t>module</w:t>
        </w:r>
      </w:ins>
      <w:ins w:id="327" w:author="Sailis, Debora" w:date="2023-10-05T18:31:00Z">
        <w:r>
          <w:t xml:space="preserve">, </w:t>
        </w:r>
      </w:ins>
      <w:ins w:id="328" w:author="Sailis, Debora" w:date="2023-10-06T12:01:00Z">
        <w:r w:rsidR="00F83D38">
          <w:t xml:space="preserve">templates </w:t>
        </w:r>
      </w:ins>
      <w:ins w:id="329" w:author="Sailis, Debora" w:date="2023-10-06T12:02:00Z">
        <w:r w:rsidR="00F83D38">
          <w:t>D 01.00, D 02.00.a</w:t>
        </w:r>
      </w:ins>
      <w:ins w:id="330" w:author="Sailis, Debora" w:date="2023-10-06T12:03:00Z">
        <w:r w:rsidR="00F83D38">
          <w:t xml:space="preserve"> and </w:t>
        </w:r>
        <w:r w:rsidR="00F83D38">
          <w:t>D 02.00.</w:t>
        </w:r>
        <w:r w:rsidR="00F83D38">
          <w:t>b</w:t>
        </w:r>
      </w:ins>
      <w:ins w:id="331" w:author="Sailis, Debora" w:date="2023-10-06T12:02:00Z">
        <w:r w:rsidR="00F83D38">
          <w:t xml:space="preserve">, </w:t>
        </w:r>
      </w:ins>
      <w:ins w:id="332" w:author="Sailis, Debora" w:date="2023-10-05T18:31:00Z">
        <w:r>
          <w:t xml:space="preserve">XBRL format (NO CASPER). The annual </w:t>
        </w:r>
      </w:ins>
      <w:ins w:id="333" w:author="Sailis, Debora" w:date="2023-10-05T18:32:00Z">
        <w:r>
          <w:t>frequency refers to STE requirement only.</w:t>
        </w:r>
      </w:ins>
    </w:p>
  </w:footnote>
  <w:footnote w:id="13">
    <w:p w14:paraId="4AEFC701" w14:textId="77777777" w:rsidR="00C524DB" w:rsidRPr="00DE78D1" w:rsidRDefault="00C524DB">
      <w:pPr>
        <w:pStyle w:val="FootnoteText"/>
        <w:rPr>
          <w:ins w:id="362" w:author="Sailis, Debora" w:date="2023-08-31T12:03:00Z"/>
          <w:lang w:val="en-US"/>
          <w:rPrChange w:id="363" w:author="Sailis, Debora" w:date="2023-08-21T17:12:00Z">
            <w:rPr>
              <w:ins w:id="364" w:author="Sailis, Debora" w:date="2023-08-31T12:03:00Z"/>
            </w:rPr>
          </w:rPrChange>
        </w:rPr>
      </w:pPr>
      <w:ins w:id="365" w:author="Sailis, Debora" w:date="2023-08-31T12:03:00Z">
        <w:r>
          <w:rPr>
            <w:rStyle w:val="FootnoteReference"/>
          </w:rPr>
          <w:footnoteRef/>
        </w:r>
        <w:r>
          <w:t xml:space="preserve"> </w:t>
        </w:r>
        <w:r>
          <w:rPr>
            <w:lang w:val="en-US"/>
          </w:rPr>
          <w:t>Affected institutions will be informed by the JST by the end of December 2023</w:t>
        </w:r>
      </w:ins>
    </w:p>
  </w:footnote>
  <w:footnote w:id="14">
    <w:p w14:paraId="004F25FB" w14:textId="77777777" w:rsidR="00190F4C" w:rsidRPr="00FB652E" w:rsidDel="001A56BF" w:rsidRDefault="00190F4C">
      <w:pPr>
        <w:pStyle w:val="FootnoteText"/>
        <w:rPr>
          <w:del w:id="480" w:author="Sailis, Debora" w:date="2023-08-28T17:28:00Z"/>
          <w:rFonts w:ascii="Arial" w:hAnsi="Arial" w:cs="Arial"/>
          <w:sz w:val="17"/>
          <w:szCs w:val="17"/>
          <w:lang w:val="en-US"/>
        </w:rPr>
      </w:pPr>
      <w:del w:id="481" w:author="Sailis, Debora" w:date="2023-08-28T17:28:00Z">
        <w:r w:rsidRPr="00FB652E" w:rsidDel="001A56BF">
          <w:rPr>
            <w:rStyle w:val="FootnoteReference"/>
            <w:rFonts w:ascii="Arial" w:hAnsi="Arial" w:cs="Arial"/>
            <w:sz w:val="17"/>
            <w:szCs w:val="17"/>
            <w:vertAlign w:val="baseline"/>
          </w:rPr>
          <w:footnoteRef/>
        </w:r>
        <w:r w:rsidRPr="00FB652E" w:rsidDel="001A56BF">
          <w:rPr>
            <w:rFonts w:ascii="Arial" w:hAnsi="Arial" w:cs="Arial"/>
            <w:sz w:val="17"/>
            <w:szCs w:val="17"/>
          </w:rPr>
          <w:delText xml:space="preserve"> According to Regulation (EU) 680/2014 of 16 April 2014.</w:delText>
        </w:r>
      </w:del>
    </w:p>
  </w:footnote>
  <w:footnote w:id="15">
    <w:p w14:paraId="33CF40BD" w14:textId="40B5AE8B" w:rsidR="00B806D9" w:rsidRDefault="00B806D9">
      <w:pPr>
        <w:pStyle w:val="FootnoteText"/>
      </w:pPr>
      <w:ins w:id="543" w:author="Debora Sailis" w:date="2023-09-22T17:05:00Z">
        <w:r>
          <w:rPr>
            <w:rStyle w:val="FootnoteReference"/>
          </w:rPr>
          <w:footnoteRef/>
        </w:r>
        <w:r>
          <w:t xml:space="preserve"> Reporting assumptions aligned with the Funding Plans report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0A9A8" w14:textId="77777777" w:rsidR="00AA0466" w:rsidRPr="00AA0466" w:rsidRDefault="00AA0466" w:rsidP="00AA0466">
    <w:pPr>
      <w:spacing w:before="60" w:after="60" w:line="160" w:lineRule="atLeast"/>
      <w:jc w:val="right"/>
      <w:rPr>
        <w:rFonts w:ascii="Arial" w:eastAsia="Times New Roman" w:hAnsi="Arial" w:cs="Sendnya"/>
        <w:b/>
        <w:bCs/>
        <w:sz w:val="20"/>
        <w:szCs w:val="20"/>
        <w:lang w:val="en-US" w:eastAsia="en-GB"/>
      </w:rPr>
    </w:pPr>
    <w:r w:rsidRPr="00AA0466">
      <w:rPr>
        <w:rFonts w:ascii="Arial" w:eastAsia="Times New Roman" w:hAnsi="Arial" w:cs="Sendnya"/>
        <w:b/>
        <w:bCs/>
        <w:sz w:val="20"/>
        <w:szCs w:val="20"/>
        <w:lang w:val="en-US" w:eastAsia="en-GB"/>
      </w:rPr>
      <w:t>ECB-PUBLIC</w:t>
    </w:r>
  </w:p>
  <w:p w14:paraId="2ECD1083" w14:textId="77777777" w:rsidR="00AA0466" w:rsidRDefault="00AA04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4D4E9" w14:textId="77777777" w:rsidR="004514DC" w:rsidRDefault="009E16EA" w:rsidP="00483803">
    <w:pPr>
      <w:pStyle w:val="Header"/>
      <w:jc w:val="center"/>
    </w:pPr>
    <w:r>
      <w:object w:dxaOrig="16078" w:dyaOrig="5774" w14:anchorId="2ABB8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85pt;height:64.4pt">
          <v:imagedata r:id="rId1" o:title=""/>
        </v:shape>
        <o:OLEObject Type="Embed" ProgID="PBrush" ShapeID="_x0000_i1025" DrawAspect="Content" ObjectID="_1758101986"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13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C3FC4"/>
    <w:multiLevelType w:val="hybridMultilevel"/>
    <w:tmpl w:val="EB84A40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 w15:restartNumberingAfterBreak="0">
    <w:nsid w:val="025B1272"/>
    <w:multiLevelType w:val="hybridMultilevel"/>
    <w:tmpl w:val="A912930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2657E76"/>
    <w:multiLevelType w:val="hybridMultilevel"/>
    <w:tmpl w:val="404625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46C5F88"/>
    <w:multiLevelType w:val="hybridMultilevel"/>
    <w:tmpl w:val="5B96EF4E"/>
    <w:lvl w:ilvl="0" w:tplc="082244F6">
      <w:start w:val="1"/>
      <w:numFmt w:val="decimal"/>
      <w:lvlText w:val="%1."/>
      <w:lvlJc w:val="left"/>
      <w:pPr>
        <w:ind w:left="720" w:hanging="360"/>
      </w:pPr>
      <w:rPr>
        <w:rFonts w:hint="default"/>
        <w:b w:val="0"/>
        <w:color w:val="auto"/>
      </w:rPr>
    </w:lvl>
    <w:lvl w:ilvl="1" w:tplc="7728A0E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9146E1"/>
    <w:multiLevelType w:val="hybridMultilevel"/>
    <w:tmpl w:val="80A01280"/>
    <w:lvl w:ilvl="0" w:tplc="FD089E30">
      <w:start w:val="1"/>
      <w:numFmt w:val="decimal"/>
      <w:lvlText w:val="%1."/>
      <w:lvlJc w:val="left"/>
      <w:pPr>
        <w:ind w:left="502"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82B098C"/>
    <w:multiLevelType w:val="hybridMultilevel"/>
    <w:tmpl w:val="C1F8E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513D7A"/>
    <w:multiLevelType w:val="multilevel"/>
    <w:tmpl w:val="B4140796"/>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0B66048D"/>
    <w:multiLevelType w:val="hybridMultilevel"/>
    <w:tmpl w:val="E9806348"/>
    <w:lvl w:ilvl="0" w:tplc="F23A28C2">
      <w:start w:val="2"/>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EEE6BCD"/>
    <w:multiLevelType w:val="hybridMultilevel"/>
    <w:tmpl w:val="CD888C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D057DA"/>
    <w:multiLevelType w:val="hybridMultilevel"/>
    <w:tmpl w:val="90B85A4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15B60E43"/>
    <w:multiLevelType w:val="hybridMultilevel"/>
    <w:tmpl w:val="CA84A6D6"/>
    <w:lvl w:ilvl="0" w:tplc="0809001B">
      <w:start w:val="1"/>
      <w:numFmt w:val="lowerRoman"/>
      <w:lvlText w:val="%1."/>
      <w:lvlJc w:val="right"/>
      <w:pPr>
        <w:ind w:left="1423" w:hanging="360"/>
      </w:pPr>
    </w:lvl>
    <w:lvl w:ilvl="1" w:tplc="08090019" w:tentative="1">
      <w:start w:val="1"/>
      <w:numFmt w:val="lowerLetter"/>
      <w:lvlText w:val="%2."/>
      <w:lvlJc w:val="left"/>
      <w:pPr>
        <w:ind w:left="2143" w:hanging="360"/>
      </w:pPr>
    </w:lvl>
    <w:lvl w:ilvl="2" w:tplc="0809001B" w:tentative="1">
      <w:start w:val="1"/>
      <w:numFmt w:val="lowerRoman"/>
      <w:lvlText w:val="%3."/>
      <w:lvlJc w:val="right"/>
      <w:pPr>
        <w:ind w:left="2863" w:hanging="180"/>
      </w:pPr>
    </w:lvl>
    <w:lvl w:ilvl="3" w:tplc="0809000F" w:tentative="1">
      <w:start w:val="1"/>
      <w:numFmt w:val="decimal"/>
      <w:lvlText w:val="%4."/>
      <w:lvlJc w:val="left"/>
      <w:pPr>
        <w:ind w:left="3583" w:hanging="360"/>
      </w:pPr>
    </w:lvl>
    <w:lvl w:ilvl="4" w:tplc="08090019" w:tentative="1">
      <w:start w:val="1"/>
      <w:numFmt w:val="lowerLetter"/>
      <w:lvlText w:val="%5."/>
      <w:lvlJc w:val="left"/>
      <w:pPr>
        <w:ind w:left="4303" w:hanging="360"/>
      </w:pPr>
    </w:lvl>
    <w:lvl w:ilvl="5" w:tplc="0809001B" w:tentative="1">
      <w:start w:val="1"/>
      <w:numFmt w:val="lowerRoman"/>
      <w:lvlText w:val="%6."/>
      <w:lvlJc w:val="right"/>
      <w:pPr>
        <w:ind w:left="5023" w:hanging="180"/>
      </w:pPr>
    </w:lvl>
    <w:lvl w:ilvl="6" w:tplc="0809000F" w:tentative="1">
      <w:start w:val="1"/>
      <w:numFmt w:val="decimal"/>
      <w:lvlText w:val="%7."/>
      <w:lvlJc w:val="left"/>
      <w:pPr>
        <w:ind w:left="5743" w:hanging="360"/>
      </w:pPr>
    </w:lvl>
    <w:lvl w:ilvl="7" w:tplc="08090019" w:tentative="1">
      <w:start w:val="1"/>
      <w:numFmt w:val="lowerLetter"/>
      <w:lvlText w:val="%8."/>
      <w:lvlJc w:val="left"/>
      <w:pPr>
        <w:ind w:left="6463" w:hanging="360"/>
      </w:pPr>
    </w:lvl>
    <w:lvl w:ilvl="8" w:tplc="0809001B" w:tentative="1">
      <w:start w:val="1"/>
      <w:numFmt w:val="lowerRoman"/>
      <w:lvlText w:val="%9."/>
      <w:lvlJc w:val="right"/>
      <w:pPr>
        <w:ind w:left="7183" w:hanging="180"/>
      </w:pPr>
    </w:lvl>
  </w:abstractNum>
  <w:abstractNum w:abstractNumId="12" w15:restartNumberingAfterBreak="0">
    <w:nsid w:val="17A66C9F"/>
    <w:multiLevelType w:val="hybridMultilevel"/>
    <w:tmpl w:val="87065676"/>
    <w:lvl w:ilvl="0" w:tplc="66E4A1FA">
      <w:start w:val="1"/>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DD3934"/>
    <w:multiLevelType w:val="hybridMultilevel"/>
    <w:tmpl w:val="7F4AD5AC"/>
    <w:lvl w:ilvl="0" w:tplc="07B02CAE">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F132FB"/>
    <w:multiLevelType w:val="hybridMultilevel"/>
    <w:tmpl w:val="EC8C46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F21CEB"/>
    <w:multiLevelType w:val="hybridMultilevel"/>
    <w:tmpl w:val="0900B3BC"/>
    <w:lvl w:ilvl="0" w:tplc="08090001">
      <w:start w:val="1"/>
      <w:numFmt w:val="bullet"/>
      <w:lvlText w:val=""/>
      <w:lvlJc w:val="left"/>
      <w:pPr>
        <w:ind w:left="-522" w:hanging="360"/>
      </w:pPr>
      <w:rPr>
        <w:rFonts w:ascii="Symbol" w:hAnsi="Symbol" w:hint="default"/>
      </w:rPr>
    </w:lvl>
    <w:lvl w:ilvl="1" w:tplc="08090003">
      <w:start w:val="1"/>
      <w:numFmt w:val="bullet"/>
      <w:lvlText w:val="o"/>
      <w:lvlJc w:val="left"/>
      <w:pPr>
        <w:ind w:left="198" w:hanging="360"/>
      </w:pPr>
      <w:rPr>
        <w:rFonts w:ascii="Courier New" w:hAnsi="Courier New" w:cs="Courier New" w:hint="default"/>
      </w:rPr>
    </w:lvl>
    <w:lvl w:ilvl="2" w:tplc="08090005">
      <w:start w:val="1"/>
      <w:numFmt w:val="bullet"/>
      <w:lvlText w:val=""/>
      <w:lvlJc w:val="left"/>
      <w:pPr>
        <w:ind w:left="918" w:hanging="360"/>
      </w:pPr>
      <w:rPr>
        <w:rFonts w:ascii="Wingdings" w:hAnsi="Wingdings" w:hint="default"/>
      </w:rPr>
    </w:lvl>
    <w:lvl w:ilvl="3" w:tplc="08090001">
      <w:start w:val="1"/>
      <w:numFmt w:val="bullet"/>
      <w:lvlText w:val=""/>
      <w:lvlJc w:val="left"/>
      <w:pPr>
        <w:ind w:left="1638" w:hanging="360"/>
      </w:pPr>
      <w:rPr>
        <w:rFonts w:ascii="Symbol" w:hAnsi="Symbol" w:hint="default"/>
      </w:rPr>
    </w:lvl>
    <w:lvl w:ilvl="4" w:tplc="08090003">
      <w:start w:val="1"/>
      <w:numFmt w:val="bullet"/>
      <w:lvlText w:val="o"/>
      <w:lvlJc w:val="left"/>
      <w:pPr>
        <w:ind w:left="2358" w:hanging="360"/>
      </w:pPr>
      <w:rPr>
        <w:rFonts w:ascii="Courier New" w:hAnsi="Courier New" w:cs="Courier New" w:hint="default"/>
      </w:rPr>
    </w:lvl>
    <w:lvl w:ilvl="5" w:tplc="08090005">
      <w:start w:val="1"/>
      <w:numFmt w:val="bullet"/>
      <w:lvlText w:val=""/>
      <w:lvlJc w:val="left"/>
      <w:pPr>
        <w:ind w:left="3078" w:hanging="360"/>
      </w:pPr>
      <w:rPr>
        <w:rFonts w:ascii="Wingdings" w:hAnsi="Wingdings" w:hint="default"/>
      </w:rPr>
    </w:lvl>
    <w:lvl w:ilvl="6" w:tplc="08090001" w:tentative="1">
      <w:start w:val="1"/>
      <w:numFmt w:val="bullet"/>
      <w:lvlText w:val=""/>
      <w:lvlJc w:val="left"/>
      <w:pPr>
        <w:ind w:left="3798" w:hanging="360"/>
      </w:pPr>
      <w:rPr>
        <w:rFonts w:ascii="Symbol" w:hAnsi="Symbol" w:hint="default"/>
      </w:rPr>
    </w:lvl>
    <w:lvl w:ilvl="7" w:tplc="08090003" w:tentative="1">
      <w:start w:val="1"/>
      <w:numFmt w:val="bullet"/>
      <w:lvlText w:val="o"/>
      <w:lvlJc w:val="left"/>
      <w:pPr>
        <w:ind w:left="4518" w:hanging="360"/>
      </w:pPr>
      <w:rPr>
        <w:rFonts w:ascii="Courier New" w:hAnsi="Courier New" w:cs="Courier New" w:hint="default"/>
      </w:rPr>
    </w:lvl>
    <w:lvl w:ilvl="8" w:tplc="08090005" w:tentative="1">
      <w:start w:val="1"/>
      <w:numFmt w:val="bullet"/>
      <w:lvlText w:val=""/>
      <w:lvlJc w:val="left"/>
      <w:pPr>
        <w:ind w:left="5238" w:hanging="360"/>
      </w:pPr>
      <w:rPr>
        <w:rFonts w:ascii="Wingdings" w:hAnsi="Wingdings" w:hint="default"/>
      </w:rPr>
    </w:lvl>
  </w:abstractNum>
  <w:abstractNum w:abstractNumId="16" w15:restartNumberingAfterBreak="0">
    <w:nsid w:val="1C691EC7"/>
    <w:multiLevelType w:val="hybridMultilevel"/>
    <w:tmpl w:val="806ACED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D433FC2"/>
    <w:multiLevelType w:val="hybridMultilevel"/>
    <w:tmpl w:val="7D48AF14"/>
    <w:lvl w:ilvl="0" w:tplc="431E4384">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D7B1D3D"/>
    <w:multiLevelType w:val="hybridMultilevel"/>
    <w:tmpl w:val="653299C8"/>
    <w:lvl w:ilvl="0" w:tplc="5D841434">
      <w:start w:val="2"/>
      <w:numFmt w:val="decimal"/>
      <w:lvlText w:val="(%1)"/>
      <w:lvlJc w:val="left"/>
      <w:pPr>
        <w:ind w:left="360" w:hanging="360"/>
      </w:pPr>
      <w:rPr>
        <w:rFonts w:eastAsia="Times New Roman"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F3A2422"/>
    <w:multiLevelType w:val="multilevel"/>
    <w:tmpl w:val="5DAACC2E"/>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567"/>
        </w:tabs>
        <w:ind w:left="567" w:hanging="567"/>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1F8A27EA"/>
    <w:multiLevelType w:val="hybridMultilevel"/>
    <w:tmpl w:val="A6D0F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146009"/>
    <w:multiLevelType w:val="hybridMultilevel"/>
    <w:tmpl w:val="F9164406"/>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22" w15:restartNumberingAfterBreak="0">
    <w:nsid w:val="235356E0"/>
    <w:multiLevelType w:val="hybridMultilevel"/>
    <w:tmpl w:val="5568C9E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29D21FD1"/>
    <w:multiLevelType w:val="multilevel"/>
    <w:tmpl w:val="B4140796"/>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AAF26AC"/>
    <w:multiLevelType w:val="hybridMultilevel"/>
    <w:tmpl w:val="09FC507C"/>
    <w:lvl w:ilvl="0" w:tplc="4FA6FB2A">
      <w:start w:val="29"/>
      <w:numFmt w:val="bullet"/>
      <w:lvlText w:val=""/>
      <w:lvlJc w:val="left"/>
      <w:pPr>
        <w:ind w:left="720" w:hanging="360"/>
      </w:pPr>
      <w:rPr>
        <w:rFonts w:ascii="Symbol" w:eastAsia="Times New Roman" w:hAnsi="Symbol" w:cs="Sendny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D427897"/>
    <w:multiLevelType w:val="hybridMultilevel"/>
    <w:tmpl w:val="27BA6D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DCA5E26"/>
    <w:multiLevelType w:val="hybridMultilevel"/>
    <w:tmpl w:val="6AEC3D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69709E1"/>
    <w:multiLevelType w:val="hybridMultilevel"/>
    <w:tmpl w:val="7624A59E"/>
    <w:lvl w:ilvl="0" w:tplc="9D007A76">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6D138C0"/>
    <w:multiLevelType w:val="multilevel"/>
    <w:tmpl w:val="4852DBB8"/>
    <w:lvl w:ilvl="0">
      <w:start w:val="1"/>
      <w:numFmt w:val="decimal"/>
      <w:lvlText w:val="%1)"/>
      <w:lvlJc w:val="left"/>
      <w:pPr>
        <w:ind w:left="360" w:hanging="360"/>
      </w:pPr>
    </w:lvl>
    <w:lvl w:ilvl="1">
      <w:start w:val="1"/>
      <w:numFmt w:val="lowerRoman"/>
      <w:lvlText w:val="%2."/>
      <w:lvlJc w:val="right"/>
      <w:pPr>
        <w:ind w:left="720" w:hanging="360"/>
      </w:pPr>
      <w:rPr>
        <w:rFonts w:hint="default"/>
        <w:b w:val="0"/>
      </w:rPr>
    </w:lvl>
    <w:lvl w:ilvl="2">
      <w:start w:val="1"/>
      <w:numFmt w:val="lowerRoman"/>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AC564CC"/>
    <w:multiLevelType w:val="hybridMultilevel"/>
    <w:tmpl w:val="4F44530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0" w15:restartNumberingAfterBreak="0">
    <w:nsid w:val="40E97449"/>
    <w:multiLevelType w:val="hybridMultilevel"/>
    <w:tmpl w:val="6F3CAB02"/>
    <w:lvl w:ilvl="0" w:tplc="35847E4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31A6FD3"/>
    <w:multiLevelType w:val="hybridMultilevel"/>
    <w:tmpl w:val="861663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34455C3"/>
    <w:multiLevelType w:val="hybridMultilevel"/>
    <w:tmpl w:val="3C948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B62AE7"/>
    <w:multiLevelType w:val="hybridMultilevel"/>
    <w:tmpl w:val="E4C263B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C252FF"/>
    <w:multiLevelType w:val="hybridMultilevel"/>
    <w:tmpl w:val="93C21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AB1183"/>
    <w:multiLevelType w:val="hybridMultilevel"/>
    <w:tmpl w:val="26A4CAE8"/>
    <w:lvl w:ilvl="0" w:tplc="B7F24B2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6" w15:restartNumberingAfterBreak="0">
    <w:nsid w:val="4ACF20DB"/>
    <w:multiLevelType w:val="multilevel"/>
    <w:tmpl w:val="6BF6585C"/>
    <w:lvl w:ilvl="0">
      <w:start w:val="1"/>
      <w:numFmt w:val="decimal"/>
      <w:lvlText w:val="%1)"/>
      <w:lvlJc w:val="left"/>
      <w:pPr>
        <w:ind w:left="360" w:hanging="360"/>
      </w:pPr>
    </w:lvl>
    <w:lvl w:ilvl="1">
      <w:start w:val="1"/>
      <w:numFmt w:val="lowerRoman"/>
      <w:lvlText w:val="%2."/>
      <w:lvlJc w:val="right"/>
      <w:pPr>
        <w:ind w:left="720" w:hanging="360"/>
      </w:pPr>
      <w:rPr>
        <w:rFonts w:hint="default"/>
        <w:b w:val="0"/>
      </w:rPr>
    </w:lvl>
    <w:lvl w:ilvl="2">
      <w:start w:val="1"/>
      <w:numFmt w:val="lowerRoman"/>
      <w:lvlText w:val="%3."/>
      <w:lvlJc w:val="righ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F593FBD"/>
    <w:multiLevelType w:val="multilevel"/>
    <w:tmpl w:val="933E5CE2"/>
    <w:lvl w:ilvl="0">
      <w:start w:val="3"/>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50ED6C93"/>
    <w:multiLevelType w:val="hybridMultilevel"/>
    <w:tmpl w:val="654C8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10B5A48"/>
    <w:multiLevelType w:val="hybridMultilevel"/>
    <w:tmpl w:val="D13A3026"/>
    <w:lvl w:ilvl="0" w:tplc="35847E48">
      <w:start w:val="1"/>
      <w:numFmt w:val="decimal"/>
      <w:lvlText w:val="%1."/>
      <w:lvlJc w:val="left"/>
      <w:pPr>
        <w:ind w:left="720" w:hanging="360"/>
      </w:pPr>
      <w:rPr>
        <w:rFonts w:hint="default"/>
        <w:b w:val="0"/>
      </w:rPr>
    </w:lvl>
    <w:lvl w:ilvl="1" w:tplc="7728A0E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1D17FB5"/>
    <w:multiLevelType w:val="multilevel"/>
    <w:tmpl w:val="11A8C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61F49"/>
    <w:multiLevelType w:val="multilevel"/>
    <w:tmpl w:val="4852DBB8"/>
    <w:lvl w:ilvl="0">
      <w:start w:val="1"/>
      <w:numFmt w:val="decimal"/>
      <w:lvlText w:val="%1)"/>
      <w:lvlJc w:val="left"/>
      <w:pPr>
        <w:ind w:left="360" w:hanging="360"/>
      </w:pPr>
    </w:lvl>
    <w:lvl w:ilvl="1">
      <w:start w:val="1"/>
      <w:numFmt w:val="lowerRoman"/>
      <w:lvlText w:val="%2."/>
      <w:lvlJc w:val="right"/>
      <w:pPr>
        <w:ind w:left="720" w:hanging="360"/>
      </w:pPr>
      <w:rPr>
        <w:rFonts w:hint="default"/>
        <w:b w:val="0"/>
      </w:rPr>
    </w:lvl>
    <w:lvl w:ilvl="2">
      <w:start w:val="1"/>
      <w:numFmt w:val="lowerRoman"/>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3C4483A"/>
    <w:multiLevelType w:val="hybridMultilevel"/>
    <w:tmpl w:val="3E3A8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7B466AF"/>
    <w:multiLevelType w:val="hybridMultilevel"/>
    <w:tmpl w:val="FC18AF7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9D92B8B"/>
    <w:multiLevelType w:val="hybridMultilevel"/>
    <w:tmpl w:val="690A16B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B7A1AA6"/>
    <w:multiLevelType w:val="hybridMultilevel"/>
    <w:tmpl w:val="022CCA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5C503C6B"/>
    <w:multiLevelType w:val="hybridMultilevel"/>
    <w:tmpl w:val="075E1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E593CB2"/>
    <w:multiLevelType w:val="hybridMultilevel"/>
    <w:tmpl w:val="F6A24BB4"/>
    <w:lvl w:ilvl="0" w:tplc="9E4A05C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48" w15:restartNumberingAfterBreak="0">
    <w:nsid w:val="6185658A"/>
    <w:multiLevelType w:val="multilevel"/>
    <w:tmpl w:val="5CFA3FA2"/>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713" w:hanging="720"/>
      </w:pPr>
      <w:rPr>
        <w:rFonts w:ascii="Wingdings" w:hAnsi="Wingding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9" w15:restartNumberingAfterBreak="0">
    <w:nsid w:val="641A02E6"/>
    <w:multiLevelType w:val="hybridMultilevel"/>
    <w:tmpl w:val="C7D48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64F407B"/>
    <w:multiLevelType w:val="hybridMultilevel"/>
    <w:tmpl w:val="6828202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96B7532"/>
    <w:multiLevelType w:val="hybridMultilevel"/>
    <w:tmpl w:val="B100BCFE"/>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2" w15:restartNumberingAfterBreak="0">
    <w:nsid w:val="69C27687"/>
    <w:multiLevelType w:val="hybridMultilevel"/>
    <w:tmpl w:val="F5FE960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C553AED"/>
    <w:multiLevelType w:val="hybridMultilevel"/>
    <w:tmpl w:val="92EAA7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CE8482D"/>
    <w:multiLevelType w:val="hybridMultilevel"/>
    <w:tmpl w:val="3F2E1EC6"/>
    <w:lvl w:ilvl="0" w:tplc="5AECA346">
      <w:start w:val="1"/>
      <w:numFmt w:val="decimal"/>
      <w:lvlText w:val="(%1)"/>
      <w:lvlJc w:val="left"/>
      <w:pPr>
        <w:ind w:left="756" w:hanging="39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D581A4F"/>
    <w:multiLevelType w:val="multilevel"/>
    <w:tmpl w:val="C03C2DEE"/>
    <w:lvl w:ilvl="0">
      <w:start w:val="1"/>
      <w:numFmt w:val="decimal"/>
      <w:lvlText w:val="%1."/>
      <w:lvlJc w:val="left"/>
      <w:pPr>
        <w:tabs>
          <w:tab w:val="num" w:pos="567"/>
        </w:tabs>
        <w:ind w:left="567" w:hanging="567"/>
      </w:pPr>
      <w:rPr>
        <w:rFonts w:hint="default"/>
      </w:rPr>
    </w:lvl>
    <w:lvl w:ilvl="1">
      <w:start w:val="5"/>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6E7D7469"/>
    <w:multiLevelType w:val="multilevel"/>
    <w:tmpl w:val="214CD0FA"/>
    <w:lvl w:ilvl="0">
      <w:start w:val="1"/>
      <w:numFmt w:val="decimal"/>
      <w:pStyle w:val="Heading1"/>
      <w:lvlText w:val="%1."/>
      <w:lvlJc w:val="left"/>
      <w:pPr>
        <w:tabs>
          <w:tab w:val="num" w:pos="567"/>
        </w:tabs>
        <w:ind w:left="567" w:hanging="567"/>
      </w:pPr>
      <w:rPr>
        <w:rFonts w:hint="default"/>
      </w:rPr>
    </w:lvl>
    <w:lvl w:ilvl="1">
      <w:start w:val="3"/>
      <w:numFmt w:val="decimal"/>
      <w:pStyle w:val="Heading2"/>
      <w:lvlText w:val="%1.%2"/>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7" w15:restartNumberingAfterBreak="0">
    <w:nsid w:val="709F628C"/>
    <w:multiLevelType w:val="hybridMultilevel"/>
    <w:tmpl w:val="03E261B2"/>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8" w15:restartNumberingAfterBreak="0">
    <w:nsid w:val="783852C2"/>
    <w:multiLevelType w:val="hybridMultilevel"/>
    <w:tmpl w:val="263C0F0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78C3205B"/>
    <w:multiLevelType w:val="hybridMultilevel"/>
    <w:tmpl w:val="FC18AF7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98E091D"/>
    <w:multiLevelType w:val="hybridMultilevel"/>
    <w:tmpl w:val="C1F8E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9A62897"/>
    <w:multiLevelType w:val="hybridMultilevel"/>
    <w:tmpl w:val="E1249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C9E130C"/>
    <w:multiLevelType w:val="hybridMultilevel"/>
    <w:tmpl w:val="DF985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E294A0D"/>
    <w:multiLevelType w:val="hybridMultilevel"/>
    <w:tmpl w:val="0FF45070"/>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F733442"/>
    <w:multiLevelType w:val="hybridMultilevel"/>
    <w:tmpl w:val="0BA2C2D6"/>
    <w:lvl w:ilvl="0" w:tplc="082244F6">
      <w:start w:val="1"/>
      <w:numFmt w:val="decimal"/>
      <w:lvlText w:val="%1."/>
      <w:lvlJc w:val="left"/>
      <w:pPr>
        <w:ind w:left="720" w:hanging="360"/>
      </w:pPr>
      <w:rPr>
        <w:rFonts w:hint="default"/>
        <w:b w:val="0"/>
        <w:color w:val="auto"/>
      </w:rPr>
    </w:lvl>
    <w:lvl w:ilvl="1" w:tplc="7728A0E0">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77556248">
    <w:abstractNumId w:val="56"/>
  </w:num>
  <w:num w:numId="2" w16cid:durableId="1529414438">
    <w:abstractNumId w:val="50"/>
  </w:num>
  <w:num w:numId="3" w16cid:durableId="1129670133">
    <w:abstractNumId w:val="47"/>
  </w:num>
  <w:num w:numId="4" w16cid:durableId="1540121929">
    <w:abstractNumId w:val="19"/>
  </w:num>
  <w:num w:numId="5" w16cid:durableId="847448800">
    <w:abstractNumId w:val="5"/>
  </w:num>
  <w:num w:numId="6" w16cid:durableId="17467596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0814011">
    <w:abstractNumId w:val="40"/>
  </w:num>
  <w:num w:numId="8" w16cid:durableId="938830222">
    <w:abstractNumId w:val="42"/>
  </w:num>
  <w:num w:numId="9" w16cid:durableId="245766538">
    <w:abstractNumId w:val="26"/>
  </w:num>
  <w:num w:numId="10" w16cid:durableId="908734142">
    <w:abstractNumId w:val="44"/>
  </w:num>
  <w:num w:numId="11" w16cid:durableId="1284535539">
    <w:abstractNumId w:val="31"/>
  </w:num>
  <w:num w:numId="12" w16cid:durableId="1594363324">
    <w:abstractNumId w:val="58"/>
  </w:num>
  <w:num w:numId="13" w16cid:durableId="2068606409">
    <w:abstractNumId w:val="1"/>
  </w:num>
  <w:num w:numId="14" w16cid:durableId="1430659227">
    <w:abstractNumId w:val="20"/>
  </w:num>
  <w:num w:numId="15" w16cid:durableId="474562721">
    <w:abstractNumId w:val="3"/>
  </w:num>
  <w:num w:numId="16" w16cid:durableId="1646859035">
    <w:abstractNumId w:val="35"/>
  </w:num>
  <w:num w:numId="17" w16cid:durableId="762190716">
    <w:abstractNumId w:val="55"/>
  </w:num>
  <w:num w:numId="18" w16cid:durableId="1521092369">
    <w:abstractNumId w:val="37"/>
  </w:num>
  <w:num w:numId="19" w16cid:durableId="555121136">
    <w:abstractNumId w:val="25"/>
  </w:num>
  <w:num w:numId="20" w16cid:durableId="183370159">
    <w:abstractNumId w:val="5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49821215">
    <w:abstractNumId w:val="38"/>
  </w:num>
  <w:num w:numId="22" w16cid:durableId="637690636">
    <w:abstractNumId w:val="6"/>
  </w:num>
  <w:num w:numId="23" w16cid:durableId="589899626">
    <w:abstractNumId w:val="46"/>
  </w:num>
  <w:num w:numId="24" w16cid:durableId="1127894425">
    <w:abstractNumId w:val="15"/>
  </w:num>
  <w:num w:numId="25" w16cid:durableId="269162054">
    <w:abstractNumId w:val="56"/>
  </w:num>
  <w:num w:numId="26" w16cid:durableId="1406564425">
    <w:abstractNumId w:val="5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08241967">
    <w:abstractNumId w:val="56"/>
    <w:lvlOverride w:ilvl="0">
      <w:startOverride w:val="1"/>
    </w:lvlOverride>
  </w:num>
  <w:num w:numId="28" w16cid:durableId="2120105478">
    <w:abstractNumId w:val="56"/>
    <w:lvlOverride w:ilvl="0">
      <w:startOverride w:val="1"/>
    </w:lvlOverride>
  </w:num>
  <w:num w:numId="29" w16cid:durableId="1528759851">
    <w:abstractNumId w:val="64"/>
  </w:num>
  <w:num w:numId="30" w16cid:durableId="1799757893">
    <w:abstractNumId w:val="24"/>
  </w:num>
  <w:num w:numId="31" w16cid:durableId="1565221438">
    <w:abstractNumId w:val="62"/>
  </w:num>
  <w:num w:numId="32" w16cid:durableId="1565793134">
    <w:abstractNumId w:val="22"/>
  </w:num>
  <w:num w:numId="33" w16cid:durableId="822043255">
    <w:abstractNumId w:val="41"/>
  </w:num>
  <w:num w:numId="34" w16cid:durableId="1069959079">
    <w:abstractNumId w:val="53"/>
  </w:num>
  <w:num w:numId="35" w16cid:durableId="1665890803">
    <w:abstractNumId w:val="56"/>
  </w:num>
  <w:num w:numId="36" w16cid:durableId="219482106">
    <w:abstractNumId w:val="33"/>
  </w:num>
  <w:num w:numId="37" w16cid:durableId="957640242">
    <w:abstractNumId w:val="60"/>
  </w:num>
  <w:num w:numId="38" w16cid:durableId="1157649447">
    <w:abstractNumId w:val="30"/>
  </w:num>
  <w:num w:numId="39" w16cid:durableId="1902128854">
    <w:abstractNumId w:val="52"/>
  </w:num>
  <w:num w:numId="40" w16cid:durableId="278034136">
    <w:abstractNumId w:val="23"/>
  </w:num>
  <w:num w:numId="41" w16cid:durableId="1122729204">
    <w:abstractNumId w:val="7"/>
  </w:num>
  <w:num w:numId="42" w16cid:durableId="454373048">
    <w:abstractNumId w:val="48"/>
  </w:num>
  <w:num w:numId="43" w16cid:durableId="81723795">
    <w:abstractNumId w:val="61"/>
  </w:num>
  <w:num w:numId="44" w16cid:durableId="263002007">
    <w:abstractNumId w:val="45"/>
  </w:num>
  <w:num w:numId="45" w16cid:durableId="2004162169">
    <w:abstractNumId w:val="0"/>
  </w:num>
  <w:num w:numId="46" w16cid:durableId="1506361171">
    <w:abstractNumId w:val="5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96562842">
    <w:abstractNumId w:val="29"/>
  </w:num>
  <w:num w:numId="48" w16cid:durableId="35586612">
    <w:abstractNumId w:val="57"/>
  </w:num>
  <w:num w:numId="49" w16cid:durableId="1175194838">
    <w:abstractNumId w:val="32"/>
  </w:num>
  <w:num w:numId="50" w16cid:durableId="1173643337">
    <w:abstractNumId w:val="21"/>
  </w:num>
  <w:num w:numId="51" w16cid:durableId="758058980">
    <w:abstractNumId w:val="2"/>
  </w:num>
  <w:num w:numId="52" w16cid:durableId="209997337">
    <w:abstractNumId w:val="9"/>
  </w:num>
  <w:num w:numId="53" w16cid:durableId="1593466700">
    <w:abstractNumId w:val="14"/>
  </w:num>
  <w:num w:numId="54" w16cid:durableId="1224676923">
    <w:abstractNumId w:val="63"/>
  </w:num>
  <w:num w:numId="55" w16cid:durableId="1830708330">
    <w:abstractNumId w:val="34"/>
  </w:num>
  <w:num w:numId="56" w16cid:durableId="1022129944">
    <w:abstractNumId w:val="56"/>
  </w:num>
  <w:num w:numId="57" w16cid:durableId="45763480">
    <w:abstractNumId w:val="5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62953966">
    <w:abstractNumId w:val="56"/>
  </w:num>
  <w:num w:numId="59" w16cid:durableId="224417752">
    <w:abstractNumId w:val="39"/>
  </w:num>
  <w:num w:numId="60" w16cid:durableId="510532448">
    <w:abstractNumId w:val="56"/>
  </w:num>
  <w:num w:numId="61" w16cid:durableId="1488016359">
    <w:abstractNumId w:val="4"/>
  </w:num>
  <w:num w:numId="62" w16cid:durableId="1935817818">
    <w:abstractNumId w:val="43"/>
  </w:num>
  <w:num w:numId="63" w16cid:durableId="477502248">
    <w:abstractNumId w:val="59"/>
  </w:num>
  <w:num w:numId="64" w16cid:durableId="1383678924">
    <w:abstractNumId w:val="49"/>
  </w:num>
  <w:num w:numId="65" w16cid:durableId="1468742957">
    <w:abstractNumId w:val="16"/>
  </w:num>
  <w:num w:numId="66" w16cid:durableId="942110851">
    <w:abstractNumId w:val="28"/>
  </w:num>
  <w:num w:numId="67" w16cid:durableId="496309999">
    <w:abstractNumId w:val="11"/>
  </w:num>
  <w:num w:numId="68" w16cid:durableId="778842713">
    <w:abstractNumId w:val="54"/>
  </w:num>
  <w:num w:numId="69" w16cid:durableId="309604167">
    <w:abstractNumId w:val="27"/>
  </w:num>
  <w:num w:numId="70" w16cid:durableId="1862429451">
    <w:abstractNumId w:val="13"/>
  </w:num>
  <w:num w:numId="71" w16cid:durableId="1801877957">
    <w:abstractNumId w:val="17"/>
  </w:num>
  <w:num w:numId="72" w16cid:durableId="1772238670">
    <w:abstractNumId w:val="51"/>
  </w:num>
  <w:num w:numId="73" w16cid:durableId="1821918541">
    <w:abstractNumId w:val="36"/>
  </w:num>
  <w:num w:numId="74" w16cid:durableId="1999262707">
    <w:abstractNumId w:val="12"/>
  </w:num>
  <w:num w:numId="75" w16cid:durableId="1377121789">
    <w:abstractNumId w:val="8"/>
  </w:num>
  <w:num w:numId="76" w16cid:durableId="1504005910">
    <w:abstractNumId w:val="18"/>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ilis, Debora">
    <w15:presenceInfo w15:providerId="AD" w15:userId="S::Debora.Sailis@ecb.europa.eu::aa36b762-ff6c-4ff2-9a6d-dcc1b5e4d489"/>
  </w15:person>
  <w15:person w15:author="Debora Sailis">
    <w15:presenceInfo w15:providerId="AD" w15:userId="S::Debora.Sailis@ecb.europa.eu::aa36b762-ff6c-4ff2-9a6d-dcc1b5e4d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483803"/>
    <w:rsid w:val="00000FE4"/>
    <w:rsid w:val="00005509"/>
    <w:rsid w:val="00005E3A"/>
    <w:rsid w:val="00011677"/>
    <w:rsid w:val="00012768"/>
    <w:rsid w:val="00012FEE"/>
    <w:rsid w:val="00014A8B"/>
    <w:rsid w:val="0001616E"/>
    <w:rsid w:val="00016E74"/>
    <w:rsid w:val="00017BAD"/>
    <w:rsid w:val="00025315"/>
    <w:rsid w:val="0002695D"/>
    <w:rsid w:val="00033AF8"/>
    <w:rsid w:val="00033C72"/>
    <w:rsid w:val="00034034"/>
    <w:rsid w:val="00034623"/>
    <w:rsid w:val="00035CD9"/>
    <w:rsid w:val="000378E7"/>
    <w:rsid w:val="000414C7"/>
    <w:rsid w:val="00043F9D"/>
    <w:rsid w:val="00051581"/>
    <w:rsid w:val="00053478"/>
    <w:rsid w:val="00053AFC"/>
    <w:rsid w:val="000666CE"/>
    <w:rsid w:val="00071317"/>
    <w:rsid w:val="00083D8C"/>
    <w:rsid w:val="000874B0"/>
    <w:rsid w:val="00087770"/>
    <w:rsid w:val="000937C1"/>
    <w:rsid w:val="00094BDD"/>
    <w:rsid w:val="00097943"/>
    <w:rsid w:val="000A1E53"/>
    <w:rsid w:val="000A2F7E"/>
    <w:rsid w:val="000A637A"/>
    <w:rsid w:val="000A7CF3"/>
    <w:rsid w:val="000B7917"/>
    <w:rsid w:val="000C0C55"/>
    <w:rsid w:val="000C0EFB"/>
    <w:rsid w:val="000C56CE"/>
    <w:rsid w:val="000C5AFC"/>
    <w:rsid w:val="000C6AD7"/>
    <w:rsid w:val="000C748F"/>
    <w:rsid w:val="000C74C6"/>
    <w:rsid w:val="000C79CA"/>
    <w:rsid w:val="000D2187"/>
    <w:rsid w:val="000D3278"/>
    <w:rsid w:val="000D36E7"/>
    <w:rsid w:val="000D4C78"/>
    <w:rsid w:val="000D4D3C"/>
    <w:rsid w:val="000E09F3"/>
    <w:rsid w:val="000E1813"/>
    <w:rsid w:val="000E4E9E"/>
    <w:rsid w:val="000F1F2D"/>
    <w:rsid w:val="000F30D5"/>
    <w:rsid w:val="000F3795"/>
    <w:rsid w:val="000F37E0"/>
    <w:rsid w:val="001021BB"/>
    <w:rsid w:val="00104154"/>
    <w:rsid w:val="0011133D"/>
    <w:rsid w:val="00111C92"/>
    <w:rsid w:val="00112DDB"/>
    <w:rsid w:val="00113045"/>
    <w:rsid w:val="00113C8A"/>
    <w:rsid w:val="00114013"/>
    <w:rsid w:val="00116C75"/>
    <w:rsid w:val="00124F3B"/>
    <w:rsid w:val="0012545F"/>
    <w:rsid w:val="00127650"/>
    <w:rsid w:val="00133FAF"/>
    <w:rsid w:val="0013720F"/>
    <w:rsid w:val="001375CF"/>
    <w:rsid w:val="00145321"/>
    <w:rsid w:val="0014661E"/>
    <w:rsid w:val="00146AD2"/>
    <w:rsid w:val="00147146"/>
    <w:rsid w:val="0015181B"/>
    <w:rsid w:val="00152EBE"/>
    <w:rsid w:val="00154472"/>
    <w:rsid w:val="001546DE"/>
    <w:rsid w:val="00156446"/>
    <w:rsid w:val="00156967"/>
    <w:rsid w:val="00157275"/>
    <w:rsid w:val="00161AF7"/>
    <w:rsid w:val="001624E3"/>
    <w:rsid w:val="00164C43"/>
    <w:rsid w:val="00165A3E"/>
    <w:rsid w:val="00166843"/>
    <w:rsid w:val="00166BB6"/>
    <w:rsid w:val="00167017"/>
    <w:rsid w:val="0017274C"/>
    <w:rsid w:val="0017350E"/>
    <w:rsid w:val="001761C5"/>
    <w:rsid w:val="00180D6A"/>
    <w:rsid w:val="00180DEE"/>
    <w:rsid w:val="0018252D"/>
    <w:rsid w:val="00183106"/>
    <w:rsid w:val="00190008"/>
    <w:rsid w:val="001906B3"/>
    <w:rsid w:val="00190F4C"/>
    <w:rsid w:val="00191AA3"/>
    <w:rsid w:val="00192E9E"/>
    <w:rsid w:val="001953EE"/>
    <w:rsid w:val="0019641C"/>
    <w:rsid w:val="0019718B"/>
    <w:rsid w:val="001973C4"/>
    <w:rsid w:val="001A03EE"/>
    <w:rsid w:val="001A09C9"/>
    <w:rsid w:val="001A56BF"/>
    <w:rsid w:val="001A7979"/>
    <w:rsid w:val="001B1515"/>
    <w:rsid w:val="001B1720"/>
    <w:rsid w:val="001B31E8"/>
    <w:rsid w:val="001B33F7"/>
    <w:rsid w:val="001B4DCA"/>
    <w:rsid w:val="001B6B7D"/>
    <w:rsid w:val="001B709F"/>
    <w:rsid w:val="001C00C7"/>
    <w:rsid w:val="001C09B3"/>
    <w:rsid w:val="001C0CF9"/>
    <w:rsid w:val="001C76A3"/>
    <w:rsid w:val="001D17D6"/>
    <w:rsid w:val="001D7DD9"/>
    <w:rsid w:val="001E0AC6"/>
    <w:rsid w:val="001E2B5E"/>
    <w:rsid w:val="001E3186"/>
    <w:rsid w:val="001E4B24"/>
    <w:rsid w:val="001E5D5D"/>
    <w:rsid w:val="001E5F05"/>
    <w:rsid w:val="001E6E0A"/>
    <w:rsid w:val="001E7AA1"/>
    <w:rsid w:val="001F17D5"/>
    <w:rsid w:val="001F1988"/>
    <w:rsid w:val="001F25F4"/>
    <w:rsid w:val="001F57EF"/>
    <w:rsid w:val="001F6427"/>
    <w:rsid w:val="00201727"/>
    <w:rsid w:val="00201E30"/>
    <w:rsid w:val="00201FA2"/>
    <w:rsid w:val="002022A5"/>
    <w:rsid w:val="00202777"/>
    <w:rsid w:val="00204C12"/>
    <w:rsid w:val="00204CF3"/>
    <w:rsid w:val="00210DF0"/>
    <w:rsid w:val="00217A0B"/>
    <w:rsid w:val="00220F98"/>
    <w:rsid w:val="00222F14"/>
    <w:rsid w:val="0022311A"/>
    <w:rsid w:val="0022412A"/>
    <w:rsid w:val="00226C7D"/>
    <w:rsid w:val="0022798D"/>
    <w:rsid w:val="00230037"/>
    <w:rsid w:val="00233ABD"/>
    <w:rsid w:val="00234A6B"/>
    <w:rsid w:val="002355CE"/>
    <w:rsid w:val="00236D92"/>
    <w:rsid w:val="002430E9"/>
    <w:rsid w:val="00243196"/>
    <w:rsid w:val="0024355F"/>
    <w:rsid w:val="002436FD"/>
    <w:rsid w:val="00244DB1"/>
    <w:rsid w:val="0024543D"/>
    <w:rsid w:val="00245AC5"/>
    <w:rsid w:val="00256001"/>
    <w:rsid w:val="00260857"/>
    <w:rsid w:val="00262331"/>
    <w:rsid w:val="00262F3E"/>
    <w:rsid w:val="0026584A"/>
    <w:rsid w:val="00266CD8"/>
    <w:rsid w:val="002716F3"/>
    <w:rsid w:val="0027220C"/>
    <w:rsid w:val="00281397"/>
    <w:rsid w:val="00282002"/>
    <w:rsid w:val="002869A7"/>
    <w:rsid w:val="00293360"/>
    <w:rsid w:val="00294ABF"/>
    <w:rsid w:val="00295DFB"/>
    <w:rsid w:val="002977DF"/>
    <w:rsid w:val="002A1B8C"/>
    <w:rsid w:val="002A418F"/>
    <w:rsid w:val="002A4B15"/>
    <w:rsid w:val="002A587D"/>
    <w:rsid w:val="002B08ED"/>
    <w:rsid w:val="002B2258"/>
    <w:rsid w:val="002B2C37"/>
    <w:rsid w:val="002B2D60"/>
    <w:rsid w:val="002B31C8"/>
    <w:rsid w:val="002B451F"/>
    <w:rsid w:val="002B631F"/>
    <w:rsid w:val="002C085A"/>
    <w:rsid w:val="002C1928"/>
    <w:rsid w:val="002C1B98"/>
    <w:rsid w:val="002C5545"/>
    <w:rsid w:val="002C686C"/>
    <w:rsid w:val="002C74D7"/>
    <w:rsid w:val="002D0823"/>
    <w:rsid w:val="002D0CDC"/>
    <w:rsid w:val="002D2786"/>
    <w:rsid w:val="002D2FBB"/>
    <w:rsid w:val="002D431A"/>
    <w:rsid w:val="002D4342"/>
    <w:rsid w:val="002D46B6"/>
    <w:rsid w:val="002D6EB0"/>
    <w:rsid w:val="002E11EB"/>
    <w:rsid w:val="002E162A"/>
    <w:rsid w:val="002E4BA3"/>
    <w:rsid w:val="002E4E6A"/>
    <w:rsid w:val="002E784B"/>
    <w:rsid w:val="002F72CE"/>
    <w:rsid w:val="00300E98"/>
    <w:rsid w:val="00302C02"/>
    <w:rsid w:val="0030537D"/>
    <w:rsid w:val="003057BC"/>
    <w:rsid w:val="00305C7E"/>
    <w:rsid w:val="00306A7F"/>
    <w:rsid w:val="0030718D"/>
    <w:rsid w:val="00307469"/>
    <w:rsid w:val="00311DA6"/>
    <w:rsid w:val="003151A6"/>
    <w:rsid w:val="00316774"/>
    <w:rsid w:val="003204B1"/>
    <w:rsid w:val="00321A19"/>
    <w:rsid w:val="0032401C"/>
    <w:rsid w:val="00325377"/>
    <w:rsid w:val="00325F73"/>
    <w:rsid w:val="003262A6"/>
    <w:rsid w:val="00330C38"/>
    <w:rsid w:val="00332127"/>
    <w:rsid w:val="00333AC2"/>
    <w:rsid w:val="00335836"/>
    <w:rsid w:val="00335CA4"/>
    <w:rsid w:val="003360E1"/>
    <w:rsid w:val="00336166"/>
    <w:rsid w:val="003364DF"/>
    <w:rsid w:val="003368EA"/>
    <w:rsid w:val="0034039C"/>
    <w:rsid w:val="00340C39"/>
    <w:rsid w:val="003449AB"/>
    <w:rsid w:val="0034512F"/>
    <w:rsid w:val="00345697"/>
    <w:rsid w:val="00345EE7"/>
    <w:rsid w:val="00350A48"/>
    <w:rsid w:val="00352BA0"/>
    <w:rsid w:val="00355D04"/>
    <w:rsid w:val="00355EA7"/>
    <w:rsid w:val="00360B7E"/>
    <w:rsid w:val="003641DA"/>
    <w:rsid w:val="00367A29"/>
    <w:rsid w:val="0037029A"/>
    <w:rsid w:val="00372DB7"/>
    <w:rsid w:val="00372F4C"/>
    <w:rsid w:val="0037342A"/>
    <w:rsid w:val="00376C45"/>
    <w:rsid w:val="0037778D"/>
    <w:rsid w:val="00381EFC"/>
    <w:rsid w:val="00382E15"/>
    <w:rsid w:val="00384C20"/>
    <w:rsid w:val="00391F30"/>
    <w:rsid w:val="003930AB"/>
    <w:rsid w:val="00396736"/>
    <w:rsid w:val="00397D35"/>
    <w:rsid w:val="00397EDF"/>
    <w:rsid w:val="003A0134"/>
    <w:rsid w:val="003A1034"/>
    <w:rsid w:val="003A14CC"/>
    <w:rsid w:val="003A1680"/>
    <w:rsid w:val="003A461D"/>
    <w:rsid w:val="003A6610"/>
    <w:rsid w:val="003A7555"/>
    <w:rsid w:val="003B09D6"/>
    <w:rsid w:val="003B4259"/>
    <w:rsid w:val="003B6F60"/>
    <w:rsid w:val="003B7E36"/>
    <w:rsid w:val="003C16B4"/>
    <w:rsid w:val="003C1A94"/>
    <w:rsid w:val="003C38B9"/>
    <w:rsid w:val="003C6191"/>
    <w:rsid w:val="003C6595"/>
    <w:rsid w:val="003C6D13"/>
    <w:rsid w:val="003D0D13"/>
    <w:rsid w:val="003D2AF2"/>
    <w:rsid w:val="003D2D53"/>
    <w:rsid w:val="003E193A"/>
    <w:rsid w:val="003E4F71"/>
    <w:rsid w:val="003E5A92"/>
    <w:rsid w:val="003F0AA4"/>
    <w:rsid w:val="003F3439"/>
    <w:rsid w:val="003F3666"/>
    <w:rsid w:val="003F4923"/>
    <w:rsid w:val="003F5647"/>
    <w:rsid w:val="003F56BE"/>
    <w:rsid w:val="003F72C2"/>
    <w:rsid w:val="004015A0"/>
    <w:rsid w:val="004016D2"/>
    <w:rsid w:val="00402454"/>
    <w:rsid w:val="00407002"/>
    <w:rsid w:val="00412DFE"/>
    <w:rsid w:val="00416FD8"/>
    <w:rsid w:val="00422B3A"/>
    <w:rsid w:val="00425F57"/>
    <w:rsid w:val="004355F4"/>
    <w:rsid w:val="00440F40"/>
    <w:rsid w:val="0044210A"/>
    <w:rsid w:val="0044301E"/>
    <w:rsid w:val="00446E78"/>
    <w:rsid w:val="00446FFA"/>
    <w:rsid w:val="004514DC"/>
    <w:rsid w:val="0045153C"/>
    <w:rsid w:val="00451D1D"/>
    <w:rsid w:val="00453B1E"/>
    <w:rsid w:val="00454F20"/>
    <w:rsid w:val="00457062"/>
    <w:rsid w:val="00457B8A"/>
    <w:rsid w:val="00457BEA"/>
    <w:rsid w:val="0046477A"/>
    <w:rsid w:val="00467C2C"/>
    <w:rsid w:val="004701C8"/>
    <w:rsid w:val="00471385"/>
    <w:rsid w:val="0047305C"/>
    <w:rsid w:val="00476D30"/>
    <w:rsid w:val="00477FFB"/>
    <w:rsid w:val="00480C10"/>
    <w:rsid w:val="004819A5"/>
    <w:rsid w:val="0048375E"/>
    <w:rsid w:val="00483803"/>
    <w:rsid w:val="00483D1D"/>
    <w:rsid w:val="00484360"/>
    <w:rsid w:val="00487258"/>
    <w:rsid w:val="004879E5"/>
    <w:rsid w:val="00490210"/>
    <w:rsid w:val="00491533"/>
    <w:rsid w:val="004915B9"/>
    <w:rsid w:val="00494931"/>
    <w:rsid w:val="00496C06"/>
    <w:rsid w:val="004A2019"/>
    <w:rsid w:val="004A397B"/>
    <w:rsid w:val="004A3C94"/>
    <w:rsid w:val="004A4084"/>
    <w:rsid w:val="004A610E"/>
    <w:rsid w:val="004A6B2F"/>
    <w:rsid w:val="004B05DB"/>
    <w:rsid w:val="004B20A3"/>
    <w:rsid w:val="004B434E"/>
    <w:rsid w:val="004B4429"/>
    <w:rsid w:val="004B4DC7"/>
    <w:rsid w:val="004B69B5"/>
    <w:rsid w:val="004B78B2"/>
    <w:rsid w:val="004C0735"/>
    <w:rsid w:val="004C252F"/>
    <w:rsid w:val="004C2788"/>
    <w:rsid w:val="004C318B"/>
    <w:rsid w:val="004C4B0F"/>
    <w:rsid w:val="004C7441"/>
    <w:rsid w:val="004C7FFB"/>
    <w:rsid w:val="004D14C3"/>
    <w:rsid w:val="004D2853"/>
    <w:rsid w:val="004D36DB"/>
    <w:rsid w:val="004D3D5C"/>
    <w:rsid w:val="004D3FAB"/>
    <w:rsid w:val="004D4889"/>
    <w:rsid w:val="004D658C"/>
    <w:rsid w:val="004D6C71"/>
    <w:rsid w:val="004D7C46"/>
    <w:rsid w:val="004E0172"/>
    <w:rsid w:val="004E3A1D"/>
    <w:rsid w:val="004E5942"/>
    <w:rsid w:val="004F0554"/>
    <w:rsid w:val="004F2D8C"/>
    <w:rsid w:val="004F70E7"/>
    <w:rsid w:val="004F731C"/>
    <w:rsid w:val="004F74DF"/>
    <w:rsid w:val="00500FC8"/>
    <w:rsid w:val="00502B3F"/>
    <w:rsid w:val="0050591B"/>
    <w:rsid w:val="00507A50"/>
    <w:rsid w:val="0051117F"/>
    <w:rsid w:val="00513694"/>
    <w:rsid w:val="005139D6"/>
    <w:rsid w:val="0051421D"/>
    <w:rsid w:val="00515C48"/>
    <w:rsid w:val="00517AEB"/>
    <w:rsid w:val="00521107"/>
    <w:rsid w:val="005226B6"/>
    <w:rsid w:val="00531F7C"/>
    <w:rsid w:val="00533F2C"/>
    <w:rsid w:val="00534C9C"/>
    <w:rsid w:val="0053504E"/>
    <w:rsid w:val="00537C9F"/>
    <w:rsid w:val="005409FC"/>
    <w:rsid w:val="0054298D"/>
    <w:rsid w:val="005448E7"/>
    <w:rsid w:val="00544930"/>
    <w:rsid w:val="00546C83"/>
    <w:rsid w:val="00547D09"/>
    <w:rsid w:val="0055119F"/>
    <w:rsid w:val="00551868"/>
    <w:rsid w:val="00552C04"/>
    <w:rsid w:val="00554FC1"/>
    <w:rsid w:val="00560273"/>
    <w:rsid w:val="00560E3C"/>
    <w:rsid w:val="00561F38"/>
    <w:rsid w:val="005623F0"/>
    <w:rsid w:val="0056342B"/>
    <w:rsid w:val="00564BFB"/>
    <w:rsid w:val="00566606"/>
    <w:rsid w:val="00566CB3"/>
    <w:rsid w:val="005709EE"/>
    <w:rsid w:val="005710EA"/>
    <w:rsid w:val="00573294"/>
    <w:rsid w:val="0057666D"/>
    <w:rsid w:val="00577AB1"/>
    <w:rsid w:val="00582A2D"/>
    <w:rsid w:val="00582B1B"/>
    <w:rsid w:val="00583539"/>
    <w:rsid w:val="00583856"/>
    <w:rsid w:val="005909FE"/>
    <w:rsid w:val="005934A1"/>
    <w:rsid w:val="00595B4E"/>
    <w:rsid w:val="0059619C"/>
    <w:rsid w:val="005A0E6E"/>
    <w:rsid w:val="005A328F"/>
    <w:rsid w:val="005A4CF7"/>
    <w:rsid w:val="005A536C"/>
    <w:rsid w:val="005A76DB"/>
    <w:rsid w:val="005A7CE3"/>
    <w:rsid w:val="005B42CF"/>
    <w:rsid w:val="005B4AC8"/>
    <w:rsid w:val="005B623A"/>
    <w:rsid w:val="005C1D22"/>
    <w:rsid w:val="005C1D49"/>
    <w:rsid w:val="005C3BA0"/>
    <w:rsid w:val="005C460D"/>
    <w:rsid w:val="005C727B"/>
    <w:rsid w:val="005C7E97"/>
    <w:rsid w:val="005D0161"/>
    <w:rsid w:val="005D2E63"/>
    <w:rsid w:val="005D3BB8"/>
    <w:rsid w:val="005D743B"/>
    <w:rsid w:val="005E0009"/>
    <w:rsid w:val="005E0131"/>
    <w:rsid w:val="005E21F8"/>
    <w:rsid w:val="005E6680"/>
    <w:rsid w:val="005E7A94"/>
    <w:rsid w:val="005F2711"/>
    <w:rsid w:val="005F4601"/>
    <w:rsid w:val="00600AAD"/>
    <w:rsid w:val="00602E4A"/>
    <w:rsid w:val="00603118"/>
    <w:rsid w:val="00603C90"/>
    <w:rsid w:val="006068A7"/>
    <w:rsid w:val="00614A89"/>
    <w:rsid w:val="006151E1"/>
    <w:rsid w:val="0061548C"/>
    <w:rsid w:val="00620392"/>
    <w:rsid w:val="00623612"/>
    <w:rsid w:val="0062722D"/>
    <w:rsid w:val="00630298"/>
    <w:rsid w:val="006302C9"/>
    <w:rsid w:val="0063034B"/>
    <w:rsid w:val="00633D48"/>
    <w:rsid w:val="00636D8C"/>
    <w:rsid w:val="0064719F"/>
    <w:rsid w:val="00650463"/>
    <w:rsid w:val="0065110E"/>
    <w:rsid w:val="006540C1"/>
    <w:rsid w:val="00654972"/>
    <w:rsid w:val="00654D21"/>
    <w:rsid w:val="0065689E"/>
    <w:rsid w:val="00656DC9"/>
    <w:rsid w:val="0066424B"/>
    <w:rsid w:val="00665320"/>
    <w:rsid w:val="0066550C"/>
    <w:rsid w:val="00671051"/>
    <w:rsid w:val="006766A9"/>
    <w:rsid w:val="0067670B"/>
    <w:rsid w:val="00680674"/>
    <w:rsid w:val="006820E4"/>
    <w:rsid w:val="006839F6"/>
    <w:rsid w:val="00683B95"/>
    <w:rsid w:val="006848BF"/>
    <w:rsid w:val="00684C8B"/>
    <w:rsid w:val="00690421"/>
    <w:rsid w:val="00691D23"/>
    <w:rsid w:val="00695663"/>
    <w:rsid w:val="0069715D"/>
    <w:rsid w:val="00697B2B"/>
    <w:rsid w:val="006A26C2"/>
    <w:rsid w:val="006A4900"/>
    <w:rsid w:val="006A4A6F"/>
    <w:rsid w:val="006A6B6B"/>
    <w:rsid w:val="006A7A3B"/>
    <w:rsid w:val="006B15E0"/>
    <w:rsid w:val="006B2608"/>
    <w:rsid w:val="006B4C91"/>
    <w:rsid w:val="006B773C"/>
    <w:rsid w:val="006C16CF"/>
    <w:rsid w:val="006C5181"/>
    <w:rsid w:val="006C6B15"/>
    <w:rsid w:val="006D1252"/>
    <w:rsid w:val="006D27A6"/>
    <w:rsid w:val="006D404A"/>
    <w:rsid w:val="006D4DD5"/>
    <w:rsid w:val="006D56F1"/>
    <w:rsid w:val="006D72F3"/>
    <w:rsid w:val="006E3A35"/>
    <w:rsid w:val="006E44FE"/>
    <w:rsid w:val="006F02E3"/>
    <w:rsid w:val="006F0C01"/>
    <w:rsid w:val="006F1445"/>
    <w:rsid w:val="006F7B70"/>
    <w:rsid w:val="0070018E"/>
    <w:rsid w:val="0070061E"/>
    <w:rsid w:val="0070260B"/>
    <w:rsid w:val="0070287F"/>
    <w:rsid w:val="00704903"/>
    <w:rsid w:val="00710C8E"/>
    <w:rsid w:val="0071114E"/>
    <w:rsid w:val="00714C71"/>
    <w:rsid w:val="0071523D"/>
    <w:rsid w:val="007222F5"/>
    <w:rsid w:val="00722B6E"/>
    <w:rsid w:val="0072490C"/>
    <w:rsid w:val="00725388"/>
    <w:rsid w:val="007317BD"/>
    <w:rsid w:val="007352C5"/>
    <w:rsid w:val="007361D1"/>
    <w:rsid w:val="00737093"/>
    <w:rsid w:val="0073761E"/>
    <w:rsid w:val="00740397"/>
    <w:rsid w:val="0074063E"/>
    <w:rsid w:val="007412B3"/>
    <w:rsid w:val="00744CFE"/>
    <w:rsid w:val="00746369"/>
    <w:rsid w:val="007465A1"/>
    <w:rsid w:val="00753524"/>
    <w:rsid w:val="007539CE"/>
    <w:rsid w:val="0075440F"/>
    <w:rsid w:val="00754DDA"/>
    <w:rsid w:val="00755CA3"/>
    <w:rsid w:val="00757D10"/>
    <w:rsid w:val="0076334C"/>
    <w:rsid w:val="00764B47"/>
    <w:rsid w:val="0076570E"/>
    <w:rsid w:val="00766972"/>
    <w:rsid w:val="00766CC7"/>
    <w:rsid w:val="007679C2"/>
    <w:rsid w:val="00773066"/>
    <w:rsid w:val="007738EF"/>
    <w:rsid w:val="00774922"/>
    <w:rsid w:val="00775CC9"/>
    <w:rsid w:val="00780FD4"/>
    <w:rsid w:val="00783767"/>
    <w:rsid w:val="00784160"/>
    <w:rsid w:val="0078460B"/>
    <w:rsid w:val="007908F5"/>
    <w:rsid w:val="00790D89"/>
    <w:rsid w:val="00791E0B"/>
    <w:rsid w:val="00792FE3"/>
    <w:rsid w:val="007967B5"/>
    <w:rsid w:val="00796A07"/>
    <w:rsid w:val="007A0FAC"/>
    <w:rsid w:val="007A1090"/>
    <w:rsid w:val="007A1A95"/>
    <w:rsid w:val="007A37CD"/>
    <w:rsid w:val="007A3F92"/>
    <w:rsid w:val="007B0252"/>
    <w:rsid w:val="007B0D24"/>
    <w:rsid w:val="007C1C6F"/>
    <w:rsid w:val="007C2B11"/>
    <w:rsid w:val="007C3F1B"/>
    <w:rsid w:val="007C41AE"/>
    <w:rsid w:val="007C6EC1"/>
    <w:rsid w:val="007C783E"/>
    <w:rsid w:val="007D5850"/>
    <w:rsid w:val="007D5FDD"/>
    <w:rsid w:val="007E024F"/>
    <w:rsid w:val="007E053F"/>
    <w:rsid w:val="007E10CC"/>
    <w:rsid w:val="007E2166"/>
    <w:rsid w:val="007E25B2"/>
    <w:rsid w:val="007E69CF"/>
    <w:rsid w:val="007E7F50"/>
    <w:rsid w:val="007F0EB2"/>
    <w:rsid w:val="007F2E85"/>
    <w:rsid w:val="007F67B1"/>
    <w:rsid w:val="00800CB6"/>
    <w:rsid w:val="00800F7D"/>
    <w:rsid w:val="008012CC"/>
    <w:rsid w:val="00801500"/>
    <w:rsid w:val="0080422D"/>
    <w:rsid w:val="00804646"/>
    <w:rsid w:val="00804D3F"/>
    <w:rsid w:val="00807864"/>
    <w:rsid w:val="00807B96"/>
    <w:rsid w:val="008118A2"/>
    <w:rsid w:val="00811C93"/>
    <w:rsid w:val="00813779"/>
    <w:rsid w:val="0081425A"/>
    <w:rsid w:val="008149B6"/>
    <w:rsid w:val="00815F4D"/>
    <w:rsid w:val="00816027"/>
    <w:rsid w:val="00816083"/>
    <w:rsid w:val="008175F0"/>
    <w:rsid w:val="0081772B"/>
    <w:rsid w:val="00824FC2"/>
    <w:rsid w:val="008250DC"/>
    <w:rsid w:val="00825694"/>
    <w:rsid w:val="00830917"/>
    <w:rsid w:val="00832A60"/>
    <w:rsid w:val="00832F57"/>
    <w:rsid w:val="0083592F"/>
    <w:rsid w:val="008363AF"/>
    <w:rsid w:val="00836437"/>
    <w:rsid w:val="0084530B"/>
    <w:rsid w:val="0084569B"/>
    <w:rsid w:val="00845C8A"/>
    <w:rsid w:val="00845E5E"/>
    <w:rsid w:val="00850535"/>
    <w:rsid w:val="00851515"/>
    <w:rsid w:val="00853A24"/>
    <w:rsid w:val="00855199"/>
    <w:rsid w:val="00865E66"/>
    <w:rsid w:val="00871774"/>
    <w:rsid w:val="00875FB8"/>
    <w:rsid w:val="0087641B"/>
    <w:rsid w:val="0088067C"/>
    <w:rsid w:val="00883081"/>
    <w:rsid w:val="0088317C"/>
    <w:rsid w:val="00883E30"/>
    <w:rsid w:val="00887D1C"/>
    <w:rsid w:val="00890069"/>
    <w:rsid w:val="00890608"/>
    <w:rsid w:val="00891C00"/>
    <w:rsid w:val="00893F2D"/>
    <w:rsid w:val="00895574"/>
    <w:rsid w:val="008A11E9"/>
    <w:rsid w:val="008A2964"/>
    <w:rsid w:val="008A4FA3"/>
    <w:rsid w:val="008A5E8E"/>
    <w:rsid w:val="008A6A2A"/>
    <w:rsid w:val="008A6E00"/>
    <w:rsid w:val="008A718F"/>
    <w:rsid w:val="008A74F8"/>
    <w:rsid w:val="008B0D74"/>
    <w:rsid w:val="008B1028"/>
    <w:rsid w:val="008B265F"/>
    <w:rsid w:val="008B26C0"/>
    <w:rsid w:val="008B351D"/>
    <w:rsid w:val="008B5D5B"/>
    <w:rsid w:val="008C19BA"/>
    <w:rsid w:val="008C1F54"/>
    <w:rsid w:val="008C2770"/>
    <w:rsid w:val="008C3F70"/>
    <w:rsid w:val="008C5306"/>
    <w:rsid w:val="008C5390"/>
    <w:rsid w:val="008C56E7"/>
    <w:rsid w:val="008D0E55"/>
    <w:rsid w:val="008D1C53"/>
    <w:rsid w:val="008D386B"/>
    <w:rsid w:val="008D638E"/>
    <w:rsid w:val="008D73DA"/>
    <w:rsid w:val="008D76B3"/>
    <w:rsid w:val="008D7E0A"/>
    <w:rsid w:val="008E18AA"/>
    <w:rsid w:val="008E1A5D"/>
    <w:rsid w:val="008E1A67"/>
    <w:rsid w:val="008E698C"/>
    <w:rsid w:val="008F062C"/>
    <w:rsid w:val="008F3767"/>
    <w:rsid w:val="008F5126"/>
    <w:rsid w:val="008F724A"/>
    <w:rsid w:val="0090235F"/>
    <w:rsid w:val="00907372"/>
    <w:rsid w:val="00907430"/>
    <w:rsid w:val="0091706B"/>
    <w:rsid w:val="009212A3"/>
    <w:rsid w:val="009219DD"/>
    <w:rsid w:val="00923459"/>
    <w:rsid w:val="009262FC"/>
    <w:rsid w:val="0092789B"/>
    <w:rsid w:val="00927B59"/>
    <w:rsid w:val="009304F0"/>
    <w:rsid w:val="00932AD7"/>
    <w:rsid w:val="009351C2"/>
    <w:rsid w:val="00937D23"/>
    <w:rsid w:val="00940BFE"/>
    <w:rsid w:val="00941A93"/>
    <w:rsid w:val="0094632B"/>
    <w:rsid w:val="00950D15"/>
    <w:rsid w:val="00953191"/>
    <w:rsid w:val="00956B92"/>
    <w:rsid w:val="0096571E"/>
    <w:rsid w:val="00971F25"/>
    <w:rsid w:val="009744F3"/>
    <w:rsid w:val="00975A74"/>
    <w:rsid w:val="009765FE"/>
    <w:rsid w:val="009772AE"/>
    <w:rsid w:val="00977A51"/>
    <w:rsid w:val="00982748"/>
    <w:rsid w:val="0098522F"/>
    <w:rsid w:val="009864CE"/>
    <w:rsid w:val="0098709D"/>
    <w:rsid w:val="00987991"/>
    <w:rsid w:val="00991231"/>
    <w:rsid w:val="00991647"/>
    <w:rsid w:val="00991858"/>
    <w:rsid w:val="00991D1C"/>
    <w:rsid w:val="00994484"/>
    <w:rsid w:val="009964CF"/>
    <w:rsid w:val="009970AF"/>
    <w:rsid w:val="009A1DC0"/>
    <w:rsid w:val="009A22AA"/>
    <w:rsid w:val="009A4912"/>
    <w:rsid w:val="009B1CCB"/>
    <w:rsid w:val="009B2156"/>
    <w:rsid w:val="009B38A2"/>
    <w:rsid w:val="009B56FC"/>
    <w:rsid w:val="009C11A7"/>
    <w:rsid w:val="009C1A73"/>
    <w:rsid w:val="009C709B"/>
    <w:rsid w:val="009C7660"/>
    <w:rsid w:val="009C7A07"/>
    <w:rsid w:val="009D4AB9"/>
    <w:rsid w:val="009D4F6A"/>
    <w:rsid w:val="009D7B6F"/>
    <w:rsid w:val="009E16EA"/>
    <w:rsid w:val="009E3486"/>
    <w:rsid w:val="009E5514"/>
    <w:rsid w:val="009E5A38"/>
    <w:rsid w:val="009E5C1B"/>
    <w:rsid w:val="009E6A81"/>
    <w:rsid w:val="009E6F53"/>
    <w:rsid w:val="009F10E6"/>
    <w:rsid w:val="009F1161"/>
    <w:rsid w:val="009F3DE6"/>
    <w:rsid w:val="009F3FD3"/>
    <w:rsid w:val="009F4407"/>
    <w:rsid w:val="009F77E7"/>
    <w:rsid w:val="00A06B16"/>
    <w:rsid w:val="00A077B6"/>
    <w:rsid w:val="00A10D11"/>
    <w:rsid w:val="00A12D70"/>
    <w:rsid w:val="00A13BC8"/>
    <w:rsid w:val="00A17D54"/>
    <w:rsid w:val="00A225F1"/>
    <w:rsid w:val="00A23709"/>
    <w:rsid w:val="00A250EB"/>
    <w:rsid w:val="00A25435"/>
    <w:rsid w:val="00A268D4"/>
    <w:rsid w:val="00A27551"/>
    <w:rsid w:val="00A30093"/>
    <w:rsid w:val="00A313B4"/>
    <w:rsid w:val="00A32BC4"/>
    <w:rsid w:val="00A3368C"/>
    <w:rsid w:val="00A339C5"/>
    <w:rsid w:val="00A3784F"/>
    <w:rsid w:val="00A40F97"/>
    <w:rsid w:val="00A41DCC"/>
    <w:rsid w:val="00A454C7"/>
    <w:rsid w:val="00A5005B"/>
    <w:rsid w:val="00A51ACB"/>
    <w:rsid w:val="00A531F2"/>
    <w:rsid w:val="00A557E3"/>
    <w:rsid w:val="00A56E85"/>
    <w:rsid w:val="00A572AD"/>
    <w:rsid w:val="00A5738C"/>
    <w:rsid w:val="00A6671F"/>
    <w:rsid w:val="00A70143"/>
    <w:rsid w:val="00A709B5"/>
    <w:rsid w:val="00A72C16"/>
    <w:rsid w:val="00A75233"/>
    <w:rsid w:val="00A778F7"/>
    <w:rsid w:val="00A816B4"/>
    <w:rsid w:val="00A8215A"/>
    <w:rsid w:val="00A83C30"/>
    <w:rsid w:val="00A87206"/>
    <w:rsid w:val="00A87CA4"/>
    <w:rsid w:val="00A91A6A"/>
    <w:rsid w:val="00A923E2"/>
    <w:rsid w:val="00A971A8"/>
    <w:rsid w:val="00AA0466"/>
    <w:rsid w:val="00AA0B80"/>
    <w:rsid w:val="00AA343D"/>
    <w:rsid w:val="00AA5812"/>
    <w:rsid w:val="00AA674A"/>
    <w:rsid w:val="00AA702F"/>
    <w:rsid w:val="00AA7CEE"/>
    <w:rsid w:val="00AB1878"/>
    <w:rsid w:val="00AB56DF"/>
    <w:rsid w:val="00AB5BED"/>
    <w:rsid w:val="00AB603F"/>
    <w:rsid w:val="00AB6330"/>
    <w:rsid w:val="00AB6A9F"/>
    <w:rsid w:val="00AC34F8"/>
    <w:rsid w:val="00AC678E"/>
    <w:rsid w:val="00AD1FA0"/>
    <w:rsid w:val="00AD32B2"/>
    <w:rsid w:val="00AD521C"/>
    <w:rsid w:val="00AD573C"/>
    <w:rsid w:val="00AE0C4C"/>
    <w:rsid w:val="00AE1443"/>
    <w:rsid w:val="00AE2E77"/>
    <w:rsid w:val="00AE36E1"/>
    <w:rsid w:val="00AE4578"/>
    <w:rsid w:val="00AE7312"/>
    <w:rsid w:val="00AE7D90"/>
    <w:rsid w:val="00AF15A8"/>
    <w:rsid w:val="00AF254F"/>
    <w:rsid w:val="00AF2E78"/>
    <w:rsid w:val="00AF606C"/>
    <w:rsid w:val="00AF7066"/>
    <w:rsid w:val="00B00863"/>
    <w:rsid w:val="00B02466"/>
    <w:rsid w:val="00B03A3F"/>
    <w:rsid w:val="00B067EB"/>
    <w:rsid w:val="00B13642"/>
    <w:rsid w:val="00B14851"/>
    <w:rsid w:val="00B160BC"/>
    <w:rsid w:val="00B2109C"/>
    <w:rsid w:val="00B2295F"/>
    <w:rsid w:val="00B25AC2"/>
    <w:rsid w:val="00B32299"/>
    <w:rsid w:val="00B336B3"/>
    <w:rsid w:val="00B33FD2"/>
    <w:rsid w:val="00B36794"/>
    <w:rsid w:val="00B40183"/>
    <w:rsid w:val="00B41549"/>
    <w:rsid w:val="00B4470F"/>
    <w:rsid w:val="00B50461"/>
    <w:rsid w:val="00B5143E"/>
    <w:rsid w:val="00B51848"/>
    <w:rsid w:val="00B529B6"/>
    <w:rsid w:val="00B54EF6"/>
    <w:rsid w:val="00B6549B"/>
    <w:rsid w:val="00B66E10"/>
    <w:rsid w:val="00B7122A"/>
    <w:rsid w:val="00B72175"/>
    <w:rsid w:val="00B7433F"/>
    <w:rsid w:val="00B74A69"/>
    <w:rsid w:val="00B76824"/>
    <w:rsid w:val="00B806D9"/>
    <w:rsid w:val="00B822A7"/>
    <w:rsid w:val="00B835EB"/>
    <w:rsid w:val="00B84FD5"/>
    <w:rsid w:val="00B8644B"/>
    <w:rsid w:val="00B86634"/>
    <w:rsid w:val="00B8690E"/>
    <w:rsid w:val="00B86EC9"/>
    <w:rsid w:val="00B908C1"/>
    <w:rsid w:val="00B92BC2"/>
    <w:rsid w:val="00B94754"/>
    <w:rsid w:val="00B953EB"/>
    <w:rsid w:val="00B957F5"/>
    <w:rsid w:val="00B96403"/>
    <w:rsid w:val="00BA0F04"/>
    <w:rsid w:val="00BA24D6"/>
    <w:rsid w:val="00BA75BF"/>
    <w:rsid w:val="00BB18CB"/>
    <w:rsid w:val="00BB32F7"/>
    <w:rsid w:val="00BB382F"/>
    <w:rsid w:val="00BC0F70"/>
    <w:rsid w:val="00BC1EB7"/>
    <w:rsid w:val="00BC220A"/>
    <w:rsid w:val="00BC54D8"/>
    <w:rsid w:val="00BC612A"/>
    <w:rsid w:val="00BC62FB"/>
    <w:rsid w:val="00BC65C0"/>
    <w:rsid w:val="00BC72E4"/>
    <w:rsid w:val="00BD0163"/>
    <w:rsid w:val="00BD177C"/>
    <w:rsid w:val="00BE24D0"/>
    <w:rsid w:val="00BE2AFD"/>
    <w:rsid w:val="00BE32C9"/>
    <w:rsid w:val="00BE34E4"/>
    <w:rsid w:val="00BE6538"/>
    <w:rsid w:val="00BE67FB"/>
    <w:rsid w:val="00BE6852"/>
    <w:rsid w:val="00BF094C"/>
    <w:rsid w:val="00BF20F4"/>
    <w:rsid w:val="00BF412A"/>
    <w:rsid w:val="00BF566F"/>
    <w:rsid w:val="00BF7F42"/>
    <w:rsid w:val="00BF7FF0"/>
    <w:rsid w:val="00C026E0"/>
    <w:rsid w:val="00C03134"/>
    <w:rsid w:val="00C042DD"/>
    <w:rsid w:val="00C05834"/>
    <w:rsid w:val="00C070B7"/>
    <w:rsid w:val="00C10261"/>
    <w:rsid w:val="00C1139F"/>
    <w:rsid w:val="00C1259B"/>
    <w:rsid w:val="00C12E25"/>
    <w:rsid w:val="00C13EA7"/>
    <w:rsid w:val="00C147D1"/>
    <w:rsid w:val="00C14D39"/>
    <w:rsid w:val="00C160EF"/>
    <w:rsid w:val="00C16379"/>
    <w:rsid w:val="00C16B8B"/>
    <w:rsid w:val="00C20FAD"/>
    <w:rsid w:val="00C21021"/>
    <w:rsid w:val="00C235A5"/>
    <w:rsid w:val="00C2424C"/>
    <w:rsid w:val="00C24699"/>
    <w:rsid w:val="00C3224E"/>
    <w:rsid w:val="00C34900"/>
    <w:rsid w:val="00C36963"/>
    <w:rsid w:val="00C418EE"/>
    <w:rsid w:val="00C5205E"/>
    <w:rsid w:val="00C524DB"/>
    <w:rsid w:val="00C52F82"/>
    <w:rsid w:val="00C555E5"/>
    <w:rsid w:val="00C56115"/>
    <w:rsid w:val="00C56D29"/>
    <w:rsid w:val="00C56F71"/>
    <w:rsid w:val="00C608D5"/>
    <w:rsid w:val="00C630D6"/>
    <w:rsid w:val="00C6456D"/>
    <w:rsid w:val="00C6516A"/>
    <w:rsid w:val="00C7172C"/>
    <w:rsid w:val="00C71A35"/>
    <w:rsid w:val="00C71FFE"/>
    <w:rsid w:val="00C7257E"/>
    <w:rsid w:val="00C74766"/>
    <w:rsid w:val="00C7504D"/>
    <w:rsid w:val="00C833F9"/>
    <w:rsid w:val="00C851FF"/>
    <w:rsid w:val="00C8798B"/>
    <w:rsid w:val="00C92284"/>
    <w:rsid w:val="00C93DD9"/>
    <w:rsid w:val="00C9422A"/>
    <w:rsid w:val="00C94560"/>
    <w:rsid w:val="00C94701"/>
    <w:rsid w:val="00C95695"/>
    <w:rsid w:val="00C95CD8"/>
    <w:rsid w:val="00C96C81"/>
    <w:rsid w:val="00CA44DF"/>
    <w:rsid w:val="00CA51F5"/>
    <w:rsid w:val="00CA56EC"/>
    <w:rsid w:val="00CA6B3C"/>
    <w:rsid w:val="00CB2090"/>
    <w:rsid w:val="00CB39C1"/>
    <w:rsid w:val="00CB70D8"/>
    <w:rsid w:val="00CB733A"/>
    <w:rsid w:val="00CB7A10"/>
    <w:rsid w:val="00CB7BC7"/>
    <w:rsid w:val="00CC0118"/>
    <w:rsid w:val="00CC43E6"/>
    <w:rsid w:val="00CC4D73"/>
    <w:rsid w:val="00CC52F0"/>
    <w:rsid w:val="00CC53A4"/>
    <w:rsid w:val="00CC7BE9"/>
    <w:rsid w:val="00CD21BF"/>
    <w:rsid w:val="00CD3E9C"/>
    <w:rsid w:val="00CD4713"/>
    <w:rsid w:val="00CD4D48"/>
    <w:rsid w:val="00CD5A06"/>
    <w:rsid w:val="00CD6AEA"/>
    <w:rsid w:val="00CD7838"/>
    <w:rsid w:val="00CE3F0B"/>
    <w:rsid w:val="00CE537C"/>
    <w:rsid w:val="00CE6F8A"/>
    <w:rsid w:val="00CF33BD"/>
    <w:rsid w:val="00CF4AB1"/>
    <w:rsid w:val="00CF6029"/>
    <w:rsid w:val="00CF6560"/>
    <w:rsid w:val="00D03E2A"/>
    <w:rsid w:val="00D05E5D"/>
    <w:rsid w:val="00D07444"/>
    <w:rsid w:val="00D07BE8"/>
    <w:rsid w:val="00D10D66"/>
    <w:rsid w:val="00D13B7D"/>
    <w:rsid w:val="00D17ACF"/>
    <w:rsid w:val="00D2132A"/>
    <w:rsid w:val="00D22F36"/>
    <w:rsid w:val="00D23007"/>
    <w:rsid w:val="00D23038"/>
    <w:rsid w:val="00D27B18"/>
    <w:rsid w:val="00D3173F"/>
    <w:rsid w:val="00D31C0F"/>
    <w:rsid w:val="00D32E3C"/>
    <w:rsid w:val="00D33828"/>
    <w:rsid w:val="00D346AB"/>
    <w:rsid w:val="00D34D0A"/>
    <w:rsid w:val="00D360C5"/>
    <w:rsid w:val="00D36BA5"/>
    <w:rsid w:val="00D40977"/>
    <w:rsid w:val="00D41DCE"/>
    <w:rsid w:val="00D44DE7"/>
    <w:rsid w:val="00D45D09"/>
    <w:rsid w:val="00D47E16"/>
    <w:rsid w:val="00D5135E"/>
    <w:rsid w:val="00D52E1E"/>
    <w:rsid w:val="00D54C66"/>
    <w:rsid w:val="00D557BD"/>
    <w:rsid w:val="00D55AE7"/>
    <w:rsid w:val="00D56CFB"/>
    <w:rsid w:val="00D5777A"/>
    <w:rsid w:val="00D60665"/>
    <w:rsid w:val="00D651E4"/>
    <w:rsid w:val="00D65C3C"/>
    <w:rsid w:val="00D71074"/>
    <w:rsid w:val="00D71490"/>
    <w:rsid w:val="00D7415D"/>
    <w:rsid w:val="00D74468"/>
    <w:rsid w:val="00D77FF0"/>
    <w:rsid w:val="00D80016"/>
    <w:rsid w:val="00D84A86"/>
    <w:rsid w:val="00D87939"/>
    <w:rsid w:val="00D93EDA"/>
    <w:rsid w:val="00D941EE"/>
    <w:rsid w:val="00D95C1C"/>
    <w:rsid w:val="00DA2C8D"/>
    <w:rsid w:val="00DA306C"/>
    <w:rsid w:val="00DA4E57"/>
    <w:rsid w:val="00DA563A"/>
    <w:rsid w:val="00DB085E"/>
    <w:rsid w:val="00DB4878"/>
    <w:rsid w:val="00DB4C70"/>
    <w:rsid w:val="00DC0DFB"/>
    <w:rsid w:val="00DC1B8D"/>
    <w:rsid w:val="00DC26C0"/>
    <w:rsid w:val="00DC5BFF"/>
    <w:rsid w:val="00DD3EC8"/>
    <w:rsid w:val="00DD6908"/>
    <w:rsid w:val="00DE00B4"/>
    <w:rsid w:val="00DE25DA"/>
    <w:rsid w:val="00DE3026"/>
    <w:rsid w:val="00DE57A1"/>
    <w:rsid w:val="00DE78D1"/>
    <w:rsid w:val="00DF477B"/>
    <w:rsid w:val="00DF7501"/>
    <w:rsid w:val="00E00DEA"/>
    <w:rsid w:val="00E03D58"/>
    <w:rsid w:val="00E11CDB"/>
    <w:rsid w:val="00E1249F"/>
    <w:rsid w:val="00E12C69"/>
    <w:rsid w:val="00E145A2"/>
    <w:rsid w:val="00E15492"/>
    <w:rsid w:val="00E15E4E"/>
    <w:rsid w:val="00E16131"/>
    <w:rsid w:val="00E165C5"/>
    <w:rsid w:val="00E20C26"/>
    <w:rsid w:val="00E2715E"/>
    <w:rsid w:val="00E27B76"/>
    <w:rsid w:val="00E30860"/>
    <w:rsid w:val="00E31986"/>
    <w:rsid w:val="00E323FA"/>
    <w:rsid w:val="00E33E7D"/>
    <w:rsid w:val="00E340B1"/>
    <w:rsid w:val="00E34C06"/>
    <w:rsid w:val="00E36E74"/>
    <w:rsid w:val="00E371D6"/>
    <w:rsid w:val="00E41754"/>
    <w:rsid w:val="00E42E08"/>
    <w:rsid w:val="00E43BEF"/>
    <w:rsid w:val="00E43DC1"/>
    <w:rsid w:val="00E44348"/>
    <w:rsid w:val="00E44AAB"/>
    <w:rsid w:val="00E4641E"/>
    <w:rsid w:val="00E50098"/>
    <w:rsid w:val="00E51521"/>
    <w:rsid w:val="00E51773"/>
    <w:rsid w:val="00E541ED"/>
    <w:rsid w:val="00E61C24"/>
    <w:rsid w:val="00E628A8"/>
    <w:rsid w:val="00E64AF0"/>
    <w:rsid w:val="00E7091A"/>
    <w:rsid w:val="00E70A0F"/>
    <w:rsid w:val="00E70A8B"/>
    <w:rsid w:val="00E70B5E"/>
    <w:rsid w:val="00E70C21"/>
    <w:rsid w:val="00E710DC"/>
    <w:rsid w:val="00E7143D"/>
    <w:rsid w:val="00E724AE"/>
    <w:rsid w:val="00E74BDD"/>
    <w:rsid w:val="00E76D91"/>
    <w:rsid w:val="00E77342"/>
    <w:rsid w:val="00E80FC7"/>
    <w:rsid w:val="00E843CC"/>
    <w:rsid w:val="00E8521E"/>
    <w:rsid w:val="00E857E1"/>
    <w:rsid w:val="00E85C25"/>
    <w:rsid w:val="00E86634"/>
    <w:rsid w:val="00E875C1"/>
    <w:rsid w:val="00E9200A"/>
    <w:rsid w:val="00E93CA7"/>
    <w:rsid w:val="00E94644"/>
    <w:rsid w:val="00EA2516"/>
    <w:rsid w:val="00EA2D7B"/>
    <w:rsid w:val="00EA4CFA"/>
    <w:rsid w:val="00EB0B2E"/>
    <w:rsid w:val="00EB2B0D"/>
    <w:rsid w:val="00EB359D"/>
    <w:rsid w:val="00EB3A85"/>
    <w:rsid w:val="00EB4C10"/>
    <w:rsid w:val="00EB7DE5"/>
    <w:rsid w:val="00EB7E67"/>
    <w:rsid w:val="00EC4CF7"/>
    <w:rsid w:val="00EC74A2"/>
    <w:rsid w:val="00EC7CD7"/>
    <w:rsid w:val="00ED0017"/>
    <w:rsid w:val="00ED2667"/>
    <w:rsid w:val="00ED4692"/>
    <w:rsid w:val="00ED4DBB"/>
    <w:rsid w:val="00ED7553"/>
    <w:rsid w:val="00ED79AE"/>
    <w:rsid w:val="00ED7BFE"/>
    <w:rsid w:val="00EE2180"/>
    <w:rsid w:val="00EE3226"/>
    <w:rsid w:val="00EE32AE"/>
    <w:rsid w:val="00EE4AD6"/>
    <w:rsid w:val="00EE4AF2"/>
    <w:rsid w:val="00EE5986"/>
    <w:rsid w:val="00EF04E3"/>
    <w:rsid w:val="00EF327D"/>
    <w:rsid w:val="00EF448A"/>
    <w:rsid w:val="00EF526F"/>
    <w:rsid w:val="00EF6251"/>
    <w:rsid w:val="00F013F1"/>
    <w:rsid w:val="00F0163C"/>
    <w:rsid w:val="00F0765B"/>
    <w:rsid w:val="00F077E3"/>
    <w:rsid w:val="00F11B38"/>
    <w:rsid w:val="00F126ED"/>
    <w:rsid w:val="00F13E72"/>
    <w:rsid w:val="00F14C4C"/>
    <w:rsid w:val="00F14C4F"/>
    <w:rsid w:val="00F16CDB"/>
    <w:rsid w:val="00F16D6C"/>
    <w:rsid w:val="00F17CE2"/>
    <w:rsid w:val="00F21082"/>
    <w:rsid w:val="00F22D40"/>
    <w:rsid w:val="00F23608"/>
    <w:rsid w:val="00F2518B"/>
    <w:rsid w:val="00F268D7"/>
    <w:rsid w:val="00F27AB1"/>
    <w:rsid w:val="00F31E8D"/>
    <w:rsid w:val="00F33977"/>
    <w:rsid w:val="00F33A10"/>
    <w:rsid w:val="00F34E6E"/>
    <w:rsid w:val="00F3557B"/>
    <w:rsid w:val="00F35ED3"/>
    <w:rsid w:val="00F36243"/>
    <w:rsid w:val="00F4108D"/>
    <w:rsid w:val="00F426CE"/>
    <w:rsid w:val="00F4707F"/>
    <w:rsid w:val="00F478BA"/>
    <w:rsid w:val="00F47F2F"/>
    <w:rsid w:val="00F50DB9"/>
    <w:rsid w:val="00F51DC5"/>
    <w:rsid w:val="00F52A77"/>
    <w:rsid w:val="00F558DF"/>
    <w:rsid w:val="00F6192B"/>
    <w:rsid w:val="00F641FE"/>
    <w:rsid w:val="00F6445A"/>
    <w:rsid w:val="00F7087A"/>
    <w:rsid w:val="00F70EDD"/>
    <w:rsid w:val="00F731C4"/>
    <w:rsid w:val="00F80ABF"/>
    <w:rsid w:val="00F828AF"/>
    <w:rsid w:val="00F83D38"/>
    <w:rsid w:val="00F84510"/>
    <w:rsid w:val="00F86829"/>
    <w:rsid w:val="00F90F20"/>
    <w:rsid w:val="00F91752"/>
    <w:rsid w:val="00F948AB"/>
    <w:rsid w:val="00F94AAF"/>
    <w:rsid w:val="00F958FF"/>
    <w:rsid w:val="00F95B65"/>
    <w:rsid w:val="00F962F2"/>
    <w:rsid w:val="00FA2409"/>
    <w:rsid w:val="00FA6204"/>
    <w:rsid w:val="00FA67E7"/>
    <w:rsid w:val="00FB175C"/>
    <w:rsid w:val="00FB42C0"/>
    <w:rsid w:val="00FB4BA1"/>
    <w:rsid w:val="00FB652E"/>
    <w:rsid w:val="00FB75E6"/>
    <w:rsid w:val="00FC1F0E"/>
    <w:rsid w:val="00FC26F8"/>
    <w:rsid w:val="00FC37F3"/>
    <w:rsid w:val="00FC46B6"/>
    <w:rsid w:val="00FC4FDE"/>
    <w:rsid w:val="00FC6E12"/>
    <w:rsid w:val="00FD3D2A"/>
    <w:rsid w:val="00FE3135"/>
    <w:rsid w:val="00FE3388"/>
    <w:rsid w:val="00FE3457"/>
    <w:rsid w:val="00FE3882"/>
    <w:rsid w:val="00FF0CBA"/>
    <w:rsid w:val="00FF3A46"/>
    <w:rsid w:val="00FF669C"/>
    <w:rsid w:val="00FF6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D18A1"/>
  <w15:docId w15:val="{2964217C-B000-4C60-87CD-2E04CAF84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
    <w:next w:val="norm"/>
    <w:link w:val="Heading1Char"/>
    <w:qFormat/>
    <w:rsid w:val="00875FB8"/>
    <w:pPr>
      <w:keepNext/>
      <w:numPr>
        <w:numId w:val="1"/>
      </w:numPr>
      <w:spacing w:before="360" w:after="120"/>
      <w:outlineLvl w:val="0"/>
    </w:pPr>
    <w:rPr>
      <w:b/>
      <w:bCs/>
      <w:kern w:val="28"/>
      <w:sz w:val="32"/>
      <w:szCs w:val="28"/>
    </w:rPr>
  </w:style>
  <w:style w:type="paragraph" w:styleId="Heading2">
    <w:name w:val="heading 2"/>
    <w:basedOn w:val="norm"/>
    <w:next w:val="norm"/>
    <w:link w:val="Heading2Char"/>
    <w:qFormat/>
    <w:rsid w:val="00190008"/>
    <w:pPr>
      <w:keepNext/>
      <w:numPr>
        <w:ilvl w:val="1"/>
        <w:numId w:val="1"/>
      </w:numPr>
      <w:spacing w:before="240"/>
      <w:outlineLvl w:val="1"/>
    </w:pPr>
    <w:rPr>
      <w:bCs/>
      <w:i/>
      <w:szCs w:val="26"/>
      <w:u w:val="single"/>
    </w:rPr>
  </w:style>
  <w:style w:type="paragraph" w:styleId="Heading3">
    <w:name w:val="heading 3"/>
    <w:basedOn w:val="norm"/>
    <w:next w:val="norm"/>
    <w:link w:val="Heading3Char"/>
    <w:qFormat/>
    <w:rsid w:val="00483803"/>
    <w:pPr>
      <w:keepNext/>
      <w:numPr>
        <w:ilvl w:val="2"/>
        <w:numId w:val="1"/>
      </w:numPr>
      <w:spacing w:before="18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75FB8"/>
    <w:rPr>
      <w:rFonts w:ascii="Times New Roman" w:eastAsia="Times New Roman" w:hAnsi="Times New Roman" w:cs="Sendnya"/>
      <w:b/>
      <w:bCs/>
      <w:kern w:val="28"/>
      <w:sz w:val="32"/>
      <w:szCs w:val="28"/>
    </w:rPr>
  </w:style>
  <w:style w:type="character" w:customStyle="1" w:styleId="Heading2Char">
    <w:name w:val="Heading 2 Char"/>
    <w:link w:val="Heading2"/>
    <w:rsid w:val="00190008"/>
    <w:rPr>
      <w:rFonts w:ascii="Times New Roman" w:eastAsia="Times New Roman" w:hAnsi="Times New Roman" w:cs="Sendnya"/>
      <w:bCs/>
      <w:i/>
      <w:sz w:val="22"/>
      <w:szCs w:val="26"/>
      <w:u w:val="single"/>
    </w:rPr>
  </w:style>
  <w:style w:type="character" w:customStyle="1" w:styleId="Heading3Char">
    <w:name w:val="Heading 3 Char"/>
    <w:link w:val="Heading3"/>
    <w:rsid w:val="00483803"/>
    <w:rPr>
      <w:rFonts w:ascii="Times New Roman" w:eastAsia="Times New Roman" w:hAnsi="Times New Roman" w:cs="Sendnya"/>
      <w:b/>
      <w:bCs/>
      <w:sz w:val="24"/>
      <w:szCs w:val="24"/>
    </w:rPr>
  </w:style>
  <w:style w:type="paragraph" w:customStyle="1" w:styleId="norm">
    <w:name w:val="norm"/>
    <w:basedOn w:val="Normal"/>
    <w:rsid w:val="00483803"/>
    <w:pPr>
      <w:tabs>
        <w:tab w:val="left" w:pos="851"/>
        <w:tab w:val="right" w:pos="9356"/>
      </w:tabs>
      <w:spacing w:before="60" w:after="60" w:line="360" w:lineRule="atLeast"/>
      <w:jc w:val="both"/>
    </w:pPr>
    <w:rPr>
      <w:rFonts w:ascii="Times New Roman" w:eastAsia="Times New Roman" w:hAnsi="Times New Roman" w:cs="Sendnya"/>
      <w:lang w:eastAsia="en-GB"/>
    </w:rPr>
  </w:style>
  <w:style w:type="character" w:styleId="FootnoteReference">
    <w:name w:val="footnote reference"/>
    <w:aliases w:val="Footnote Reference Number,Footnote Reference_LVL6,Footnote Reference_LVL61,Footnote Reference_LVL62,Footnote Reference_LVL63,Footnote Reference_LVL64,C26 Footnote Number,Footnote symbol,Footnote Reference_LVL65"/>
    <w:uiPriority w:val="99"/>
    <w:rsid w:val="00483803"/>
    <w:rPr>
      <w:vertAlign w:val="superscript"/>
    </w:rPr>
  </w:style>
  <w:style w:type="paragraph" w:styleId="FootnoteText">
    <w:name w:val="footnote text"/>
    <w:aliases w:val="Footnote,Fußnote,Footnote Text Char Char,FSR footnote,lábléc,Voetnoottekst Char,Voetnoottekst Char1 Char,Voetnoottekst Char Char Char,Footnote Char Char Char,Fußnote Char Char Char,Footnote Text Char Char Char Char Char,text"/>
    <w:basedOn w:val="norm"/>
    <w:link w:val="FootnoteTextChar"/>
    <w:uiPriority w:val="99"/>
    <w:rsid w:val="00483803"/>
    <w:pPr>
      <w:keepLines/>
      <w:tabs>
        <w:tab w:val="clear" w:pos="851"/>
        <w:tab w:val="left" w:pos="284"/>
      </w:tabs>
      <w:spacing w:line="200" w:lineRule="atLeast"/>
      <w:ind w:left="284" w:hanging="284"/>
    </w:pPr>
    <w:rPr>
      <w:sz w:val="18"/>
      <w:szCs w:val="18"/>
    </w:rPr>
  </w:style>
  <w:style w:type="character" w:customStyle="1" w:styleId="FootnoteTextChar">
    <w:name w:val="Footnote Text Char"/>
    <w:aliases w:val="Footnote Char,Fußnote Char,Footnote Text Char Char Char,FSR footnote Char,lábléc Char,Voetnoottekst Char Char,Voetnoottekst Char1 Char Char,Voetnoottekst Char Char Char Char,Footnote Char Char Char Char,Fußnote Char Char Char Char"/>
    <w:link w:val="FootnoteText"/>
    <w:semiHidden/>
    <w:rsid w:val="00483803"/>
    <w:rPr>
      <w:rFonts w:ascii="Times New Roman" w:eastAsia="Times New Roman" w:hAnsi="Times New Roman" w:cs="Sendnya"/>
      <w:sz w:val="18"/>
      <w:szCs w:val="18"/>
    </w:rPr>
  </w:style>
  <w:style w:type="paragraph" w:customStyle="1" w:styleId="DocTitle">
    <w:name w:val="Doc Title"/>
    <w:basedOn w:val="norm"/>
    <w:next w:val="Heading1"/>
    <w:rsid w:val="00483803"/>
    <w:pPr>
      <w:spacing w:before="480" w:after="240" w:line="480" w:lineRule="exact"/>
      <w:jc w:val="center"/>
    </w:pPr>
    <w:rPr>
      <w:b/>
      <w:bCs/>
      <w:caps/>
      <w:sz w:val="32"/>
      <w:szCs w:val="32"/>
    </w:rPr>
  </w:style>
  <w:style w:type="character" w:styleId="BookTitle">
    <w:name w:val="Book Title"/>
    <w:uiPriority w:val="33"/>
    <w:qFormat/>
    <w:rsid w:val="00483803"/>
    <w:rPr>
      <w:b/>
      <w:bCs/>
      <w:smallCaps/>
      <w:spacing w:val="5"/>
    </w:rPr>
  </w:style>
  <w:style w:type="character" w:styleId="Hyperlink">
    <w:name w:val="Hyperlink"/>
    <w:uiPriority w:val="99"/>
    <w:unhideWhenUsed/>
    <w:rsid w:val="00483803"/>
    <w:rPr>
      <w:color w:val="0000FF"/>
      <w:u w:val="single"/>
    </w:rPr>
  </w:style>
  <w:style w:type="paragraph" w:styleId="NormalWeb">
    <w:name w:val="Normal (Web)"/>
    <w:basedOn w:val="Normal"/>
    <w:uiPriority w:val="99"/>
    <w:unhideWhenUsed/>
    <w:rsid w:val="00483803"/>
    <w:pPr>
      <w:spacing w:before="100" w:beforeAutospacing="1" w:after="100" w:afterAutospacing="1" w:line="240" w:lineRule="auto"/>
    </w:pPr>
    <w:rPr>
      <w:rFonts w:ascii="Times New Roman" w:hAnsi="Times New Roman"/>
      <w:sz w:val="24"/>
      <w:szCs w:val="24"/>
      <w:lang w:eastAsia="en-GB"/>
    </w:rPr>
  </w:style>
  <w:style w:type="paragraph" w:styleId="Header">
    <w:name w:val="header"/>
    <w:basedOn w:val="Normal"/>
    <w:link w:val="HeaderChar"/>
    <w:uiPriority w:val="99"/>
    <w:unhideWhenUsed/>
    <w:rsid w:val="00483803"/>
    <w:pPr>
      <w:tabs>
        <w:tab w:val="center" w:pos="4513"/>
        <w:tab w:val="right" w:pos="9026"/>
      </w:tabs>
    </w:pPr>
  </w:style>
  <w:style w:type="character" w:customStyle="1" w:styleId="HeaderChar">
    <w:name w:val="Header Char"/>
    <w:link w:val="Header"/>
    <w:uiPriority w:val="99"/>
    <w:rsid w:val="00483803"/>
    <w:rPr>
      <w:sz w:val="22"/>
      <w:szCs w:val="22"/>
      <w:lang w:eastAsia="en-US"/>
    </w:rPr>
  </w:style>
  <w:style w:type="paragraph" w:styleId="Footer">
    <w:name w:val="footer"/>
    <w:basedOn w:val="Normal"/>
    <w:link w:val="FooterChar"/>
    <w:uiPriority w:val="99"/>
    <w:unhideWhenUsed/>
    <w:rsid w:val="00483803"/>
    <w:pPr>
      <w:tabs>
        <w:tab w:val="center" w:pos="4513"/>
        <w:tab w:val="right" w:pos="9026"/>
      </w:tabs>
    </w:pPr>
  </w:style>
  <w:style w:type="character" w:customStyle="1" w:styleId="FooterChar">
    <w:name w:val="Footer Char"/>
    <w:link w:val="Footer"/>
    <w:uiPriority w:val="99"/>
    <w:rsid w:val="00483803"/>
    <w:rPr>
      <w:sz w:val="22"/>
      <w:szCs w:val="22"/>
      <w:lang w:eastAsia="en-US"/>
    </w:rPr>
  </w:style>
  <w:style w:type="paragraph" w:styleId="BalloonText">
    <w:name w:val="Balloon Text"/>
    <w:basedOn w:val="Normal"/>
    <w:link w:val="BalloonTextChar"/>
    <w:uiPriority w:val="99"/>
    <w:semiHidden/>
    <w:unhideWhenUsed/>
    <w:rsid w:val="00DA4E5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4E57"/>
    <w:rPr>
      <w:rFonts w:ascii="Tahoma" w:hAnsi="Tahoma" w:cs="Tahoma"/>
      <w:sz w:val="16"/>
      <w:szCs w:val="16"/>
      <w:lang w:eastAsia="en-US"/>
    </w:rPr>
  </w:style>
  <w:style w:type="paragraph" w:styleId="ListParagraph">
    <w:name w:val="List Paragraph"/>
    <w:basedOn w:val="Normal"/>
    <w:uiPriority w:val="34"/>
    <w:qFormat/>
    <w:rsid w:val="00FC37F3"/>
    <w:pPr>
      <w:ind w:left="720"/>
      <w:contextualSpacing/>
    </w:pPr>
    <w:rPr>
      <w:rFonts w:eastAsia="Times New Roman"/>
      <w:lang w:val="sk-SK"/>
    </w:rPr>
  </w:style>
  <w:style w:type="character" w:styleId="FollowedHyperlink">
    <w:name w:val="FollowedHyperlink"/>
    <w:uiPriority w:val="99"/>
    <w:semiHidden/>
    <w:unhideWhenUsed/>
    <w:rsid w:val="0037778D"/>
    <w:rPr>
      <w:color w:val="800080"/>
      <w:u w:val="single"/>
    </w:rPr>
  </w:style>
  <w:style w:type="character" w:styleId="CommentReference">
    <w:name w:val="annotation reference"/>
    <w:uiPriority w:val="99"/>
    <w:semiHidden/>
    <w:unhideWhenUsed/>
    <w:rsid w:val="00156967"/>
    <w:rPr>
      <w:sz w:val="16"/>
      <w:szCs w:val="16"/>
    </w:rPr>
  </w:style>
  <w:style w:type="paragraph" w:styleId="CommentText">
    <w:name w:val="annotation text"/>
    <w:basedOn w:val="Normal"/>
    <w:link w:val="CommentTextChar"/>
    <w:uiPriority w:val="99"/>
    <w:semiHidden/>
    <w:unhideWhenUsed/>
    <w:rsid w:val="00156967"/>
    <w:rPr>
      <w:sz w:val="20"/>
      <w:szCs w:val="20"/>
    </w:rPr>
  </w:style>
  <w:style w:type="character" w:customStyle="1" w:styleId="CommentTextChar">
    <w:name w:val="Comment Text Char"/>
    <w:link w:val="CommentText"/>
    <w:uiPriority w:val="99"/>
    <w:semiHidden/>
    <w:rsid w:val="00156967"/>
    <w:rPr>
      <w:lang w:eastAsia="en-US"/>
    </w:rPr>
  </w:style>
  <w:style w:type="paragraph" w:styleId="CommentSubject">
    <w:name w:val="annotation subject"/>
    <w:basedOn w:val="CommentText"/>
    <w:next w:val="CommentText"/>
    <w:link w:val="CommentSubjectChar"/>
    <w:uiPriority w:val="99"/>
    <w:semiHidden/>
    <w:unhideWhenUsed/>
    <w:rsid w:val="00156967"/>
    <w:rPr>
      <w:b/>
      <w:bCs/>
    </w:rPr>
  </w:style>
  <w:style w:type="character" w:customStyle="1" w:styleId="CommentSubjectChar">
    <w:name w:val="Comment Subject Char"/>
    <w:link w:val="CommentSubject"/>
    <w:uiPriority w:val="99"/>
    <w:semiHidden/>
    <w:rsid w:val="00156967"/>
    <w:rPr>
      <w:b/>
      <w:bCs/>
      <w:lang w:eastAsia="en-US"/>
    </w:rPr>
  </w:style>
  <w:style w:type="table" w:styleId="TableGrid">
    <w:name w:val="Table Grid"/>
    <w:basedOn w:val="TableNormal"/>
    <w:uiPriority w:val="59"/>
    <w:rsid w:val="00554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522F"/>
    <w:rPr>
      <w:sz w:val="22"/>
      <w:szCs w:val="22"/>
      <w:lang w:eastAsia="en-US"/>
    </w:rPr>
  </w:style>
  <w:style w:type="character" w:styleId="UnresolvedMention">
    <w:name w:val="Unresolved Mention"/>
    <w:basedOn w:val="DefaultParagraphFont"/>
    <w:uiPriority w:val="99"/>
    <w:semiHidden/>
    <w:unhideWhenUsed/>
    <w:rsid w:val="00BC22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11992">
      <w:bodyDiv w:val="1"/>
      <w:marLeft w:val="0"/>
      <w:marRight w:val="0"/>
      <w:marTop w:val="0"/>
      <w:marBottom w:val="0"/>
      <w:divBdr>
        <w:top w:val="none" w:sz="0" w:space="0" w:color="auto"/>
        <w:left w:val="none" w:sz="0" w:space="0" w:color="auto"/>
        <w:bottom w:val="none" w:sz="0" w:space="0" w:color="auto"/>
        <w:right w:val="none" w:sz="0" w:space="0" w:color="auto"/>
      </w:divBdr>
    </w:div>
    <w:div w:id="152919234">
      <w:bodyDiv w:val="1"/>
      <w:marLeft w:val="0"/>
      <w:marRight w:val="0"/>
      <w:marTop w:val="0"/>
      <w:marBottom w:val="0"/>
      <w:divBdr>
        <w:top w:val="none" w:sz="0" w:space="0" w:color="auto"/>
        <w:left w:val="none" w:sz="0" w:space="0" w:color="auto"/>
        <w:bottom w:val="none" w:sz="0" w:space="0" w:color="auto"/>
        <w:right w:val="none" w:sz="0" w:space="0" w:color="auto"/>
      </w:divBdr>
    </w:div>
    <w:div w:id="328800734">
      <w:bodyDiv w:val="1"/>
      <w:marLeft w:val="0"/>
      <w:marRight w:val="0"/>
      <w:marTop w:val="0"/>
      <w:marBottom w:val="0"/>
      <w:divBdr>
        <w:top w:val="none" w:sz="0" w:space="0" w:color="auto"/>
        <w:left w:val="none" w:sz="0" w:space="0" w:color="auto"/>
        <w:bottom w:val="none" w:sz="0" w:space="0" w:color="auto"/>
        <w:right w:val="none" w:sz="0" w:space="0" w:color="auto"/>
      </w:divBdr>
    </w:div>
    <w:div w:id="351035053">
      <w:bodyDiv w:val="1"/>
      <w:marLeft w:val="0"/>
      <w:marRight w:val="0"/>
      <w:marTop w:val="0"/>
      <w:marBottom w:val="0"/>
      <w:divBdr>
        <w:top w:val="none" w:sz="0" w:space="0" w:color="auto"/>
        <w:left w:val="none" w:sz="0" w:space="0" w:color="auto"/>
        <w:bottom w:val="none" w:sz="0" w:space="0" w:color="auto"/>
        <w:right w:val="none" w:sz="0" w:space="0" w:color="auto"/>
      </w:divBdr>
    </w:div>
    <w:div w:id="390882119">
      <w:bodyDiv w:val="1"/>
      <w:marLeft w:val="0"/>
      <w:marRight w:val="0"/>
      <w:marTop w:val="0"/>
      <w:marBottom w:val="0"/>
      <w:divBdr>
        <w:top w:val="none" w:sz="0" w:space="0" w:color="auto"/>
        <w:left w:val="none" w:sz="0" w:space="0" w:color="auto"/>
        <w:bottom w:val="none" w:sz="0" w:space="0" w:color="auto"/>
        <w:right w:val="none" w:sz="0" w:space="0" w:color="auto"/>
      </w:divBdr>
    </w:div>
    <w:div w:id="445079342">
      <w:bodyDiv w:val="1"/>
      <w:marLeft w:val="0"/>
      <w:marRight w:val="0"/>
      <w:marTop w:val="0"/>
      <w:marBottom w:val="0"/>
      <w:divBdr>
        <w:top w:val="none" w:sz="0" w:space="0" w:color="auto"/>
        <w:left w:val="none" w:sz="0" w:space="0" w:color="auto"/>
        <w:bottom w:val="none" w:sz="0" w:space="0" w:color="auto"/>
        <w:right w:val="none" w:sz="0" w:space="0" w:color="auto"/>
      </w:divBdr>
    </w:div>
    <w:div w:id="573585336">
      <w:bodyDiv w:val="1"/>
      <w:marLeft w:val="0"/>
      <w:marRight w:val="0"/>
      <w:marTop w:val="0"/>
      <w:marBottom w:val="0"/>
      <w:divBdr>
        <w:top w:val="none" w:sz="0" w:space="0" w:color="auto"/>
        <w:left w:val="none" w:sz="0" w:space="0" w:color="auto"/>
        <w:bottom w:val="none" w:sz="0" w:space="0" w:color="auto"/>
        <w:right w:val="none" w:sz="0" w:space="0" w:color="auto"/>
      </w:divBdr>
    </w:div>
    <w:div w:id="646595828">
      <w:bodyDiv w:val="1"/>
      <w:marLeft w:val="0"/>
      <w:marRight w:val="0"/>
      <w:marTop w:val="0"/>
      <w:marBottom w:val="0"/>
      <w:divBdr>
        <w:top w:val="none" w:sz="0" w:space="0" w:color="auto"/>
        <w:left w:val="none" w:sz="0" w:space="0" w:color="auto"/>
        <w:bottom w:val="none" w:sz="0" w:space="0" w:color="auto"/>
        <w:right w:val="none" w:sz="0" w:space="0" w:color="auto"/>
      </w:divBdr>
    </w:div>
    <w:div w:id="656880596">
      <w:bodyDiv w:val="1"/>
      <w:marLeft w:val="0"/>
      <w:marRight w:val="0"/>
      <w:marTop w:val="0"/>
      <w:marBottom w:val="0"/>
      <w:divBdr>
        <w:top w:val="none" w:sz="0" w:space="0" w:color="auto"/>
        <w:left w:val="none" w:sz="0" w:space="0" w:color="auto"/>
        <w:bottom w:val="none" w:sz="0" w:space="0" w:color="auto"/>
        <w:right w:val="none" w:sz="0" w:space="0" w:color="auto"/>
      </w:divBdr>
    </w:div>
    <w:div w:id="829903616">
      <w:bodyDiv w:val="1"/>
      <w:marLeft w:val="0"/>
      <w:marRight w:val="0"/>
      <w:marTop w:val="0"/>
      <w:marBottom w:val="0"/>
      <w:divBdr>
        <w:top w:val="none" w:sz="0" w:space="0" w:color="auto"/>
        <w:left w:val="none" w:sz="0" w:space="0" w:color="auto"/>
        <w:bottom w:val="none" w:sz="0" w:space="0" w:color="auto"/>
        <w:right w:val="none" w:sz="0" w:space="0" w:color="auto"/>
      </w:divBdr>
    </w:div>
    <w:div w:id="885871735">
      <w:bodyDiv w:val="1"/>
      <w:marLeft w:val="0"/>
      <w:marRight w:val="0"/>
      <w:marTop w:val="0"/>
      <w:marBottom w:val="0"/>
      <w:divBdr>
        <w:top w:val="none" w:sz="0" w:space="0" w:color="auto"/>
        <w:left w:val="none" w:sz="0" w:space="0" w:color="auto"/>
        <w:bottom w:val="none" w:sz="0" w:space="0" w:color="auto"/>
        <w:right w:val="none" w:sz="0" w:space="0" w:color="auto"/>
      </w:divBdr>
    </w:div>
    <w:div w:id="987444557">
      <w:bodyDiv w:val="1"/>
      <w:marLeft w:val="0"/>
      <w:marRight w:val="0"/>
      <w:marTop w:val="0"/>
      <w:marBottom w:val="0"/>
      <w:divBdr>
        <w:top w:val="none" w:sz="0" w:space="0" w:color="auto"/>
        <w:left w:val="none" w:sz="0" w:space="0" w:color="auto"/>
        <w:bottom w:val="none" w:sz="0" w:space="0" w:color="auto"/>
        <w:right w:val="none" w:sz="0" w:space="0" w:color="auto"/>
      </w:divBdr>
    </w:div>
    <w:div w:id="1031295587">
      <w:bodyDiv w:val="1"/>
      <w:marLeft w:val="0"/>
      <w:marRight w:val="0"/>
      <w:marTop w:val="0"/>
      <w:marBottom w:val="0"/>
      <w:divBdr>
        <w:top w:val="none" w:sz="0" w:space="0" w:color="auto"/>
        <w:left w:val="none" w:sz="0" w:space="0" w:color="auto"/>
        <w:bottom w:val="none" w:sz="0" w:space="0" w:color="auto"/>
        <w:right w:val="none" w:sz="0" w:space="0" w:color="auto"/>
      </w:divBdr>
    </w:div>
    <w:div w:id="1103301939">
      <w:bodyDiv w:val="1"/>
      <w:marLeft w:val="0"/>
      <w:marRight w:val="0"/>
      <w:marTop w:val="0"/>
      <w:marBottom w:val="0"/>
      <w:divBdr>
        <w:top w:val="none" w:sz="0" w:space="0" w:color="auto"/>
        <w:left w:val="none" w:sz="0" w:space="0" w:color="auto"/>
        <w:bottom w:val="none" w:sz="0" w:space="0" w:color="auto"/>
        <w:right w:val="none" w:sz="0" w:space="0" w:color="auto"/>
      </w:divBdr>
    </w:div>
    <w:div w:id="1155216849">
      <w:bodyDiv w:val="1"/>
      <w:marLeft w:val="0"/>
      <w:marRight w:val="0"/>
      <w:marTop w:val="0"/>
      <w:marBottom w:val="0"/>
      <w:divBdr>
        <w:top w:val="none" w:sz="0" w:space="0" w:color="auto"/>
        <w:left w:val="none" w:sz="0" w:space="0" w:color="auto"/>
        <w:bottom w:val="none" w:sz="0" w:space="0" w:color="auto"/>
        <w:right w:val="none" w:sz="0" w:space="0" w:color="auto"/>
      </w:divBdr>
    </w:div>
    <w:div w:id="1168255079">
      <w:bodyDiv w:val="1"/>
      <w:marLeft w:val="0"/>
      <w:marRight w:val="0"/>
      <w:marTop w:val="0"/>
      <w:marBottom w:val="0"/>
      <w:divBdr>
        <w:top w:val="none" w:sz="0" w:space="0" w:color="auto"/>
        <w:left w:val="none" w:sz="0" w:space="0" w:color="auto"/>
        <w:bottom w:val="none" w:sz="0" w:space="0" w:color="auto"/>
        <w:right w:val="none" w:sz="0" w:space="0" w:color="auto"/>
      </w:divBdr>
    </w:div>
    <w:div w:id="1205168117">
      <w:bodyDiv w:val="1"/>
      <w:marLeft w:val="0"/>
      <w:marRight w:val="0"/>
      <w:marTop w:val="0"/>
      <w:marBottom w:val="0"/>
      <w:divBdr>
        <w:top w:val="none" w:sz="0" w:space="0" w:color="auto"/>
        <w:left w:val="none" w:sz="0" w:space="0" w:color="auto"/>
        <w:bottom w:val="none" w:sz="0" w:space="0" w:color="auto"/>
        <w:right w:val="none" w:sz="0" w:space="0" w:color="auto"/>
      </w:divBdr>
    </w:div>
    <w:div w:id="1293440171">
      <w:bodyDiv w:val="1"/>
      <w:marLeft w:val="0"/>
      <w:marRight w:val="0"/>
      <w:marTop w:val="0"/>
      <w:marBottom w:val="0"/>
      <w:divBdr>
        <w:top w:val="none" w:sz="0" w:space="0" w:color="auto"/>
        <w:left w:val="none" w:sz="0" w:space="0" w:color="auto"/>
        <w:bottom w:val="none" w:sz="0" w:space="0" w:color="auto"/>
        <w:right w:val="none" w:sz="0" w:space="0" w:color="auto"/>
      </w:divBdr>
    </w:div>
    <w:div w:id="1386369742">
      <w:bodyDiv w:val="1"/>
      <w:marLeft w:val="0"/>
      <w:marRight w:val="0"/>
      <w:marTop w:val="0"/>
      <w:marBottom w:val="0"/>
      <w:divBdr>
        <w:top w:val="none" w:sz="0" w:space="0" w:color="auto"/>
        <w:left w:val="none" w:sz="0" w:space="0" w:color="auto"/>
        <w:bottom w:val="none" w:sz="0" w:space="0" w:color="auto"/>
        <w:right w:val="none" w:sz="0" w:space="0" w:color="auto"/>
      </w:divBdr>
    </w:div>
    <w:div w:id="1418558208">
      <w:bodyDiv w:val="1"/>
      <w:marLeft w:val="0"/>
      <w:marRight w:val="0"/>
      <w:marTop w:val="0"/>
      <w:marBottom w:val="0"/>
      <w:divBdr>
        <w:top w:val="none" w:sz="0" w:space="0" w:color="auto"/>
        <w:left w:val="none" w:sz="0" w:space="0" w:color="auto"/>
        <w:bottom w:val="none" w:sz="0" w:space="0" w:color="auto"/>
        <w:right w:val="none" w:sz="0" w:space="0" w:color="auto"/>
      </w:divBdr>
    </w:div>
    <w:div w:id="1459763269">
      <w:bodyDiv w:val="1"/>
      <w:marLeft w:val="0"/>
      <w:marRight w:val="0"/>
      <w:marTop w:val="0"/>
      <w:marBottom w:val="0"/>
      <w:divBdr>
        <w:top w:val="none" w:sz="0" w:space="0" w:color="auto"/>
        <w:left w:val="none" w:sz="0" w:space="0" w:color="auto"/>
        <w:bottom w:val="none" w:sz="0" w:space="0" w:color="auto"/>
        <w:right w:val="none" w:sz="0" w:space="0" w:color="auto"/>
      </w:divBdr>
    </w:div>
    <w:div w:id="1482696915">
      <w:bodyDiv w:val="1"/>
      <w:marLeft w:val="0"/>
      <w:marRight w:val="0"/>
      <w:marTop w:val="0"/>
      <w:marBottom w:val="0"/>
      <w:divBdr>
        <w:top w:val="none" w:sz="0" w:space="0" w:color="auto"/>
        <w:left w:val="none" w:sz="0" w:space="0" w:color="auto"/>
        <w:bottom w:val="none" w:sz="0" w:space="0" w:color="auto"/>
        <w:right w:val="none" w:sz="0" w:space="0" w:color="auto"/>
      </w:divBdr>
    </w:div>
    <w:div w:id="1545286579">
      <w:bodyDiv w:val="1"/>
      <w:marLeft w:val="0"/>
      <w:marRight w:val="0"/>
      <w:marTop w:val="0"/>
      <w:marBottom w:val="0"/>
      <w:divBdr>
        <w:top w:val="none" w:sz="0" w:space="0" w:color="auto"/>
        <w:left w:val="none" w:sz="0" w:space="0" w:color="auto"/>
        <w:bottom w:val="none" w:sz="0" w:space="0" w:color="auto"/>
        <w:right w:val="none" w:sz="0" w:space="0" w:color="auto"/>
      </w:divBdr>
    </w:div>
    <w:div w:id="1565144256">
      <w:bodyDiv w:val="1"/>
      <w:marLeft w:val="0"/>
      <w:marRight w:val="0"/>
      <w:marTop w:val="0"/>
      <w:marBottom w:val="0"/>
      <w:divBdr>
        <w:top w:val="none" w:sz="0" w:space="0" w:color="auto"/>
        <w:left w:val="none" w:sz="0" w:space="0" w:color="auto"/>
        <w:bottom w:val="none" w:sz="0" w:space="0" w:color="auto"/>
        <w:right w:val="none" w:sz="0" w:space="0" w:color="auto"/>
      </w:divBdr>
    </w:div>
    <w:div w:id="1655718455">
      <w:bodyDiv w:val="1"/>
      <w:marLeft w:val="0"/>
      <w:marRight w:val="0"/>
      <w:marTop w:val="0"/>
      <w:marBottom w:val="0"/>
      <w:divBdr>
        <w:top w:val="none" w:sz="0" w:space="0" w:color="auto"/>
        <w:left w:val="none" w:sz="0" w:space="0" w:color="auto"/>
        <w:bottom w:val="none" w:sz="0" w:space="0" w:color="auto"/>
        <w:right w:val="none" w:sz="0" w:space="0" w:color="auto"/>
      </w:divBdr>
    </w:div>
    <w:div w:id="1689792103">
      <w:bodyDiv w:val="1"/>
      <w:marLeft w:val="0"/>
      <w:marRight w:val="0"/>
      <w:marTop w:val="0"/>
      <w:marBottom w:val="0"/>
      <w:divBdr>
        <w:top w:val="none" w:sz="0" w:space="0" w:color="auto"/>
        <w:left w:val="none" w:sz="0" w:space="0" w:color="auto"/>
        <w:bottom w:val="none" w:sz="0" w:space="0" w:color="auto"/>
        <w:right w:val="none" w:sz="0" w:space="0" w:color="auto"/>
      </w:divBdr>
    </w:div>
    <w:div w:id="1758477474">
      <w:bodyDiv w:val="1"/>
      <w:marLeft w:val="0"/>
      <w:marRight w:val="0"/>
      <w:marTop w:val="0"/>
      <w:marBottom w:val="0"/>
      <w:divBdr>
        <w:top w:val="none" w:sz="0" w:space="0" w:color="auto"/>
        <w:left w:val="none" w:sz="0" w:space="0" w:color="auto"/>
        <w:bottom w:val="none" w:sz="0" w:space="0" w:color="auto"/>
        <w:right w:val="none" w:sz="0" w:space="0" w:color="auto"/>
      </w:divBdr>
    </w:div>
    <w:div w:id="1807433833">
      <w:bodyDiv w:val="1"/>
      <w:marLeft w:val="0"/>
      <w:marRight w:val="0"/>
      <w:marTop w:val="0"/>
      <w:marBottom w:val="0"/>
      <w:divBdr>
        <w:top w:val="none" w:sz="0" w:space="0" w:color="auto"/>
        <w:left w:val="none" w:sz="0" w:space="0" w:color="auto"/>
        <w:bottom w:val="none" w:sz="0" w:space="0" w:color="auto"/>
        <w:right w:val="none" w:sz="0" w:space="0" w:color="auto"/>
      </w:divBdr>
    </w:div>
    <w:div w:id="1828934482">
      <w:bodyDiv w:val="1"/>
      <w:marLeft w:val="0"/>
      <w:marRight w:val="0"/>
      <w:marTop w:val="0"/>
      <w:marBottom w:val="0"/>
      <w:divBdr>
        <w:top w:val="none" w:sz="0" w:space="0" w:color="auto"/>
        <w:left w:val="none" w:sz="0" w:space="0" w:color="auto"/>
        <w:bottom w:val="none" w:sz="0" w:space="0" w:color="auto"/>
        <w:right w:val="none" w:sz="0" w:space="0" w:color="auto"/>
      </w:divBdr>
    </w:div>
    <w:div w:id="1856654757">
      <w:bodyDiv w:val="1"/>
      <w:marLeft w:val="0"/>
      <w:marRight w:val="0"/>
      <w:marTop w:val="0"/>
      <w:marBottom w:val="0"/>
      <w:divBdr>
        <w:top w:val="none" w:sz="0" w:space="0" w:color="auto"/>
        <w:left w:val="none" w:sz="0" w:space="0" w:color="auto"/>
        <w:bottom w:val="none" w:sz="0" w:space="0" w:color="auto"/>
        <w:right w:val="none" w:sz="0" w:space="0" w:color="auto"/>
      </w:divBdr>
    </w:div>
    <w:div w:id="1880432107">
      <w:bodyDiv w:val="1"/>
      <w:marLeft w:val="0"/>
      <w:marRight w:val="0"/>
      <w:marTop w:val="0"/>
      <w:marBottom w:val="0"/>
      <w:divBdr>
        <w:top w:val="none" w:sz="0" w:space="0" w:color="auto"/>
        <w:left w:val="none" w:sz="0" w:space="0" w:color="auto"/>
        <w:bottom w:val="none" w:sz="0" w:space="0" w:color="auto"/>
        <w:right w:val="none" w:sz="0" w:space="0" w:color="auto"/>
      </w:divBdr>
    </w:div>
    <w:div w:id="1922324077">
      <w:bodyDiv w:val="1"/>
      <w:marLeft w:val="0"/>
      <w:marRight w:val="0"/>
      <w:marTop w:val="0"/>
      <w:marBottom w:val="0"/>
      <w:divBdr>
        <w:top w:val="none" w:sz="0" w:space="0" w:color="auto"/>
        <w:left w:val="none" w:sz="0" w:space="0" w:color="auto"/>
        <w:bottom w:val="none" w:sz="0" w:space="0" w:color="auto"/>
        <w:right w:val="none" w:sz="0" w:space="0" w:color="auto"/>
      </w:divBdr>
    </w:div>
    <w:div w:id="213879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stra.ecb.europa.eu/pdfjs/web/viewer.html?file=2338437045128534553&amp;enforcedFindFile=true&amp;properties=true" TargetMode="External"/><Relationship Id="rId18" Type="http://schemas.openxmlformats.org/officeDocument/2006/relationships/hyperlink" Target="mailto:methodology-standards@ecb.europa.eu"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arwin.escb.eu/livelink/livelink/app/nodes/268753951" TargetMode="External"/><Relationship Id="rId7" Type="http://schemas.openxmlformats.org/officeDocument/2006/relationships/endnotes" Target="endnotes.xml"/><Relationship Id="rId12" Type="http://schemas.openxmlformats.org/officeDocument/2006/relationships/hyperlink" Target="https://www.bankingsupervision.europa.eu/banking/portal/casper/html/index.en.html"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bankingsupervision.europa.eu/banking/portal/casper/html/index.en.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1.xml"/><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www.bankingsupervision.europa.eu/banking/portal/casper/html/index.en.html"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hyperlink" Target="https://darwin.escb.eu/livelink/livelink/fetch/2000/72728077/72807480/-73423205/-73423068/73423073/75371410/Framing%2520for%2520SSM%2520Pilot%2520Exercise.html?func=ll&amp;objId=75371410&amp;objAction=browse&amp;viewType=1"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1" Type="http://schemas.openxmlformats.org/officeDocument/2006/relationships/hyperlink" Target="mailto:SSMCasper@ecb.europa.eu"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16" ma:contentTypeDescription="Criar um novo documento." ma:contentTypeScope="" ma:versionID="25cd4bb1aaf04bf7c36d581853a12fbf">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2898a58c724212c25df4c06f581a570c"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A6A1D3-9FBF-41AD-830D-257D5F88B2AF}">
  <ds:schemaRefs>
    <ds:schemaRef ds:uri="http://schemas.openxmlformats.org/officeDocument/2006/bibliography"/>
  </ds:schemaRefs>
</ds:datastoreItem>
</file>

<file path=customXml/itemProps2.xml><?xml version="1.0" encoding="utf-8"?>
<ds:datastoreItem xmlns:ds="http://schemas.openxmlformats.org/officeDocument/2006/customXml" ds:itemID="{8F29C266-1202-4BD7-9BEE-2A8A540F80FC}"/>
</file>

<file path=customXml/itemProps3.xml><?xml version="1.0" encoding="utf-8"?>
<ds:datastoreItem xmlns:ds="http://schemas.openxmlformats.org/officeDocument/2006/customXml" ds:itemID="{2B239AD9-3768-4D3A-ADF3-786A9F6AFF1E}"/>
</file>

<file path=customXml/itemProps4.xml><?xml version="1.0" encoding="utf-8"?>
<ds:datastoreItem xmlns:ds="http://schemas.openxmlformats.org/officeDocument/2006/customXml" ds:itemID="{794FBDCF-CDDA-4A7E-9DFB-D529ED291958}"/>
</file>

<file path=docProps/app.xml><?xml version="1.0" encoding="utf-8"?>
<Properties xmlns="http://schemas.openxmlformats.org/officeDocument/2006/extended-properties" xmlns:vt="http://schemas.openxmlformats.org/officeDocument/2006/docPropsVTypes">
  <Template>Normal.dotm</Template>
  <TotalTime>270</TotalTime>
  <Pages>12</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European Central bank</Company>
  <LinksUpToDate>false</LinksUpToDate>
  <CharactersWithSpaces>23554</CharactersWithSpaces>
  <SharedDoc>false</SharedDoc>
  <HLinks>
    <vt:vector size="24" baseType="variant">
      <vt:variant>
        <vt:i4>7077989</vt:i4>
      </vt:variant>
      <vt:variant>
        <vt:i4>9</vt:i4>
      </vt:variant>
      <vt:variant>
        <vt:i4>0</vt:i4>
      </vt:variant>
      <vt:variant>
        <vt:i4>5</vt:i4>
      </vt:variant>
      <vt:variant>
        <vt:lpwstr>https://darwin.escb.eu/livelink/livelink/fetch/2000/72728077/72807480/-73423205/-73423068/73423073/75371410/Framing%2520for%2520SSM%2520Pilot%2520Exercise.html?func=ll&amp;objId=75371410&amp;objAction=browse&amp;viewType=1</vt:lpwstr>
      </vt:variant>
      <vt:variant>
        <vt:lpwstr/>
      </vt:variant>
      <vt:variant>
        <vt:i4>589896</vt:i4>
      </vt:variant>
      <vt:variant>
        <vt:i4>6</vt:i4>
      </vt:variant>
      <vt:variant>
        <vt:i4>0</vt:i4>
      </vt:variant>
      <vt:variant>
        <vt:i4>5</vt:i4>
      </vt:variant>
      <vt:variant>
        <vt:lpwstr>https://darwin.escb.eu/livelink/livelink?func=ll&amp;objId=210233087&amp;objAction=browse&amp;viewType=1</vt:lpwstr>
      </vt:variant>
      <vt:variant>
        <vt:lpwstr/>
      </vt:variant>
      <vt:variant>
        <vt:i4>131127</vt:i4>
      </vt:variant>
      <vt:variant>
        <vt:i4>3</vt:i4>
      </vt:variant>
      <vt:variant>
        <vt:i4>0</vt:i4>
      </vt:variant>
      <vt:variant>
        <vt:i4>5</vt:i4>
      </vt:variant>
      <vt:variant>
        <vt:lpwstr>mailto:SPE-validation@ecb.europa.eu</vt:lpwstr>
      </vt:variant>
      <vt:variant>
        <vt:lpwstr/>
      </vt:variant>
      <vt:variant>
        <vt:i4>2359402</vt:i4>
      </vt:variant>
      <vt:variant>
        <vt:i4>0</vt:i4>
      </vt:variant>
      <vt:variant>
        <vt:i4>0</vt:i4>
      </vt:variant>
      <vt:variant>
        <vt:i4>5</vt:i4>
      </vt:variant>
      <vt:variant>
        <vt:lpwstr>https://darwin.escb.eu/livelink/livelink/open/104779525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 Alexandre Ferreira Mineiro</dc:creator>
  <cp:lastModifiedBy>Sailis, Debora</cp:lastModifiedBy>
  <cp:revision>47</cp:revision>
  <cp:lastPrinted>2014-03-14T12:31:00Z</cp:lastPrinted>
  <dcterms:created xsi:type="dcterms:W3CDTF">2023-05-03T12:25:00Z</dcterms:created>
  <dcterms:modified xsi:type="dcterms:W3CDTF">2023-10-06T10:53:00Z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0x010100845A6BCA4ACA584C9A1C03FD3956D51C</vt:lpwstr>
  </property>
</Properties>
</file>