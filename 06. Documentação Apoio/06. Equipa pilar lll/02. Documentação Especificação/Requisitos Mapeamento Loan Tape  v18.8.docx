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2462D" w14:textId="77777777" w:rsidR="00315BCF" w:rsidRPr="00CE0124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CE0124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CE0124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9066C1" w:rsidRDefault="009066C1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9066C1" w:rsidRPr="009B17EE" w:rsidRDefault="009066C1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" fillcolor="white [3212]" stroked="f" strokeweight="1pt">
                    <v:textbox>
                      <w:txbxContent>
                        <w:p w14:paraId="1412EB6C" w14:textId="77777777" w:rsidR="009066C1" w:rsidRDefault="009066C1" w:rsidP="00BE3E18">
                          <w:pPr>
                            <w:jc w:val="right"/>
                          </w:pPr>
                        </w:p>
                        <w:p w14:paraId="0D458AD7" w14:textId="3E58C469" w:rsidR="009066C1" w:rsidRPr="009B17EE" w:rsidRDefault="009066C1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CE0124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CE0124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C50118">
            <w:rPr>
              <w:rFonts w:ascii="Santander Text" w:hAnsi="Santander Text"/>
              <w:b/>
              <w:bCs/>
              <w:i/>
              <w:sz w:val="48"/>
              <w:szCs w:val="48"/>
              <w:lang w:val="pt-PT"/>
              <w:rPrChange w:id="0" w:author="Ana Rita Geraldo de Caguerelho" w:date="2025-03-03T21:49:00Z">
                <w:rPr>
                  <w:rFonts w:ascii="Santander Text" w:hAnsi="Santander Text"/>
                  <w:b/>
                  <w:bCs/>
                  <w:sz w:val="48"/>
                  <w:szCs w:val="48"/>
                  <w:lang w:val="pt-PT"/>
                </w:rPr>
              </w:rPrChange>
            </w:rPr>
            <w:t>Workflow</w:t>
          </w:r>
          <w:r w:rsidRPr="00CE0124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Data Lake CT</w:t>
          </w:r>
        </w:p>
        <w:p w14:paraId="680A9326" w14:textId="5360479F" w:rsidR="00A462A8" w:rsidRPr="00CE0124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r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Requisitos </w:t>
          </w:r>
          <w:r w:rsidR="00885035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Loan Tape</w:t>
          </w:r>
          <w:r w:rsidR="0032437B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Green Dashboard, </w:t>
          </w:r>
          <w:r w:rsidR="009C3BAA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Pilar III</w:t>
          </w:r>
          <w:r w:rsidR="0032437B" w:rsidRPr="00CE0124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e ESG Risk</w:t>
          </w:r>
        </w:p>
        <w:p w14:paraId="73EA62E8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CE0124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7ED328" w:rsidR="00A462A8" w:rsidRPr="00CE0124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lastRenderedPageBreak/>
            <w:t>V</w:t>
          </w:r>
          <w:r w:rsidR="008C3095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18</w:t>
          </w:r>
          <w:r w:rsidR="00450E2E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0C083346" w:rsidR="00EF1D15" w:rsidRPr="00CE0124" w:rsidRDefault="008C309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9169D6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A0623D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de </w:t>
          </w:r>
          <w:r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B861AA" w:rsidRPr="00CE0124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CE0124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CE0124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1" w:name="_Toc141138396" w:displacedByCustomXml="prev"/>
    <w:bookmarkStart w:id="2" w:name="_Toc141131043" w:displacedByCustomXml="prev"/>
    <w:bookmarkStart w:id="3" w:name="_Toc141131025" w:displacedByCustomXml="prev"/>
    <w:bookmarkStart w:id="4" w:name="_Toc141131002" w:displacedByCustomXml="prev"/>
    <w:bookmarkStart w:id="5" w:name="_Toc141130906" w:displacedByCustomXml="prev"/>
    <w:bookmarkStart w:id="6" w:name="_Toc141130857" w:displacedByCustomXml="prev"/>
    <w:bookmarkStart w:id="7" w:name="_Toc141130766" w:displacedByCustomXml="prev"/>
    <w:p w14:paraId="2D68850B" w14:textId="42A564C6" w:rsidR="002E58EB" w:rsidRPr="00CE0124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7"/>
      <w:bookmarkEnd w:id="6"/>
      <w:bookmarkEnd w:id="5"/>
      <w:bookmarkEnd w:id="4"/>
      <w:bookmarkEnd w:id="3"/>
      <w:bookmarkEnd w:id="2"/>
      <w:bookmarkEnd w:id="1"/>
    </w:p>
    <w:p w14:paraId="1DC4C885" w14:textId="77777777" w:rsidR="002E58EB" w:rsidRPr="00CE0124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277"/>
        <w:gridCol w:w="6894"/>
      </w:tblGrid>
      <w:tr w:rsidR="00B8531F" w:rsidRPr="00CE0124" w14:paraId="6877B945" w14:textId="0C1E24EE" w:rsidTr="00B8531F">
        <w:tc>
          <w:tcPr>
            <w:tcW w:w="469" w:type="pct"/>
            <w:shd w:val="clear" w:color="auto" w:fill="EB0000" w:themeFill="accent1"/>
            <w:vAlign w:val="center"/>
          </w:tcPr>
          <w:p w14:paraId="214D61C5" w14:textId="19FE37E7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708" w:type="pct"/>
            <w:shd w:val="clear" w:color="auto" w:fill="EB0000" w:themeFill="accent1"/>
            <w:vAlign w:val="center"/>
          </w:tcPr>
          <w:p w14:paraId="30AC9909" w14:textId="57C6492A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823" w:type="pct"/>
            <w:shd w:val="clear" w:color="auto" w:fill="EB0000" w:themeFill="accent1"/>
            <w:vAlign w:val="center"/>
          </w:tcPr>
          <w:p w14:paraId="7B7B826B" w14:textId="16372262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B8531F" w:rsidRPr="00CE0124" w14:paraId="26E7FC00" w14:textId="4C473968" w:rsidTr="00B8531F">
        <w:tc>
          <w:tcPr>
            <w:tcW w:w="469" w:type="pct"/>
            <w:vAlign w:val="center"/>
          </w:tcPr>
          <w:p w14:paraId="540B8573" w14:textId="147EC0BE" w:rsidR="00A462A8" w:rsidRPr="00CE012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708" w:type="pct"/>
            <w:vAlign w:val="center"/>
          </w:tcPr>
          <w:p w14:paraId="590B7081" w14:textId="6E9C5B4A" w:rsidR="00A462A8" w:rsidRPr="00CE0124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CE0124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823" w:type="pct"/>
            <w:vAlign w:val="center"/>
          </w:tcPr>
          <w:p w14:paraId="63723268" w14:textId="6BE655E8" w:rsidR="00A462A8" w:rsidRPr="00CE0124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8531F" w:rsidRPr="009066C1" w14:paraId="73D582D2" w14:textId="77777777" w:rsidTr="00B8531F">
        <w:tc>
          <w:tcPr>
            <w:tcW w:w="469" w:type="pct"/>
            <w:vAlign w:val="center"/>
          </w:tcPr>
          <w:p w14:paraId="39126003" w14:textId="2646F700" w:rsidR="00BF6817" w:rsidRPr="00CE0124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708" w:type="pct"/>
            <w:vAlign w:val="center"/>
          </w:tcPr>
          <w:p w14:paraId="10FA1900" w14:textId="10797208" w:rsidR="00BF6817" w:rsidRPr="00CE0124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823" w:type="pct"/>
            <w:vAlign w:val="center"/>
          </w:tcPr>
          <w:p w14:paraId="659DDA88" w14:textId="7BFF9EFC" w:rsidR="00BF6817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B8531F" w:rsidRPr="009066C1" w14:paraId="0D8CD7C5" w14:textId="77777777" w:rsidTr="00B8531F">
        <w:tc>
          <w:tcPr>
            <w:tcW w:w="469" w:type="pct"/>
            <w:vAlign w:val="center"/>
          </w:tcPr>
          <w:p w14:paraId="5491427B" w14:textId="46786CAB" w:rsidR="00287A2D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708" w:type="pct"/>
            <w:vAlign w:val="center"/>
          </w:tcPr>
          <w:p w14:paraId="63B055ED" w14:textId="451EE542" w:rsidR="00287A2D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823" w:type="pct"/>
            <w:vAlign w:val="center"/>
          </w:tcPr>
          <w:p w14:paraId="7EDD5EDA" w14:textId="26FEA0F9" w:rsidR="00287A2D" w:rsidRPr="00CE012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B8531F" w:rsidRPr="009066C1" w14:paraId="7817505A" w14:textId="77777777" w:rsidTr="00B8531F">
        <w:tc>
          <w:tcPr>
            <w:tcW w:w="469" w:type="pct"/>
            <w:vAlign w:val="center"/>
          </w:tcPr>
          <w:p w14:paraId="033485F5" w14:textId="123269B4" w:rsidR="00EE0041" w:rsidRPr="00CE012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708" w:type="pct"/>
            <w:vAlign w:val="center"/>
          </w:tcPr>
          <w:p w14:paraId="1103B770" w14:textId="7458A83D" w:rsidR="00EE0041" w:rsidRPr="00CE012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823" w:type="pct"/>
            <w:vAlign w:val="center"/>
          </w:tcPr>
          <w:p w14:paraId="56A0F657" w14:textId="6AADC229" w:rsidR="00EE0041" w:rsidRPr="00CE012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CE0124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B8531F" w:rsidRPr="009066C1" w14:paraId="681BD1D7" w14:textId="77777777" w:rsidTr="00B8531F">
        <w:tc>
          <w:tcPr>
            <w:tcW w:w="469" w:type="pct"/>
            <w:vAlign w:val="center"/>
          </w:tcPr>
          <w:p w14:paraId="42D80A5C" w14:textId="6441DF40" w:rsidR="0097471D" w:rsidRPr="00CE012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708" w:type="pct"/>
            <w:vAlign w:val="center"/>
          </w:tcPr>
          <w:p w14:paraId="75123081" w14:textId="5600D35E" w:rsidR="0097471D" w:rsidRPr="00CE012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vAlign w:val="center"/>
          </w:tcPr>
          <w:p w14:paraId="55DBB0D5" w14:textId="06DBC44C" w:rsidR="0097471D" w:rsidRPr="00CE012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B8531F" w:rsidRPr="009066C1" w14:paraId="2F7D0A6A" w14:textId="77777777" w:rsidTr="00B8531F">
        <w:tc>
          <w:tcPr>
            <w:tcW w:w="469" w:type="pct"/>
            <w:vAlign w:val="center"/>
          </w:tcPr>
          <w:p w14:paraId="00FEF61E" w14:textId="4865E97A" w:rsidR="00FB41D6" w:rsidRPr="00CE012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708" w:type="pct"/>
            <w:vAlign w:val="center"/>
          </w:tcPr>
          <w:p w14:paraId="50348D27" w14:textId="33D5EC50" w:rsidR="00FB41D6" w:rsidRPr="00CE012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823" w:type="pct"/>
            <w:vAlign w:val="center"/>
          </w:tcPr>
          <w:p w14:paraId="0B17EA1D" w14:textId="4E2FBFAD" w:rsidR="00FB41D6" w:rsidRPr="00CE012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B8531F" w:rsidRPr="009066C1" w14:paraId="3F45EF8B" w14:textId="77777777" w:rsidTr="00B8531F">
        <w:tc>
          <w:tcPr>
            <w:tcW w:w="469" w:type="pct"/>
            <w:vAlign w:val="center"/>
          </w:tcPr>
          <w:p w14:paraId="505A2A48" w14:textId="18AD7916" w:rsidR="00946874" w:rsidRPr="00CE012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708" w:type="pct"/>
            <w:vAlign w:val="center"/>
          </w:tcPr>
          <w:p w14:paraId="2E14EB2B" w14:textId="7EE8C01B" w:rsidR="00946874" w:rsidRPr="00CE012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823" w:type="pct"/>
            <w:vAlign w:val="center"/>
          </w:tcPr>
          <w:p w14:paraId="738E9062" w14:textId="28C04322" w:rsidR="00946874" w:rsidRPr="00CE012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B8531F" w:rsidRPr="009066C1" w14:paraId="78675849" w14:textId="77777777" w:rsidTr="00B8531F">
        <w:tc>
          <w:tcPr>
            <w:tcW w:w="469" w:type="pct"/>
            <w:vMerge w:val="restart"/>
            <w:vAlign w:val="center"/>
          </w:tcPr>
          <w:p w14:paraId="27664A3B" w14:textId="465ED5AB" w:rsidR="009D1BC9" w:rsidRPr="00CE012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708" w:type="pct"/>
            <w:vMerge w:val="restart"/>
            <w:vAlign w:val="center"/>
          </w:tcPr>
          <w:p w14:paraId="1A3A72C2" w14:textId="48B934D6" w:rsidR="009D1BC9" w:rsidRPr="00CE0124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CE0124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823" w:type="pct"/>
            <w:vAlign w:val="center"/>
          </w:tcPr>
          <w:p w14:paraId="4F512E3A" w14:textId="3E8F5904" w:rsidR="009D1BC9" w:rsidRPr="00CE0124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B8531F" w:rsidRPr="009066C1" w14:paraId="5B9555B6" w14:textId="77777777" w:rsidTr="00B8531F">
        <w:tc>
          <w:tcPr>
            <w:tcW w:w="469" w:type="pct"/>
            <w:vMerge/>
            <w:vAlign w:val="center"/>
          </w:tcPr>
          <w:p w14:paraId="4D2CF412" w14:textId="77777777" w:rsidR="009D1BC9" w:rsidRPr="00CE012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09C3A31" w14:textId="77777777" w:rsidR="009D1BC9" w:rsidRPr="00CE012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47159F9" w14:textId="70DC0CBB" w:rsidR="009D1BC9" w:rsidRPr="00CE0124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B8531F" w:rsidRPr="009066C1" w14:paraId="6EEE600E" w14:textId="77777777" w:rsidTr="00B8531F">
        <w:tc>
          <w:tcPr>
            <w:tcW w:w="469" w:type="pct"/>
            <w:vMerge w:val="restart"/>
            <w:vAlign w:val="center"/>
          </w:tcPr>
          <w:p w14:paraId="68C274FA" w14:textId="0EB70C8D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 w:rsidRPr="00CE012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708" w:type="pct"/>
            <w:vMerge w:val="restart"/>
            <w:vAlign w:val="center"/>
          </w:tcPr>
          <w:p w14:paraId="070E7FFA" w14:textId="2AA7D489" w:rsidR="009516F6" w:rsidRPr="00CE0124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823" w:type="pct"/>
            <w:vAlign w:val="center"/>
          </w:tcPr>
          <w:p w14:paraId="5250558A" w14:textId="602A0F60" w:rsidR="009516F6" w:rsidRPr="00CE012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CE0124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B8531F" w:rsidRPr="009066C1" w14:paraId="35863DA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8093B92" w14:textId="3F497513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353F169F" w14:textId="77777777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053AFA5" w14:textId="2C405CAC" w:rsidR="009516F6" w:rsidRPr="00CE012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CE0124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B8531F" w:rsidRPr="009066C1" w14:paraId="004FE1F7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BBDCE55" w14:textId="05254EDB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BA16155" w14:textId="77777777" w:rsidR="009516F6" w:rsidRPr="00CE012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691FB42C" w14:textId="49859B7A" w:rsidR="009516F6" w:rsidRPr="00CE012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B8531F" w:rsidRPr="009066C1" w14:paraId="0F5ABEA4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55024A0" w14:textId="68C7DDED" w:rsidR="009516F6" w:rsidRPr="00CE0124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E9A1539" w14:textId="77777777" w:rsidR="009516F6" w:rsidRPr="00CE0124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82CF25E" w14:textId="7524560A" w:rsidR="009516F6" w:rsidRPr="00CE0124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B8531F" w:rsidRPr="009066C1" w14:paraId="6AEEB203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21C386CC" w14:textId="1D4E55AF" w:rsidR="00D84594" w:rsidRPr="00CE0124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12</w:t>
            </w:r>
          </w:p>
        </w:tc>
        <w:tc>
          <w:tcPr>
            <w:tcW w:w="708" w:type="pct"/>
            <w:vMerge w:val="restart"/>
            <w:vAlign w:val="center"/>
          </w:tcPr>
          <w:p w14:paraId="6516FE4C" w14:textId="7EF7DC8F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823" w:type="pct"/>
            <w:vAlign w:val="center"/>
          </w:tcPr>
          <w:p w14:paraId="3E26A0AC" w14:textId="1F5ED889" w:rsidR="00D84594" w:rsidRPr="00CE0124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‘TYP_EP_SCR’</w:t>
            </w:r>
          </w:p>
        </w:tc>
      </w:tr>
      <w:tr w:rsidR="00B8531F" w:rsidRPr="009066C1" w14:paraId="1309066E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50FC48A" w14:textId="429A1F45" w:rsidR="00D84594" w:rsidRPr="00CE0124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8F3A1E6" w14:textId="77777777" w:rsidR="00D84594" w:rsidRPr="00CE0124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596BE22" w14:textId="7C9A861F" w:rsidR="00D84594" w:rsidRPr="00CE0124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lt007_instr_activity. Migração dos campos ‘ENVRNMNTL_OBJCTV’, ‘TYP_ACTVTY’, ‘SSTNBL_INDCTR’ e ‘SSTNBL_CTGRY’ da lt002_instrument para a lt007_instr_activity.</w:t>
            </w:r>
          </w:p>
        </w:tc>
      </w:tr>
      <w:tr w:rsidR="00B8531F" w:rsidRPr="009066C1" w14:paraId="39061EAE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6437B8B3" w14:textId="59BA54DD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8B5A35D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B48F5AE" w14:textId="621B2711" w:rsidR="00D84594" w:rsidRPr="00CE0124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‘ENVRNMNTL_OBJCTV’, ‘TYP_ACTVTY’, ‘SSTNBL_INDCTR’ e ‘SSTNBL_CTGRY’ da lt002_instrument.</w:t>
            </w:r>
          </w:p>
        </w:tc>
      </w:tr>
      <w:tr w:rsidR="00B8531F" w:rsidRPr="009066C1" w14:paraId="6F793839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F52EB50" w14:textId="0064A183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B1A306E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6C0DA08" w14:textId="21A87AF2" w:rsidR="00D84594" w:rsidRPr="00CE0124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“MTHD_USD_INSTRMNT_SCP_1”, “MTHD_USD_INSTRMNT_SCP_2” e “MTHD_USD_INSTRMNT_SCP_3”.</w:t>
            </w:r>
          </w:p>
        </w:tc>
      </w:tr>
      <w:tr w:rsidR="00B8531F" w:rsidRPr="009066C1" w14:paraId="2FB3F8F0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4C2610A" w14:textId="224183C8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0118F94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CBDFD87" w14:textId="3467691A" w:rsidR="00D84594" w:rsidRPr="00CE0124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 campo “SSTNBL_CTGRY_TXNMY” da tabela</w:t>
            </w:r>
            <w:r w:rsidRPr="00CE0124"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lt002_instrument.</w:t>
            </w:r>
          </w:p>
        </w:tc>
      </w:tr>
      <w:tr w:rsidR="00B8531F" w:rsidRPr="009066C1" w14:paraId="03F61ADA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CEE981D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684E91B6" w14:textId="77777777" w:rsidR="00D84594" w:rsidRPr="00CE012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938D2A7" w14:textId="10EDE44F" w:rsidR="00D84594" w:rsidRPr="00CE0124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‘TTL_LBLTY’, ‘GRP_TTL_LBLTY’ e ‘GRP_ANNL_TRNVR_LE’ da tabela lt003_entity.</w:t>
            </w:r>
          </w:p>
        </w:tc>
      </w:tr>
      <w:tr w:rsidR="00B8531F" w:rsidRPr="009066C1" w14:paraId="2E10A0B2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33C74224" w14:textId="77777777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  <w:p w14:paraId="5B4526E1" w14:textId="0288EE29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49070D80" w14:textId="77777777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30 de Outubro, 2024</w:t>
            </w:r>
          </w:p>
          <w:p w14:paraId="06F16B7F" w14:textId="3905DDE1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6B58DDF" w14:textId="3E6D669E" w:rsidR="00464E1A" w:rsidRPr="00CE0124" w:rsidRDefault="00464E1A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“RSK_MTGTD_CCT” e “RSK_MTGTD_CCP” da tabela lt002_instrument.</w:t>
            </w:r>
          </w:p>
        </w:tc>
      </w:tr>
      <w:tr w:rsidR="00B8531F" w:rsidRPr="009066C1" w14:paraId="6BAB8910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5437938B" w14:textId="0514A7B9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73242E49" w14:textId="49234180" w:rsidR="00464E1A" w:rsidRPr="00CE0124" w:rsidRDefault="00464E1A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E108AD9" w14:textId="741B8478" w:rsidR="00464E1A" w:rsidRPr="00CE0124" w:rsidRDefault="00464E1A" w:rsidP="00C91904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</w:t>
            </w:r>
            <w:r w:rsidR="00C91904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l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‘ORGNL_PRTCTN_VL’ da tabela lt004_protection no âmbito do Pilar III.</w:t>
            </w:r>
          </w:p>
        </w:tc>
      </w:tr>
      <w:tr w:rsidR="00B8531F" w:rsidRPr="009066C1" w14:paraId="6542F6B7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7D513953" w14:textId="77777777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00A6379" w14:textId="77777777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6F1AEB8" w14:textId="7AD0BA96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  <w:p w14:paraId="69592F3C" w14:textId="706E96A4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D760743" w14:textId="39CFB564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0141990" w14:textId="58A7D629" w:rsidR="00246261" w:rsidRPr="00CE0124" w:rsidRDefault="00246261" w:rsidP="00246261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50C88D67" w14:textId="395FBE18" w:rsidR="00246261" w:rsidRPr="00CE0124" w:rsidRDefault="002E329D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  <w:r w:rsidR="007C0482"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246261" w:rsidRPr="00CE0124">
              <w:rPr>
                <w:rFonts w:ascii="Santander Text" w:hAnsi="Santander Text"/>
                <w:sz w:val="18"/>
                <w:szCs w:val="18"/>
                <w:lang w:val="pt-PT"/>
              </w:rPr>
              <w:t>de Novembro, 2024</w:t>
            </w:r>
          </w:p>
          <w:p w14:paraId="7E2587CB" w14:textId="77777777" w:rsidR="00246261" w:rsidRPr="00CE0124" w:rsidRDefault="00246261" w:rsidP="00246261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00D778D3" w14:textId="4D74C355" w:rsidR="00246261" w:rsidRPr="00CE0124" w:rsidRDefault="00246261" w:rsidP="00A9541A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s variáveis ‘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TYP_PRTCTN’ 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‘MTHD_USD_PRTCTN_SCP_1’,’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>MTHD_USD_P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RTCTN_SCP_2’, ‘MTHD_USD_PRTCTN_SCP_3’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>,</w:t>
            </w:r>
            <w:r w:rsidR="00A9541A" w:rsidRPr="00CE0124">
              <w:rPr>
                <w:rFonts w:ascii="Santander Text" w:hAnsi="Santander Text"/>
                <w:szCs w:val="18"/>
                <w:lang w:val="pt-PT"/>
              </w:rPr>
              <w:t>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>EMSSNS_SCP1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_PRTCTN’, ‘EMSSNS_SCP2_PRTCTN’</w:t>
            </w:r>
            <w:r w:rsidR="00DE7EDA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e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‘EMSSNS_SCP3_PRTCTN’ da tabela lt004_protection no âmbito do Pilar III.</w:t>
            </w:r>
          </w:p>
        </w:tc>
      </w:tr>
      <w:tr w:rsidR="00B8531F" w:rsidRPr="009066C1" w14:paraId="3A7B36B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BA0E437" w14:textId="62BFAA79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065FD1D3" w14:textId="77777777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50135D7" w14:textId="25237731" w:rsidR="00246261" w:rsidRPr="00CE0124" w:rsidRDefault="00246261" w:rsidP="0060781D">
            <w:pPr>
              <w:rPr>
                <w:rFonts w:ascii="Santander Text" w:hAnsi="Santander Text"/>
                <w:lang w:val="pt-PT"/>
              </w:rPr>
            </w:pPr>
            <w:r w:rsidRPr="00CE0124">
              <w:rPr>
                <w:rFonts w:ascii="Santander Text" w:hAnsi="Santander Text"/>
                <w:color w:val="000000" w:themeColor="text1"/>
                <w:szCs w:val="18"/>
                <w:lang w:val="pt-PT"/>
              </w:rPr>
              <w:t>Remoção de requisitos do Universo da Tabela de Proteção – lt004_protection: Remoção do filtro dos bens móveis que sejam apenas veículos para inclusão de todo o universo de bens móveis</w:t>
            </w:r>
          </w:p>
        </w:tc>
      </w:tr>
      <w:tr w:rsidR="00B8531F" w:rsidRPr="009066C1" w14:paraId="5BA931C3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101BDA9F" w14:textId="01B79504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79ECBBF" w14:textId="77777777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1FB2AE4" w14:textId="090FF288" w:rsidR="00246261" w:rsidRPr="00CE0124" w:rsidRDefault="00246261" w:rsidP="0029781B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 variável ‘ISIN</w:t>
            </w:r>
            <w:r w:rsidR="00A9541A" w:rsidRPr="00CE0124">
              <w:rPr>
                <w:rFonts w:ascii="Santander Text" w:hAnsi="Santander Text"/>
                <w:b w:val="0"/>
                <w:szCs w:val="18"/>
                <w:lang w:val="pt-PT"/>
              </w:rPr>
              <w:t>’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lt003_entity no âmbito do Pilar III.</w:t>
            </w:r>
          </w:p>
        </w:tc>
      </w:tr>
      <w:tr w:rsidR="00B8531F" w:rsidRPr="009066C1" w14:paraId="74FF78E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141F734" w14:textId="0ADFDD26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AB52E93" w14:textId="77777777" w:rsidR="00246261" w:rsidRPr="00CE0124" w:rsidRDefault="00246261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73C8AF71" w14:textId="37BFA7C8" w:rsidR="007C0482" w:rsidRPr="00CE0124" w:rsidRDefault="00A9541A" w:rsidP="002E329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Inclusão e remoção de requisitos para as variáveis ‘MTHD_USD_INSTRMNT_SCP_1’, ‘MTHD_USD_INSTRMNT_SCP_2 ‘ e ‘MTHD_USD_INSTRMNT_SCP_3’ da tabela lt002_instrument no âmbito do Pilar III.</w:t>
            </w:r>
          </w:p>
        </w:tc>
      </w:tr>
      <w:tr w:rsidR="00B8531F" w:rsidRPr="009066C1" w14:paraId="7013CD0C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798B1CFC" w14:textId="77777777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B260124" w14:textId="6215CDF5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15</w:t>
            </w:r>
          </w:p>
          <w:p w14:paraId="1C068823" w14:textId="48C51507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AF78944" w14:textId="79478BA4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0559E640" w14:textId="669931B5" w:rsidR="00C50F1F" w:rsidRPr="00CE0124" w:rsidRDefault="00C50F1F" w:rsidP="00C50F1F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26 de Novembro, 2024</w:t>
            </w:r>
          </w:p>
        </w:tc>
        <w:tc>
          <w:tcPr>
            <w:tcW w:w="3823" w:type="pct"/>
            <w:vAlign w:val="center"/>
          </w:tcPr>
          <w:p w14:paraId="64E2E90F" w14:textId="74859526" w:rsidR="00C50F1F" w:rsidRPr="00CE0124" w:rsidRDefault="00C50F1F" w:rsidP="002E329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Alteração dos requisitos para a obtenção do universo da tabela lt004_protection no âmbito do Pilar III. </w:t>
            </w:r>
          </w:p>
        </w:tc>
      </w:tr>
      <w:tr w:rsidR="00B8531F" w:rsidRPr="009066C1" w14:paraId="202B601F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66921BAB" w14:textId="0FCC144C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0E3C6DE7" w14:textId="77777777" w:rsidR="00C50F1F" w:rsidRPr="00CE0124" w:rsidRDefault="00C50F1F" w:rsidP="002E329D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3F50F748" w14:textId="0EEF13DE" w:rsidR="00C50F1F" w:rsidRPr="00CE0124" w:rsidRDefault="00C50F1F" w:rsidP="00C50F1F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de requisitos para as variáveis ‘MTHD_USD_INSTRMNT_SCP_1’, ‘MTHD_USD_INSTRMNT_SCP_2 ‘ e ‘MTHD_USD_INSTRMNT_SCP_3’ da tabela lt002_instrument no âmbito do Pilar III.</w:t>
            </w:r>
          </w:p>
        </w:tc>
      </w:tr>
      <w:tr w:rsidR="00B8531F" w:rsidRPr="009066C1" w14:paraId="722EEA52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32F355F1" w14:textId="6188898F" w:rsidR="00C50F1F" w:rsidRPr="00CE0124" w:rsidRDefault="00C50F1F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3C34D0E6" w14:textId="77777777" w:rsidR="00C50F1F" w:rsidRPr="00CE0124" w:rsidRDefault="00C50F1F" w:rsidP="002E329D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13ED2EF" w14:textId="73EB6F61" w:rsidR="00C50F1F" w:rsidRPr="00CE0124" w:rsidRDefault="00C50F1F" w:rsidP="00C50F1F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Alteração de requisitos para as variáveis ‘MTHD_USD_PRTCTN_SCP_1’,’MTHD_USD_PRTCTN_SCP_2’, ‘MTHD_USD_PRTCTN_SCP_3’,</w:t>
            </w:r>
            <w:r w:rsidRPr="00CE0124">
              <w:rPr>
                <w:rFonts w:ascii="Santander Text" w:hAnsi="Santander Text"/>
                <w:szCs w:val="18"/>
                <w:lang w:val="pt-PT"/>
              </w:rPr>
              <w:t>’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EMSSNS_SCP1_PRTCTN’, ‘EMSSNS_SCP2_PRTCTN’ e ‘EMSSNS_SCP3_PRTCTN’ da tabela lt004_protection no âmbito do Pilar III.</w:t>
            </w:r>
          </w:p>
        </w:tc>
      </w:tr>
      <w:tr w:rsidR="00B8531F" w:rsidRPr="009066C1" w14:paraId="34F01839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2F4A2603" w14:textId="77777777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FFBFD59" w14:textId="1C1D68CC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16</w:t>
            </w:r>
          </w:p>
          <w:p w14:paraId="657A9013" w14:textId="7CE82F65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29F61CAB" w14:textId="155A69C1" w:rsidR="00FA25C0" w:rsidRPr="00CE0124" w:rsidRDefault="00FA25C0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12 de Dezembro de 2024</w:t>
            </w:r>
          </w:p>
        </w:tc>
        <w:tc>
          <w:tcPr>
            <w:tcW w:w="3823" w:type="pct"/>
            <w:vAlign w:val="center"/>
          </w:tcPr>
          <w:p w14:paraId="61B697F2" w14:textId="045CFF33" w:rsidR="00FA25C0" w:rsidRPr="00CE0124" w:rsidRDefault="00FA25C0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Alteração de requisitos para as variáveis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‘FLG_EXCLDD_EU_PRS_ALGND_BNCHMRK’, ‘FLG_GRP_NFRD_APPLCBLTY’, ‘FLG_NFRD_APPLCBLTY’,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GRP_TTL_LBLTY’ e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‘GRP_ANNL_TRNVR_LE’ da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tabela lt003_entity no âmbito do Pilar III. </w:t>
            </w:r>
          </w:p>
        </w:tc>
      </w:tr>
      <w:tr w:rsidR="00B8531F" w:rsidRPr="009066C1" w14:paraId="35C39ACA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486183B" w14:textId="35CC5EF4" w:rsidR="00FA25C0" w:rsidRPr="00CE0124" w:rsidRDefault="00FA25C0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75C4B27" w14:textId="77777777" w:rsidR="00FA25C0" w:rsidRPr="00CE0124" w:rsidRDefault="00FA25C0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ABBE818" w14:textId="1FEEFEE7" w:rsidR="00FA25C0" w:rsidRPr="00CE0124" w:rsidRDefault="00FA25C0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Alteração de requisitos para as variáveis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‘RL_ESTT_CLLTRL_LCTN’,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‘EPC_LBL’ e ‘EP_SCR’ da tabela lt004_protection no âmbito do Pilar III.</w:t>
            </w:r>
          </w:p>
        </w:tc>
      </w:tr>
      <w:tr w:rsidR="00F414F7" w:rsidRPr="009066C1" w14:paraId="339CEE20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318002D0" w14:textId="77777777" w:rsidR="00F414F7" w:rsidRPr="00CE0124" w:rsidRDefault="00F414F7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17</w:t>
            </w:r>
          </w:p>
          <w:p w14:paraId="7EA3BAC3" w14:textId="388A9A9C" w:rsidR="00F414F7" w:rsidRPr="00CE0124" w:rsidRDefault="00F414F7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6A40BB74" w14:textId="591FCBF4" w:rsidR="00F414F7" w:rsidRPr="00CE0124" w:rsidRDefault="00F414F7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21 de Janeiro de 2025</w:t>
            </w:r>
          </w:p>
        </w:tc>
        <w:tc>
          <w:tcPr>
            <w:tcW w:w="3823" w:type="pct"/>
            <w:vAlign w:val="center"/>
          </w:tcPr>
          <w:p w14:paraId="506451A4" w14:textId="2083CBAC" w:rsidR="00F414F7" w:rsidRPr="00CE0124" w:rsidRDefault="00F414F7" w:rsidP="00F414F7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 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PURE_CAPEX_P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PURE_CAPEX_B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ENBLNG_TRNVR_W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ENBLNG_CAPEX_W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PURE_CAPEX_W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TXNMY_ELGBL_TRNVR_CE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ENBLNG_TRNVR_CE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PURE_TRNVR_CE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TXNMY_ELGBL_CAPEX_CE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,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ENBLNG_CAPEX_CE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 e 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‘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PURE_CAPEX_CE</w:t>
            </w:r>
            <w:r w:rsidR="00400427"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’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 na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tabela lt003_entity no âmbito do Pilar III.</w:t>
            </w:r>
          </w:p>
        </w:tc>
      </w:tr>
      <w:tr w:rsidR="00F414F7" w:rsidRPr="009066C1" w14:paraId="27193DEC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499CEA04" w14:textId="3ADF2DC4" w:rsidR="00F414F7" w:rsidRPr="00CE0124" w:rsidRDefault="00F414F7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3CA7C0A" w14:textId="77777777" w:rsidR="00F414F7" w:rsidRPr="00CE0124" w:rsidRDefault="00F414F7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2A054448" w14:textId="1421789B" w:rsidR="00F414F7" w:rsidRPr="00CE0124" w:rsidRDefault="00F414F7" w:rsidP="00F414F7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hAnsi="Santander Text"/>
                <w:b w:val="0"/>
                <w:lang w:val="pt-PT"/>
              </w:rPr>
              <w:t xml:space="preserve">Alteração do nome dos campos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‘FLG_GRP_NFRD_APPLCBLTY’, ‘FLG_NFRD_APPLCBLTY’ </w:t>
            </w: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da </w:t>
            </w:r>
            <w:r w:rsidRPr="00CE0124">
              <w:rPr>
                <w:rFonts w:ascii="Santander Text" w:hAnsi="Santander Text"/>
                <w:b w:val="0"/>
                <w:szCs w:val="18"/>
                <w:lang w:val="pt-PT"/>
              </w:rPr>
              <w:t>tabela lt003_entity no âmbito do Pilar III para ‘FLG_GRP_CSRD_APPLCBLTY’, ‘FLG_CSRD_APPLCBLTY’.</w:t>
            </w:r>
          </w:p>
        </w:tc>
      </w:tr>
      <w:tr w:rsidR="00D93D25" w:rsidRPr="009066C1" w14:paraId="73A2EE68" w14:textId="77777777" w:rsidTr="00B8531F">
        <w:trPr>
          <w:trHeight w:val="824"/>
        </w:trPr>
        <w:tc>
          <w:tcPr>
            <w:tcW w:w="469" w:type="pct"/>
            <w:vMerge w:val="restart"/>
            <w:vAlign w:val="center"/>
          </w:tcPr>
          <w:p w14:paraId="521B826B" w14:textId="77777777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8ECC6D1" w14:textId="77777777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65280BA" w14:textId="77777777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BC9DC15" w14:textId="45AC840B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18</w:t>
            </w:r>
          </w:p>
          <w:p w14:paraId="0A0D1C70" w14:textId="42B7C40B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DCB5286" w14:textId="047CFEE2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C299EE4" w14:textId="16598CD8" w:rsidR="00D93D25" w:rsidRPr="00CE0124" w:rsidRDefault="00D93D25" w:rsidP="0060781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CC2C616" w14:textId="0DD097BB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 w:val="restart"/>
            <w:vAlign w:val="center"/>
          </w:tcPr>
          <w:p w14:paraId="7BC3002A" w14:textId="77777777" w:rsidR="00D93D25" w:rsidRPr="00CE0124" w:rsidRDefault="00D93D25" w:rsidP="00FA25C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14 de Fevereiro de 2025</w:t>
            </w:r>
          </w:p>
          <w:p w14:paraId="0736388D" w14:textId="14115DCE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62424C2" w14:textId="415BBFF0" w:rsidR="00D93D25" w:rsidRPr="00CE0124" w:rsidRDefault="00D93D25" w:rsidP="00F414F7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‘FLG_DNSH_CMPLNC’, ’DNSH_DTL’ e ‘DT_RFRNC’ na tabela lt007_instr_activity no âmbito do Pilar III.  </w:t>
            </w:r>
          </w:p>
        </w:tc>
      </w:tr>
      <w:tr w:rsidR="00D93D25" w:rsidRPr="009066C1" w14:paraId="3873A2BF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53D61219" w14:textId="13D142CB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56811A4E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31DAF848" w14:textId="2D7F9AE9" w:rsidR="00D93D25" w:rsidRPr="00CE0124" w:rsidRDefault="00D93D25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Adição do campo ’FLG_MNMM_SFGRDS’ na tabela lt002_instrument no âmbito do Pilar III.</w:t>
            </w:r>
          </w:p>
        </w:tc>
      </w:tr>
      <w:tr w:rsidR="00D93D25" w:rsidRPr="009066C1" w14:paraId="56D8B48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A13501B" w14:textId="40001089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41F4D32E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68566E77" w14:textId="3426D1BF" w:rsidR="00D93D25" w:rsidRPr="00CE0124" w:rsidRDefault="00D93D25" w:rsidP="00705BB9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’BLDNG_AR’,’RL_ESTT_CRTFCTN’,’DT_RGSTRTN’,’PRMRY_ENRGY_DMND_NN_RNWBL’ na tabela lt004_protection no âmbito o Pilar III. </w:t>
            </w:r>
          </w:p>
        </w:tc>
      </w:tr>
      <w:tr w:rsidR="00D93D25" w:rsidRPr="009066C1" w14:paraId="35DB38A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2CF07E8A" w14:textId="2A6D6CB5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21334F2C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4871190F" w14:textId="7BFC54CB" w:rsidR="00D93D25" w:rsidRPr="00CE0124" w:rsidRDefault="00D93D25" w:rsidP="004C04B6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Adição do campo ’FLG_MNMM_SFGRDS’ na tabela lt002_instrument no âmbito de ESG Risk.</w:t>
            </w:r>
          </w:p>
        </w:tc>
      </w:tr>
      <w:tr w:rsidR="00D93D25" w:rsidRPr="009066C1" w14:paraId="28C5D1FB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7000CA00" w14:textId="4E8D7304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6952608D" w14:textId="77777777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184EF97C" w14:textId="468E1262" w:rsidR="00D93D25" w:rsidRPr="00CE0124" w:rsidRDefault="00D93D25" w:rsidP="004C04B6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 xml:space="preserve">Adição dos campos ‘TYP_EMSSNS_LBL’,’VHCL_EMSSNS_LBL’,’VHCL_EMSSNS_SCR’,’INSRNC_ID’,’TYP_HZRDS_INSRD’,’AMNT_CVRD_INSRNC’,’DT_MTRTY_INSRNC’,’FLG_FRST_HM’, ’BLDNG_AR’,’RL_ESTT_CRTFCTN’,’DT_RGSTRTN’,’PRMRY_ENRGY_DMND_NN_RNWBL’ na tabela lt004_protection no âmbito de ESG Risk. </w:t>
            </w:r>
          </w:p>
        </w:tc>
      </w:tr>
      <w:tr w:rsidR="00D93D25" w:rsidRPr="009066C1" w14:paraId="02092231" w14:textId="77777777" w:rsidTr="00B8531F">
        <w:trPr>
          <w:trHeight w:val="824"/>
        </w:trPr>
        <w:tc>
          <w:tcPr>
            <w:tcW w:w="469" w:type="pct"/>
            <w:vMerge/>
            <w:vAlign w:val="center"/>
          </w:tcPr>
          <w:p w14:paraId="0F324220" w14:textId="0E0AB74C" w:rsidR="00D93D25" w:rsidRPr="00CE0124" w:rsidRDefault="00D93D25" w:rsidP="004C04B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708" w:type="pct"/>
            <w:vMerge/>
            <w:vAlign w:val="center"/>
          </w:tcPr>
          <w:p w14:paraId="161F8C5C" w14:textId="28DF08D5" w:rsidR="00D93D25" w:rsidRPr="00CE0124" w:rsidRDefault="00D93D25" w:rsidP="004C04B6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823" w:type="pct"/>
            <w:vAlign w:val="center"/>
          </w:tcPr>
          <w:p w14:paraId="53586AE1" w14:textId="381754B8" w:rsidR="00D93D25" w:rsidRPr="00CE0124" w:rsidRDefault="00D93D25" w:rsidP="004C04B6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  <w:t>Adição dos campos ‘TYP_EP_SCR’ e ‘EP_SCR’ na tabela lt004_protection no âmbito de ESG Risk.</w:t>
            </w:r>
          </w:p>
        </w:tc>
      </w:tr>
    </w:tbl>
    <w:p w14:paraId="1B9C9D72" w14:textId="3E99C69E" w:rsidR="00A462A8" w:rsidRPr="00CE0124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CE0124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7CA3660" w14:textId="7F5812B4" w:rsidR="00A462A8" w:rsidRPr="00CE0124" w:rsidRDefault="00A462A8" w:rsidP="00515EC0">
      <w:pPr>
        <w:pStyle w:val="TOC1"/>
      </w:pPr>
      <w:r w:rsidRPr="00CE0124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36FCBB" w14:textId="366E7AB0" w:rsidR="00CC4221" w:rsidRPr="00CE0124" w:rsidRDefault="00A37176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r w:rsidRPr="00CE0124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CE0124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CE0124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378734" w:history="1">
            <w:r w:rsidR="00CC4221" w:rsidRPr="00CE0124">
              <w:rPr>
                <w:rStyle w:val="Hyperlink"/>
                <w:noProof/>
              </w:rPr>
              <w:t>1. Introdução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_Toc190378734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7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318A6089" w14:textId="45B8752F" w:rsidR="00CC4221" w:rsidRPr="00CE0124" w:rsidRDefault="009066C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35" w:history="1">
            <w:r w:rsidR="00CC4221" w:rsidRPr="00CE0124">
              <w:rPr>
                <w:rStyle w:val="Hyperlink"/>
                <w:noProof/>
              </w:rPr>
              <w:t>2. Estrutura do Loan Tape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_Toc190378735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7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24A63001" w14:textId="4E1F16FC" w:rsidR="00CC4221" w:rsidRPr="00CE0124" w:rsidRDefault="009066C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36" w:history="1">
            <w:r w:rsidR="00CC4221" w:rsidRPr="00CE0124">
              <w:rPr>
                <w:rStyle w:val="Hyperlink"/>
                <w:noProof/>
              </w:rPr>
              <w:t>3. Considerações Gerais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_Toc190378736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7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168C4DBD" w14:textId="29DFBE77" w:rsidR="00CC4221" w:rsidRPr="00CE0124" w:rsidRDefault="009066C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37" w:history="1">
            <w:r w:rsidR="00CC4221" w:rsidRPr="00CE0124">
              <w:rPr>
                <w:rStyle w:val="Hyperlink"/>
                <w:noProof/>
              </w:rPr>
              <w:t>4. Green Dashboard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_Toc190378737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8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1F8F080E" w14:textId="6DF932C9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38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_Toc190378738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8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D34C3FF" w14:textId="6233077B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39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4.1.1. Considerações Gerais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_Toc190378739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8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C4FEF57" w14:textId="1A689D0F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0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4.1.2. SSTNBL_INDCTR e SSTNBL_CTGRY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_Toc190378740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9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19DD76A" w14:textId="742532C6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1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4.1.3. Variáveis parametrizadas a partir da tabela lt824_assoc_kpi_gd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_Toc190378741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9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F5DCC42" w14:textId="22D298CD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2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4.1.4. NW_BSNNS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_Toc190378742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10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C71D626" w14:textId="7AB6E599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3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4.1.5.</w:t>
            </w:r>
            <w:r w:rsidR="00CC4221" w:rsidRPr="00CE0124">
              <w:rPr>
                <w:rStyle w:val="Hyperlink"/>
                <w:rFonts w:ascii="Santander Text" w:hAnsi="Santander Text"/>
                <w:noProof/>
              </w:rPr>
              <w:t xml:space="preserve"> FLG_INTRBSNSS, INTRBSNSS_ADJ_COD, COD_SOC_DSTNTN, BSNSS_AREA_DSTNTN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_Toc190378743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10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6311EF0" w14:textId="607FCFDE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4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4.1.6.</w:t>
            </w:r>
            <w:r w:rsidR="00CC4221" w:rsidRPr="00CE0124">
              <w:rPr>
                <w:rStyle w:val="Hyperlink"/>
                <w:rFonts w:ascii="Santander Text" w:hAnsi="Santander Text"/>
                <w:noProof/>
              </w:rPr>
              <w:t xml:space="preserve"> MNGMNT_PRDCT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_Toc190378744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10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57C9A55" w14:textId="24397E3A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5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4.1.7. RWA_OFF_BLNC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_Toc190378745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11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8396ABF" w14:textId="3534889D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46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4.1.8. FLG_INSTRMNT_CNCLLD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_Toc190378746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11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DC10040" w14:textId="68F7B65C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47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="00CC4221"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_Toc190378747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11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0334914" w14:textId="11D6A38D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48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_Toc190378748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12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A875617" w14:textId="3B3ACE08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49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_Toc190378749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14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04FE7152" w14:textId="6F6A8A81" w:rsidR="00CC4221" w:rsidRPr="00CE0124" w:rsidRDefault="009066C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50" w:history="1">
            <w:r w:rsidR="00CC4221" w:rsidRPr="00CE0124">
              <w:rPr>
                <w:rStyle w:val="Hyperlink"/>
                <w:noProof/>
              </w:rPr>
              <w:t>5. Pilar III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_Toc190378750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15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304E1CC6" w14:textId="211A0118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1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_Toc190378751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15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FB2A46F" w14:textId="446304D3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2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entidades – </w:t>
            </w:r>
            <w:r w:rsidR="00CC4221"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_Toc190378752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15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35AFB42" w14:textId="7765817D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3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5.1.2. Tabela de Proteção – lt004_protection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_Toc190378753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19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465F104" w14:textId="6E0FBFDF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4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5.1.3. Tabela de instrumentos – lt002_instrument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_Toc190378754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23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5DBD85B" w14:textId="1EC90504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55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5.1.4. Tabela de relação Instrumentos e Categorias – lt007_instr_activity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_Toc190378755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25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E07F3D8" w14:textId="24EF5B9C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6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_Toc190378756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25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222AF0A" w14:textId="7DDC1326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7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="00CC4221"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_Toc190378757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26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7A1D8FD" w14:textId="37193A94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58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="00CC4221"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_Toc190378758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26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70E5140" w14:textId="65667218" w:rsidR="00CC4221" w:rsidRPr="00CE0124" w:rsidRDefault="009066C1">
          <w:pPr>
            <w:pStyle w:val="TOC1"/>
            <w:tabs>
              <w:tab w:val="right" w:leader="dot" w:pos="9017"/>
            </w:tabs>
            <w:rPr>
              <w:rFonts w:eastAsiaTheme="minorEastAsia"/>
              <w:b w:val="0"/>
              <w:bCs w:val="0"/>
              <w:caps w:val="0"/>
              <w:noProof/>
              <w:sz w:val="22"/>
              <w:szCs w:val="22"/>
              <w:lang w:eastAsia="pt-PT"/>
            </w:rPr>
          </w:pPr>
          <w:hyperlink w:anchor="_Toc190378759" w:history="1">
            <w:r w:rsidR="00CC4221" w:rsidRPr="00CE0124">
              <w:rPr>
                <w:rStyle w:val="Hyperlink"/>
                <w:noProof/>
              </w:rPr>
              <w:t>6. ESG Risk</w:t>
            </w:r>
            <w:r w:rsidR="00CC4221" w:rsidRPr="00CE0124">
              <w:rPr>
                <w:noProof/>
                <w:webHidden/>
              </w:rPr>
              <w:tab/>
            </w:r>
            <w:r w:rsidR="00CC4221" w:rsidRPr="00CE0124">
              <w:rPr>
                <w:noProof/>
                <w:webHidden/>
              </w:rPr>
              <w:fldChar w:fldCharType="begin"/>
            </w:r>
            <w:r w:rsidR="00CC4221" w:rsidRPr="00CE0124">
              <w:rPr>
                <w:noProof/>
                <w:webHidden/>
              </w:rPr>
              <w:instrText xml:space="preserve"> PAGEREF _Toc190378759 \h </w:instrText>
            </w:r>
            <w:r w:rsidR="00CC4221" w:rsidRPr="00CE0124">
              <w:rPr>
                <w:noProof/>
                <w:webHidden/>
              </w:rPr>
            </w:r>
            <w:r w:rsidR="00CC4221" w:rsidRPr="00CE0124">
              <w:rPr>
                <w:noProof/>
                <w:webHidden/>
              </w:rPr>
              <w:fldChar w:fldCharType="separate"/>
            </w:r>
            <w:r w:rsidR="00CC4221" w:rsidRPr="00CE0124">
              <w:rPr>
                <w:noProof/>
                <w:webHidden/>
              </w:rPr>
              <w:t>27</w:t>
            </w:r>
            <w:r w:rsidR="00CC4221" w:rsidRPr="00CE0124">
              <w:rPr>
                <w:noProof/>
                <w:webHidden/>
              </w:rPr>
              <w:fldChar w:fldCharType="end"/>
            </w:r>
          </w:hyperlink>
        </w:p>
        <w:p w14:paraId="7B50014D" w14:textId="6C19ABDD" w:rsidR="00CC4221" w:rsidRPr="00CE0124" w:rsidRDefault="009066C1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sz w:val="22"/>
              <w:szCs w:val="22"/>
              <w:lang w:val="pt-PT" w:eastAsia="pt-PT"/>
            </w:rPr>
          </w:pPr>
          <w:hyperlink w:anchor="_Toc190378760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6.1. Aprovisionamento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_Toc190378760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27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74EED52" w14:textId="55D03C8B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61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6.1.1. Tabela de entidades – </w:t>
            </w:r>
            <w:r w:rsidR="00CC4221" w:rsidRPr="00CE012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_Toc190378761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27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9F3307E" w14:textId="3AEA84D9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62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6.1.2. Tabela de Proteção – lt004_protection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_Toc190378762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27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198131C" w14:textId="37DDCC47" w:rsidR="00CC4221" w:rsidRPr="00CE0124" w:rsidRDefault="009066C1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sz w:val="22"/>
              <w:szCs w:val="22"/>
              <w:lang w:val="pt-PT" w:eastAsia="pt-PT"/>
            </w:rPr>
          </w:pPr>
          <w:hyperlink w:anchor="_Toc190378763" w:history="1">
            <w:r w:rsidR="00CC4221" w:rsidRPr="00CE0124">
              <w:rPr>
                <w:rStyle w:val="Hyperlink"/>
                <w:rFonts w:ascii="Santander Text" w:hAnsi="Santander Text"/>
                <w:noProof/>
                <w:lang w:val="pt-PT"/>
              </w:rPr>
              <w:t>6.1.3. Tabela de instrumentos – lt002_instrument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ab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instrText xml:space="preserve"> PAGEREF _Toc190378763 \h </w:instrText>
            </w:r>
            <w:r w:rsidR="00CC4221" w:rsidRPr="00CE0124">
              <w:rPr>
                <w:rFonts w:ascii="Santander Text" w:hAnsi="Santander Text"/>
                <w:noProof/>
                <w:webHidden/>
              </w:rPr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CC4221" w:rsidRPr="00CE0124">
              <w:rPr>
                <w:rFonts w:ascii="Santander Text" w:hAnsi="Santander Text"/>
                <w:noProof/>
                <w:webHidden/>
              </w:rPr>
              <w:t>27</w:t>
            </w:r>
            <w:r w:rsidR="00CC4221" w:rsidRPr="00CE0124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371EA1EE" w:rsidR="00A37176" w:rsidRPr="00CE0124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CE0124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CE0124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CE0124" w:rsidRDefault="00B83091" w:rsidP="00515EC0">
      <w:pPr>
        <w:pStyle w:val="TOC1"/>
      </w:pPr>
      <w:r w:rsidRPr="00CE0124">
        <w:br w:type="page"/>
      </w:r>
    </w:p>
    <w:p w14:paraId="7830B777" w14:textId="77777777" w:rsidR="00115493" w:rsidRPr="00115493" w:rsidRDefault="00115493" w:rsidP="00115493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bookmarkStart w:id="13" w:name="_Toc190378734"/>
      <w:r w:rsidRPr="00115493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Glossário de Tabelas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77"/>
        <w:gridCol w:w="2642"/>
      </w:tblGrid>
      <w:tr w:rsidR="00115493" w:rsidRPr="00575E56" w14:paraId="28594137" w14:textId="77777777" w:rsidTr="00115493">
        <w:trPr>
          <w:trHeight w:val="264"/>
          <w:jc w:val="center"/>
        </w:trPr>
        <w:tc>
          <w:tcPr>
            <w:tcW w:w="2562" w:type="pct"/>
            <w:shd w:val="clear" w:color="auto" w:fill="EB0000" w:themeFill="accent1"/>
            <w:vAlign w:val="center"/>
          </w:tcPr>
          <w:p w14:paraId="7FFB3E72" w14:textId="77777777" w:rsidR="00115493" w:rsidRPr="00FE6AB2" w:rsidRDefault="00115493" w:rsidP="009066C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8" w:type="pct"/>
            <w:shd w:val="clear" w:color="auto" w:fill="EB0000" w:themeFill="accent1"/>
          </w:tcPr>
          <w:p w14:paraId="6497A31B" w14:textId="77777777" w:rsidR="00115493" w:rsidRPr="00191CCE" w:rsidRDefault="00115493" w:rsidP="009066C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115493" w:rsidRPr="00622011" w14:paraId="6C975DCB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03279EDF" w14:textId="4F3558B9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438" w:type="pct"/>
            <w:vAlign w:val="bottom"/>
          </w:tcPr>
          <w:p w14:paraId="220673DB" w14:textId="394CFEF9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0C10BC03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05F61F4C" w14:textId="43399FCB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38" w:type="pct"/>
            <w:vAlign w:val="bottom"/>
          </w:tcPr>
          <w:p w14:paraId="4E1B6579" w14:textId="59C89384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332794BF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9096586" w14:textId="1086278C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38" w:type="pct"/>
            <w:vAlign w:val="bottom"/>
          </w:tcPr>
          <w:p w14:paraId="7888CCD9" w14:textId="144C3E47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4390716A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0823D3B" w14:textId="66F5DC87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38" w:type="pct"/>
            <w:vAlign w:val="bottom"/>
          </w:tcPr>
          <w:p w14:paraId="6F73ABBD" w14:textId="5FC2D733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1097A598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75BBDD0" w14:textId="71496200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38" w:type="pct"/>
            <w:vAlign w:val="bottom"/>
          </w:tcPr>
          <w:p w14:paraId="358D80EC" w14:textId="1AABAFE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4B2C78CF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24B8731D" w14:textId="22A7E093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38" w:type="pct"/>
            <w:vAlign w:val="bottom"/>
          </w:tcPr>
          <w:p w14:paraId="5324F088" w14:textId="67573BB9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2FB64088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04236A28" w14:textId="11844BAD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38" w:type="pct"/>
            <w:vAlign w:val="bottom"/>
          </w:tcPr>
          <w:p w14:paraId="5DAC228C" w14:textId="15F11B63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0BB38D6F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DD67BEB" w14:textId="6B894F05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ct824_assoc_kpi_gd</w:t>
            </w:r>
          </w:p>
        </w:tc>
        <w:tc>
          <w:tcPr>
            <w:tcW w:w="2438" w:type="pct"/>
            <w:vAlign w:val="bottom"/>
          </w:tcPr>
          <w:p w14:paraId="285CD065" w14:textId="3849BD04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3224FCB1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02458D88" w14:textId="12086B9B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lt826_esg_sbsctr</w:t>
            </w:r>
          </w:p>
        </w:tc>
        <w:tc>
          <w:tcPr>
            <w:tcW w:w="2438" w:type="pct"/>
            <w:vAlign w:val="bottom"/>
          </w:tcPr>
          <w:p w14:paraId="41534258" w14:textId="0020D6C8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189C3FD1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4FFEF129" w14:textId="52FCD3B6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lt828_univ_protection</w:t>
            </w:r>
          </w:p>
        </w:tc>
        <w:tc>
          <w:tcPr>
            <w:tcW w:w="2438" w:type="pct"/>
            <w:vAlign w:val="bottom"/>
          </w:tcPr>
          <w:p w14:paraId="02768A17" w14:textId="2B9E4F8B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</w:p>
        </w:tc>
      </w:tr>
      <w:tr w:rsidR="00115493" w:rsidRPr="00622011" w14:paraId="3C74FD5D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D48F5E4" w14:textId="05088618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38" w:type="pct"/>
            <w:vAlign w:val="bottom"/>
          </w:tcPr>
          <w:p w14:paraId="330E08D1" w14:textId="12773265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1C5211F4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6F289E8A" w14:textId="61F3149F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38" w:type="pct"/>
            <w:vAlign w:val="bottom"/>
          </w:tcPr>
          <w:p w14:paraId="04571876" w14:textId="34F6F046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6D81689B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3878221" w14:textId="5CD0A7C8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38" w:type="pct"/>
            <w:vAlign w:val="bottom"/>
          </w:tcPr>
          <w:p w14:paraId="5097E036" w14:textId="5CA443FB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1BE5E96A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896FF37" w14:textId="7D3CA2A7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 xml:space="preserve">ct610_titulos </w:t>
            </w:r>
          </w:p>
        </w:tc>
        <w:tc>
          <w:tcPr>
            <w:tcW w:w="2438" w:type="pct"/>
            <w:vAlign w:val="bottom"/>
          </w:tcPr>
          <w:p w14:paraId="73C9B306" w14:textId="13B89585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70A5A78C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5E384147" w14:textId="3BBCCD34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38" w:type="pct"/>
            <w:vAlign w:val="bottom"/>
          </w:tcPr>
          <w:p w14:paraId="2F2D1C5B" w14:textId="3CB96196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37919472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E19938F" w14:textId="1B02048D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38" w:type="pct"/>
            <w:vAlign w:val="bottom"/>
          </w:tcPr>
          <w:p w14:paraId="563E856D" w14:textId="29AF29FC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2543E3EE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66F897D4" w14:textId="210F135B" w:rsidR="00115493" w:rsidRPr="00115493" w:rsidDel="00575E56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</w:p>
        </w:tc>
        <w:tc>
          <w:tcPr>
            <w:tcW w:w="2438" w:type="pct"/>
            <w:vAlign w:val="bottom"/>
          </w:tcPr>
          <w:p w14:paraId="69E5859E" w14:textId="236133C2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2A37FC6D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88BD9A8" w14:textId="44C7907A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</w:p>
        </w:tc>
        <w:tc>
          <w:tcPr>
            <w:tcW w:w="2438" w:type="pct"/>
            <w:vAlign w:val="bottom"/>
          </w:tcPr>
          <w:p w14:paraId="6829E4B6" w14:textId="5785E210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FE6AB2" w14:paraId="637ACE4C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40DBA110" w14:textId="5FEB59E2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ct001_univ_saldo</w:t>
            </w:r>
          </w:p>
        </w:tc>
        <w:tc>
          <w:tcPr>
            <w:tcW w:w="2438" w:type="pct"/>
            <w:vAlign w:val="bottom"/>
          </w:tcPr>
          <w:p w14:paraId="44BEB6E2" w14:textId="642A103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622011" w14:paraId="0FF2BCB4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9491D69" w14:textId="16AE3EB0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ct003_univ_cli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38" w:type="pct"/>
            <w:vAlign w:val="bottom"/>
          </w:tcPr>
          <w:p w14:paraId="04FA4341" w14:textId="7C478B90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FE6AB2" w14:paraId="5BE27D4D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6E3DFFAF" w14:textId="2FEFC94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ct069_univ_gr_ec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38" w:type="pct"/>
            <w:vAlign w:val="bottom"/>
          </w:tcPr>
          <w:p w14:paraId="5B86C28D" w14:textId="6E41817E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  <w:lang w:val="pt-PT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FE6AB2" w14:paraId="53F0060B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E37DFC9" w14:textId="195E7A4E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ct070_univ_gr_cli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38" w:type="pct"/>
            <w:vAlign w:val="bottom"/>
          </w:tcPr>
          <w:p w14:paraId="0090F412" w14:textId="5886D308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FE6AB2" w14:paraId="37ECAB87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D74285A" w14:textId="475ACBCC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fr004_cto</w:t>
            </w:r>
          </w:p>
        </w:tc>
        <w:tc>
          <w:tcPr>
            <w:tcW w:w="2438" w:type="pct"/>
            <w:vAlign w:val="bottom"/>
          </w:tcPr>
          <w:p w14:paraId="2C3CEA13" w14:textId="01492E8D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</w:p>
        </w:tc>
      </w:tr>
      <w:tr w:rsidR="00115493" w:rsidRPr="00FE6AB2" w14:paraId="38998D73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463CAB69" w14:textId="6F8B77BD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interface_moradas</w:t>
            </w:r>
          </w:p>
        </w:tc>
        <w:tc>
          <w:tcPr>
            <w:tcW w:w="2438" w:type="pct"/>
            <w:vAlign w:val="bottom"/>
          </w:tcPr>
          <w:p w14:paraId="2088BBCE" w14:textId="547D876B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cd_estruturais</w:t>
            </w:r>
          </w:p>
        </w:tc>
      </w:tr>
      <w:tr w:rsidR="00115493" w:rsidRPr="00FE6AB2" w14:paraId="5F480E28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1CF0CAB" w14:textId="6EC0FFB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mat18_balzclia</w:t>
            </w:r>
          </w:p>
        </w:tc>
        <w:tc>
          <w:tcPr>
            <w:tcW w:w="2438" w:type="pct"/>
            <w:vAlign w:val="bottom"/>
          </w:tcPr>
          <w:p w14:paraId="2F25FC2D" w14:textId="7D1E11BF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="00115493" w:rsidRPr="00FE6AB2" w14:paraId="02055DF4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0E7DEF3" w14:textId="059BD4AF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mat19_balzgpia</w:t>
            </w:r>
          </w:p>
        </w:tc>
        <w:tc>
          <w:tcPr>
            <w:tcW w:w="2438" w:type="pct"/>
            <w:vAlign w:val="bottom"/>
          </w:tcPr>
          <w:p w14:paraId="4A60E386" w14:textId="463B00A3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="00115493" w:rsidRPr="00FE6AB2" w14:paraId="13E8995E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26673405" w14:textId="6094367E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mat22_demzgpia</w:t>
            </w:r>
          </w:p>
        </w:tc>
        <w:tc>
          <w:tcPr>
            <w:tcW w:w="2438" w:type="pct"/>
            <w:vAlign w:val="bottom"/>
          </w:tcPr>
          <w:p w14:paraId="604360E2" w14:textId="30FB7257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cd_alm</w:t>
            </w:r>
          </w:p>
        </w:tc>
      </w:tr>
      <w:tr w:rsidR="00115493" w:rsidRPr="00FE6AB2" w14:paraId="69DE3FEB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1AD7235" w14:textId="395E4308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>ttt35_titlgru</w:t>
            </w:r>
          </w:p>
        </w:tc>
        <w:tc>
          <w:tcPr>
            <w:tcW w:w="2438" w:type="pct"/>
            <w:vAlign w:val="bottom"/>
          </w:tcPr>
          <w:p w14:paraId="26035B9C" w14:textId="703E520F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bCs/>
                <w:i/>
                <w:iCs/>
                <w:color w:val="000000"/>
                <w:sz w:val="18"/>
                <w:szCs w:val="18"/>
              </w:rPr>
              <w:t>cd_mercados</w:t>
            </w:r>
          </w:p>
        </w:tc>
      </w:tr>
      <w:tr w:rsidR="00115493" w:rsidRPr="00FE6AB2" w14:paraId="3E67608A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21169F1" w14:textId="21DF0695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gt001_trz_rsp_gt </w:t>
            </w:r>
          </w:p>
        </w:tc>
        <w:tc>
          <w:tcPr>
            <w:tcW w:w="2438" w:type="pct"/>
            <w:vAlign w:val="bottom"/>
          </w:tcPr>
          <w:p w14:paraId="611A060F" w14:textId="040C42CC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115493" w:rsidRPr="00FE6AB2" w14:paraId="7F956BC0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075E4AF8" w14:textId="656B3638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38" w:type="pct"/>
            <w:vAlign w:val="bottom"/>
          </w:tcPr>
          <w:p w14:paraId="476EC557" w14:textId="5D0BDF54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115493" w:rsidRPr="00FE6AB2" w14:paraId="56F518ED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F6CB3E4" w14:textId="2B83835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2438" w:type="pct"/>
            <w:vAlign w:val="bottom"/>
          </w:tcPr>
          <w:p w14:paraId="083E3E9F" w14:textId="6F51802E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</w:p>
        </w:tc>
      </w:tr>
      <w:tr w:rsidR="00115493" w:rsidRPr="00FE6AB2" w14:paraId="5F230CDD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01CD909" w14:textId="24AF6909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modesg_out_emss_vcls </w:t>
            </w:r>
          </w:p>
        </w:tc>
        <w:tc>
          <w:tcPr>
            <w:tcW w:w="2438" w:type="pct"/>
            <w:vAlign w:val="bottom"/>
          </w:tcPr>
          <w:p w14:paraId="3DBEE34E" w14:textId="785D4FB7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115493" w:rsidRPr="00FE6AB2" w14:paraId="26CEA3B4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E39892C" w14:textId="2EC80A54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modesg_out_crtrs_sfcs</w:t>
            </w:r>
          </w:p>
        </w:tc>
        <w:tc>
          <w:tcPr>
            <w:tcW w:w="2438" w:type="pct"/>
            <w:vAlign w:val="bottom"/>
          </w:tcPr>
          <w:p w14:paraId="00506210" w14:textId="4B41134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</w:p>
        </w:tc>
      </w:tr>
      <w:tr w:rsidR="00115493" w:rsidRPr="00FE6AB2" w14:paraId="6CF6567A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1DBBE456" w14:textId="1A8C7D2E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modesg_out_empr_info_nfin </w:t>
            </w:r>
          </w:p>
        </w:tc>
        <w:tc>
          <w:tcPr>
            <w:tcW w:w="2438" w:type="pct"/>
            <w:vAlign w:val="bottom"/>
          </w:tcPr>
          <w:p w14:paraId="4C337402" w14:textId="1AAB1C03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business_esg</w:t>
            </w:r>
          </w:p>
        </w:tc>
      </w:tr>
      <w:tr w:rsidR="00115493" w:rsidRPr="00FE6AB2" w14:paraId="1FCE2266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33CF73B9" w14:textId="315E71D0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responsibility_process_rel</w:t>
            </w:r>
          </w:p>
        </w:tc>
        <w:tc>
          <w:tcPr>
            <w:tcW w:w="2438" w:type="pct"/>
            <w:vAlign w:val="bottom"/>
          </w:tcPr>
          <w:p w14:paraId="38974F68" w14:textId="0F41006C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  <w:tr w:rsidR="00115493" w:rsidRPr="00FE6AB2" w14:paraId="0D21A618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77DBEE8C" w14:textId="4BB9EA21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</w:p>
        </w:tc>
        <w:tc>
          <w:tcPr>
            <w:tcW w:w="2438" w:type="pct"/>
            <w:vAlign w:val="bottom"/>
          </w:tcPr>
          <w:p w14:paraId="4B5B6AEB" w14:textId="3657C4FD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  <w:tr w:rsidR="00115493" w:rsidRPr="00FE6AB2" w14:paraId="3E5463D5" w14:textId="77777777" w:rsidTr="00115493">
        <w:trPr>
          <w:trHeight w:val="263"/>
          <w:jc w:val="center"/>
        </w:trPr>
        <w:tc>
          <w:tcPr>
            <w:tcW w:w="2562" w:type="pct"/>
            <w:vAlign w:val="bottom"/>
          </w:tcPr>
          <w:p w14:paraId="5730CB2B" w14:textId="602CDEF2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property_energy_certificate </w:t>
            </w:r>
          </w:p>
        </w:tc>
        <w:tc>
          <w:tcPr>
            <w:tcW w:w="2438" w:type="pct"/>
            <w:vAlign w:val="bottom"/>
          </w:tcPr>
          <w:p w14:paraId="05EF09B7" w14:textId="3471DD3B" w:rsidR="00115493" w:rsidRPr="00115493" w:rsidRDefault="00115493" w:rsidP="001154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business_assets</w:t>
            </w:r>
          </w:p>
        </w:tc>
      </w:tr>
    </w:tbl>
    <w:p w14:paraId="1BDA57AD" w14:textId="2485193C" w:rsidR="0084486A" w:rsidRPr="00CE0124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3761A181" w:rsidR="00A37176" w:rsidRPr="00CE0124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CE0124">
        <w:rPr>
          <w:rFonts w:ascii="Santander Text" w:hAnsi="Santander Text"/>
          <w:szCs w:val="18"/>
          <w:lang w:val="pt-PT"/>
        </w:rPr>
        <w:t xml:space="preserve">define </w:t>
      </w:r>
      <w:r w:rsidRPr="00CE0124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CE0124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CE0124">
        <w:rPr>
          <w:rFonts w:ascii="Santander Text" w:hAnsi="Santander Text"/>
          <w:i/>
          <w:iCs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7A5BF4" w:rsidRPr="00CE0124">
        <w:rPr>
          <w:rFonts w:ascii="Santander Text" w:hAnsi="Santander Text"/>
          <w:szCs w:val="18"/>
          <w:lang w:val="pt-PT"/>
        </w:rPr>
        <w:t>com vista a</w:t>
      </w:r>
      <w:r w:rsidR="00E704A8" w:rsidRPr="00CE0124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CE0124">
        <w:rPr>
          <w:rFonts w:ascii="Santander Text" w:hAnsi="Santander Text"/>
          <w:szCs w:val="18"/>
          <w:lang w:val="pt-PT"/>
        </w:rPr>
        <w:t xml:space="preserve"> reporte</w:t>
      </w:r>
      <w:r w:rsidR="00F700C6" w:rsidRPr="00CE0124">
        <w:rPr>
          <w:rFonts w:ascii="Santander Text" w:hAnsi="Santander Text"/>
          <w:szCs w:val="18"/>
          <w:lang w:val="pt-PT"/>
        </w:rPr>
        <w:t xml:space="preserve"> de </w:t>
      </w:r>
      <w:r w:rsidR="007A5BF4" w:rsidRPr="00CE0124">
        <w:rPr>
          <w:rFonts w:ascii="Santander Text" w:hAnsi="Santander Text"/>
          <w:szCs w:val="18"/>
          <w:lang w:val="pt-PT"/>
        </w:rPr>
        <w:t xml:space="preserve">Pilar </w:t>
      </w:r>
      <w:r w:rsidR="00E704A8" w:rsidRPr="00CE0124">
        <w:rPr>
          <w:rFonts w:ascii="Santander Text" w:hAnsi="Santander Text"/>
          <w:szCs w:val="18"/>
          <w:lang w:val="pt-PT"/>
        </w:rPr>
        <w:t>III</w:t>
      </w:r>
      <w:r w:rsidR="007A5BF4" w:rsidRPr="00CE0124">
        <w:rPr>
          <w:rFonts w:ascii="Santander Text" w:hAnsi="Santander Text"/>
          <w:szCs w:val="18"/>
          <w:lang w:val="pt-PT"/>
        </w:rPr>
        <w:t xml:space="preserve"> e</w:t>
      </w:r>
      <w:r w:rsidR="00E704A8" w:rsidRPr="00CE0124">
        <w:rPr>
          <w:rFonts w:ascii="Santander Text" w:hAnsi="Santander Text"/>
          <w:szCs w:val="18"/>
          <w:lang w:val="pt-PT"/>
        </w:rPr>
        <w:t xml:space="preserve"> </w:t>
      </w:r>
      <w:r w:rsidR="00F700C6" w:rsidRPr="00CE0124">
        <w:rPr>
          <w:rFonts w:ascii="Santander Text" w:hAnsi="Santander Text"/>
          <w:szCs w:val="18"/>
          <w:lang w:val="pt-PT"/>
        </w:rPr>
        <w:t>o reporte interno</w:t>
      </w:r>
      <w:r w:rsidR="007A5BF4" w:rsidRPr="00CE0124">
        <w:rPr>
          <w:rFonts w:ascii="Santander Text" w:hAnsi="Santander Text"/>
          <w:szCs w:val="18"/>
          <w:lang w:val="pt-PT"/>
        </w:rPr>
        <w:t xml:space="preserve"> </w:t>
      </w:r>
      <w:r w:rsidR="007A5BF4" w:rsidRPr="00CE0124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CE0124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CE0124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378735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Estrutura do Loan Tape</w:t>
      </w:r>
      <w:bookmarkEnd w:id="14"/>
    </w:p>
    <w:p w14:paraId="24996713" w14:textId="678113E4" w:rsidR="00A37176" w:rsidRPr="00CE0124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CE0124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CE0124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CE0124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CE0124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066C1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066C1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9066C1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CE012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9066C1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066C1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CE012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CE012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E0124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21F4322B" w:rsidR="002E0974" w:rsidRPr="00CE0124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CE0124">
        <w:rPr>
          <w:rFonts w:ascii="Santander Text" w:hAnsi="Santander Text"/>
          <w:szCs w:val="18"/>
          <w:lang w:val="pt-PT"/>
        </w:rPr>
        <w:t xml:space="preserve">para </w:t>
      </w:r>
      <w:r w:rsidR="0020434E" w:rsidRPr="00CE0124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CE0124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CE0124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CE0124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CE0124">
        <w:rPr>
          <w:rFonts w:ascii="Santander Text" w:hAnsi="Santander Text"/>
          <w:szCs w:val="18"/>
          <w:lang w:val="pt-PT"/>
        </w:rPr>
        <w:t xml:space="preserve">identificadas nos ficheiros em anexo </w:t>
      </w:r>
      <w:ins w:id="15" w:author="Ana Rita Geraldo de Caguerelho" w:date="2025-03-03T21:51:00Z">
        <w:r w:rsidR="00C50118">
          <w:rPr>
            <w:rFonts w:ascii="Santander Text" w:hAnsi="Santander Text"/>
            <w:szCs w:val="18"/>
            <w:lang w:val="pt-PT"/>
          </w:rPr>
          <w:t>“</w:t>
        </w:r>
      </w:ins>
      <w:r w:rsidR="00665422" w:rsidRPr="00CE0124">
        <w:rPr>
          <w:rFonts w:ascii="Santander Text" w:hAnsi="Santander Text"/>
          <w:szCs w:val="18"/>
          <w:lang w:val="pt-PT"/>
        </w:rPr>
        <w:t>BST ESG Loan Tape Pilar III.xlsx</w:t>
      </w:r>
      <w:ins w:id="16" w:author="Ana Rita Geraldo de Caguerelho" w:date="2025-03-03T21:51:00Z">
        <w:r w:rsidR="00C50118">
          <w:rPr>
            <w:rFonts w:ascii="Santander Text" w:hAnsi="Santander Text"/>
            <w:szCs w:val="18"/>
            <w:lang w:val="pt-PT"/>
          </w:rPr>
          <w:t>”</w:t>
        </w:r>
      </w:ins>
      <w:r w:rsidR="00665422" w:rsidRPr="00CE0124">
        <w:rPr>
          <w:rFonts w:ascii="Santander Text" w:hAnsi="Santander Text"/>
          <w:szCs w:val="18"/>
          <w:lang w:val="pt-PT"/>
        </w:rPr>
        <w:t xml:space="preserve"> e </w:t>
      </w:r>
      <w:ins w:id="17" w:author="Ana Rita Geraldo de Caguerelho" w:date="2025-03-03T21:51:00Z">
        <w:r w:rsidR="00C50118">
          <w:rPr>
            <w:rFonts w:ascii="Santander Text" w:hAnsi="Santander Text"/>
            <w:szCs w:val="18"/>
            <w:lang w:val="pt-PT"/>
          </w:rPr>
          <w:t>“</w:t>
        </w:r>
      </w:ins>
      <w:r w:rsidR="00665422" w:rsidRPr="00CE0124">
        <w:rPr>
          <w:rFonts w:ascii="Santander Text" w:hAnsi="Santander Text"/>
          <w:szCs w:val="18"/>
          <w:lang w:val="pt-PT"/>
        </w:rPr>
        <w:t>BST ESG Loan Tape GreenDashboard.xlsx</w:t>
      </w:r>
      <w:ins w:id="18" w:author="Ana Rita Geraldo de Caguerelho" w:date="2025-03-03T21:51:00Z">
        <w:r w:rsidR="00C50118">
          <w:rPr>
            <w:rFonts w:ascii="Santander Text" w:hAnsi="Santander Text"/>
            <w:szCs w:val="18"/>
            <w:lang w:val="pt-PT"/>
          </w:rPr>
          <w:t>”</w:t>
        </w:r>
      </w:ins>
      <w:r w:rsidR="00665422" w:rsidRPr="00CE0124">
        <w:rPr>
          <w:rFonts w:ascii="Santander Text" w:hAnsi="Santander Text"/>
          <w:szCs w:val="18"/>
          <w:lang w:val="pt-PT"/>
        </w:rPr>
        <w:t xml:space="preserve"> respetivamente.</w:t>
      </w:r>
    </w:p>
    <w:p w14:paraId="06A1AB68" w14:textId="68C19582" w:rsidR="00C03FDA" w:rsidRPr="00CE0124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9" w:name="_Toc190378736"/>
      <w:bookmarkStart w:id="20" w:name="_Toc141130769"/>
      <w:bookmarkStart w:id="21" w:name="_Toc141130860"/>
      <w:bookmarkStart w:id="22" w:name="_Toc141130909"/>
      <w:bookmarkStart w:id="23" w:name="_Toc141131005"/>
      <w:bookmarkStart w:id="24" w:name="_Toc141131028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9"/>
    </w:p>
    <w:p w14:paraId="1ABB6136" w14:textId="1A95F648" w:rsidR="00C03FDA" w:rsidRPr="00CE0124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CE0124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CE0124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Deve ser gerada uma </w:t>
      </w:r>
      <w:r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Pr="00CE0124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CE0124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CE0124">
        <w:rPr>
          <w:rFonts w:ascii="Santander Text" w:hAnsi="Santander Text"/>
          <w:szCs w:val="18"/>
          <w:lang w:val="pt-PT"/>
        </w:rPr>
        <w:t xml:space="preserve">até </w:t>
      </w:r>
      <w:r w:rsidR="00EE23BC" w:rsidRPr="00CE0124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CE0124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CE0124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CE0124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CE0124">
        <w:rPr>
          <w:rFonts w:ascii="Santander Text" w:hAnsi="Santander Text"/>
          <w:szCs w:val="18"/>
          <w:lang w:val="pt-PT"/>
        </w:rPr>
        <w:t xml:space="preserve">aves </w:t>
      </w:r>
      <w:r w:rsidR="00A51B82" w:rsidRPr="00CE0124">
        <w:rPr>
          <w:rFonts w:ascii="Santander Text" w:hAnsi="Santander Text"/>
          <w:szCs w:val="18"/>
          <w:lang w:val="pt-PT"/>
        </w:rPr>
        <w:t>das principais tabelas</w:t>
      </w:r>
      <w:r w:rsidR="0003717A" w:rsidRPr="00CE0124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CE0124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CE0124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CE0124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5" w:name="OLE_LINK1"/>
      <w:r w:rsidRPr="00CE0124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CE0124">
        <w:rPr>
          <w:rFonts w:ascii="Santander Text" w:hAnsi="Santander Text"/>
          <w:i/>
          <w:iCs/>
          <w:szCs w:val="18"/>
          <w:lang w:val="pt-PT"/>
        </w:rPr>
        <w:t>2</w:t>
      </w:r>
      <w:r w:rsidRPr="00CE0124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CE0124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5"/>
      <w:r w:rsidRPr="00CE0124">
        <w:rPr>
          <w:rFonts w:ascii="Santander Text" w:hAnsi="Santander Text"/>
          <w:szCs w:val="18"/>
          <w:lang w:val="pt-PT"/>
        </w:rPr>
        <w:t>: tabela</w:t>
      </w:r>
      <w:r w:rsidR="005E3804" w:rsidRPr="00CE0124">
        <w:rPr>
          <w:rFonts w:ascii="Santander Text" w:hAnsi="Santander Text"/>
          <w:szCs w:val="18"/>
          <w:lang w:val="pt-PT"/>
        </w:rPr>
        <w:t xml:space="preserve"> </w:t>
      </w:r>
      <w:r w:rsidR="00567E39" w:rsidRPr="00CE0124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CE0124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CE0124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CE0124">
        <w:rPr>
          <w:rFonts w:ascii="Santander Text" w:hAnsi="Santander Text"/>
          <w:szCs w:val="18"/>
          <w:lang w:val="pt-PT"/>
        </w:rPr>
        <w:t>:</w:t>
      </w:r>
      <w:r w:rsidR="00CE332F" w:rsidRPr="00CE012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CE0124">
        <w:rPr>
          <w:rFonts w:ascii="Santander Text" w:hAnsi="Santander Text"/>
          <w:szCs w:val="18"/>
          <w:lang w:val="pt-PT"/>
        </w:rPr>
        <w:t>da contraparte</w:t>
      </w:r>
      <w:r w:rsidR="00CE332F" w:rsidRPr="00CE0124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CE012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CE0124">
        <w:rPr>
          <w:rFonts w:ascii="Santander Text" w:hAnsi="Santander Text"/>
          <w:szCs w:val="18"/>
          <w:lang w:val="pt-PT"/>
        </w:rPr>
        <w:t>:</w:t>
      </w:r>
      <w:r w:rsidR="00FC382F" w:rsidRPr="00CE0124">
        <w:rPr>
          <w:rFonts w:ascii="Santander Text" w:hAnsi="Santander Text"/>
          <w:szCs w:val="18"/>
          <w:lang w:val="pt-PT"/>
        </w:rPr>
        <w:t xml:space="preserve"> </w:t>
      </w:r>
      <w:r w:rsidR="00812F1E" w:rsidRPr="00CE0124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CE012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CE0124">
        <w:rPr>
          <w:rFonts w:ascii="Santander Text" w:hAnsi="Santander Text"/>
          <w:szCs w:val="18"/>
          <w:lang w:val="pt-PT"/>
        </w:rPr>
        <w:t>:</w:t>
      </w:r>
      <w:r w:rsidR="007F047A" w:rsidRPr="00CE012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CE012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CE0124">
        <w:rPr>
          <w:rFonts w:ascii="Santander Text" w:hAnsi="Santander Text"/>
          <w:szCs w:val="18"/>
          <w:lang w:val="pt-PT"/>
        </w:rPr>
        <w:t>:</w:t>
      </w:r>
      <w:r w:rsidR="007F047A" w:rsidRPr="00CE012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CE0124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CE0124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CE0124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CE0124">
        <w:rPr>
          <w:rFonts w:ascii="Santander Text" w:hAnsi="Santander Text"/>
          <w:szCs w:val="18"/>
          <w:lang w:val="pt-PT"/>
        </w:rPr>
        <w:t xml:space="preserve">, </w:t>
      </w:r>
      <w:r w:rsidR="00A23AAF" w:rsidRPr="00CE0124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CE0124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CE0124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CE0124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6" w:name="_Ref146014021"/>
      <w:bookmarkStart w:id="27" w:name="_Toc190378737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Green Dashboard</w:t>
      </w:r>
      <w:bookmarkEnd w:id="26"/>
      <w:bookmarkEnd w:id="27"/>
    </w:p>
    <w:p w14:paraId="208D9A28" w14:textId="51241830" w:rsidR="000979DC" w:rsidRPr="00CE0124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43703108"/>
      <w:bookmarkStart w:id="29" w:name="_Hlk143702152"/>
      <w:r w:rsidRPr="00CE0124">
        <w:rPr>
          <w:rFonts w:ascii="Santander Text" w:hAnsi="Santander Text"/>
          <w:szCs w:val="18"/>
          <w:lang w:val="pt-PT"/>
        </w:rPr>
        <w:lastRenderedPageBreak/>
        <w:t xml:space="preserve">Para efeitos do reporte </w:t>
      </w:r>
      <w:r w:rsidR="00226FFF" w:rsidRPr="00CE0124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CE0124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CE0124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CE0124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CE0124">
        <w:rPr>
          <w:rFonts w:ascii="Santander Text" w:hAnsi="Santander Text"/>
          <w:szCs w:val="18"/>
          <w:lang w:val="pt-PT"/>
        </w:rPr>
        <w:t xml:space="preserve">associado à tabela </w:t>
      </w:r>
      <w:del w:id="30" w:author="Ana Rita Geraldo de Caguerelho" w:date="2025-03-03T21:51:00Z">
        <w:r w:rsidR="009A2338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9A2338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CE0124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CE0124">
        <w:rPr>
          <w:rFonts w:ascii="Santander Text" w:hAnsi="Santander Text"/>
          <w:szCs w:val="18"/>
          <w:lang w:val="pt-PT"/>
        </w:rPr>
        <w:t>.</w:t>
      </w:r>
      <w:bookmarkStart w:id="31" w:name="_Hlk143702915"/>
      <w:bookmarkEnd w:id="28"/>
      <w:bookmarkEnd w:id="29"/>
      <w:r w:rsidR="003C1779" w:rsidRPr="00CE0124">
        <w:rPr>
          <w:rFonts w:ascii="Santander Text" w:hAnsi="Santander Text"/>
          <w:szCs w:val="18"/>
          <w:lang w:val="pt-PT"/>
        </w:rPr>
        <w:t xml:space="preserve"> </w:t>
      </w:r>
      <w:r w:rsidR="003162DE" w:rsidRPr="00CE0124">
        <w:rPr>
          <w:rFonts w:ascii="Santander Text" w:hAnsi="Santander Text"/>
          <w:szCs w:val="18"/>
          <w:lang w:val="pt-PT"/>
        </w:rPr>
        <w:t>Todavia, a</w:t>
      </w:r>
      <w:r w:rsidR="003C1779" w:rsidRPr="00CE0124">
        <w:rPr>
          <w:rFonts w:ascii="Santander Text" w:hAnsi="Santander Text"/>
          <w:szCs w:val="18"/>
          <w:lang w:val="pt-PT"/>
        </w:rPr>
        <w:t xml:space="preserve"> futuro,</w:t>
      </w:r>
      <w:r w:rsidR="003162DE" w:rsidRPr="00CE0124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CE0124">
        <w:rPr>
          <w:rFonts w:ascii="Santander Text" w:hAnsi="Santander Text"/>
          <w:szCs w:val="18"/>
          <w:lang w:val="pt-PT"/>
        </w:rPr>
        <w:t xml:space="preserve"> pode</w:t>
      </w:r>
      <w:r w:rsidR="003162DE" w:rsidRPr="00CE0124">
        <w:rPr>
          <w:rFonts w:ascii="Santander Text" w:hAnsi="Santander Text"/>
          <w:szCs w:val="18"/>
          <w:lang w:val="pt-PT"/>
        </w:rPr>
        <w:t>rão</w:t>
      </w:r>
      <w:r w:rsidR="003C1779" w:rsidRPr="00CE0124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CE0124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CE0124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2" w:name="_Toc190378738"/>
      <w:r w:rsidRPr="00CE0124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32"/>
    </w:p>
    <w:p w14:paraId="67311926" w14:textId="76D6B8B8" w:rsidR="002C231D" w:rsidRPr="00CE0124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3" w:name="_Toc190378739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CE0124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33"/>
    </w:p>
    <w:p w14:paraId="519B0A0F" w14:textId="421464E9" w:rsidR="002C231D" w:rsidRPr="00CE012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4" w:name="_Hlk156223192"/>
      <w:r w:rsidRPr="00CE0124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del w:id="35" w:author="Ana Rita Geraldo de Caguerelho" w:date="2025-03-03T21:52:00Z">
        <w:r w:rsidRPr="00CE0124" w:rsidDel="00C50118">
          <w:rPr>
            <w:rFonts w:ascii="Santander Text" w:hAnsi="Santander Text"/>
            <w:szCs w:val="18"/>
            <w:lang w:val="pt-PT"/>
          </w:rPr>
          <w:delText>cd_loan_tapes_bce.</w:delText>
        </w:r>
      </w:del>
      <w:r w:rsidRPr="00C50118">
        <w:rPr>
          <w:rFonts w:ascii="Santander Text" w:hAnsi="Santander Text"/>
          <w:i/>
          <w:szCs w:val="18"/>
          <w:lang w:val="pt-PT"/>
          <w:rPrChange w:id="36" w:author="Ana Rita Geraldo de Caguerelho" w:date="2025-03-03T21:52:00Z">
            <w:rPr>
              <w:rFonts w:ascii="Santander Text" w:hAnsi="Santander Text"/>
              <w:szCs w:val="18"/>
              <w:lang w:val="pt-PT"/>
            </w:rPr>
          </w:rPrChange>
        </w:rPr>
        <w:t>lt001univ_oper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del w:id="37" w:author="Ana Rita Geraldo de Caguerelho" w:date="2025-03-03T21:52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CE0124">
        <w:rPr>
          <w:rFonts w:ascii="Santander Text" w:hAnsi="Santander Text"/>
          <w:szCs w:val="18"/>
          <w:lang w:val="pt-PT"/>
        </w:rPr>
        <w:t xml:space="preserve"> é o mesmo e tirando partido da tabela </w:t>
      </w:r>
      <w:del w:id="38" w:author="Ana Rita Geraldo de Caguerelho" w:date="2025-03-03T21:52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lt001univ_oper</w:t>
      </w:r>
      <w:r w:rsidRPr="00CE0124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ins w:id="39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50118">
        <w:rPr>
          <w:rFonts w:ascii="Santander Text" w:hAnsi="Santander Text"/>
          <w:i/>
          <w:szCs w:val="18"/>
          <w:lang w:val="pt-PT"/>
          <w:rPrChange w:id="40" w:author="Ana Rita Geraldo de Caguerelho" w:date="2025-03-03T21:52:00Z">
            <w:rPr>
              <w:rFonts w:ascii="Santander Text" w:hAnsi="Santander Text"/>
              <w:szCs w:val="18"/>
              <w:lang w:val="pt-PT"/>
            </w:rPr>
          </w:rPrChange>
        </w:rPr>
        <w:t>cempresa</w:t>
      </w:r>
      <w:ins w:id="41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42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50118">
        <w:rPr>
          <w:rFonts w:ascii="Santander Text" w:hAnsi="Santander Text"/>
          <w:i/>
          <w:szCs w:val="18"/>
          <w:lang w:val="pt-PT"/>
          <w:rPrChange w:id="43" w:author="Ana Rita Geraldo de Caguerelho" w:date="2025-03-03T21:52:00Z">
            <w:rPr>
              <w:rFonts w:ascii="Santander Text" w:hAnsi="Santander Text"/>
              <w:szCs w:val="18"/>
              <w:lang w:val="pt-PT"/>
            </w:rPr>
          </w:rPrChange>
        </w:rPr>
        <w:t>cbalcao</w:t>
      </w:r>
      <w:ins w:id="44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45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50118">
        <w:rPr>
          <w:rFonts w:ascii="Santander Text" w:hAnsi="Santander Text"/>
          <w:i/>
          <w:szCs w:val="18"/>
          <w:lang w:val="pt-PT"/>
          <w:rPrChange w:id="46" w:author="Ana Rita Geraldo de Caguerelho" w:date="2025-03-03T21:52:00Z">
            <w:rPr>
              <w:rFonts w:ascii="Santander Text" w:hAnsi="Santander Text"/>
              <w:szCs w:val="18"/>
              <w:lang w:val="pt-PT"/>
            </w:rPr>
          </w:rPrChange>
        </w:rPr>
        <w:t>cnumecta</w:t>
      </w:r>
      <w:ins w:id="47" w:author="Ana Rita Geraldo de Caguerelho" w:date="2025-03-03T21:52:00Z">
        <w:r w:rsidR="00C50118">
          <w:rPr>
            <w:rFonts w:ascii="Santander Text" w:hAnsi="Santander Text"/>
            <w:i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48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50118">
        <w:rPr>
          <w:rFonts w:ascii="Santander Text" w:hAnsi="Santander Text"/>
          <w:i/>
          <w:szCs w:val="18"/>
          <w:lang w:val="pt-PT"/>
          <w:rPrChange w:id="49" w:author="Ana Rita Geraldo de Caguerelho" w:date="2025-03-03T21:52:00Z">
            <w:rPr>
              <w:rFonts w:ascii="Santander Text" w:hAnsi="Santander Text"/>
              <w:szCs w:val="18"/>
              <w:lang w:val="pt-PT"/>
            </w:rPr>
          </w:rPrChange>
        </w:rPr>
        <w:t>zdeposit</w:t>
      </w:r>
      <w:ins w:id="50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o ponto de partida para cruzamento de informação deve ser esta tabela, mantendo no entanto presente que as novas variáveis devem ser adicionadas à tabela </w:t>
      </w:r>
      <w:del w:id="51" w:author="Ana Rita Geraldo de Caguerelho" w:date="2025-03-03T21:52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015D2370" w14:textId="6DFAFDA7" w:rsidR="001A436C" w:rsidRPr="00CE012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ins w:id="52" w:author="Ana Rita Geraldo de Caguerelho" w:date="2025-03-03T21:52:00Z">
        <w:r w:rsidR="00C50118">
          <w:rPr>
            <w:rFonts w:ascii="Santander Text" w:hAnsi="Santander Text"/>
            <w:szCs w:val="18"/>
            <w:lang w:val="pt-PT"/>
          </w:rPr>
          <w:t>“</w:t>
        </w:r>
      </w:ins>
      <w:r w:rsidRPr="00C50118">
        <w:rPr>
          <w:rFonts w:ascii="Santander Text" w:hAnsi="Santander Text"/>
          <w:iCs/>
          <w:szCs w:val="18"/>
          <w:lang w:val="pt-PT"/>
          <w:rPrChange w:id="53" w:author="Ana Rita Geraldo de Caguerelho" w:date="2025-03-03T21:53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BST ESG Loan Tape GreenDashboard.xlsx</w:t>
      </w:r>
      <w:ins w:id="54" w:author="Ana Rita Geraldo de Caguerelho" w:date="2025-03-03T21:53:00Z">
        <w:r w:rsidR="00C50118">
          <w:rPr>
            <w:rFonts w:ascii="Santander Text" w:hAnsi="Santander Text"/>
            <w:i/>
            <w:iCs/>
            <w:szCs w:val="18"/>
            <w:lang w:val="pt-PT"/>
          </w:rPr>
          <w:t>”</w:t>
        </w:r>
      </w:ins>
      <w:r w:rsidRPr="00CE0124">
        <w:rPr>
          <w:rFonts w:ascii="Santander Text" w:hAnsi="Santander Text"/>
          <w:szCs w:val="18"/>
          <w:lang w:val="pt-PT"/>
        </w:rPr>
        <w:t xml:space="preserve">, colunas </w:t>
      </w:r>
      <w:r w:rsidRPr="00CE0124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CE0124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CE0124">
        <w:rPr>
          <w:rFonts w:ascii="Santander Text" w:hAnsi="Santander Text"/>
          <w:szCs w:val="18"/>
          <w:lang w:val="pt-PT"/>
        </w:rPr>
        <w:t xml:space="preserve">fonte </w:t>
      </w:r>
      <w:r w:rsidR="00246730" w:rsidRPr="00CE0124">
        <w:rPr>
          <w:rFonts w:ascii="Santander Text" w:hAnsi="Santander Text"/>
          <w:szCs w:val="18"/>
          <w:lang w:val="pt-PT"/>
        </w:rPr>
        <w:t>ou parametrização</w:t>
      </w:r>
      <w:r w:rsidR="008E2832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CE0124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CE0124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CE0124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>.</w:t>
      </w:r>
      <w:r w:rsidR="00AE0B8C" w:rsidRPr="00CE0124">
        <w:rPr>
          <w:rFonts w:ascii="Santander Text" w:hAnsi="Santander Text"/>
          <w:szCs w:val="18"/>
          <w:lang w:val="pt-PT"/>
        </w:rPr>
        <w:t xml:space="preserve"> </w:t>
      </w:r>
    </w:p>
    <w:bookmarkEnd w:id="34"/>
    <w:p w14:paraId="646E8660" w14:textId="7D3BBD2B" w:rsidR="00DA4599" w:rsidRPr="00CE0124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CE0124">
        <w:rPr>
          <w:rFonts w:ascii="Santander Text" w:hAnsi="Santander Text"/>
          <w:i/>
          <w:iCs/>
          <w:szCs w:val="18"/>
          <w:lang w:val="pt-PT"/>
        </w:rPr>
        <w:t>null</w:t>
      </w:r>
      <w:r w:rsidRPr="00CE0124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CE0124">
        <w:rPr>
          <w:rFonts w:ascii="Santander Text" w:hAnsi="Santander Text"/>
          <w:szCs w:val="18"/>
          <w:lang w:val="pt-PT"/>
        </w:rPr>
        <w:t>a aprovisionar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="00DA4599" w:rsidRPr="00CE0124">
        <w:rPr>
          <w:rFonts w:ascii="Santander Text" w:hAnsi="Santander Text"/>
          <w:szCs w:val="18"/>
          <w:lang w:val="pt-PT"/>
        </w:rPr>
        <w:t xml:space="preserve">deve </w:t>
      </w:r>
      <w:r w:rsidRPr="00CE0124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CE0124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CE0124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CE0124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CE0124">
        <w:rPr>
          <w:rFonts w:ascii="Santander Text" w:hAnsi="Santander Text"/>
          <w:szCs w:val="18"/>
          <w:lang w:val="pt-PT"/>
        </w:rPr>
        <w:t xml:space="preserve">ficheiro </w:t>
      </w:r>
      <w:ins w:id="55" w:author="Ana Rita Geraldo de Caguerelho" w:date="2025-03-03T21:53:00Z">
        <w:r w:rsidR="00C50118">
          <w:rPr>
            <w:rFonts w:ascii="Santander Text" w:hAnsi="Santander Text"/>
            <w:szCs w:val="18"/>
            <w:lang w:val="pt-PT"/>
          </w:rPr>
          <w:t>“</w:t>
        </w:r>
      </w:ins>
      <w:r w:rsidR="00DA4599" w:rsidRPr="00C50118">
        <w:rPr>
          <w:rFonts w:ascii="Santander Text" w:hAnsi="Santander Text"/>
          <w:iCs/>
          <w:szCs w:val="18"/>
          <w:lang w:val="pt-PT"/>
          <w:rPrChange w:id="56" w:author="Ana Rita Geraldo de Caguerelho" w:date="2025-03-03T21:53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BST ESG Loan Tape GreenDashboard.xlsx</w:t>
      </w:r>
      <w:ins w:id="57" w:author="Ana Rita Geraldo de Caguerelho" w:date="2025-03-03T21:53:00Z">
        <w:r w:rsidR="00C50118">
          <w:rPr>
            <w:rFonts w:ascii="Santander Text" w:hAnsi="Santander Text"/>
            <w:szCs w:val="18"/>
            <w:lang w:val="pt-PT"/>
          </w:rPr>
          <w:t>”</w:t>
        </w:r>
      </w:ins>
      <w:r w:rsidR="00DA4599" w:rsidRPr="00CE0124">
        <w:rPr>
          <w:rFonts w:ascii="Santander Text" w:hAnsi="Santander Text"/>
          <w:szCs w:val="18"/>
          <w:lang w:val="pt-PT"/>
        </w:rPr>
        <w:t>.</w:t>
      </w:r>
    </w:p>
    <w:p w14:paraId="1F152C4F" w14:textId="6684B8D2" w:rsidR="000C6F92" w:rsidRPr="00CE012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CE0124">
        <w:rPr>
          <w:rFonts w:ascii="Santander Text" w:hAnsi="Santander Text"/>
          <w:szCs w:val="18"/>
          <w:lang w:val="pt-PT"/>
        </w:rPr>
        <w:t xml:space="preserve">e regras </w:t>
      </w:r>
      <w:r w:rsidRPr="00CE0124">
        <w:rPr>
          <w:rFonts w:ascii="Santander Text" w:hAnsi="Santander Text"/>
          <w:szCs w:val="18"/>
          <w:lang w:val="pt-PT"/>
        </w:rPr>
        <w:t>a considerar</w:t>
      </w:r>
      <w:r w:rsidR="004706FB" w:rsidRPr="00CE0124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CE0124">
        <w:rPr>
          <w:rFonts w:ascii="Santander Text" w:hAnsi="Santander Text"/>
          <w:szCs w:val="18"/>
          <w:lang w:val="pt-PT"/>
        </w:rPr>
        <w:t xml:space="preserve"> É</w:t>
      </w:r>
      <w:ins w:id="58" w:author="Ana Rita Geraldo de Caguerelho" w:date="2025-03-03T21:53:00Z">
        <w:r w:rsidR="00C50118">
          <w:rPr>
            <w:rFonts w:ascii="Santander Text" w:hAnsi="Santander Text"/>
            <w:szCs w:val="18"/>
            <w:lang w:val="pt-PT"/>
          </w:rPr>
          <w:t>,</w:t>
        </w:r>
      </w:ins>
      <w:r w:rsidR="000C6F92" w:rsidRPr="00CE0124">
        <w:rPr>
          <w:rFonts w:ascii="Santander Text" w:hAnsi="Santander Text"/>
          <w:szCs w:val="18"/>
          <w:lang w:val="pt-PT"/>
        </w:rPr>
        <w:t xml:space="preserve"> no entanto</w:t>
      </w:r>
      <w:ins w:id="59" w:author="Ana Rita Geraldo de Caguerelho" w:date="2025-03-03T21:53:00Z">
        <w:r w:rsidR="00C50118">
          <w:rPr>
            <w:rFonts w:ascii="Santander Text" w:hAnsi="Santander Text"/>
            <w:szCs w:val="18"/>
            <w:lang w:val="pt-PT"/>
          </w:rPr>
          <w:t>,</w:t>
        </w:r>
      </w:ins>
      <w:r w:rsidR="000C6F92" w:rsidRPr="00CE0124">
        <w:rPr>
          <w:rFonts w:ascii="Santander Text" w:hAnsi="Santander Text"/>
          <w:szCs w:val="18"/>
          <w:lang w:val="pt-PT"/>
        </w:rPr>
        <w:t xml:space="preserve"> relevante</w:t>
      </w:r>
      <w:del w:id="60" w:author="Ana Rita Geraldo de Caguerelho" w:date="2025-03-03T21:53:00Z">
        <w:r w:rsidR="00F668DC" w:rsidRPr="00CE0124" w:rsidDel="00C50118">
          <w:rPr>
            <w:rFonts w:ascii="Santander Text" w:hAnsi="Santander Text"/>
            <w:szCs w:val="18"/>
            <w:lang w:val="pt-PT"/>
          </w:rPr>
          <w:delText>,</w:delText>
        </w:r>
      </w:del>
      <w:r w:rsidR="00F668DC" w:rsidRPr="00CE0124">
        <w:rPr>
          <w:rFonts w:ascii="Santander Text" w:hAnsi="Santander Text"/>
          <w:szCs w:val="18"/>
          <w:lang w:val="pt-PT"/>
        </w:rPr>
        <w:t xml:space="preserve"> referir </w:t>
      </w:r>
      <w:r w:rsidR="00E26281" w:rsidRPr="00CE0124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3E38DEAA" w:rsidR="002C231D" w:rsidRPr="00CE012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del w:id="61" w:author="Ana Rita Geraldo de Caguerelho" w:date="2025-03-03T21:53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CE0124">
        <w:rPr>
          <w:rFonts w:ascii="Santander Text" w:hAnsi="Santander Text"/>
          <w:szCs w:val="18"/>
          <w:lang w:val="pt-PT"/>
        </w:rPr>
        <w:t>,</w:t>
      </w:r>
      <w:r w:rsidR="008557B3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del w:id="62" w:author="Ana Rita Geraldo de Caguerelho" w:date="2025-03-03T21:53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CE0124">
        <w:rPr>
          <w:rFonts w:ascii="Santander Text" w:hAnsi="Santander Text"/>
          <w:szCs w:val="18"/>
          <w:lang w:val="pt-PT"/>
        </w:rPr>
        <w:t xml:space="preserve">e </w:t>
      </w:r>
      <w:del w:id="63" w:author="Ana Rita Geraldo de Caguerelho" w:date="2025-03-03T21:54:00Z">
        <w:r w:rsidR="008557B3" w:rsidRPr="00CE0124" w:rsidDel="00C50118">
          <w:rPr>
            <w:rFonts w:ascii="Santander Text" w:hAnsi="Santander Text"/>
            <w:szCs w:val="18"/>
            <w:lang w:val="pt-PT"/>
          </w:rPr>
          <w:delText>cd_captools.</w:delText>
        </w:r>
      </w:del>
      <w:r w:rsidR="008557B3" w:rsidRPr="00C50118">
        <w:rPr>
          <w:rFonts w:ascii="Santander Text" w:hAnsi="Santander Text"/>
          <w:i/>
          <w:szCs w:val="18"/>
          <w:lang w:val="pt-PT"/>
          <w:rPrChange w:id="64" w:author="Ana Rita Geraldo de Caguerelho" w:date="2025-03-03T21:54:00Z">
            <w:rPr>
              <w:rFonts w:ascii="Santander Text" w:hAnsi="Santander Text"/>
              <w:szCs w:val="18"/>
              <w:lang w:val="pt-PT"/>
            </w:rPr>
          </w:rPrChange>
        </w:rPr>
        <w:t>ct207_rent_over</w:t>
      </w:r>
      <w:r w:rsidRPr="00CE0124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CE0124">
        <w:rPr>
          <w:rFonts w:ascii="Santander Text" w:hAnsi="Santander Text"/>
          <w:szCs w:val="18"/>
          <w:lang w:val="pt-PT"/>
        </w:rPr>
        <w:t>chave</w:t>
      </w:r>
      <w:r w:rsidRPr="00CE0124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115B9931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FINREP (tabela </w:t>
      </w:r>
      <w:del w:id="65" w:author="Ana Rita Geraldo de Caguerelho" w:date="2025-03-03T21:54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CE0124">
        <w:rPr>
          <w:rFonts w:ascii="Santander Text" w:hAnsi="Santander Text"/>
          <w:szCs w:val="18"/>
          <w:lang w:val="pt-PT"/>
        </w:rPr>
        <w:t xml:space="preserve">), cruzando a chave de contrato da tabela </w:t>
      </w:r>
      <w:del w:id="66" w:author="Ana Rita Geraldo de Caguerelho" w:date="2025-03-03T21:54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lt001univ_oper</w:t>
      </w:r>
      <w:r w:rsidRPr="00CE0124">
        <w:rPr>
          <w:rFonts w:ascii="Santander Text" w:hAnsi="Santander Text"/>
          <w:szCs w:val="18"/>
          <w:lang w:val="pt-PT"/>
        </w:rPr>
        <w:t xml:space="preserve"> pela chave de contrato FINREP (variáveis </w:t>
      </w:r>
      <w:ins w:id="67" w:author="Ana Rita Geraldo de Caguerelho" w:date="2025-03-03T21:54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cempresa_fr</w:t>
      </w:r>
      <w:ins w:id="68" w:author="Ana Rita Geraldo de Caguerelho" w:date="2025-03-03T21:54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69" w:author="Ana Rita Geraldo de Caguerelho" w:date="2025-03-03T21:54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cbalcao_fr</w:t>
      </w:r>
      <w:ins w:id="70" w:author="Ana Rita Geraldo de Caguerelho" w:date="2025-03-03T21:54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71" w:author="Ana Rita Geraldo de Caguerelho" w:date="2025-03-03T21:54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cnumecta_fr</w:t>
      </w:r>
      <w:ins w:id="72" w:author="Ana Rita Geraldo de Caguerelho" w:date="2025-03-03T21:54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73" w:author="Ana Rita Geraldo de Caguerelho" w:date="2025-03-03T21:54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zdeposit_fr</w:t>
      </w:r>
      <w:ins w:id="74" w:author="Ana Rita Geraldo de Caguerelho" w:date="2025-03-03T21:54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); e</w:t>
      </w:r>
    </w:p>
    <w:p w14:paraId="630ACD89" w14:textId="601B004F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MIS (tabela </w:t>
      </w:r>
      <w:del w:id="75" w:author="Ana Rita Geraldo de Caguerelho" w:date="2025-03-03T21:54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kt_chaves_mis</w:t>
      </w:r>
      <w:r w:rsidRPr="00CE0124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ins w:id="76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cempresa</w:t>
      </w:r>
      <w:ins w:id="77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78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cbalcao</w:t>
      </w:r>
      <w:ins w:id="79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80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cnumecta</w:t>
      </w:r>
      <w:ins w:id="81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82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zdeposit</w:t>
      </w:r>
      <w:ins w:id="83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).</w:t>
      </w:r>
    </w:p>
    <w:p w14:paraId="307BDAAF" w14:textId="40A9F054" w:rsidR="002C231D" w:rsidRPr="00CE012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ins w:id="84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cempcta</w:t>
      </w:r>
      <w:ins w:id="85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86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ckbalcao</w:t>
      </w:r>
      <w:ins w:id="87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cknumcta</w:t>
      </w:r>
      <w:ins w:id="88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89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zdeposit_mis</w:t>
      </w:r>
      <w:ins w:id="90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ins w:id="91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cempcta</w:t>
      </w:r>
      <w:ins w:id="92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93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ckbalcao</w:t>
      </w:r>
      <w:ins w:id="94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, </w:t>
      </w:r>
      <w:ins w:id="95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cknumcta</w:t>
      </w:r>
      <w:ins w:id="96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97" w:author="Ana Rita Geraldo de Caguerelho" w:date="2025-03-03T21:55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zdeposit</w:t>
      </w:r>
      <w:ins w:id="98" w:author="Ana Rita Geraldo de Caguerelho" w:date="2025-03-03T21:55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CE012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C50118">
        <w:rPr>
          <w:rFonts w:ascii="Santander Text" w:hAnsi="Santander Text"/>
          <w:i/>
          <w:szCs w:val="18"/>
          <w:lang w:val="pt-PT"/>
          <w:rPrChange w:id="99" w:author="Ana Rita Geraldo de Caguerelho" w:date="2025-03-03T21:56:00Z">
            <w:rPr>
              <w:rFonts w:ascii="Santander Text" w:hAnsi="Santander Text"/>
              <w:szCs w:val="18"/>
              <w:lang w:val="pt-PT"/>
            </w:rPr>
          </w:rPrChange>
        </w:rPr>
        <w:t>string</w:t>
      </w:r>
      <w:r w:rsidRPr="00CE0124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mapeamentos;</w:t>
      </w:r>
    </w:p>
    <w:p w14:paraId="0D42B0DA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2A35CB34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</w:t>
      </w:r>
      <w:commentRangeStart w:id="100"/>
      <w:r w:rsidRPr="00CE0124">
        <w:rPr>
          <w:rFonts w:ascii="Santander Text" w:hAnsi="Santander Text"/>
          <w:szCs w:val="18"/>
          <w:lang w:val="pt-PT"/>
        </w:rPr>
        <w:t>variável AVRG_BLNC</w:t>
      </w:r>
      <w:commentRangeEnd w:id="100"/>
      <w:r w:rsidR="00C50118">
        <w:rPr>
          <w:rStyle w:val="CommentReference"/>
        </w:rPr>
        <w:commentReference w:id="100"/>
      </w:r>
      <w:r w:rsidRPr="00CE0124">
        <w:rPr>
          <w:rFonts w:ascii="Santander Text" w:hAnsi="Santander Text"/>
          <w:szCs w:val="18"/>
          <w:lang w:val="pt-PT"/>
        </w:rPr>
        <w:t xml:space="preserve">, deve considerar-se a soma da variável c001 da tabela </w:t>
      </w:r>
      <w:del w:id="101" w:author="Ana Rita Geraldo de Caguerelho" w:date="2025-03-03T21:56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F010A34" w14:textId="1797935D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Caso se trate de 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string</w:t>
      </w:r>
      <w:r w:rsidRPr="00CE0124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CE0124">
        <w:rPr>
          <w:rFonts w:ascii="Santander Text" w:hAnsi="Santander Text"/>
          <w:szCs w:val="18"/>
          <w:lang w:val="pt-PT"/>
        </w:rPr>
        <w:t xml:space="preserve">a soma entre o </w:t>
      </w:r>
      <w:r w:rsidRPr="00CE0124">
        <w:rPr>
          <w:rFonts w:ascii="Santander Text" w:hAnsi="Santander Text"/>
          <w:szCs w:val="18"/>
          <w:lang w:val="pt-PT"/>
        </w:rPr>
        <w:t>saldo pontual</w:t>
      </w:r>
      <w:r w:rsidR="004C636D" w:rsidRPr="00CE0124">
        <w:rPr>
          <w:rFonts w:ascii="Santander Text" w:hAnsi="Santander Text"/>
          <w:szCs w:val="18"/>
          <w:lang w:val="pt-PT"/>
        </w:rPr>
        <w:t xml:space="preserve"> e o saldo vencido</w:t>
      </w:r>
      <w:r w:rsidRPr="00CE0124">
        <w:rPr>
          <w:rFonts w:ascii="Santander Text" w:hAnsi="Santander Text"/>
          <w:szCs w:val="18"/>
          <w:lang w:val="pt-PT"/>
        </w:rPr>
        <w:t xml:space="preserve"> (variável </w:t>
      </w:r>
      <w:ins w:id="102" w:author="Ana Rita Geraldo de Caguerelho" w:date="2025-03-03T21:56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50118">
        <w:rPr>
          <w:rFonts w:ascii="Santander Text" w:hAnsi="Santander Text"/>
          <w:i/>
          <w:szCs w:val="18"/>
          <w:lang w:val="pt-PT"/>
          <w:rPrChange w:id="103" w:author="Ana Rita Geraldo de Caguerelho" w:date="2025-03-03T21:56:00Z">
            <w:rPr>
              <w:rFonts w:ascii="Santander Text" w:hAnsi="Santander Text"/>
              <w:szCs w:val="18"/>
              <w:lang w:val="pt-PT"/>
            </w:rPr>
          </w:rPrChange>
        </w:rPr>
        <w:t>c007</w:t>
      </w:r>
      <w:ins w:id="104" w:author="Ana Rita Geraldo de Caguerelho" w:date="2025-03-03T21:56:00Z">
        <w:r w:rsidR="00C50118">
          <w:rPr>
            <w:rFonts w:ascii="Santander Text" w:hAnsi="Santander Text"/>
            <w:szCs w:val="18"/>
            <w:lang w:val="pt-PT"/>
          </w:rPr>
          <w:t>’</w:t>
        </w:r>
      </w:ins>
      <w:r w:rsidR="004C636D" w:rsidRPr="00CE0124">
        <w:rPr>
          <w:rFonts w:ascii="Santander Text" w:hAnsi="Santander Text"/>
          <w:szCs w:val="18"/>
          <w:lang w:val="pt-PT"/>
        </w:rPr>
        <w:t xml:space="preserve"> e </w:t>
      </w:r>
      <w:ins w:id="105" w:author="Ana Rita Geraldo de Caguerelho" w:date="2025-03-03T21:56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="004C636D" w:rsidRPr="00C50118">
        <w:rPr>
          <w:rFonts w:ascii="Santander Text" w:hAnsi="Santander Text"/>
          <w:i/>
          <w:szCs w:val="18"/>
          <w:lang w:val="pt-PT"/>
          <w:rPrChange w:id="106" w:author="Ana Rita Geraldo de Caguerelho" w:date="2025-03-03T21:56:00Z">
            <w:rPr>
              <w:rFonts w:ascii="Santander Text" w:hAnsi="Santander Text"/>
              <w:szCs w:val="18"/>
              <w:lang w:val="pt-PT"/>
            </w:rPr>
          </w:rPrChange>
        </w:rPr>
        <w:t>c244</w:t>
      </w:r>
      <w:ins w:id="107" w:author="Ana Rita Geraldo de Caguerelho" w:date="2025-03-03T21:56:00Z">
        <w:r w:rsidR="00C50118">
          <w:rPr>
            <w:rFonts w:ascii="Santander Text" w:hAnsi="Santander Text"/>
            <w:szCs w:val="18"/>
            <w:lang w:val="pt-PT"/>
          </w:rPr>
          <w:t>’</w:t>
        </w:r>
      </w:ins>
      <w:r w:rsidR="00014366" w:rsidRPr="00CE0124">
        <w:rPr>
          <w:rFonts w:ascii="Santander Text" w:hAnsi="Santander Text"/>
          <w:szCs w:val="18"/>
          <w:lang w:val="pt-PT"/>
        </w:rPr>
        <w:t>, respetivamente,</w:t>
      </w:r>
      <w:r w:rsidRPr="00CE0124">
        <w:rPr>
          <w:rFonts w:ascii="Santander Text" w:hAnsi="Santander Text"/>
          <w:szCs w:val="18"/>
          <w:lang w:val="pt-PT"/>
        </w:rPr>
        <w:t xml:space="preserve"> da tabela </w:t>
      </w:r>
      <w:del w:id="108" w:author="Ana Rita Geraldo de Caguerelho" w:date="2025-03-03T21:56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CE0124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CE0124">
        <w:rPr>
          <w:rFonts w:ascii="Santander Text" w:hAnsi="Santander Text"/>
          <w:szCs w:val="18"/>
          <w:lang w:val="pt-PT"/>
        </w:rPr>
        <w:t xml:space="preserve">soma de </w:t>
      </w:r>
      <w:r w:rsidRPr="00CE0124">
        <w:rPr>
          <w:rFonts w:ascii="Santander Text" w:hAnsi="Santander Text"/>
          <w:szCs w:val="18"/>
          <w:lang w:val="pt-PT"/>
        </w:rPr>
        <w:t>saldo pontual</w:t>
      </w:r>
      <w:r w:rsidR="00014366" w:rsidRPr="00CE0124">
        <w:rPr>
          <w:rFonts w:ascii="Santander Text" w:hAnsi="Santander Text"/>
          <w:szCs w:val="18"/>
          <w:lang w:val="pt-PT"/>
        </w:rPr>
        <w:t xml:space="preserve"> e saldo vencido</w:t>
      </w:r>
      <w:r w:rsidRPr="00CE0124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CE0124">
        <w:rPr>
          <w:rFonts w:ascii="Santander Text" w:hAnsi="Santander Text"/>
          <w:szCs w:val="18"/>
          <w:lang w:val="pt-PT"/>
        </w:rPr>
        <w:t xml:space="preserve"> soma de</w:t>
      </w:r>
      <w:r w:rsidRPr="00CE0124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CE0124">
        <w:rPr>
          <w:rFonts w:ascii="Santander Text" w:hAnsi="Santander Text"/>
          <w:szCs w:val="18"/>
          <w:lang w:val="pt-PT"/>
        </w:rPr>
        <w:t xml:space="preserve"> e saldo vencido</w:t>
      </w:r>
      <w:r w:rsidRPr="00CE0124">
        <w:rPr>
          <w:rFonts w:ascii="Santander Text" w:hAnsi="Santander Text"/>
          <w:szCs w:val="18"/>
          <w:lang w:val="pt-PT"/>
        </w:rPr>
        <w:t>.</w:t>
      </w:r>
      <w:r w:rsidR="001A6BC0" w:rsidRPr="00CE0124">
        <w:rPr>
          <w:rFonts w:ascii="Santander Text" w:hAnsi="Santander Text"/>
          <w:szCs w:val="18"/>
          <w:lang w:val="pt-PT"/>
        </w:rPr>
        <w:t xml:space="preserve"> Caso </w:t>
      </w:r>
      <w:r w:rsidR="00014366" w:rsidRPr="00CE0124">
        <w:rPr>
          <w:rFonts w:ascii="Santander Text" w:hAnsi="Santander Text"/>
          <w:szCs w:val="18"/>
          <w:lang w:val="pt-PT"/>
        </w:rPr>
        <w:t>a</w:t>
      </w:r>
      <w:r w:rsidR="00A038C4" w:rsidRPr="00CE0124">
        <w:rPr>
          <w:rFonts w:ascii="Santander Text" w:hAnsi="Santander Text"/>
          <w:szCs w:val="18"/>
          <w:lang w:val="pt-PT"/>
        </w:rPr>
        <w:t xml:space="preserve"> maior</w:t>
      </w:r>
      <w:r w:rsidR="00014366" w:rsidRPr="00CE0124">
        <w:rPr>
          <w:rFonts w:ascii="Santander Text" w:hAnsi="Santander Text"/>
          <w:szCs w:val="18"/>
          <w:lang w:val="pt-PT"/>
        </w:rPr>
        <w:t xml:space="preserve"> soma de</w:t>
      </w:r>
      <w:r w:rsidR="00A038C4" w:rsidRPr="00CE0124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CE0124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CE0124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CE0124">
        <w:rPr>
          <w:rFonts w:ascii="Santander Text" w:hAnsi="Santander Text"/>
          <w:szCs w:val="18"/>
          <w:lang w:val="pt-PT"/>
        </w:rPr>
        <w:t xml:space="preserve"> </w:t>
      </w:r>
      <w:r w:rsidR="00B06001" w:rsidRPr="00CE0124">
        <w:rPr>
          <w:rFonts w:ascii="Santander Text" w:hAnsi="Santander Text"/>
          <w:szCs w:val="18"/>
          <w:lang w:val="pt-PT"/>
        </w:rPr>
        <w:t>2</w:t>
      </w:r>
      <w:r w:rsidR="001A6BC0" w:rsidRPr="00CE0124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CE0124">
        <w:rPr>
          <w:rFonts w:ascii="Santander Text" w:hAnsi="Santander Text"/>
          <w:szCs w:val="18"/>
          <w:lang w:val="pt-PT"/>
        </w:rPr>
        <w:t>, deve</w:t>
      </w:r>
      <w:r w:rsidR="00457BCB" w:rsidRPr="00CE0124">
        <w:rPr>
          <w:rFonts w:ascii="Santander Text" w:hAnsi="Santander Text"/>
          <w:szCs w:val="18"/>
          <w:lang w:val="pt-PT"/>
        </w:rPr>
        <w:t xml:space="preserve"> </w:t>
      </w:r>
      <w:r w:rsidR="000F276F" w:rsidRPr="00CE0124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CE012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03590B14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ins w:id="109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ins w:id="110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111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ins w:id="112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da tabela </w:t>
      </w:r>
      <w:del w:id="113" w:author="Ana Rita Geraldo de Caguerelho" w:date="2025-03-03T21:57:00Z">
        <w:r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fr004_cto</w:t>
      </w:r>
      <w:r w:rsidRPr="00CE0124">
        <w:rPr>
          <w:rFonts w:ascii="Santander Text" w:hAnsi="Santander Text"/>
          <w:szCs w:val="18"/>
          <w:lang w:val="pt-PT"/>
        </w:rPr>
        <w:t>), quando a soma destas é diferente de zero ((</w:t>
      </w:r>
      <w:ins w:id="114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ins w:id="115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+ </w:t>
      </w:r>
      <w:ins w:id="116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ins w:id="117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ins w:id="118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ins w:id="119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+ </w:t>
      </w:r>
      <w:ins w:id="120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ins w:id="121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 /total (</w:t>
      </w:r>
      <w:ins w:id="122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ins w:id="123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+ </w:t>
      </w:r>
      <w:ins w:id="124" w:author="Ana Rita Geraldo de Caguerelho" w:date="2025-03-03T21:57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ins w:id="125" w:author="Ana Rita Geraldo de Caguerelho" w:date="2025-03-03T21:57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);</w:t>
      </w:r>
    </w:p>
    <w:p w14:paraId="01B13A1B" w14:textId="0946C6AB" w:rsidR="002C231D" w:rsidRPr="00CE012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Caso se trate de variáveis numéricas, mas (</w:t>
      </w:r>
      <w:ins w:id="126" w:author="Ana Rita Geraldo de Caguerelho" w:date="2025-03-03T21:58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capital_juro_on_a</w:t>
      </w:r>
      <w:ins w:id="127" w:author="Ana Rita Geraldo de Caguerelho" w:date="2025-03-03T21:58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+ </w:t>
      </w:r>
      <w:ins w:id="128" w:author="Ana Rita Geraldo de Caguerelho" w:date="2025-03-03T21:58:00Z">
        <w:r w:rsidR="00C50118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capital_juro_on_p</w:t>
      </w:r>
      <w:ins w:id="129" w:author="Ana Rita Geraldo de Caguerelho" w:date="2025-03-03T21:58:00Z">
        <w:r w:rsidR="00C50118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CE0124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130" w:name="_Toc190378740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130"/>
    </w:p>
    <w:p w14:paraId="617A6EC5" w14:textId="0EF72B35" w:rsidR="00DA6F75" w:rsidRPr="00CE0124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CE0124">
        <w:rPr>
          <w:rFonts w:ascii="Santander Text" w:hAnsi="Santander Text"/>
          <w:szCs w:val="18"/>
          <w:lang w:val="pt-PT"/>
        </w:rPr>
        <w:t>aprovisionadas com base na tabela</w:t>
      </w:r>
      <w:del w:id="131" w:author="Ana Rita Geraldo de Caguerelho" w:date="2025-03-03T21:58:00Z">
        <w:r w:rsidR="00E26281" w:rsidRPr="00CE0124" w:rsidDel="00C50118">
          <w:rPr>
            <w:rFonts w:ascii="Santander Text" w:hAnsi="Santander Text"/>
            <w:szCs w:val="18"/>
            <w:lang w:val="pt-PT"/>
          </w:rPr>
          <w:delText xml:space="preserve"> </w:delText>
        </w:r>
        <w:r w:rsidR="00EB6363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business_esg.</w:delText>
        </w:r>
      </w:del>
      <w:ins w:id="132" w:author="Ana Rita Geraldo de Caguerelho" w:date="2025-03-03T21:58:00Z">
        <w:r w:rsidR="00C50118">
          <w:rPr>
            <w:rFonts w:ascii="Santander Text" w:hAnsi="Santander Text"/>
            <w:i/>
            <w:iCs/>
            <w:szCs w:val="18"/>
            <w:lang w:val="pt-PT"/>
          </w:rPr>
          <w:t xml:space="preserve"> </w:t>
        </w:r>
      </w:ins>
      <w:r w:rsidR="00EB6363" w:rsidRPr="00CE0124">
        <w:rPr>
          <w:rFonts w:ascii="Santander Text" w:hAnsi="Santander Text"/>
          <w:i/>
          <w:iCs/>
          <w:szCs w:val="18"/>
          <w:lang w:val="pt-PT"/>
        </w:rPr>
        <w:t>modesg_out_crtrs_sfcs</w:t>
      </w:r>
      <w:r w:rsidR="00E26281" w:rsidRPr="00CE0124">
        <w:rPr>
          <w:rFonts w:ascii="Santander Text" w:hAnsi="Santander Text"/>
          <w:szCs w:val="18"/>
          <w:lang w:val="pt-PT"/>
        </w:rPr>
        <w:t xml:space="preserve">. </w:t>
      </w:r>
      <w:r w:rsidR="00620B53" w:rsidRPr="00CE0124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CE0124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CE0124">
        <w:rPr>
          <w:rFonts w:ascii="Santander Text" w:hAnsi="Santander Text"/>
          <w:szCs w:val="18"/>
          <w:lang w:val="pt-PT"/>
        </w:rPr>
        <w:t xml:space="preserve"> </w:t>
      </w:r>
      <w:del w:id="133" w:author="Ana Rita Geraldo de Caguerelho" w:date="2025-03-03T21:59:00Z">
        <w:r w:rsidR="005A6076" w:rsidRPr="00CE0124" w:rsidDel="00C50118">
          <w:rPr>
            <w:rFonts w:ascii="Santander Text" w:hAnsi="Santander Text"/>
            <w:szCs w:val="18"/>
            <w:lang w:val="pt-PT"/>
          </w:rPr>
          <w:delText>cd_captools.</w:delText>
        </w:r>
      </w:del>
      <w:r w:rsidR="005A6076" w:rsidRPr="00CE0124">
        <w:rPr>
          <w:rFonts w:ascii="Santander Text" w:hAnsi="Santander Text"/>
          <w:szCs w:val="18"/>
          <w:lang w:val="pt-PT"/>
        </w:rPr>
        <w:t>kt_chaves_finrep)</w:t>
      </w:r>
      <w:r w:rsidR="00224860" w:rsidRPr="00CE0124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CE0124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134" w:name="_Toc190378741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CE0124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CE0124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134"/>
    </w:p>
    <w:p w14:paraId="67913109" w14:textId="3E488584" w:rsidR="0059036E" w:rsidRPr="00CE0124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Existe um conjunto de 2</w:t>
      </w:r>
      <w:r w:rsidR="00FF0A9D" w:rsidRPr="00CE0124">
        <w:rPr>
          <w:rFonts w:ascii="Santander Text" w:hAnsi="Santander Text"/>
          <w:szCs w:val="18"/>
          <w:lang w:val="pt-PT"/>
        </w:rPr>
        <w:t>2</w:t>
      </w:r>
      <w:r w:rsidRPr="00CE0124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del w:id="135" w:author="Ana Rita Geraldo de Caguerelho" w:date="2025-03-03T21:59:00Z">
        <w:r w:rsidR="00373CEB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cd</w:delText>
        </w:r>
        <w:r w:rsidR="00984A19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_</w:delText>
        </w:r>
        <w:r w:rsidR="00F06457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loan</w:delText>
        </w:r>
        <w:r w:rsidR="00926B10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_</w:delText>
        </w:r>
        <w:r w:rsidR="00F06457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tape</w:delText>
        </w:r>
        <w:r w:rsidR="00926B10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s</w:delText>
        </w:r>
        <w:r w:rsidR="00F06457" w:rsidRPr="00CE0124" w:rsidDel="00C50118">
          <w:rPr>
            <w:rFonts w:ascii="Santander Text" w:hAnsi="Santander Text"/>
            <w:i/>
            <w:iCs/>
            <w:szCs w:val="18"/>
            <w:lang w:val="pt-PT"/>
          </w:rPr>
          <w:delText>_bce.</w:delText>
        </w:r>
      </w:del>
      <w:r w:rsidR="00F06457" w:rsidRPr="00CE0124">
        <w:rPr>
          <w:rFonts w:ascii="Santander Text" w:hAnsi="Santander Text"/>
          <w:i/>
          <w:iCs/>
          <w:szCs w:val="18"/>
          <w:lang w:val="pt-PT"/>
        </w:rPr>
        <w:t>ct824_assoc_kpi_gd</w:t>
      </w:r>
      <w:r w:rsidRPr="00CE0124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CE0124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CE012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421D2ACE" w:rsidR="008A64D3" w:rsidRPr="00CE012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del w:id="136" w:author="Ana Rita Geraldo de Caguerelho" w:date="2025-03-03T21:59:00Z">
        <w:r w:rsidRPr="00CE0124" w:rsidDel="0041220A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Pr="00CE0124">
        <w:rPr>
          <w:rFonts w:ascii="Santander Text" w:hAnsi="Santander Text"/>
          <w:i/>
          <w:iCs/>
          <w:szCs w:val="18"/>
          <w:lang w:val="pt-PT"/>
        </w:rPr>
        <w:t>metaproduto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Pr="00CE0124">
        <w:rPr>
          <w:rFonts w:ascii="Santander Text" w:hAnsi="Santander Text"/>
          <w:szCs w:val="18"/>
          <w:lang w:val="pt-PT"/>
        </w:rPr>
        <w:t xml:space="preserve"> no sentido de associar o respetivo </w:t>
      </w:r>
      <w:ins w:id="137" w:author="Ana Rita Geraldo de Caguerelho" w:date="2025-03-03T21:59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ins w:id="138" w:author="Ana Rita Geraldo de Caguerelho" w:date="2025-03-03T21:59:00Z">
        <w:r w:rsidR="0041220A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F6AA272" w:rsidR="008A64D3" w:rsidRPr="00CE012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ins w:id="139" w:author="Ana Rita Geraldo de Caguerelho" w:date="2025-03-03T22:00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ins w:id="140" w:author="Ana Rita Geraldo de Caguerelho" w:date="2025-03-03T22:00:00Z">
        <w:r w:rsidR="0041220A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para definir, com base no </w:t>
      </w:r>
      <w:ins w:id="141" w:author="Ana Rita Geraldo de Caguerelho" w:date="2025-03-03T22:00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41220A">
        <w:rPr>
          <w:rFonts w:ascii="Santander Text" w:hAnsi="Santander Text"/>
          <w:i/>
          <w:szCs w:val="18"/>
          <w:lang w:val="pt-PT"/>
          <w:rPrChange w:id="142" w:author="Ana Rita Geraldo de Caguerelho" w:date="2025-03-03T22:00:00Z">
            <w:rPr>
              <w:rFonts w:ascii="Santander Text" w:hAnsi="Santander Text"/>
              <w:szCs w:val="18"/>
              <w:lang w:val="pt-PT"/>
            </w:rPr>
          </w:rPrChange>
        </w:rPr>
        <w:t>tipo_conta_local</w:t>
      </w:r>
      <w:ins w:id="143" w:author="Ana Rita Geraldo de Caguerelho" w:date="2025-03-03T22:00:00Z">
        <w:r w:rsidR="0041220A">
          <w:rPr>
            <w:rFonts w:ascii="Santander Text" w:hAnsi="Santander Text"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2C090AE6" w14:textId="6F7F5B9A" w:rsidR="00FF0A9D" w:rsidRPr="00CE0124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CE0124">
        <w:rPr>
          <w:rFonts w:ascii="Santander Text" w:hAnsi="Santander Text"/>
          <w:i/>
          <w:iCs/>
          <w:szCs w:val="18"/>
          <w:lang w:val="pt-PT"/>
        </w:rPr>
        <w:t>atu.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ant.</w:t>
      </w:r>
      <w:r w:rsidRPr="00CE0124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del w:id="144" w:author="Ana Rita Geraldo de Caguerelho" w:date="2025-03-03T22:00:00Z">
        <w:r w:rsidRPr="00CE0124" w:rsidDel="0041220A">
          <w:rPr>
            <w:rFonts w:ascii="Santander Text" w:hAnsi="Santander Text"/>
            <w:szCs w:val="18"/>
            <w:lang w:val="pt-PT"/>
          </w:rPr>
          <w:delText xml:space="preserve">Janeiro </w:delText>
        </w:r>
      </w:del>
      <w:ins w:id="145" w:author="Ana Rita Geraldo de Caguerelho" w:date="2025-03-03T22:00:00Z">
        <w:r w:rsidR="0041220A">
          <w:rPr>
            <w:rFonts w:ascii="Santander Text" w:hAnsi="Santander Text"/>
            <w:szCs w:val="18"/>
            <w:lang w:val="pt-PT"/>
          </w:rPr>
          <w:t>j</w:t>
        </w:r>
        <w:r w:rsidR="0041220A" w:rsidRPr="00CE0124">
          <w:rPr>
            <w:rFonts w:ascii="Santander Text" w:hAnsi="Santander Text"/>
            <w:szCs w:val="18"/>
            <w:lang w:val="pt-PT"/>
          </w:rPr>
          <w:t xml:space="preserve">aneiro </w:t>
        </w:r>
      </w:ins>
      <w:r w:rsidRPr="00CE0124">
        <w:rPr>
          <w:rFonts w:ascii="Santander Text" w:hAnsi="Santander Text"/>
          <w:szCs w:val="18"/>
          <w:lang w:val="pt-PT"/>
        </w:rPr>
        <w:t>de qualquer ano, deve desconsiderar-se as variáveis que referenciem o mês anterior.</w:t>
      </w:r>
    </w:p>
    <w:p w14:paraId="1D47C789" w14:textId="79CFB62E" w:rsidR="00D076E4" w:rsidRPr="00CE0124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CE0124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376EF7C6" w:rsidR="00D076E4" w:rsidRPr="00CE0124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valor a alocar é definido de acordo com as regras especificadas na tabela </w:t>
      </w:r>
      <w:del w:id="146" w:author="Ana Rita Geraldo de Caguerelho" w:date="2025-03-03T22:00:00Z">
        <w:r w:rsidRPr="00CE0124" w:rsidDel="0041220A">
          <w:rPr>
            <w:rFonts w:ascii="Santander Text" w:hAnsi="Santander Text"/>
            <w:szCs w:val="18"/>
            <w:lang w:val="pt-PT"/>
          </w:rPr>
          <w:delText>cd_captools.</w:delText>
        </w:r>
      </w:del>
      <w:r w:rsidRPr="0041220A">
        <w:rPr>
          <w:rFonts w:ascii="Santander Text" w:hAnsi="Santander Text"/>
          <w:i/>
          <w:szCs w:val="18"/>
          <w:lang w:val="pt-PT"/>
          <w:rPrChange w:id="147" w:author="Ana Rita Geraldo de Caguerelho" w:date="2025-03-03T22:00:00Z">
            <w:rPr>
              <w:rFonts w:ascii="Santander Text" w:hAnsi="Santander Text"/>
              <w:szCs w:val="18"/>
              <w:lang w:val="pt-PT"/>
            </w:rPr>
          </w:rPrChange>
        </w:rPr>
        <w:t>ct875_regras_dim</w:t>
      </w:r>
      <w:r w:rsidRPr="00CE0124">
        <w:rPr>
          <w:rFonts w:ascii="Santander Text" w:hAnsi="Santander Text"/>
          <w:szCs w:val="18"/>
          <w:lang w:val="pt-PT"/>
        </w:rPr>
        <w:t xml:space="preserve">, garantindo que se garante os cruzamentos definidos em 4.1.1. Esta tabela de parametrização atua como uma </w:t>
      </w:r>
      <w:r w:rsidRPr="0041220A">
        <w:rPr>
          <w:rFonts w:ascii="Santander Text" w:hAnsi="Santander Text"/>
          <w:i/>
          <w:szCs w:val="18"/>
          <w:lang w:val="pt-PT"/>
          <w:rPrChange w:id="148" w:author="Ana Rita Geraldo de Caguerelho" w:date="2025-03-03T22:00:00Z">
            <w:rPr>
              <w:rFonts w:ascii="Santander Text" w:hAnsi="Santander Text"/>
              <w:szCs w:val="18"/>
              <w:lang w:val="pt-PT"/>
            </w:rPr>
          </w:rPrChange>
        </w:rPr>
        <w:t>lookup</w:t>
      </w:r>
      <w:r w:rsidRPr="00CE0124">
        <w:rPr>
          <w:rFonts w:ascii="Santander Text" w:hAnsi="Santander Text"/>
          <w:szCs w:val="18"/>
          <w:lang w:val="pt-PT"/>
        </w:rPr>
        <w:t xml:space="preserve">. Para garantir a correta alocação dos valores origem (combinação entre as variáveis </w:t>
      </w:r>
      <w:ins w:id="149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41220A">
        <w:rPr>
          <w:rFonts w:ascii="Santander Text" w:hAnsi="Santander Text"/>
          <w:i/>
          <w:szCs w:val="18"/>
          <w:lang w:val="pt-PT"/>
          <w:rPrChange w:id="150" w:author="Ana Rita Geraldo de Caguerelho" w:date="2025-03-03T22:00:00Z">
            <w:rPr>
              <w:rFonts w:ascii="Santander Text" w:hAnsi="Santander Text"/>
              <w:szCs w:val="18"/>
              <w:lang w:val="pt-PT"/>
            </w:rPr>
          </w:rPrChange>
        </w:rPr>
        <w:t>ckarea</w:t>
      </w:r>
      <w:ins w:id="151" w:author="Ana Rita Geraldo de Caguerelho" w:date="2025-03-03T22:01:00Z">
        <w:r w:rsidR="0041220A">
          <w:rPr>
            <w:rFonts w:ascii="Santander Text" w:hAnsi="Santander Text"/>
            <w:i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e </w:t>
      </w:r>
      <w:ins w:id="152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41220A">
        <w:rPr>
          <w:rFonts w:ascii="Santander Text" w:hAnsi="Santander Text"/>
          <w:i/>
          <w:szCs w:val="18"/>
          <w:lang w:val="pt-PT"/>
          <w:rPrChange w:id="153" w:author="Ana Rita Geraldo de Caguerelho" w:date="2025-03-03T22:01:00Z">
            <w:rPr>
              <w:rFonts w:ascii="Santander Text" w:hAnsi="Santander Text"/>
              <w:szCs w:val="18"/>
              <w:lang w:val="pt-PT"/>
            </w:rPr>
          </w:rPrChange>
        </w:rPr>
        <w:t>ckmetamis</w:t>
      </w:r>
      <w:ins w:id="154" w:author="Ana Rita Geraldo de Caguerelho" w:date="2025-03-03T22:01:00Z">
        <w:r w:rsidR="0041220A" w:rsidRPr="0041220A">
          <w:rPr>
            <w:rFonts w:ascii="Santander Text" w:hAnsi="Santander Text"/>
            <w:i/>
            <w:szCs w:val="18"/>
            <w:lang w:val="pt-PT"/>
            <w:rPrChange w:id="155" w:author="Ana Rita Geraldo de Caguerelho" w:date="2025-03-03T22:01:00Z">
              <w:rPr>
                <w:rFonts w:ascii="Santander Text" w:hAnsi="Santander Text"/>
                <w:szCs w:val="18"/>
                <w:lang w:val="pt-PT"/>
              </w:rPr>
            </w:rPrChange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) e valores destino (variável </w:t>
      </w:r>
      <w:ins w:id="156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41220A">
        <w:rPr>
          <w:rFonts w:ascii="Santander Text" w:hAnsi="Santander Text"/>
          <w:i/>
          <w:szCs w:val="18"/>
          <w:lang w:val="pt-PT"/>
          <w:rPrChange w:id="157" w:author="Ana Rita Geraldo de Caguerelho" w:date="2025-03-03T22:01:00Z">
            <w:rPr>
              <w:rFonts w:ascii="Santander Text" w:hAnsi="Santander Text"/>
              <w:szCs w:val="18"/>
              <w:lang w:val="pt-PT"/>
            </w:rPr>
          </w:rPrChange>
        </w:rPr>
        <w:t>valor_campo</w:t>
      </w:r>
      <w:ins w:id="158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 deve ser seguida a sequência definida na variável ordem.</w:t>
      </w:r>
    </w:p>
    <w:p w14:paraId="0F576154" w14:textId="3F6FA57C" w:rsidR="00D076E4" w:rsidRPr="00CE0124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 cenário em que para uma mesma chave de contrato MIS existe mais do que um registo na tabela </w:t>
      </w:r>
      <w:del w:id="159" w:author="Ana Rita Geraldo de Caguerelho" w:date="2025-03-03T22:01:00Z">
        <w:r w:rsidRPr="00CE0124" w:rsidDel="0041220A">
          <w:rPr>
            <w:rFonts w:ascii="Santander Text" w:hAnsi="Santander Text"/>
            <w:szCs w:val="18"/>
            <w:lang w:val="pt-PT"/>
          </w:rPr>
          <w:delText>cd_captools.</w:delText>
        </w:r>
      </w:del>
      <w:r w:rsidRPr="0041220A">
        <w:rPr>
          <w:rFonts w:ascii="Santander Text" w:hAnsi="Santander Text"/>
          <w:i/>
          <w:szCs w:val="18"/>
          <w:lang w:val="pt-PT"/>
          <w:rPrChange w:id="160" w:author="Ana Rita Geraldo de Caguerelho" w:date="2025-03-03T22:01:00Z">
            <w:rPr>
              <w:rFonts w:ascii="Santander Text" w:hAnsi="Santander Text"/>
              <w:szCs w:val="18"/>
              <w:lang w:val="pt-PT"/>
            </w:rPr>
          </w:rPrChange>
        </w:rPr>
        <w:t>ct207_rent_over</w:t>
      </w:r>
      <w:r w:rsidRPr="00CE0124">
        <w:rPr>
          <w:rFonts w:ascii="Santander Text" w:hAnsi="Santander Text"/>
          <w:szCs w:val="18"/>
          <w:lang w:val="pt-PT"/>
        </w:rPr>
        <w:t xml:space="preserve">, deve considerar-se o valor para o qual o saldo pontual é diferente de zero, ou seja, na tabela </w:t>
      </w:r>
      <w:del w:id="161" w:author="Ana Rita Geraldo de Caguerelho" w:date="2025-03-03T22:01:00Z">
        <w:r w:rsidRPr="00CE0124" w:rsidDel="0041220A">
          <w:rPr>
            <w:rFonts w:ascii="Santander Text" w:hAnsi="Santander Text"/>
            <w:szCs w:val="18"/>
            <w:lang w:val="pt-PT"/>
          </w:rPr>
          <w:delText>cd_captools.</w:delText>
        </w:r>
      </w:del>
      <w:r w:rsidRPr="0041220A">
        <w:rPr>
          <w:rFonts w:ascii="Santander Text" w:hAnsi="Santander Text"/>
          <w:i/>
          <w:szCs w:val="18"/>
          <w:lang w:val="pt-PT"/>
          <w:rPrChange w:id="162" w:author="Ana Rita Geraldo de Caguerelho" w:date="2025-03-03T22:01:00Z">
            <w:rPr>
              <w:rFonts w:ascii="Santander Text" w:hAnsi="Santander Text"/>
              <w:szCs w:val="18"/>
              <w:lang w:val="pt-PT"/>
            </w:rPr>
          </w:rPrChange>
        </w:rPr>
        <w:t>ct209_rent_kpm</w:t>
      </w:r>
      <w:r w:rsidRPr="00CE0124">
        <w:rPr>
          <w:rFonts w:ascii="Santander Text" w:hAnsi="Santander Text"/>
          <w:szCs w:val="18"/>
          <w:lang w:val="pt-PT"/>
        </w:rPr>
        <w:t xml:space="preserve"> o </w:t>
      </w:r>
      <w:del w:id="163" w:author="Ana Rita Geraldo de Caguerelho" w:date="2025-03-03T22:01:00Z">
        <w:r w:rsidRPr="00CE0124" w:rsidDel="0041220A">
          <w:rPr>
            <w:rFonts w:ascii="Santander Text" w:hAnsi="Santander Text"/>
            <w:szCs w:val="18"/>
            <w:lang w:val="pt-PT"/>
          </w:rPr>
          <w:delText xml:space="preserve">C007 </w:delText>
        </w:r>
      </w:del>
      <w:ins w:id="164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‘</w:t>
        </w:r>
        <w:r w:rsidR="0041220A" w:rsidRPr="0041220A">
          <w:rPr>
            <w:rFonts w:ascii="Santander Text" w:hAnsi="Santander Text"/>
            <w:i/>
            <w:szCs w:val="18"/>
            <w:lang w:val="pt-PT"/>
            <w:rPrChange w:id="165" w:author="Ana Rita Geraldo de Caguerelho" w:date="2025-03-03T22:01:00Z">
              <w:rPr>
                <w:rFonts w:ascii="Santander Text" w:hAnsi="Santander Text"/>
                <w:szCs w:val="18"/>
                <w:lang w:val="pt-PT"/>
              </w:rPr>
            </w:rPrChange>
          </w:rPr>
          <w:t>c007</w:t>
        </w:r>
        <w:r w:rsidR="0041220A">
          <w:rPr>
            <w:rFonts w:ascii="Santander Text" w:hAnsi="Santander Text"/>
            <w:i/>
            <w:szCs w:val="18"/>
            <w:lang w:val="pt-PT"/>
          </w:rPr>
          <w:t>’</w:t>
        </w:r>
        <w:r w:rsidR="0041220A" w:rsidRPr="00CE0124">
          <w:rPr>
            <w:rFonts w:ascii="Santander Text" w:hAnsi="Santander Text"/>
            <w:szCs w:val="18"/>
            <w:lang w:val="pt-PT"/>
          </w:rPr>
          <w:t xml:space="preserve"> </w:t>
        </w:r>
      </w:ins>
      <w:r w:rsidRPr="00CE0124">
        <w:rPr>
          <w:rFonts w:ascii="Santander Text" w:hAnsi="Santander Text"/>
          <w:szCs w:val="18"/>
          <w:lang w:val="pt-PT"/>
        </w:rPr>
        <w:t xml:space="preserve">&lt;&gt;0, agrupando por chave contrato MIS e </w:t>
      </w:r>
      <w:ins w:id="166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Pr="0041220A">
        <w:rPr>
          <w:rFonts w:ascii="Santander Text" w:hAnsi="Santander Text"/>
          <w:i/>
          <w:szCs w:val="18"/>
          <w:lang w:val="pt-PT"/>
          <w:rPrChange w:id="167" w:author="Ana Rita Geraldo de Caguerelho" w:date="2025-03-03T22:01:00Z">
            <w:rPr>
              <w:rFonts w:ascii="Santander Text" w:hAnsi="Santander Text"/>
              <w:szCs w:val="18"/>
              <w:lang w:val="pt-PT"/>
            </w:rPr>
          </w:rPrChange>
        </w:rPr>
        <w:t>zcliente</w:t>
      </w:r>
      <w:ins w:id="168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CE0124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169" w:name="_Toc190378743"/>
      <w:r w:rsidRPr="00CE0124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CE0124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CE0124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169"/>
    </w:p>
    <w:p w14:paraId="72A47B5E" w14:textId="77777777" w:rsidR="00631F7C" w:rsidRPr="00CE0124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170" w:name="_Hlk147237442"/>
      <w:r w:rsidRPr="00CE0124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CE0124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2A67E4E3" w:rsidR="00A5742C" w:rsidRPr="00CE0124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variável </w:t>
      </w:r>
      <w:ins w:id="171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="0041220A" w:rsidRPr="0041220A">
        <w:rPr>
          <w:rFonts w:ascii="Santander Text" w:hAnsi="Santander Text"/>
          <w:i/>
          <w:szCs w:val="18"/>
          <w:lang w:val="pt-PT"/>
          <w:rPrChange w:id="172" w:author="Ana Rita Geraldo de Caguerelho" w:date="2025-03-03T22:01:00Z">
            <w:rPr>
              <w:rFonts w:ascii="Santander Text" w:hAnsi="Santander Text"/>
              <w:szCs w:val="18"/>
              <w:lang w:val="pt-PT"/>
            </w:rPr>
          </w:rPrChange>
        </w:rPr>
        <w:t>flg_intrbsnss</w:t>
      </w:r>
      <w:ins w:id="173" w:author="Ana Rita Geraldo de Caguerelho" w:date="2025-03-03T22:01:00Z">
        <w:r w:rsidR="0041220A">
          <w:rPr>
            <w:rFonts w:ascii="Santander Text" w:hAnsi="Santander Text"/>
            <w:szCs w:val="18"/>
            <w:lang w:val="pt-PT"/>
          </w:rPr>
          <w:t>’</w:t>
        </w:r>
      </w:ins>
      <w:r w:rsidR="00A432CA" w:rsidRPr="00CE0124">
        <w:rPr>
          <w:rFonts w:ascii="Santander Text" w:hAnsi="Santander Text"/>
          <w:szCs w:val="18"/>
          <w:lang w:val="pt-PT"/>
        </w:rPr>
        <w:t xml:space="preserve"> </w:t>
      </w:r>
      <w:r w:rsidR="00046826" w:rsidRPr="00CE0124">
        <w:rPr>
          <w:rFonts w:ascii="Santander Text" w:hAnsi="Santander Text"/>
          <w:szCs w:val="18"/>
          <w:lang w:val="pt-PT"/>
        </w:rPr>
        <w:t>ser</w:t>
      </w:r>
      <w:r w:rsidR="00A432CA" w:rsidRPr="00CE0124">
        <w:rPr>
          <w:rFonts w:ascii="Santander Text" w:hAnsi="Santander Text"/>
          <w:szCs w:val="18"/>
          <w:lang w:val="pt-PT"/>
        </w:rPr>
        <w:t>á</w:t>
      </w:r>
      <w:r w:rsidR="00046826" w:rsidRPr="00CE0124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CE0124">
        <w:rPr>
          <w:rFonts w:ascii="Santander Text" w:hAnsi="Santander Text"/>
          <w:szCs w:val="18"/>
          <w:lang w:val="pt-PT"/>
        </w:rPr>
        <w:t xml:space="preserve">valor </w:t>
      </w:r>
      <w:r w:rsidR="00656A7F" w:rsidRPr="00CE0124">
        <w:rPr>
          <w:rFonts w:ascii="Santander Text" w:hAnsi="Santander Text"/>
          <w:i/>
          <w:iCs/>
          <w:szCs w:val="18"/>
          <w:lang w:val="pt-PT"/>
        </w:rPr>
        <w:t>N</w:t>
      </w:r>
      <w:bookmarkStart w:id="174" w:name="_Hlk147237501"/>
      <w:bookmarkEnd w:id="170"/>
      <w:r w:rsidR="00656A7F" w:rsidRPr="00CE0124">
        <w:rPr>
          <w:rFonts w:ascii="Santander Text" w:hAnsi="Santander Text"/>
          <w:szCs w:val="18"/>
          <w:lang w:val="pt-PT"/>
        </w:rPr>
        <w:t>;</w:t>
      </w:r>
    </w:p>
    <w:p w14:paraId="29B21C3D" w14:textId="1ECC85BC" w:rsidR="003C2F5A" w:rsidRPr="00CE0124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A5742C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</w:t>
      </w:r>
      <w:r w:rsidR="00A5742C" w:rsidRPr="00CE0124">
        <w:rPr>
          <w:rFonts w:ascii="Santander Text" w:hAnsi="Santander Text"/>
          <w:szCs w:val="18"/>
          <w:lang w:val="pt-PT"/>
        </w:rPr>
        <w:t>is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ins w:id="175" w:author="Ana Rita Geraldo de Caguerelho" w:date="2025-03-03T22:02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="0041220A" w:rsidRPr="0041220A">
        <w:rPr>
          <w:rFonts w:ascii="Santander Text" w:hAnsi="Santander Text"/>
          <w:i/>
          <w:szCs w:val="18"/>
          <w:lang w:val="pt-PT"/>
          <w:rPrChange w:id="176" w:author="Ana Rita Geraldo de Caguerelho" w:date="2025-03-03T22:02:00Z">
            <w:rPr>
              <w:rFonts w:ascii="Santander Text" w:hAnsi="Santander Text"/>
              <w:szCs w:val="18"/>
              <w:lang w:val="pt-PT"/>
            </w:rPr>
          </w:rPrChange>
        </w:rPr>
        <w:t>intrbsnss_adj_cod</w:t>
      </w:r>
      <w:ins w:id="177" w:author="Ana Rita Geraldo de Caguerelho" w:date="2025-03-03T22:02:00Z">
        <w:r w:rsidR="0041220A">
          <w:rPr>
            <w:rFonts w:ascii="Santander Text" w:hAnsi="Santander Text"/>
            <w:szCs w:val="18"/>
            <w:lang w:val="pt-PT"/>
          </w:rPr>
          <w:t>’</w:t>
        </w:r>
      </w:ins>
      <w:r w:rsidR="0041220A" w:rsidRPr="00CE0124">
        <w:rPr>
          <w:rFonts w:ascii="Santander Text" w:hAnsi="Santander Text"/>
          <w:szCs w:val="18"/>
          <w:lang w:val="pt-PT"/>
        </w:rPr>
        <w:t xml:space="preserve">, </w:t>
      </w:r>
      <w:ins w:id="178" w:author="Ana Rita Geraldo de Caguerelho" w:date="2025-03-03T22:02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="0041220A" w:rsidRPr="0041220A">
        <w:rPr>
          <w:rFonts w:ascii="Santander Text" w:hAnsi="Santander Text"/>
          <w:i/>
          <w:szCs w:val="18"/>
          <w:lang w:val="pt-PT"/>
          <w:rPrChange w:id="179" w:author="Ana Rita Geraldo de Caguerelho" w:date="2025-03-03T22:02:00Z">
            <w:rPr>
              <w:rFonts w:ascii="Santander Text" w:hAnsi="Santander Text"/>
              <w:szCs w:val="18"/>
              <w:lang w:val="pt-PT"/>
            </w:rPr>
          </w:rPrChange>
        </w:rPr>
        <w:t>cod_soc_dstntn</w:t>
      </w:r>
      <w:ins w:id="180" w:author="Ana Rita Geraldo de Caguerelho" w:date="2025-03-03T22:02:00Z">
        <w:r w:rsidR="0041220A">
          <w:rPr>
            <w:rFonts w:ascii="Santander Text" w:hAnsi="Santander Text"/>
            <w:i/>
            <w:szCs w:val="18"/>
            <w:lang w:val="pt-PT"/>
          </w:rPr>
          <w:t>’</w:t>
        </w:r>
      </w:ins>
      <w:r w:rsidR="0041220A" w:rsidRPr="00CE0124">
        <w:rPr>
          <w:rFonts w:ascii="Santander Text" w:hAnsi="Santander Text"/>
          <w:szCs w:val="18"/>
          <w:lang w:val="pt-PT"/>
        </w:rPr>
        <w:t xml:space="preserve"> e </w:t>
      </w:r>
      <w:ins w:id="181" w:author="Ana Rita Geraldo de Caguerelho" w:date="2025-03-03T22:02:00Z">
        <w:r w:rsidR="0041220A">
          <w:rPr>
            <w:rFonts w:ascii="Santander Text" w:hAnsi="Santander Text"/>
            <w:szCs w:val="18"/>
            <w:lang w:val="pt-PT"/>
          </w:rPr>
          <w:t>‘</w:t>
        </w:r>
      </w:ins>
      <w:r w:rsidR="0041220A" w:rsidRPr="0041220A">
        <w:rPr>
          <w:rFonts w:ascii="Santander Text" w:hAnsi="Santander Text"/>
          <w:i/>
          <w:szCs w:val="18"/>
          <w:lang w:val="pt-PT"/>
          <w:rPrChange w:id="182" w:author="Ana Rita Geraldo de Caguerelho" w:date="2025-03-03T22:02:00Z">
            <w:rPr>
              <w:rFonts w:ascii="Santander Text" w:hAnsi="Santander Text"/>
              <w:szCs w:val="18"/>
              <w:lang w:val="pt-PT"/>
            </w:rPr>
          </w:rPrChange>
        </w:rPr>
        <w:t>bsnss_area_dstntn</w:t>
      </w:r>
      <w:ins w:id="183" w:author="Ana Rita Geraldo de Caguerelho" w:date="2025-03-03T22:02:00Z">
        <w:r w:rsidR="0041220A">
          <w:rPr>
            <w:rFonts w:ascii="Santander Text" w:hAnsi="Santander Text"/>
            <w:i/>
            <w:szCs w:val="18"/>
            <w:lang w:val="pt-PT"/>
          </w:rPr>
          <w:t>’</w:t>
        </w:r>
      </w:ins>
      <w:r w:rsidR="0041220A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ser</w:t>
      </w:r>
      <w:r w:rsidR="00673AA8" w:rsidRPr="00CE0124">
        <w:rPr>
          <w:rFonts w:ascii="Santander Text" w:hAnsi="Santander Text"/>
          <w:szCs w:val="18"/>
          <w:lang w:val="pt-PT"/>
        </w:rPr>
        <w:t xml:space="preserve">ão </w:t>
      </w:r>
      <w:r w:rsidRPr="00CE0124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CE0124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CE0124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CE0124">
        <w:rPr>
          <w:rFonts w:ascii="Santander Text" w:hAnsi="Santander Text"/>
          <w:szCs w:val="18"/>
          <w:lang w:val="pt-PT"/>
        </w:rPr>
        <w:t xml:space="preserve">presente no ficheiro </w:t>
      </w:r>
      <w:ins w:id="184" w:author="Ana Rita Geraldo de Caguerelho" w:date="2025-03-03T22:02:00Z">
        <w:r w:rsidR="0041220A">
          <w:rPr>
            <w:rFonts w:ascii="Santander Text" w:hAnsi="Santander Text"/>
            <w:szCs w:val="18"/>
            <w:lang w:val="pt-PT"/>
          </w:rPr>
          <w:t>“</w:t>
        </w:r>
      </w:ins>
      <w:r w:rsidR="00673AA8" w:rsidRPr="00CE0124">
        <w:rPr>
          <w:rFonts w:ascii="Santander Text" w:hAnsi="Santander Text"/>
          <w:szCs w:val="18"/>
          <w:lang w:val="pt-PT"/>
        </w:rPr>
        <w:t>BST ESG Loan Tape GreenDashboard.xlsx</w:t>
      </w:r>
      <w:ins w:id="185" w:author="Ana Rita Geraldo de Caguerelho" w:date="2025-03-03T22:02:00Z">
        <w:r w:rsidR="0041220A">
          <w:rPr>
            <w:rFonts w:ascii="Santander Text" w:hAnsi="Santander Text"/>
            <w:szCs w:val="18"/>
            <w:lang w:val="pt-PT"/>
          </w:rPr>
          <w:t>”</w:t>
        </w:r>
      </w:ins>
      <w:r w:rsidR="00673AA8" w:rsidRPr="00CE0124">
        <w:rPr>
          <w:rFonts w:ascii="Santander Text" w:hAnsi="Santander Text"/>
          <w:szCs w:val="18"/>
          <w:lang w:val="pt-PT"/>
        </w:rPr>
        <w:t xml:space="preserve">. </w:t>
      </w:r>
      <w:bookmarkEnd w:id="174"/>
    </w:p>
    <w:p w14:paraId="3AC73B62" w14:textId="246378FE" w:rsidR="002C231D" w:rsidRPr="00CE0124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186" w:name="_Toc190378744"/>
      <w:r w:rsidRPr="00CE0124">
        <w:rPr>
          <w:rFonts w:ascii="Santander Text" w:hAnsi="Santander Text"/>
          <w:color w:val="auto"/>
          <w:sz w:val="20"/>
          <w:szCs w:val="20"/>
        </w:rPr>
        <w:t>MNGMNT_PRDCT</w:t>
      </w:r>
      <w:bookmarkEnd w:id="186"/>
    </w:p>
    <w:p w14:paraId="3882E96C" w14:textId="4D3353C9" w:rsidR="000616B9" w:rsidRPr="00CE0124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CE0124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CE0124">
        <w:rPr>
          <w:rFonts w:ascii="Santander Text" w:hAnsi="Santander Text"/>
          <w:szCs w:val="18"/>
          <w:lang w:val="pt-PT"/>
        </w:rPr>
        <w:t xml:space="preserve">tabela </w:t>
      </w:r>
      <w:del w:id="187" w:author="Ana Rita Geraldo de Caguerelho" w:date="2025-03-03T22:02:00Z">
        <w:r w:rsidR="00F101EE" w:rsidRPr="00CE0124" w:rsidDel="002571A2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F101EE" w:rsidRPr="00CE0124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B02CA" w:rsidRPr="00CE0124">
        <w:rPr>
          <w:rFonts w:ascii="Santander Text" w:hAnsi="Santander Text"/>
          <w:szCs w:val="18"/>
          <w:lang w:val="pt-PT"/>
        </w:rPr>
        <w:t>,</w:t>
      </w:r>
      <w:r w:rsidR="008B6018" w:rsidRPr="00CE0124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CE0124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CE0124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CE0124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CE0124">
        <w:rPr>
          <w:rFonts w:ascii="Santander Text" w:hAnsi="Santander Text"/>
          <w:szCs w:val="18"/>
          <w:lang w:val="pt-PT"/>
        </w:rPr>
        <w:t xml:space="preserve">. </w:t>
      </w:r>
      <w:r w:rsidR="009B7B69" w:rsidRPr="00CE0124">
        <w:rPr>
          <w:rFonts w:ascii="Santander Text" w:hAnsi="Santander Text"/>
          <w:szCs w:val="18"/>
          <w:lang w:val="pt-PT"/>
        </w:rPr>
        <w:t>P</w:t>
      </w:r>
      <w:r w:rsidR="00D55CE8" w:rsidRPr="00CE0124">
        <w:rPr>
          <w:rFonts w:ascii="Santander Text" w:hAnsi="Santander Text"/>
          <w:szCs w:val="18"/>
          <w:lang w:val="pt-PT"/>
        </w:rPr>
        <w:t xml:space="preserve">ara </w:t>
      </w:r>
      <w:r w:rsidR="00F426B5" w:rsidRPr="00CE0124">
        <w:rPr>
          <w:rFonts w:ascii="Santander Text" w:hAnsi="Santander Text"/>
          <w:szCs w:val="18"/>
          <w:lang w:val="pt-PT"/>
        </w:rPr>
        <w:t xml:space="preserve">garantir </w:t>
      </w:r>
      <w:r w:rsidR="00D55CE8" w:rsidRPr="00CE0124">
        <w:rPr>
          <w:rFonts w:ascii="Santander Text" w:hAnsi="Santander Text"/>
          <w:szCs w:val="18"/>
          <w:lang w:val="pt-PT"/>
        </w:rPr>
        <w:t xml:space="preserve">a </w:t>
      </w:r>
      <w:r w:rsidR="009B7B69" w:rsidRPr="00CE0124">
        <w:rPr>
          <w:rFonts w:ascii="Santander Text" w:hAnsi="Santander Text"/>
          <w:szCs w:val="18"/>
          <w:lang w:val="pt-PT"/>
        </w:rPr>
        <w:t xml:space="preserve">correta </w:t>
      </w:r>
      <w:r w:rsidR="00F426B5" w:rsidRPr="00CE0124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CE0124">
        <w:rPr>
          <w:rFonts w:ascii="Santander Text" w:hAnsi="Santander Text"/>
          <w:szCs w:val="18"/>
          <w:lang w:val="pt-PT"/>
        </w:rPr>
        <w:t>origem (</w:t>
      </w:r>
      <w:r w:rsidR="00521B61" w:rsidRPr="00CE0124">
        <w:rPr>
          <w:rFonts w:ascii="Santander Text" w:hAnsi="Santander Text"/>
          <w:szCs w:val="18"/>
          <w:lang w:val="pt-PT"/>
        </w:rPr>
        <w:t xml:space="preserve">combinação entre as variáveis </w:t>
      </w:r>
      <w:ins w:id="188" w:author="Ana Rita Geraldo de Caguerelho" w:date="2025-03-03T22:02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521B61" w:rsidRPr="00CE0124">
        <w:rPr>
          <w:rFonts w:ascii="Santander Text" w:hAnsi="Santander Text"/>
          <w:i/>
          <w:iCs/>
          <w:szCs w:val="18"/>
          <w:lang w:val="pt-PT"/>
        </w:rPr>
        <w:t>ckarea</w:t>
      </w:r>
      <w:ins w:id="189" w:author="Ana Rita Geraldo de Caguerelho" w:date="2025-03-03T22:02:00Z">
        <w:r w:rsidR="002571A2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521B61" w:rsidRPr="00CE0124">
        <w:rPr>
          <w:rFonts w:ascii="Santander Text" w:hAnsi="Santander Text"/>
          <w:szCs w:val="18"/>
          <w:lang w:val="pt-PT"/>
        </w:rPr>
        <w:t xml:space="preserve"> e </w:t>
      </w:r>
      <w:ins w:id="190" w:author="Ana Rita Geraldo de Caguerelho" w:date="2025-03-03T22:02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521B61" w:rsidRPr="00CE0124">
        <w:rPr>
          <w:rFonts w:ascii="Santander Text" w:hAnsi="Santander Text"/>
          <w:i/>
          <w:iCs/>
          <w:szCs w:val="18"/>
          <w:lang w:val="pt-PT"/>
        </w:rPr>
        <w:t>ckmetamis</w:t>
      </w:r>
      <w:ins w:id="191" w:author="Ana Rita Geraldo de Caguerelho" w:date="2025-03-03T22:02:00Z">
        <w:r w:rsidR="002571A2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521B61" w:rsidRPr="00CE0124">
        <w:rPr>
          <w:rFonts w:ascii="Santander Text" w:hAnsi="Santander Text"/>
          <w:szCs w:val="18"/>
          <w:lang w:val="pt-PT"/>
        </w:rPr>
        <w:t>)</w:t>
      </w:r>
      <w:r w:rsidR="00782FF7" w:rsidRPr="00CE0124">
        <w:rPr>
          <w:rFonts w:ascii="Santander Text" w:hAnsi="Santander Text"/>
          <w:szCs w:val="18"/>
          <w:lang w:val="pt-PT"/>
        </w:rPr>
        <w:t xml:space="preserve"> </w:t>
      </w:r>
      <w:r w:rsidR="00BA022E" w:rsidRPr="00CE0124">
        <w:rPr>
          <w:rFonts w:ascii="Santander Text" w:hAnsi="Santander Text"/>
          <w:szCs w:val="18"/>
          <w:lang w:val="pt-PT"/>
        </w:rPr>
        <w:t xml:space="preserve">e valores destino (variável </w:t>
      </w:r>
      <w:ins w:id="192" w:author="Ana Rita Geraldo de Caguerelho" w:date="2025-03-03T22:02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8C4FD5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ins w:id="193" w:author="Ana Rita Geraldo de Caguerelho" w:date="2025-03-03T22:02:00Z">
        <w:r w:rsidR="002571A2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BA022E" w:rsidRPr="00CE0124">
        <w:rPr>
          <w:rFonts w:ascii="Santander Text" w:hAnsi="Santander Text"/>
          <w:szCs w:val="18"/>
          <w:lang w:val="pt-PT"/>
        </w:rPr>
        <w:t xml:space="preserve">) </w:t>
      </w:r>
      <w:r w:rsidR="00225EA2" w:rsidRPr="00CE0124">
        <w:rPr>
          <w:rFonts w:ascii="Santander Text" w:hAnsi="Santander Text"/>
          <w:szCs w:val="18"/>
          <w:lang w:val="pt-PT"/>
        </w:rPr>
        <w:t>deve ser seguida</w:t>
      </w:r>
      <w:r w:rsidR="006D4A72" w:rsidRPr="00CE0124">
        <w:rPr>
          <w:rFonts w:ascii="Santander Text" w:hAnsi="Santander Text"/>
          <w:szCs w:val="18"/>
          <w:lang w:val="pt-PT"/>
        </w:rPr>
        <w:t xml:space="preserve"> </w:t>
      </w:r>
      <w:r w:rsidR="00E94D87" w:rsidRPr="00CE0124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CE0124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CE0124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CE0124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194" w:name="_Toc190378745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>RWA_OFF_BLNC</w:t>
      </w:r>
      <w:bookmarkEnd w:id="194"/>
    </w:p>
    <w:p w14:paraId="3D8DCB16" w14:textId="2EC2C432" w:rsidR="00B038F4" w:rsidRPr="00CE012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2571A2">
        <w:rPr>
          <w:rFonts w:ascii="Santander Text" w:hAnsi="Santander Text"/>
          <w:i/>
          <w:szCs w:val="18"/>
          <w:lang w:val="pt-PT"/>
          <w:rPrChange w:id="19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para ‘Not Applicable</w:t>
      </w:r>
      <w:r w:rsidR="00A62F3A" w:rsidRPr="00CE0124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CE0124">
        <w:rPr>
          <w:rFonts w:ascii="Santander Text" w:hAnsi="Santander Text"/>
          <w:szCs w:val="18"/>
          <w:lang w:val="pt-PT"/>
        </w:rPr>
        <w:t xml:space="preserve">pois </w:t>
      </w:r>
      <w:r w:rsidR="00673AA8" w:rsidRPr="00CE0124">
        <w:rPr>
          <w:rFonts w:ascii="Santander Text" w:hAnsi="Santander Text"/>
          <w:szCs w:val="18"/>
          <w:lang w:val="pt-PT"/>
        </w:rPr>
        <w:t>será</w:t>
      </w:r>
      <w:r w:rsidR="00C937D5" w:rsidRPr="00CE0124">
        <w:rPr>
          <w:rFonts w:ascii="Santander Text" w:hAnsi="Santander Text"/>
          <w:szCs w:val="18"/>
          <w:lang w:val="pt-PT"/>
        </w:rPr>
        <w:t xml:space="preserve"> calcula</w:t>
      </w:r>
      <w:r w:rsidR="00020F92" w:rsidRPr="00CE0124">
        <w:rPr>
          <w:rFonts w:ascii="Santander Text" w:hAnsi="Santander Text"/>
          <w:szCs w:val="18"/>
          <w:lang w:val="pt-PT"/>
        </w:rPr>
        <w:t>da</w:t>
      </w:r>
      <w:r w:rsidR="00673AA8" w:rsidRPr="00CE0124">
        <w:rPr>
          <w:rFonts w:ascii="Santander Text" w:hAnsi="Santander Text"/>
          <w:szCs w:val="18"/>
          <w:lang w:val="pt-PT"/>
        </w:rPr>
        <w:t xml:space="preserve"> </w:t>
      </w:r>
      <w:r w:rsidR="00C937D5" w:rsidRPr="00CE0124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CE0124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196" w:name="_Toc190378746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FLG_INSTRMNT_CNCLLD</w:t>
      </w:r>
      <w:r w:rsidR="00E31E61" w:rsidRPr="00CE0124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196"/>
    </w:p>
    <w:p w14:paraId="1800B76E" w14:textId="6E5E5699" w:rsidR="001777FC" w:rsidRPr="00CE0124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Y</w:t>
      </w:r>
      <w:r w:rsidRPr="00CE0124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CE0124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CE0124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CE0124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CE0124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CE0124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CE0124">
        <w:rPr>
          <w:rFonts w:ascii="Santander Text" w:hAnsi="Santander Text"/>
          <w:szCs w:val="18"/>
          <w:lang w:val="pt-PT"/>
        </w:rPr>
        <w:t>em causa</w:t>
      </w:r>
      <w:r w:rsidR="00976FAC" w:rsidRPr="00CE0124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CE0124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7A8CA1E1" w:rsidR="00F976F1" w:rsidRPr="00CE0124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CE0124">
        <w:rPr>
          <w:rFonts w:ascii="Santander Text" w:hAnsi="Santander Text"/>
          <w:szCs w:val="18"/>
          <w:lang w:val="pt-PT"/>
        </w:rPr>
        <w:t xml:space="preserve"> </w:t>
      </w:r>
      <w:r w:rsidR="00D26AB4" w:rsidRPr="00CE0124">
        <w:rPr>
          <w:rFonts w:ascii="Santander Text" w:hAnsi="Santander Text"/>
          <w:szCs w:val="18"/>
          <w:lang w:val="pt-PT"/>
        </w:rPr>
        <w:t xml:space="preserve">completa </w:t>
      </w:r>
      <w:del w:id="292" w:author="Ana Rita Geraldo de Caguerelho" w:date="2025-03-03T22:03:00Z">
        <w:r w:rsidR="00072DFD" w:rsidRPr="00CE0124" w:rsidDel="002571A2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072DFD" w:rsidRPr="00CE0124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37285F" w:rsidRPr="00CE0124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del w:id="293" w:author="Ana Rita Geraldo de Caguerelho" w:date="2025-03-03T22:03:00Z">
        <w:r w:rsidR="0037285F" w:rsidRPr="00CE0124" w:rsidDel="002571A2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37285F" w:rsidRPr="00CE0124">
        <w:rPr>
          <w:rFonts w:ascii="Santander Text" w:hAnsi="Santander Text"/>
          <w:i/>
          <w:iCs/>
          <w:szCs w:val="18"/>
          <w:lang w:val="pt-PT"/>
        </w:rPr>
        <w:t>kt_chaves_MIS</w:t>
      </w:r>
      <w:r w:rsidR="0037285F" w:rsidRPr="00CE0124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CE0124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CE0124">
        <w:rPr>
          <w:rFonts w:ascii="Santander Text" w:hAnsi="Santander Text"/>
          <w:szCs w:val="18"/>
          <w:lang w:val="pt-PT"/>
        </w:rPr>
        <w:t xml:space="preserve"> </w:t>
      </w:r>
      <w:r w:rsidR="00BD4D41" w:rsidRPr="00CE0124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CE0124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del w:id="294" w:author="Ana Rita Geraldo de Caguerelho" w:date="2025-03-03T22:03:00Z">
        <w:r w:rsidR="00F976F1" w:rsidRPr="00CE0124" w:rsidDel="002571A2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F976F1" w:rsidRPr="00CE0124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F976F1" w:rsidRPr="00CE0124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CE0124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CE0124">
        <w:rPr>
          <w:rFonts w:ascii="Santander Text" w:hAnsi="Santander Text"/>
          <w:szCs w:val="18"/>
          <w:lang w:val="pt-PT"/>
        </w:rPr>
        <w:t>na tabela</w:t>
      </w:r>
      <w:r w:rsidR="00E20074" w:rsidRPr="00CE0124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54F046D6" w:rsidR="00BD02F5" w:rsidRPr="00CE0124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CE0124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CE0124">
        <w:rPr>
          <w:rFonts w:ascii="Santander Text" w:hAnsi="Santander Text"/>
          <w:szCs w:val="18"/>
          <w:lang w:val="pt-PT"/>
        </w:rPr>
        <w:t>saldo médio do mês seja diferente de zero (</w:t>
      </w:r>
      <w:ins w:id="295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545B60" w:rsidRPr="002571A2">
        <w:rPr>
          <w:rFonts w:ascii="Santander Text" w:hAnsi="Santander Text"/>
          <w:i/>
          <w:szCs w:val="18"/>
          <w:lang w:val="pt-PT"/>
          <w:rPrChange w:id="296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c001</w:t>
      </w:r>
      <w:ins w:id="297" w:author="Ana Rita Geraldo de Caguerelho" w:date="2025-03-03T22:03:00Z">
        <w:r w:rsidR="002571A2">
          <w:rPr>
            <w:rFonts w:ascii="Santander Text" w:hAnsi="Santander Text"/>
            <w:i/>
            <w:szCs w:val="18"/>
            <w:lang w:val="pt-PT"/>
          </w:rPr>
          <w:t>’</w:t>
        </w:r>
      </w:ins>
      <w:r w:rsidR="00545B60" w:rsidRPr="00CE0124">
        <w:rPr>
          <w:rFonts w:ascii="Santander Text" w:hAnsi="Santander Text"/>
          <w:szCs w:val="18"/>
          <w:lang w:val="pt-PT"/>
        </w:rPr>
        <w:t xml:space="preserve"> &lt;&gt; 0) e </w:t>
      </w:r>
      <w:r w:rsidR="00513A3F" w:rsidRPr="00CE0124">
        <w:rPr>
          <w:rFonts w:ascii="Santander Text" w:hAnsi="Santander Text"/>
          <w:szCs w:val="18"/>
          <w:lang w:val="pt-PT"/>
        </w:rPr>
        <w:t xml:space="preserve">com </w:t>
      </w:r>
      <w:r w:rsidR="00545B60" w:rsidRPr="00CE0124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CE0124">
        <w:rPr>
          <w:rFonts w:ascii="Santander Text" w:hAnsi="Santander Text"/>
          <w:szCs w:val="18"/>
          <w:lang w:val="pt-PT"/>
        </w:rPr>
        <w:t>igual a zero (</w:t>
      </w:r>
      <w:ins w:id="298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513A3F" w:rsidRPr="002571A2">
        <w:rPr>
          <w:rFonts w:ascii="Santander Text" w:hAnsi="Santander Text"/>
          <w:i/>
          <w:szCs w:val="18"/>
          <w:lang w:val="pt-PT"/>
          <w:rPrChange w:id="29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c007</w:t>
      </w:r>
      <w:ins w:id="300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’</w:t>
        </w:r>
      </w:ins>
      <w:r w:rsidR="00513A3F" w:rsidRPr="00CE0124">
        <w:rPr>
          <w:rFonts w:ascii="Santander Text" w:hAnsi="Santander Text"/>
          <w:szCs w:val="18"/>
          <w:lang w:val="pt-PT"/>
        </w:rPr>
        <w:t xml:space="preserve"> = 0).</w:t>
      </w:r>
    </w:p>
    <w:p w14:paraId="6FA5AA54" w14:textId="1E8DB666" w:rsidR="001777FC" w:rsidRPr="00CE0124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Y</w:t>
      </w:r>
      <w:r w:rsidRPr="00CE0124">
        <w:rPr>
          <w:rFonts w:ascii="Santander Text" w:hAnsi="Santander Text"/>
          <w:szCs w:val="18"/>
          <w:lang w:val="pt-PT"/>
        </w:rPr>
        <w:t>,</w:t>
      </w:r>
      <w:r w:rsidR="00BE0644" w:rsidRPr="00CE0124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CE0124">
        <w:rPr>
          <w:rFonts w:ascii="Santander Text" w:hAnsi="Santander Text"/>
          <w:szCs w:val="18"/>
          <w:lang w:val="pt-PT"/>
        </w:rPr>
        <w:t xml:space="preserve"> associadas à tabela </w:t>
      </w:r>
      <w:del w:id="301" w:author="Ana Rita Geraldo de Caguerelho" w:date="2025-03-03T22:03:00Z">
        <w:r w:rsidR="00073708" w:rsidRPr="00CE0124" w:rsidDel="002571A2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073708"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73708" w:rsidRPr="00CE0124">
        <w:rPr>
          <w:rFonts w:ascii="Santander Text" w:hAnsi="Santander Text"/>
          <w:szCs w:val="18"/>
          <w:lang w:val="pt-PT"/>
        </w:rPr>
        <w:t xml:space="preserve">: </w:t>
      </w:r>
      <w:ins w:id="302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0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dflt_stts_instrmnt</w:t>
      </w:r>
      <w:ins w:id="304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0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06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0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imprmnt_stts</w:t>
      </w:r>
      <w:ins w:id="308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0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10" w:author="Ana Rita Geraldo de Caguerelho" w:date="2025-03-03T22:03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1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prfrmng_stts</w:t>
      </w:r>
      <w:ins w:id="31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1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1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1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typ_instrmnt</w:t>
      </w:r>
      <w:ins w:id="31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1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1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1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grss_crryng_amnt_instrmnt</w:t>
      </w:r>
      <w:ins w:id="32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2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2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2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accmltd_chngs_fv_cr_instrmnt</w:t>
      </w:r>
      <w:ins w:id="32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2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2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2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accntng_clssfctn</w:t>
      </w:r>
      <w:ins w:id="32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2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3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3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off_blnc_sht_amnt_instrmnt</w:t>
      </w:r>
      <w:ins w:id="33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3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3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3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prvsns_off_blnc_sht</w:t>
      </w:r>
      <w:ins w:id="33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3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3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3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rwa</w:t>
      </w:r>
      <w:ins w:id="34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4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4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4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accmltd_imprmnt_instrmnt</w:t>
      </w:r>
      <w:ins w:id="34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4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4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4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cod_soc_intrgrp</w:t>
      </w:r>
      <w:ins w:id="34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4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5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5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lcl_instmrnt_id</w:t>
      </w:r>
      <w:ins w:id="35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5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5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5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sstnbl_indctr</w:t>
      </w:r>
      <w:ins w:id="35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5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5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5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sstnbl_ctgry</w:t>
      </w:r>
      <w:ins w:id="36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6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6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6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avrg_blnc</w:t>
      </w:r>
      <w:ins w:id="36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6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6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6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nw_bsnss</w:t>
      </w:r>
      <w:ins w:id="36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6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7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7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grss_intrst_incm</w:t>
      </w:r>
      <w:ins w:id="37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7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7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7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grss_cmmssn_incm</w:t>
      </w:r>
      <w:ins w:id="37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7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7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7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intrnl_trnsfr_rt</w:t>
      </w:r>
      <w:ins w:id="38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8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8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8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nt_ln_lss_prvsn</w:t>
      </w:r>
      <w:ins w:id="38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8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8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8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bsnss_area</w:t>
      </w:r>
      <w:ins w:id="38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8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9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9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mngmnt_prdct</w:t>
      </w:r>
      <w:ins w:id="39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9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94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9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grss_cmmssn_expns</w:t>
      </w:r>
      <w:ins w:id="396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9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398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39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gns_fnncl_trnsctn_exchng_dffrncs</w:t>
      </w:r>
      <w:ins w:id="400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0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02" w:author="Ana Rita Geraldo de Caguerelho" w:date="2025-03-03T22:04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0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flg_intrbsnss</w:t>
      </w:r>
      <w:ins w:id="40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0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0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0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intrbsnss_adj_cod</w:t>
      </w:r>
      <w:ins w:id="40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0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1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1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cod_soc_dstntn</w:t>
      </w:r>
      <w:ins w:id="41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1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1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1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bsnss_area_dstntn</w:t>
      </w:r>
      <w:ins w:id="41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1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1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1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avrg_blnc_off_blnc</w:t>
      </w:r>
      <w:ins w:id="42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2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2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2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intrnl_trnsfr_rt_off_blnc</w:t>
      </w:r>
      <w:ins w:id="42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2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2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2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grss_cmmssn_incm_off_blnc</w:t>
      </w:r>
      <w:ins w:id="42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2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3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3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grss_cmmssn_expns_off_blnc</w:t>
      </w:r>
      <w:ins w:id="43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3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3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3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rwa_off_blnc</w:t>
      </w:r>
      <w:ins w:id="43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3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3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3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grss_intrst_expns</w:t>
      </w:r>
      <w:ins w:id="44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4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4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4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nt_ln_lss_prvsn_off_blnc</w:t>
      </w:r>
      <w:ins w:id="44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4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4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4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grss_intrst_incm_ccrr</w:t>
      </w:r>
      <w:ins w:id="44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4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5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5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grss_intrst_expns_ccrr</w:t>
      </w:r>
      <w:ins w:id="45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5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5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5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grss_cmmssn_incm_ccrr</w:t>
      </w:r>
      <w:ins w:id="45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5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5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5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grss_cmmssn_expns_ccrr</w:t>
      </w:r>
      <w:ins w:id="46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6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6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6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gns_fnncl_trnsctn_exchng_ccrr</w:t>
      </w:r>
      <w:ins w:id="46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6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6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6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bsnss_area_ccrr</w:t>
      </w:r>
      <w:ins w:id="46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6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7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7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grss_cmmssn_incm_off_blnc_ccrr</w:t>
      </w:r>
      <w:ins w:id="47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7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7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7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grss_cmmssn_expns_off_blnc_ccrr</w:t>
      </w:r>
      <w:ins w:id="476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77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78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79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cnclld_instrmnt_stts</w:t>
      </w:r>
      <w:ins w:id="480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81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, </w:t>
      </w:r>
      <w:ins w:id="482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83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idcmb</w:t>
      </w:r>
      <w:ins w:id="484" w:author="Ana Rita Geraldo de Caguerelho" w:date="2025-03-03T22:05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85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 </w:t>
      </w:r>
      <w:r w:rsidR="002571A2" w:rsidRPr="002571A2">
        <w:rPr>
          <w:rFonts w:ascii="Santander Text" w:hAnsi="Santander Text"/>
          <w:szCs w:val="18"/>
          <w:lang w:val="pt-PT"/>
        </w:rPr>
        <w:t>e</w:t>
      </w:r>
      <w:r w:rsidR="002571A2" w:rsidRPr="002571A2">
        <w:rPr>
          <w:rFonts w:ascii="Santander Text" w:hAnsi="Santander Text"/>
          <w:i/>
          <w:szCs w:val="18"/>
          <w:lang w:val="pt-PT"/>
          <w:rPrChange w:id="486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 xml:space="preserve"> </w:t>
      </w:r>
      <w:ins w:id="487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2571A2">
        <w:rPr>
          <w:rFonts w:ascii="Santander Text" w:hAnsi="Santander Text"/>
          <w:i/>
          <w:szCs w:val="18"/>
          <w:lang w:val="pt-PT"/>
          <w:rPrChange w:id="488" w:author="Ana Rita Geraldo de Caguerelho" w:date="2025-03-03T22:03:00Z">
            <w:rPr>
              <w:rFonts w:ascii="Santander Text" w:hAnsi="Santander Text"/>
              <w:szCs w:val="18"/>
              <w:lang w:val="pt-PT"/>
            </w:rPr>
          </w:rPrChange>
        </w:rPr>
        <w:t>sstnbl_ctgry_txnmy</w:t>
      </w:r>
      <w:ins w:id="489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AA5B70" w:rsidRPr="00CE0124">
        <w:rPr>
          <w:rFonts w:ascii="Santander Text" w:hAnsi="Santander Text"/>
          <w:szCs w:val="18"/>
          <w:lang w:val="pt-PT"/>
        </w:rPr>
        <w:t>.</w:t>
      </w:r>
    </w:p>
    <w:p w14:paraId="28A80B27" w14:textId="2FE5EB69" w:rsidR="00CB04EE" w:rsidRPr="00CE0124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90" w:name="_Toc190378747"/>
      <w:bookmarkStart w:id="491" w:name="_Hlk146808630"/>
      <w:bookmarkStart w:id="492" w:name="_Hlk146646840"/>
      <w:bookmarkEnd w:id="31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del w:id="493" w:author="Ana Rita Geraldo de Caguerelho" w:date="2025-03-03T22:06:00Z">
        <w:r w:rsidR="00952424" w:rsidRPr="00CE0124" w:rsidDel="002571A2">
          <w:rPr>
            <w:rFonts w:ascii="Santander Text" w:hAnsi="Santander Text"/>
            <w:i/>
            <w:iCs/>
            <w:color w:val="000000" w:themeColor="text1"/>
            <w:sz w:val="24"/>
            <w:szCs w:val="24"/>
            <w:lang w:val="pt-PT"/>
          </w:rPr>
          <w:delText>cd_captools.</w:delText>
        </w:r>
      </w:del>
      <w:r w:rsidR="00D0250C"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490"/>
      <w:r w:rsidR="00D0250C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491"/>
    </w:p>
    <w:p w14:paraId="44744D85" w14:textId="0F390664" w:rsidR="00C26366" w:rsidRPr="00CE0124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C26366" w:rsidRPr="00CE0124">
        <w:rPr>
          <w:rFonts w:ascii="Santander Text" w:hAnsi="Santander Text"/>
          <w:szCs w:val="18"/>
          <w:lang w:val="pt-PT"/>
        </w:rPr>
        <w:t xml:space="preserve"> </w:t>
      </w:r>
      <w:r w:rsidR="00952424" w:rsidRPr="00CE0124">
        <w:rPr>
          <w:rFonts w:ascii="Santander Text" w:hAnsi="Santander Text"/>
          <w:szCs w:val="18"/>
          <w:lang w:val="pt-PT"/>
        </w:rPr>
        <w:t xml:space="preserve">alteração </w:t>
      </w:r>
      <w:r w:rsidRPr="00CE0124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CE0124">
        <w:rPr>
          <w:rFonts w:ascii="Santander Text" w:hAnsi="Santander Text"/>
          <w:szCs w:val="18"/>
          <w:lang w:val="pt-PT"/>
        </w:rPr>
        <w:t>permit</w:t>
      </w:r>
      <w:r w:rsidRPr="00CE0124">
        <w:rPr>
          <w:rFonts w:ascii="Santander Text" w:hAnsi="Santander Text"/>
          <w:szCs w:val="18"/>
          <w:lang w:val="pt-PT"/>
        </w:rPr>
        <w:t>ir</w:t>
      </w:r>
      <w:r w:rsidR="00C26366" w:rsidRPr="00CE0124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CE0124">
        <w:rPr>
          <w:rFonts w:ascii="Santander Text" w:hAnsi="Santander Text"/>
          <w:szCs w:val="18"/>
          <w:lang w:val="pt-PT"/>
        </w:rPr>
        <w:t>classificar os códigos</w:t>
      </w:r>
      <w:r w:rsidR="00D01C0B" w:rsidRPr="00CE0124">
        <w:rPr>
          <w:rFonts w:ascii="Santander Text" w:hAnsi="Santander Text"/>
          <w:szCs w:val="18"/>
          <w:lang w:val="pt-PT"/>
        </w:rPr>
        <w:t xml:space="preserve"> </w:t>
      </w:r>
      <w:r w:rsidR="0037041E" w:rsidRPr="00CE0124">
        <w:rPr>
          <w:rFonts w:ascii="Santander Text" w:hAnsi="Santander Text"/>
          <w:szCs w:val="18"/>
          <w:lang w:val="pt-PT"/>
        </w:rPr>
        <w:t xml:space="preserve">de meta comissão (variável </w:t>
      </w:r>
      <w:ins w:id="494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D01C0B" w:rsidRPr="00CE0124">
        <w:rPr>
          <w:rFonts w:ascii="Santander Text" w:hAnsi="Santander Text"/>
          <w:i/>
          <w:iCs/>
          <w:szCs w:val="18"/>
          <w:lang w:val="pt-PT"/>
        </w:rPr>
        <w:t>cmetacom</w:t>
      </w:r>
      <w:ins w:id="495" w:author="Ana Rita Geraldo de Caguerelho" w:date="2025-03-03T22:06:00Z">
        <w:r w:rsidR="002571A2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37041E" w:rsidRPr="00CE0124">
        <w:rPr>
          <w:rFonts w:ascii="Santander Text" w:hAnsi="Santander Text"/>
          <w:szCs w:val="18"/>
          <w:lang w:val="pt-PT"/>
        </w:rPr>
        <w:t>)</w:t>
      </w:r>
      <w:r w:rsidR="00D01C0B" w:rsidRPr="00CE0124">
        <w:rPr>
          <w:rFonts w:ascii="Santander Text" w:hAnsi="Santander Text"/>
          <w:szCs w:val="18"/>
          <w:lang w:val="pt-PT"/>
        </w:rPr>
        <w:t xml:space="preserve"> </w:t>
      </w:r>
      <w:r w:rsidR="0037041E" w:rsidRPr="00CE0124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CE0124">
        <w:rPr>
          <w:rFonts w:ascii="Santander Text" w:hAnsi="Santander Text"/>
          <w:szCs w:val="18"/>
          <w:lang w:val="pt-PT"/>
        </w:rPr>
        <w:t xml:space="preserve"> (</w:t>
      </w:r>
      <w:r w:rsidR="00F73FB2" w:rsidRPr="00CE0124">
        <w:rPr>
          <w:rFonts w:ascii="Santander Text" w:hAnsi="Santander Text"/>
          <w:szCs w:val="18"/>
          <w:lang w:val="pt-PT"/>
        </w:rPr>
        <w:t>Ativo</w:t>
      </w:r>
      <w:r w:rsidR="00D01C0B" w:rsidRPr="00CE0124">
        <w:rPr>
          <w:rFonts w:ascii="Santander Text" w:hAnsi="Santander Text"/>
          <w:szCs w:val="18"/>
          <w:lang w:val="pt-PT"/>
        </w:rPr>
        <w:t xml:space="preserve">, </w:t>
      </w:r>
      <w:r w:rsidR="00F73FB2" w:rsidRPr="00CE0124">
        <w:rPr>
          <w:rFonts w:ascii="Santander Text" w:hAnsi="Santander Text"/>
          <w:szCs w:val="18"/>
          <w:lang w:val="pt-PT"/>
        </w:rPr>
        <w:t>A</w:t>
      </w:r>
      <w:r w:rsidR="00870B6C" w:rsidRPr="00CE0124">
        <w:rPr>
          <w:rFonts w:ascii="Santander Text" w:hAnsi="Santander Text"/>
          <w:szCs w:val="18"/>
          <w:lang w:val="pt-PT"/>
        </w:rPr>
        <w:t xml:space="preserve">tivo </w:t>
      </w:r>
      <w:r w:rsidR="00F73FB2" w:rsidRPr="00CE0124">
        <w:rPr>
          <w:rFonts w:ascii="Santander Text" w:hAnsi="Santander Text"/>
          <w:szCs w:val="18"/>
          <w:lang w:val="pt-PT"/>
        </w:rPr>
        <w:t>E</w:t>
      </w:r>
      <w:r w:rsidR="00870B6C" w:rsidRPr="00CE0124">
        <w:rPr>
          <w:rFonts w:ascii="Santander Text" w:hAnsi="Santander Text"/>
          <w:szCs w:val="18"/>
          <w:lang w:val="pt-PT"/>
        </w:rPr>
        <w:t>xtrapatrimonial</w:t>
      </w:r>
      <w:r w:rsidR="00F73FB2" w:rsidRPr="00CE0124">
        <w:rPr>
          <w:rFonts w:ascii="Santander Text" w:hAnsi="Santander Text"/>
          <w:szCs w:val="18"/>
          <w:lang w:val="pt-PT"/>
        </w:rPr>
        <w:t xml:space="preserve"> Linhas</w:t>
      </w:r>
      <w:r w:rsidR="004F7563" w:rsidRPr="00CE0124">
        <w:rPr>
          <w:rFonts w:ascii="Santander Text" w:hAnsi="Santander Text"/>
          <w:szCs w:val="18"/>
          <w:lang w:val="pt-PT"/>
        </w:rPr>
        <w:t xml:space="preserve"> Crédito</w:t>
      </w:r>
      <w:r w:rsidR="00575B9D" w:rsidRPr="00CE0124">
        <w:rPr>
          <w:rFonts w:ascii="Santander Text" w:hAnsi="Santander Text"/>
          <w:szCs w:val="18"/>
          <w:lang w:val="pt-PT"/>
        </w:rPr>
        <w:t>,</w:t>
      </w:r>
      <w:r w:rsidR="00870B6C" w:rsidRPr="00CE0124">
        <w:rPr>
          <w:rFonts w:ascii="Santander Text" w:hAnsi="Santander Text"/>
          <w:szCs w:val="18"/>
          <w:lang w:val="pt-PT"/>
        </w:rPr>
        <w:t xml:space="preserve"> </w:t>
      </w:r>
      <w:r w:rsidR="00F73FB2" w:rsidRPr="00CE0124">
        <w:rPr>
          <w:rFonts w:ascii="Santander Text" w:hAnsi="Santander Text"/>
          <w:szCs w:val="18"/>
          <w:lang w:val="pt-PT"/>
        </w:rPr>
        <w:t xml:space="preserve">Ativo Extrapatrimonial </w:t>
      </w:r>
      <w:r w:rsidR="00575B9D" w:rsidRPr="00CE0124">
        <w:rPr>
          <w:rFonts w:ascii="Santander Text" w:hAnsi="Santander Text"/>
          <w:szCs w:val="18"/>
          <w:lang w:val="pt-PT"/>
        </w:rPr>
        <w:t>Crédito Assinatura</w:t>
      </w:r>
      <w:r w:rsidR="003538FB" w:rsidRPr="00CE0124">
        <w:rPr>
          <w:rFonts w:ascii="Santander Text" w:hAnsi="Santander Text"/>
          <w:szCs w:val="18"/>
          <w:lang w:val="pt-PT"/>
        </w:rPr>
        <w:t>)</w:t>
      </w:r>
      <w:r w:rsidR="004400DF" w:rsidRPr="00CE0124">
        <w:rPr>
          <w:rFonts w:ascii="Santander Text" w:hAnsi="Santander Text"/>
          <w:szCs w:val="18"/>
          <w:lang w:val="pt-PT"/>
        </w:rPr>
        <w:t xml:space="preserve"> e</w:t>
      </w:r>
      <w:r w:rsidR="00250A7D" w:rsidRPr="00CE0124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CE0124">
        <w:rPr>
          <w:rFonts w:ascii="Santander Text" w:hAnsi="Santander Text"/>
          <w:szCs w:val="18"/>
          <w:lang w:val="pt-PT"/>
        </w:rPr>
        <w:t xml:space="preserve"> </w:t>
      </w:r>
      <w:ins w:id="496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CC7B39" w:rsidRPr="002571A2">
        <w:rPr>
          <w:rFonts w:ascii="Santander Text" w:hAnsi="Santander Text"/>
          <w:i/>
          <w:szCs w:val="18"/>
          <w:lang w:val="pt-PT"/>
          <w:rPrChange w:id="497" w:author="Ana Rita Geraldo de Caguerelho" w:date="2025-03-03T22:06:00Z">
            <w:rPr>
              <w:rFonts w:ascii="Santander Text" w:hAnsi="Santander Text"/>
              <w:szCs w:val="18"/>
              <w:lang w:val="pt-PT"/>
            </w:rPr>
          </w:rPrChange>
        </w:rPr>
        <w:t>ckmetamis</w:t>
      </w:r>
      <w:ins w:id="498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CC7B39" w:rsidRPr="00CE0124">
        <w:rPr>
          <w:rFonts w:ascii="Santander Text" w:hAnsi="Santander Text"/>
          <w:szCs w:val="18"/>
          <w:lang w:val="pt-PT"/>
        </w:rPr>
        <w:t>)</w:t>
      </w:r>
      <w:r w:rsidR="00251F7A" w:rsidRPr="00CE0124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CE0124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CE0124">
        <w:rPr>
          <w:rFonts w:ascii="Santander Text" w:hAnsi="Santander Text"/>
          <w:szCs w:val="18"/>
          <w:lang w:val="pt-PT"/>
        </w:rPr>
        <w:t xml:space="preserve"> Crédito</w:t>
      </w:r>
      <w:r w:rsidR="00103F30" w:rsidRPr="00CE0124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CE0124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CE0124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</w:t>
      </w:r>
      <w:r w:rsidR="008B291B" w:rsidRPr="00CE0124">
        <w:rPr>
          <w:rFonts w:ascii="Santander Text" w:hAnsi="Santander Text"/>
          <w:szCs w:val="18"/>
          <w:lang w:val="pt-PT"/>
        </w:rPr>
        <w:t xml:space="preserve">retende-se </w:t>
      </w:r>
      <w:r w:rsidRPr="00CE0124">
        <w:rPr>
          <w:rFonts w:ascii="Santander Text" w:hAnsi="Santander Text"/>
          <w:szCs w:val="18"/>
          <w:lang w:val="pt-PT"/>
        </w:rPr>
        <w:t>assim:</w:t>
      </w:r>
    </w:p>
    <w:p w14:paraId="5A4CD8FF" w14:textId="6FEBA530" w:rsidR="00BB3B16" w:rsidRPr="00CE0124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8B291B" w:rsidRPr="00CE0124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CE0124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ins w:id="499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BA6325" w:rsidRPr="00CE0124">
        <w:rPr>
          <w:rFonts w:ascii="Santander Text" w:hAnsi="Santander Text"/>
          <w:i/>
          <w:iCs/>
          <w:szCs w:val="18"/>
          <w:lang w:val="pt-PT"/>
        </w:rPr>
        <w:t>cmetacom</w:t>
      </w:r>
      <w:ins w:id="500" w:author="Ana Rita Geraldo de Caguerelho" w:date="2025-03-03T22:06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szCs w:val="18"/>
          <w:lang w:val="pt-PT"/>
        </w:rPr>
        <w:t>;</w:t>
      </w:r>
      <w:r w:rsidR="00BA6325" w:rsidRPr="00CE0124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CE0124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Criar </w:t>
      </w:r>
      <w:r w:rsidR="00BA6325" w:rsidRPr="00CE0124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CE0124">
        <w:rPr>
          <w:rFonts w:ascii="Santander Text" w:hAnsi="Santander Text"/>
          <w:szCs w:val="18"/>
          <w:lang w:val="pt-PT"/>
        </w:rPr>
        <w:t xml:space="preserve">âmbito </w:t>
      </w:r>
      <w:r w:rsidRPr="00CE0124">
        <w:rPr>
          <w:rFonts w:ascii="Santander Text" w:hAnsi="Santander Text"/>
          <w:szCs w:val="18"/>
          <w:lang w:val="pt-PT"/>
        </w:rPr>
        <w:t>denominado “</w:t>
      </w:r>
      <w:r w:rsidR="00986B54" w:rsidRPr="00CE0124">
        <w:rPr>
          <w:rFonts w:ascii="Santander Text" w:hAnsi="Santander Text"/>
          <w:szCs w:val="18"/>
          <w:lang w:val="pt-PT"/>
        </w:rPr>
        <w:t>MIS</w:t>
      </w:r>
      <w:r w:rsidRPr="00CE0124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CE0124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CE0124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CE0124">
        <w:rPr>
          <w:rFonts w:ascii="Santander Text" w:hAnsi="Santander Text"/>
          <w:szCs w:val="18"/>
          <w:lang w:val="pt-PT"/>
        </w:rPr>
        <w:t>.</w:t>
      </w:r>
    </w:p>
    <w:p w14:paraId="430B16A4" w14:textId="291AB5B5" w:rsidR="00FF6E36" w:rsidRPr="00CE0124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Adicionalmente, </w:t>
      </w:r>
      <w:r w:rsidR="008A64D3" w:rsidRPr="00CE0124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8A64D3" w:rsidRPr="002571A2">
        <w:rPr>
          <w:rFonts w:ascii="Santander Text" w:hAnsi="Santander Text"/>
          <w:i/>
          <w:szCs w:val="18"/>
          <w:lang w:val="pt-PT"/>
          <w:rPrChange w:id="501" w:author="Ana Rita Geraldo de Caguerelho" w:date="2025-03-03T22:08:00Z">
            <w:rPr>
              <w:rFonts w:ascii="Santander Text" w:hAnsi="Santander Text"/>
              <w:szCs w:val="18"/>
              <w:lang w:val="pt-PT"/>
            </w:rPr>
          </w:rPrChange>
        </w:rPr>
        <w:t>front</w:t>
      </w:r>
      <w:r w:rsidR="008A64D3" w:rsidRPr="00CE0124">
        <w:rPr>
          <w:rFonts w:ascii="Santander Text" w:hAnsi="Santander Text"/>
          <w:szCs w:val="18"/>
          <w:lang w:val="pt-PT"/>
        </w:rPr>
        <w:t xml:space="preserve"> Data Lake, </w:t>
      </w:r>
      <w:del w:id="502" w:author="Ana Rita Geraldo de Caguerelho" w:date="2025-03-03T22:08:00Z">
        <w:r w:rsidRPr="00CE0124" w:rsidDel="002571A2">
          <w:rPr>
            <w:rFonts w:ascii="Santander Text" w:hAnsi="Santander Text"/>
            <w:szCs w:val="18"/>
            <w:lang w:val="pt-PT"/>
          </w:rPr>
          <w:delText xml:space="preserve"> </w:delText>
        </w:r>
      </w:del>
      <w:r w:rsidRPr="00CE0124">
        <w:rPr>
          <w:rFonts w:ascii="Santander Text" w:hAnsi="Santander Text"/>
          <w:szCs w:val="18"/>
          <w:lang w:val="pt-PT"/>
        </w:rPr>
        <w:t xml:space="preserve">o utilizador deverá configurar </w:t>
      </w:r>
      <w:r w:rsidR="006630B5" w:rsidRPr="00CE0124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CE0124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CE0124">
        <w:rPr>
          <w:rFonts w:ascii="Santander Text" w:hAnsi="Santander Text"/>
          <w:szCs w:val="18"/>
          <w:lang w:val="pt-PT"/>
        </w:rPr>
        <w:t xml:space="preserve">garantir </w:t>
      </w:r>
      <w:r w:rsidRPr="00CE0124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CE0124">
        <w:rPr>
          <w:rFonts w:ascii="Santander Text" w:hAnsi="Santander Text"/>
          <w:szCs w:val="18"/>
          <w:lang w:val="pt-PT"/>
        </w:rPr>
        <w:t>resp</w:t>
      </w:r>
      <w:r w:rsidR="007833EF" w:rsidRPr="00CE0124">
        <w:rPr>
          <w:rFonts w:ascii="Santander Text" w:hAnsi="Santander Text"/>
          <w:szCs w:val="18"/>
          <w:lang w:val="pt-PT"/>
        </w:rPr>
        <w:t>e</w:t>
      </w:r>
      <w:r w:rsidR="00E2402C" w:rsidRPr="00CE0124">
        <w:rPr>
          <w:rFonts w:ascii="Santander Text" w:hAnsi="Santander Text"/>
          <w:szCs w:val="18"/>
          <w:lang w:val="pt-PT"/>
        </w:rPr>
        <w:t xml:space="preserve">tivos níveis filho para todos os </w:t>
      </w:r>
      <w:ins w:id="503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'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CE0124">
        <w:rPr>
          <w:rFonts w:ascii="Santander Text" w:hAnsi="Santander Text"/>
          <w:i/>
          <w:iCs/>
          <w:szCs w:val="18"/>
          <w:lang w:val="pt-PT"/>
        </w:rPr>
        <w:t>, metaproduto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ckmetamis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CE0124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CE0124">
        <w:rPr>
          <w:rFonts w:ascii="Santander Text" w:hAnsi="Santander Text"/>
          <w:i/>
          <w:iCs/>
          <w:szCs w:val="18"/>
          <w:lang w:val="pt-PT"/>
        </w:rPr>
        <w:t>cmetacom</w:t>
      </w:r>
      <w:r w:rsidRPr="00CE0124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CE0124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CE0124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85B5FE6" w:rsidR="00224609" w:rsidRPr="00CE0124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CE0124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CE0124">
        <w:rPr>
          <w:rFonts w:ascii="Santander Text" w:hAnsi="Santander Text"/>
          <w:szCs w:val="18"/>
          <w:lang w:val="pt-PT"/>
        </w:rPr>
        <w:t xml:space="preserve">associado à variável </w:t>
      </w:r>
      <w:ins w:id="504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8D04F1" w:rsidRPr="00CE0124">
        <w:rPr>
          <w:rFonts w:ascii="Santander Text" w:hAnsi="Santander Text"/>
          <w:i/>
          <w:iCs/>
          <w:szCs w:val="18"/>
          <w:lang w:val="pt-PT"/>
        </w:rPr>
        <w:t>cmetacom</w:t>
      </w:r>
      <w:ins w:id="505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F73C16" w:rsidRPr="00CE0124">
        <w:rPr>
          <w:rFonts w:ascii="Santander Text" w:hAnsi="Santander Text"/>
          <w:szCs w:val="18"/>
          <w:lang w:val="pt-PT"/>
        </w:rPr>
        <w:t xml:space="preserve"> </w:t>
      </w:r>
      <w:r w:rsidR="009D0234" w:rsidRPr="00CE0124">
        <w:rPr>
          <w:rFonts w:ascii="Santander Text" w:hAnsi="Santander Text"/>
          <w:szCs w:val="18"/>
          <w:lang w:val="pt-PT"/>
        </w:rPr>
        <w:t xml:space="preserve">um tipo de conta (variável </w:t>
      </w:r>
      <w:ins w:id="506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9D0234" w:rsidRPr="00CE0124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CE0124">
        <w:rPr>
          <w:rFonts w:ascii="Santander Text" w:hAnsi="Santander Text"/>
          <w:szCs w:val="18"/>
          <w:lang w:val="pt-PT"/>
        </w:rPr>
        <w:t>local</w:t>
      </w:r>
      <w:ins w:id="507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9D0234" w:rsidRPr="00CE0124">
        <w:rPr>
          <w:rFonts w:ascii="Santander Text" w:hAnsi="Santander Text"/>
          <w:szCs w:val="18"/>
          <w:lang w:val="pt-PT"/>
        </w:rPr>
        <w:t>);</w:t>
      </w:r>
    </w:p>
    <w:p w14:paraId="40C3CA74" w14:textId="694062E5" w:rsidR="009D0234" w:rsidRPr="00CE0124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ins w:id="508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ins w:id="509" w:author="Ana Rita Geraldo de Caguerelho" w:date="2025-03-03T22:08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7C7F11" w:rsidRPr="00CE0124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CE0124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t</w:t>
      </w:r>
      <w:r w:rsidR="00E2402C" w:rsidRPr="00CE0124">
        <w:rPr>
          <w:rFonts w:ascii="Santander Text" w:hAnsi="Santander Text"/>
          <w:szCs w:val="18"/>
          <w:lang w:val="pt-PT"/>
        </w:rPr>
        <w:t>abela carregada deverá</w:t>
      </w:r>
      <w:r w:rsidRPr="00CE0124">
        <w:rPr>
          <w:rFonts w:ascii="Santander Text" w:hAnsi="Santander Text"/>
          <w:szCs w:val="18"/>
          <w:lang w:val="pt-PT"/>
        </w:rPr>
        <w:t xml:space="preserve"> ser </w:t>
      </w:r>
      <w:r w:rsidR="007C7F11" w:rsidRPr="00CE0124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7C7F11" w:rsidRPr="002571A2">
        <w:rPr>
          <w:rFonts w:ascii="Santander Text" w:hAnsi="Santander Text"/>
          <w:i/>
          <w:szCs w:val="18"/>
          <w:lang w:val="pt-PT"/>
          <w:rPrChange w:id="510" w:author="Ana Rita Geraldo de Caguerelho" w:date="2025-03-03T22:08:00Z">
            <w:rPr>
              <w:rFonts w:ascii="Santander Text" w:hAnsi="Santander Text"/>
              <w:szCs w:val="18"/>
              <w:lang w:val="pt-PT"/>
            </w:rPr>
          </w:rPrChange>
        </w:rPr>
        <w:t>metacom</w:t>
      </w:r>
      <w:r w:rsidR="007C7F11" w:rsidRPr="00CE0124">
        <w:rPr>
          <w:rFonts w:ascii="Santander Text" w:hAnsi="Santander Text"/>
          <w:szCs w:val="18"/>
          <w:lang w:val="pt-PT"/>
        </w:rPr>
        <w:t xml:space="preserve"> e </w:t>
      </w:r>
      <w:r w:rsidR="007C7F11" w:rsidRPr="002571A2">
        <w:rPr>
          <w:rFonts w:ascii="Santander Text" w:hAnsi="Santander Text"/>
          <w:i/>
          <w:szCs w:val="18"/>
          <w:lang w:val="pt-PT"/>
          <w:rPrChange w:id="511" w:author="Ana Rita Geraldo de Caguerelho" w:date="2025-03-03T22:08:00Z">
            <w:rPr>
              <w:rFonts w:ascii="Santander Text" w:hAnsi="Santander Text"/>
              <w:szCs w:val="18"/>
              <w:lang w:val="pt-PT"/>
            </w:rPr>
          </w:rPrChange>
        </w:rPr>
        <w:t>metaproduto</w:t>
      </w:r>
      <w:r w:rsidR="00EF1377" w:rsidRPr="00CE0124">
        <w:rPr>
          <w:rFonts w:ascii="Santander Text" w:hAnsi="Santander Text"/>
          <w:szCs w:val="18"/>
          <w:lang w:val="pt-PT"/>
        </w:rPr>
        <w:t>;</w:t>
      </w:r>
    </w:p>
    <w:p w14:paraId="34A1970F" w14:textId="2C43C936" w:rsidR="00AE7893" w:rsidRPr="00CE0124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12" w:name="_Toc190378748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512"/>
    </w:p>
    <w:p w14:paraId="58DE857A" w14:textId="24964D66" w:rsidR="0059036E" w:rsidRPr="00CE0124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CE0124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CE0124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="0059036E" w:rsidRPr="00CE0124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126D300C" w:rsidR="0059036E" w:rsidRPr="00CE0124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</w:t>
      </w:r>
      <w:r w:rsidRPr="00CE0124">
        <w:rPr>
          <w:rFonts w:ascii="Santander Text" w:hAnsi="Santander Text"/>
          <w:szCs w:val="18"/>
          <w:lang w:val="pt-PT"/>
        </w:rPr>
        <w:fldChar w:fldCharType="begin"/>
      </w:r>
      <w:r w:rsidRPr="00CE0124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CE0124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CE0124">
        <w:rPr>
          <w:rFonts w:ascii="Santander Text" w:hAnsi="Santander Text"/>
          <w:szCs w:val="18"/>
          <w:lang w:val="pt-PT"/>
        </w:rPr>
      </w:r>
      <w:r w:rsidRPr="00CE0124">
        <w:rPr>
          <w:rFonts w:ascii="Santander Text" w:hAnsi="Santander Text"/>
          <w:szCs w:val="18"/>
          <w:lang w:val="pt-PT"/>
        </w:rPr>
        <w:fldChar w:fldCharType="separate"/>
      </w:r>
      <w:r w:rsidRPr="00CE0124">
        <w:rPr>
          <w:rFonts w:ascii="Santander Text" w:hAnsi="Santander Text"/>
          <w:szCs w:val="18"/>
          <w:lang w:val="pt-PT"/>
        </w:rPr>
        <w:t xml:space="preserve">Tabela </w:t>
      </w:r>
      <w:r w:rsidRPr="00CE0124">
        <w:rPr>
          <w:rFonts w:ascii="Santander Text" w:hAnsi="Santander Text"/>
          <w:noProof/>
          <w:szCs w:val="18"/>
          <w:lang w:val="pt-PT"/>
        </w:rPr>
        <w:t>1</w:t>
      </w:r>
      <w:r w:rsidRPr="00CE0124">
        <w:rPr>
          <w:rFonts w:ascii="Santander Text" w:hAnsi="Santander Text"/>
          <w:szCs w:val="18"/>
          <w:lang w:val="pt-PT"/>
        </w:rPr>
        <w:fldChar w:fldCharType="end"/>
      </w:r>
      <w:r w:rsidRPr="00CE0124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CE0124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CE0124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CE0124">
        <w:rPr>
          <w:rFonts w:ascii="Santander Text" w:hAnsi="Santander Text"/>
          <w:szCs w:val="18"/>
          <w:lang w:val="pt-PT"/>
        </w:rPr>
        <w:t xml:space="preserve">, como é exemplo a variável </w:t>
      </w:r>
      <w:ins w:id="513" w:author="Ana Rita Geraldo de Caguerelho" w:date="2025-03-03T22:09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="002571A2" w:rsidRPr="00CE0124">
        <w:rPr>
          <w:rFonts w:ascii="Santander Text" w:hAnsi="Santander Text"/>
          <w:i/>
          <w:iCs/>
          <w:szCs w:val="18"/>
          <w:lang w:val="pt-PT"/>
        </w:rPr>
        <w:t>avrg_blnc</w:t>
      </w:r>
      <w:ins w:id="514" w:author="Ana Rita Geraldo de Caguerelho" w:date="2025-03-03T22:09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07620A5E" w:rsidR="00A0289B" w:rsidRPr="00CE012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Quando a variável </w:t>
      </w:r>
      <w:ins w:id="515" w:author="Ana Rita Geraldo de Caguerelho" w:date="2025-03-03T22:09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tipo_conta_local</w:t>
      </w:r>
      <w:ins w:id="516" w:author="Ana Rita Geraldo de Caguerelho" w:date="2025-03-03T22:09:00Z">
        <w:r w:rsidR="002571A2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CE012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CE012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CE0124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CE0124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color w:val="EB0000" w:themeColor="accent1"/>
          <w:sz w:val="18"/>
          <w:lang w:val="pt-PT"/>
        </w:rPr>
      </w:pPr>
      <w:bookmarkStart w:id="517" w:name="_Ref147930529"/>
      <w:r w:rsidRPr="00CE0124">
        <w:rPr>
          <w:rFonts w:ascii="Santander Text" w:hAnsi="Santander Text"/>
          <w:color w:val="EB0000" w:themeColor="accent1"/>
          <w:sz w:val="18"/>
          <w:lang w:val="pt-PT"/>
        </w:rPr>
        <w:t xml:space="preserve">Tabela </w:t>
      </w:r>
      <w:r w:rsidRPr="00CE0124">
        <w:rPr>
          <w:rFonts w:ascii="Santander Text" w:hAnsi="Santander Text"/>
          <w:color w:val="EB0000" w:themeColor="accent1"/>
          <w:sz w:val="18"/>
        </w:rPr>
        <w:fldChar w:fldCharType="begin"/>
      </w:r>
      <w:r w:rsidRPr="00CE0124">
        <w:rPr>
          <w:rFonts w:ascii="Santander Text" w:hAnsi="Santander Text"/>
          <w:color w:val="EB0000" w:themeColor="accent1"/>
          <w:sz w:val="18"/>
          <w:lang w:val="pt-PT"/>
        </w:rPr>
        <w:instrText xml:space="preserve"> SEQ Tabela \* ARABIC </w:instrText>
      </w:r>
      <w:r w:rsidRPr="00CE0124">
        <w:rPr>
          <w:rFonts w:ascii="Santander Text" w:hAnsi="Santander Text"/>
          <w:color w:val="EB0000" w:themeColor="accent1"/>
          <w:sz w:val="18"/>
        </w:rPr>
        <w:fldChar w:fldCharType="separate"/>
      </w:r>
      <w:r w:rsidRPr="00CE0124">
        <w:rPr>
          <w:rFonts w:ascii="Santander Text" w:hAnsi="Santander Text"/>
          <w:noProof/>
          <w:color w:val="EB0000" w:themeColor="accent1"/>
          <w:sz w:val="18"/>
          <w:lang w:val="pt-PT"/>
        </w:rPr>
        <w:t>1</w:t>
      </w:r>
      <w:r w:rsidRPr="00CE0124">
        <w:rPr>
          <w:rFonts w:ascii="Santander Text" w:hAnsi="Santander Text"/>
          <w:color w:val="EB0000" w:themeColor="accent1"/>
          <w:sz w:val="18"/>
        </w:rPr>
        <w:fldChar w:fldCharType="end"/>
      </w:r>
      <w:bookmarkEnd w:id="517"/>
      <w:r w:rsidRPr="00CE0124">
        <w:rPr>
          <w:rFonts w:ascii="Santander Text" w:hAnsi="Santander Text"/>
          <w:color w:val="EB0000" w:themeColor="accent1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CE0124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CE012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CE0124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CE0124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CE0124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CE0124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CE0124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CE012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E012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CE0124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CE0124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CE0124">
        <w:rPr>
          <w:rFonts w:ascii="Santander Text" w:hAnsi="Santander Text"/>
          <w:szCs w:val="18"/>
          <w:lang w:val="pt-PT"/>
        </w:rPr>
        <w:t>.</w:t>
      </w:r>
      <w:r w:rsidR="00D959E1" w:rsidRPr="00CE0124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CE0124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CE0124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CE0124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CE0124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CE0124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</w:t>
      </w:r>
      <w:r w:rsidR="00A0289B" w:rsidRPr="00CE0124">
        <w:rPr>
          <w:rFonts w:ascii="Santander Text" w:hAnsi="Santander Text"/>
          <w:szCs w:val="18"/>
          <w:lang w:val="pt-PT"/>
        </w:rPr>
        <w:t>is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CE0124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CE0124">
        <w:rPr>
          <w:rFonts w:ascii="Santander Text" w:hAnsi="Santander Text"/>
          <w:szCs w:val="18"/>
          <w:lang w:val="pt-PT"/>
        </w:rPr>
        <w:t xml:space="preserve">, 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CE0124">
        <w:rPr>
          <w:rFonts w:ascii="Santander Text" w:hAnsi="Santander Text"/>
          <w:szCs w:val="18"/>
          <w:lang w:val="pt-PT"/>
        </w:rPr>
        <w:t xml:space="preserve"> e 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CE0124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CE0124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</w:t>
      </w:r>
      <w:r w:rsidR="00A0289B" w:rsidRPr="00CE0124">
        <w:rPr>
          <w:rFonts w:ascii="Santander Text" w:hAnsi="Santander Text"/>
          <w:szCs w:val="18"/>
          <w:lang w:val="pt-PT"/>
        </w:rPr>
        <w:t>o</w:t>
      </w:r>
      <w:r w:rsidRPr="00CE0124">
        <w:rPr>
          <w:rFonts w:ascii="Santander Text" w:hAnsi="Santander Text"/>
          <w:szCs w:val="18"/>
          <w:lang w:val="pt-PT"/>
        </w:rPr>
        <w:t xml:space="preserve"> mesmo </w:t>
      </w:r>
      <w:r w:rsidR="00A0289B" w:rsidRPr="00CE0124">
        <w:rPr>
          <w:rFonts w:ascii="Santander Text" w:hAnsi="Santander Text"/>
          <w:szCs w:val="18"/>
          <w:lang w:val="pt-PT"/>
        </w:rPr>
        <w:t xml:space="preserve">par </w:t>
      </w:r>
      <w:r w:rsidRPr="00CE0124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CE0124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CE0124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CE0124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CE0124">
        <w:rPr>
          <w:rFonts w:ascii="Santander Text" w:hAnsi="Santander Text"/>
          <w:szCs w:val="18"/>
          <w:lang w:val="pt-PT"/>
        </w:rPr>
        <w:t xml:space="preserve"> </w:t>
      </w:r>
      <w:r w:rsidR="00A0289B" w:rsidRPr="00CE0124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CE0124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18" w:name="_Toc190378749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lastRenderedPageBreak/>
        <w:t>Alterações à tabela de parametrização tabela cd_captools.ct</w:t>
      </w:r>
      <w:r w:rsidR="007F618A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518"/>
    </w:p>
    <w:p w14:paraId="69A3B086" w14:textId="75F5A6F4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CE0124">
        <w:rPr>
          <w:rFonts w:ascii="Santander Text" w:hAnsi="Santander Text"/>
          <w:szCs w:val="18"/>
          <w:lang w:val="pt-PT"/>
        </w:rPr>
        <w:t>área de negócio</w:t>
      </w:r>
      <w:r w:rsidRPr="00CE012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Pr="00CE0124">
        <w:rPr>
          <w:rFonts w:ascii="Santander Text" w:hAnsi="Santander Text"/>
          <w:szCs w:val="18"/>
          <w:lang w:val="pt-PT"/>
        </w:rPr>
        <w:t xml:space="preserve">) qual a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E13FE1" w:rsidRPr="00CE0124">
        <w:rPr>
          <w:rFonts w:ascii="Santander Text" w:hAnsi="Santander Text"/>
          <w:szCs w:val="18"/>
          <w:lang w:val="pt-PT"/>
        </w:rPr>
        <w:t>de prioridade que</w:t>
      </w:r>
      <w:r w:rsidRPr="00CE0124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CE0124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CE0124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CE0124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CE0124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CE0124">
        <w:rPr>
          <w:rFonts w:ascii="Santander Text" w:hAnsi="Santander Text"/>
          <w:szCs w:val="18"/>
          <w:lang w:val="pt-PT"/>
        </w:rPr>
        <w:t xml:space="preserve"> e </w:t>
      </w:r>
      <w:r w:rsidR="00E13FE1" w:rsidRPr="00CE0124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CE0124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CE0124">
        <w:rPr>
          <w:rFonts w:ascii="Santander Text" w:hAnsi="Santander Text"/>
          <w:szCs w:val="18"/>
          <w:lang w:val="pt-PT"/>
        </w:rPr>
        <w:t>a prioridade definida no campo</w:t>
      </w:r>
      <w:r w:rsidR="00E13FE1" w:rsidRPr="00CE0124">
        <w:rPr>
          <w:rFonts w:ascii="Santander Text" w:hAnsi="Santander Text"/>
          <w:szCs w:val="18"/>
          <w:lang w:val="pt-PT"/>
        </w:rPr>
        <w:t xml:space="preserve"> </w:t>
      </w:r>
      <w:r w:rsidR="00E13FE1"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CE0124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Pretende-se assim</w:t>
      </w:r>
      <w:r w:rsidR="00F82715" w:rsidRPr="00CE0124">
        <w:rPr>
          <w:rFonts w:ascii="Santander Text" w:hAnsi="Santander Text"/>
          <w:szCs w:val="18"/>
          <w:lang w:val="pt-PT"/>
        </w:rPr>
        <w:t xml:space="preserve"> a</w:t>
      </w:r>
      <w:r w:rsidRPr="00CE0124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CE0124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CE0124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CE0124">
        <w:rPr>
          <w:rFonts w:ascii="Santander Text" w:hAnsi="Santander Text"/>
          <w:szCs w:val="18"/>
          <w:lang w:val="pt-PT"/>
        </w:rPr>
        <w:t>os seguintes</w:t>
      </w:r>
      <w:r w:rsidRPr="00CE0124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CE0124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a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CE0124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CE0124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CE0124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CE0124">
        <w:rPr>
          <w:rFonts w:ascii="Santander Text" w:hAnsi="Santander Text"/>
          <w:szCs w:val="18"/>
          <w:lang w:val="pt-PT"/>
        </w:rPr>
        <w:t>em</w:t>
      </w:r>
      <w:r w:rsidRPr="00CE0124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CE0124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CE0124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CE0124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CE012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CE0124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CE0124">
        <w:rPr>
          <w:rFonts w:ascii="Santander Text" w:hAnsi="Santander Text"/>
          <w:szCs w:val="18"/>
          <w:lang w:val="pt-PT"/>
        </w:rPr>
        <w:t xml:space="preserve"> </w:t>
      </w:r>
      <w:r w:rsidR="00E03E30" w:rsidRPr="00CE0124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CE0124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CE0124">
        <w:rPr>
          <w:rFonts w:ascii="Santander Text" w:hAnsi="Santander Text"/>
          <w:i/>
          <w:iCs/>
          <w:szCs w:val="18"/>
          <w:lang w:val="pt-PT"/>
        </w:rPr>
        <w:t>ampo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CE0124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CE0124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CE0124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CE0124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</w:t>
      </w:r>
      <w:r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Pr="00CE0124">
        <w:rPr>
          <w:rFonts w:ascii="Santander Text" w:hAnsi="Santander Text"/>
          <w:szCs w:val="18"/>
          <w:lang w:val="pt-PT"/>
        </w:rPr>
        <w:t xml:space="preserve"> = ‘</w:t>
      </w:r>
      <w:r w:rsidR="00A91117" w:rsidRPr="00CE0124">
        <w:rPr>
          <w:rFonts w:ascii="Santander Text" w:hAnsi="Santander Text"/>
          <w:szCs w:val="18"/>
          <w:lang w:val="pt-PT"/>
        </w:rPr>
        <w:t>MNGMNT_PRDCT</w:t>
      </w:r>
      <w:r w:rsidR="008763C1" w:rsidRPr="00CE0124">
        <w:rPr>
          <w:rFonts w:ascii="Santander Text" w:hAnsi="Santander Text"/>
          <w:szCs w:val="18"/>
          <w:lang w:val="pt-PT"/>
        </w:rPr>
        <w:t>, d</w:t>
      </w:r>
      <w:r w:rsidR="00701A9B" w:rsidRPr="00CE0124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CE0124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CE0124">
        <w:rPr>
          <w:rFonts w:ascii="Santander Text" w:hAnsi="Santander Text"/>
          <w:szCs w:val="18"/>
          <w:lang w:val="pt-PT"/>
        </w:rPr>
        <w:t>;</w:t>
      </w:r>
    </w:p>
    <w:p w14:paraId="78DCDD58" w14:textId="3E6A64F2" w:rsidR="00026A87" w:rsidRPr="00CE0124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CE0124">
        <w:rPr>
          <w:rFonts w:ascii="Santander Text" w:hAnsi="Santander Text"/>
          <w:i/>
          <w:iCs/>
          <w:szCs w:val="18"/>
          <w:lang w:val="pt-PT"/>
        </w:rPr>
        <w:t>valor_campo</w:t>
      </w:r>
      <w:r w:rsidRPr="00CE0124">
        <w:rPr>
          <w:rFonts w:ascii="Santander Text" w:hAnsi="Santander Text"/>
          <w:szCs w:val="18"/>
          <w:lang w:val="pt-PT"/>
        </w:rPr>
        <w:t xml:space="preserve"> apenas uma </w:t>
      </w:r>
      <w:ins w:id="519" w:author="Ana Rita Geraldo de Caguerelho" w:date="2025-03-03T22:09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ckarea</w:t>
      </w:r>
      <w:ins w:id="520" w:author="Ana Rita Geraldo de Caguerelho" w:date="2025-03-03T22:09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CE0124">
        <w:rPr>
          <w:rFonts w:ascii="Santander Text" w:hAnsi="Santander Text"/>
          <w:szCs w:val="18"/>
          <w:lang w:val="pt-PT"/>
        </w:rPr>
        <w:t xml:space="preserve"> quando </w:t>
      </w:r>
      <w:r w:rsidR="00732DE8" w:rsidRPr="00CE0124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CE0124">
        <w:rPr>
          <w:rFonts w:ascii="Santander Text" w:hAnsi="Santander Text"/>
          <w:szCs w:val="18"/>
          <w:lang w:val="pt-PT"/>
        </w:rPr>
        <w:t xml:space="preserve"> =</w:t>
      </w:r>
      <w:ins w:id="521" w:author="Ana Rita Geraldo de Caguerelho" w:date="2025-03-03T22:09:00Z">
        <w:r w:rsidR="00A2062B">
          <w:rPr>
            <w:rFonts w:ascii="Santander Text" w:hAnsi="Santander Text"/>
            <w:szCs w:val="18"/>
            <w:lang w:val="pt-PT"/>
          </w:rPr>
          <w:t xml:space="preserve"> </w:t>
        </w:r>
      </w:ins>
      <w:r w:rsidR="00732DE8" w:rsidRPr="00CE0124">
        <w:rPr>
          <w:rFonts w:ascii="Santander Text" w:hAnsi="Santander Text"/>
          <w:szCs w:val="18"/>
          <w:lang w:val="pt-PT"/>
        </w:rPr>
        <w:t>’ÁREA DE NEGÓCIO’</w:t>
      </w:r>
      <w:r w:rsidR="00285BEB" w:rsidRPr="00CE0124">
        <w:rPr>
          <w:rFonts w:ascii="Santander Text" w:hAnsi="Santander Text"/>
          <w:szCs w:val="18"/>
          <w:lang w:val="pt-PT"/>
        </w:rPr>
        <w:t xml:space="preserve"> or ‘MNGMNT_PRDCT’.</w:t>
      </w:r>
      <w:bookmarkEnd w:id="20"/>
      <w:bookmarkEnd w:id="21"/>
      <w:bookmarkEnd w:id="22"/>
      <w:bookmarkEnd w:id="23"/>
      <w:bookmarkEnd w:id="24"/>
      <w:bookmarkEnd w:id="492"/>
    </w:p>
    <w:p w14:paraId="358C2D94" w14:textId="77777777" w:rsidR="00026A87" w:rsidRPr="00CE0124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CE0124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522" w:name="_Toc190378750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522"/>
    </w:p>
    <w:p w14:paraId="2EB61E4B" w14:textId="22EFFC73" w:rsidR="00482827" w:rsidRPr="00CE0124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23" w:name="_Toc190378751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523"/>
    </w:p>
    <w:p w14:paraId="5175CCB6" w14:textId="09B0FA37" w:rsidR="003011CD" w:rsidRPr="00CE0124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524" w:name="_Toc190378752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CE012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CE012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524"/>
    </w:p>
    <w:p w14:paraId="67F0F91B" w14:textId="69E5CE2A" w:rsidR="002D5DB6" w:rsidRPr="00CE0124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ponto de partida do</w:t>
      </w:r>
      <w:r w:rsidR="00D1293E" w:rsidRPr="00CE0124">
        <w:rPr>
          <w:rFonts w:ascii="Santander Text" w:hAnsi="Santander Text"/>
          <w:szCs w:val="18"/>
          <w:lang w:val="pt-PT"/>
        </w:rPr>
        <w:t xml:space="preserve"> aprovisionamento </w:t>
      </w:r>
      <w:r w:rsidRPr="00CE0124">
        <w:rPr>
          <w:rFonts w:ascii="Santander Text" w:hAnsi="Santander Text"/>
          <w:szCs w:val="18"/>
          <w:lang w:val="pt-PT"/>
        </w:rPr>
        <w:t>deve ser o universo</w:t>
      </w:r>
      <w:r w:rsidR="006E3C4A" w:rsidRPr="00CE0124">
        <w:rPr>
          <w:rFonts w:ascii="Santander Text" w:hAnsi="Santander Text"/>
          <w:szCs w:val="18"/>
          <w:lang w:val="pt-PT"/>
        </w:rPr>
        <w:t xml:space="preserve"> </w:t>
      </w:r>
      <w:r w:rsidR="00D924D8" w:rsidRPr="00CE0124">
        <w:rPr>
          <w:rFonts w:ascii="Santander Text" w:hAnsi="Santander Text"/>
          <w:szCs w:val="18"/>
          <w:lang w:val="pt-PT"/>
        </w:rPr>
        <w:t>atual</w:t>
      </w:r>
      <w:r w:rsidRPr="00CE0124">
        <w:rPr>
          <w:rFonts w:ascii="Santander Text" w:hAnsi="Santander Text"/>
          <w:szCs w:val="18"/>
          <w:lang w:val="pt-PT"/>
        </w:rPr>
        <w:t xml:space="preserve">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Pr="00CE0124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CE0124">
        <w:rPr>
          <w:rFonts w:ascii="Santander Text" w:hAnsi="Santander Text"/>
          <w:szCs w:val="18"/>
          <w:lang w:val="pt-PT"/>
        </w:rPr>
        <w:t>.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EA2208" w:rsidRPr="00CE0124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CE0124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CE0124">
        <w:rPr>
          <w:rFonts w:ascii="Santander Text" w:hAnsi="Santander Text"/>
          <w:szCs w:val="18"/>
          <w:lang w:val="pt-PT"/>
        </w:rPr>
        <w:t>novas variáveis.</w:t>
      </w:r>
    </w:p>
    <w:p w14:paraId="3417CD02" w14:textId="604CEAF8" w:rsidR="003C6C37" w:rsidRPr="00CE0124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ins w:id="525" w:author="Ana Rita Geraldo de Caguerelho" w:date="2025-03-03T22:10:00Z">
        <w:r w:rsidR="00A2062B">
          <w:rPr>
            <w:rFonts w:ascii="Santander Text" w:hAnsi="Santander Text"/>
            <w:szCs w:val="18"/>
            <w:lang w:val="pt-PT"/>
          </w:rPr>
          <w:t>“</w:t>
        </w:r>
      </w:ins>
      <w:r w:rsidRPr="00CE0124">
        <w:rPr>
          <w:rFonts w:ascii="Santander Text" w:hAnsi="Santander Text"/>
          <w:szCs w:val="18"/>
          <w:lang w:val="pt-PT"/>
        </w:rPr>
        <w:t xml:space="preserve">BST ESG Loan Tape </w:t>
      </w:r>
      <w:r w:rsidR="00A40FE5" w:rsidRPr="00CE0124">
        <w:rPr>
          <w:rFonts w:ascii="Santander Text" w:hAnsi="Santander Text"/>
          <w:szCs w:val="18"/>
          <w:lang w:val="pt-PT"/>
        </w:rPr>
        <w:t>Pilar 3</w:t>
      </w:r>
      <w:r w:rsidRPr="00CE0124">
        <w:rPr>
          <w:rFonts w:ascii="Santander Text" w:hAnsi="Santander Text"/>
          <w:szCs w:val="18"/>
          <w:lang w:val="pt-PT"/>
        </w:rPr>
        <w:t>.xlsx</w:t>
      </w:r>
      <w:ins w:id="526" w:author="Ana Rita Geraldo de Caguerelho" w:date="2025-03-03T22:10:00Z">
        <w:r w:rsidR="00A2062B">
          <w:rPr>
            <w:rFonts w:ascii="Santander Text" w:hAnsi="Santander Text"/>
            <w:szCs w:val="18"/>
            <w:lang w:val="pt-PT"/>
          </w:rPr>
          <w:t>”</w:t>
        </w:r>
      </w:ins>
      <w:r w:rsidRPr="00CE0124">
        <w:rPr>
          <w:rFonts w:ascii="Santander Text" w:hAnsi="Santander Text"/>
          <w:szCs w:val="18"/>
          <w:lang w:val="pt-PT"/>
        </w:rPr>
        <w:t xml:space="preserve">, colunas TABELA/FICHEIRO (nome da tabela fonte ou parametrização), CAMPO (variável ou variáveis fonte) e </w:t>
      </w:r>
      <w:r w:rsidR="004C1E0E" w:rsidRPr="00CE0124">
        <w:rPr>
          <w:rFonts w:ascii="Santander Text" w:hAnsi="Santander Text"/>
          <w:szCs w:val="18"/>
          <w:lang w:val="pt-PT"/>
        </w:rPr>
        <w:t>REGRA DE APROVISIONAMENTO</w:t>
      </w:r>
      <w:r w:rsidRPr="00CE0124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1395D042" w:rsidR="002D2659" w:rsidRPr="00CE0124" w:rsidRDefault="00DB640A" w:rsidP="00B8531F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TXNMY_ELGBL_CAPEX_CCM,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TXNMY_ELGBL_CAPEX_CCA,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ENBLNG_CAPEX_CCM,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ENBLNG_CAPEX_CCA,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TRNSTNL_CAPEX,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PURE_CAPEX_CCM,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Pr="00CE0124">
        <w:rPr>
          <w:rFonts w:ascii="Santander Text" w:hAnsi="Santander Text"/>
          <w:lang w:val="pt-PT"/>
        </w:rPr>
        <w:t>PURE_CAPEX_CCA</w:t>
      </w:r>
      <w:r w:rsidR="00A9610F" w:rsidRPr="00CE0124">
        <w:rPr>
          <w:rFonts w:ascii="Santander Text" w:hAnsi="Santander Text"/>
          <w:lang w:val="pt-PT"/>
        </w:rPr>
        <w:t>, TXNMY_ELGBL_TRNVR_CCM,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TXNMY_ELGBL_TRNVR_CCA,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ENBLNG_TRNVR_CCM,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ENBLNG_TRNVR_CCA,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TRNSTNL_TRNVR,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PURE_TRNVR_CCM,</w:t>
      </w:r>
      <w:r w:rsidR="008E2D50" w:rsidRPr="00CE0124">
        <w:rPr>
          <w:rFonts w:ascii="Santander Text" w:hAnsi="Santander Text"/>
          <w:lang w:val="pt-PT"/>
        </w:rPr>
        <w:t xml:space="preserve"> </w:t>
      </w:r>
      <w:r w:rsidR="00A9610F" w:rsidRPr="00CE0124">
        <w:rPr>
          <w:rFonts w:ascii="Santander Text" w:hAnsi="Santander Text"/>
          <w:lang w:val="pt-PT"/>
        </w:rPr>
        <w:t>PURE_TRNVR_CCA</w:t>
      </w:r>
      <w:r w:rsidR="00876001" w:rsidRPr="00CE0124">
        <w:rPr>
          <w:rFonts w:ascii="Santander Text" w:hAnsi="Santander Text"/>
          <w:lang w:val="pt-PT"/>
        </w:rPr>
        <w:t xml:space="preserve">, </w:t>
      </w:r>
      <w:r w:rsidR="00B8531F" w:rsidRPr="00CE0124">
        <w:rPr>
          <w:rFonts w:ascii="Santander Text" w:hAnsi="Santander Text"/>
          <w:lang w:val="pt-PT"/>
        </w:rPr>
        <w:t xml:space="preserve"> TXNMY_ELGBL_TRNVR_P,PURE_TRNVR_P,TXNMY_ELGBL_CAPEX_P,PURE_CAPEX_P,TXNMY_ELGBL_TRNVR_B,PURE_TRNVR_B,TXNMY_ELGBL_CAPEX_B,PURE_CAPEX_B,TXNMY_ELGBL_TRNVR_W,ENBLNG_TRNVR_W,PURE_TRNVR_W,TXNMY_ELGBL_CAPEX_W,ENBLNG_CAPEX_W,PURE_CAPEX_W,TXNMY_ELGBL_TRNVR_CE,ENBLNG_TRNVR_CE,PURE_TRNVR_CE,TXNMY_ELGBL_CAPEX_CE,ENBLNG_CAPEX_CE,PURE_CAPEX_CE,</w:t>
      </w:r>
      <w:r w:rsidR="00B8531F" w:rsidRPr="00CE0124">
        <w:rPr>
          <w:rFonts w:ascii="Santander Text" w:hAnsi="Santander Text"/>
          <w:szCs w:val="18"/>
          <w:lang w:val="pt-PT"/>
        </w:rPr>
        <w:t xml:space="preserve"> </w:t>
      </w:r>
      <w:r w:rsidR="00876001" w:rsidRPr="00CE0124">
        <w:rPr>
          <w:rFonts w:ascii="Santander Text" w:hAnsi="Santander Text"/>
          <w:lang w:val="pt-PT"/>
        </w:rPr>
        <w:t>CNTRPRTY_EMSSNS_SCP1, CNTRPRTY_EMSSNS_SCP2, CNTRPRTY_EMSSNS_SCP3</w:t>
      </w:r>
    </w:p>
    <w:p w14:paraId="134C2CDF" w14:textId="4F43A034" w:rsidR="002D2659" w:rsidRPr="00CE0124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CE0124">
        <w:rPr>
          <w:rFonts w:ascii="Santander Text" w:hAnsi="Santander Text"/>
          <w:szCs w:val="18"/>
          <w:lang w:val="pt-PT"/>
        </w:rPr>
        <w:t xml:space="preserve">destas variáveis </w:t>
      </w:r>
      <w:r w:rsidRPr="00CE0124">
        <w:rPr>
          <w:rFonts w:ascii="Santander Text" w:hAnsi="Santander Text"/>
          <w:szCs w:val="18"/>
          <w:lang w:val="pt-PT"/>
        </w:rPr>
        <w:t xml:space="preserve">será </w:t>
      </w:r>
      <w:r w:rsidR="00D924D8" w:rsidRPr="00CE0124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CE0124">
        <w:rPr>
          <w:rFonts w:ascii="Santander Text" w:hAnsi="Santander Text"/>
          <w:szCs w:val="18"/>
          <w:lang w:val="pt-PT"/>
        </w:rPr>
        <w:t xml:space="preserve">tabela </w:t>
      </w:r>
      <w:del w:id="527" w:author="Ana Rita Geraldo de Caguerelho" w:date="2025-03-03T22:10:00Z">
        <w:r w:rsidR="00093DAC" w:rsidRPr="00CE0124" w:rsidDel="00A2062B">
          <w:rPr>
            <w:rFonts w:ascii="Santander Text" w:hAnsi="Santander Text"/>
            <w:szCs w:val="18"/>
            <w:lang w:val="pt-PT"/>
          </w:rPr>
          <w:delText>business_esg.</w:delText>
        </w:r>
      </w:del>
      <w:r w:rsidR="00093DAC" w:rsidRPr="00A2062B">
        <w:rPr>
          <w:rFonts w:ascii="Santander Text" w:hAnsi="Santander Text"/>
          <w:i/>
          <w:szCs w:val="18"/>
          <w:lang w:val="pt-PT"/>
          <w:rPrChange w:id="528" w:author="Ana Rita Geraldo de Caguerelho" w:date="2025-03-03T22:10:00Z">
            <w:rPr>
              <w:rFonts w:ascii="Santander Text" w:hAnsi="Santander Text"/>
              <w:szCs w:val="18"/>
              <w:lang w:val="pt-PT"/>
            </w:rPr>
          </w:rPrChange>
        </w:rPr>
        <w:t xml:space="preserve">modesg_out_empr_info_nfin </w:t>
      </w:r>
      <w:r w:rsidRPr="00CE0124">
        <w:rPr>
          <w:rFonts w:ascii="Santander Text" w:hAnsi="Santander Text"/>
          <w:szCs w:val="18"/>
          <w:lang w:val="pt-PT"/>
        </w:rPr>
        <w:t>do Modelo de Dados ESG.</w:t>
      </w:r>
      <w:r w:rsidR="004A3C49" w:rsidRPr="00CE0124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CE0124">
        <w:rPr>
          <w:rFonts w:ascii="Santander Text" w:hAnsi="Santander Text"/>
          <w:szCs w:val="18"/>
          <w:lang w:val="pt-PT"/>
        </w:rPr>
        <w:t xml:space="preserve">da </w:t>
      </w:r>
      <w:r w:rsidR="00852543" w:rsidRPr="00CE0124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CE0124">
        <w:rPr>
          <w:rFonts w:ascii="Santander Text" w:hAnsi="Santander Text"/>
          <w:szCs w:val="18"/>
          <w:lang w:val="pt-PT"/>
        </w:rPr>
        <w:t>‘</w:t>
      </w:r>
      <w:r w:rsidR="00852543" w:rsidRPr="00A2062B">
        <w:rPr>
          <w:rFonts w:ascii="Santander Text" w:hAnsi="Santander Text"/>
          <w:i/>
          <w:szCs w:val="18"/>
          <w:lang w:val="pt-PT"/>
          <w:rPrChange w:id="529" w:author="Ana Rita Geraldo de Caguerelho" w:date="2025-03-03T22:10:00Z">
            <w:rPr>
              <w:rFonts w:ascii="Santander Text" w:hAnsi="Santander Text"/>
              <w:szCs w:val="18"/>
              <w:lang w:val="pt-PT"/>
            </w:rPr>
          </w:rPrChange>
        </w:rPr>
        <w:t>zcliente</w:t>
      </w:r>
      <w:r w:rsidR="003265F4" w:rsidRPr="00A2062B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CE0124">
        <w:rPr>
          <w:rFonts w:ascii="Santander Text" w:hAnsi="Santander Text"/>
          <w:szCs w:val="18"/>
          <w:lang w:val="pt-PT"/>
        </w:rPr>
        <w:t xml:space="preserve">da tabela </w:t>
      </w:r>
      <w:del w:id="530" w:author="Ana Rita Geraldo de Caguerelho" w:date="2025-03-03T22:10:00Z">
        <w:r w:rsidR="00A65DD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business_esg</w:delText>
        </w:r>
        <w:r w:rsidR="003265F4" w:rsidRPr="00CE0124" w:rsidDel="00A2062B">
          <w:rPr>
            <w:rFonts w:ascii="Santander Text" w:hAnsi="Santander Text"/>
            <w:szCs w:val="18"/>
            <w:lang w:val="pt-PT"/>
          </w:rPr>
          <w:delText>.</w:delText>
        </w:r>
      </w:del>
      <w:r w:rsidR="00852543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CE0124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CE0124">
        <w:rPr>
          <w:rFonts w:ascii="Santander Text" w:hAnsi="Santander Text"/>
          <w:szCs w:val="18"/>
          <w:lang w:val="pt-PT"/>
        </w:rPr>
        <w:t>‘</w:t>
      </w:r>
      <w:r w:rsidR="001E79B2" w:rsidRPr="00A2062B">
        <w:rPr>
          <w:rFonts w:ascii="Santander Text" w:hAnsi="Santander Text"/>
          <w:i/>
          <w:szCs w:val="18"/>
          <w:lang w:val="pt-PT"/>
          <w:rPrChange w:id="531" w:author="Ana Rita Geraldo de Caguerelho" w:date="2025-03-03T22:10:00Z">
            <w:rPr>
              <w:rFonts w:ascii="Santander Text" w:hAnsi="Santander Text"/>
              <w:szCs w:val="18"/>
              <w:lang w:val="pt-PT"/>
            </w:rPr>
          </w:rPrChange>
        </w:rPr>
        <w:t>entty_id</w:t>
      </w:r>
      <w:r w:rsidR="003265F4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CE0124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CE0124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3FC4F5E9" w:rsidR="002D2659" w:rsidRPr="00CE0124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del w:id="532" w:author="Ana Rita Geraldo de Caguerelho" w:date="2025-03-03T22:11:00Z">
        <w:r w:rsidR="00A65DD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business_esg</w:delText>
        </w:r>
        <w:r w:rsidR="003265F4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CE0124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CE0124">
        <w:rPr>
          <w:rFonts w:ascii="Santander Text" w:hAnsi="Santander Text"/>
          <w:i/>
          <w:iCs/>
          <w:szCs w:val="18"/>
          <w:lang w:val="pt-PT"/>
        </w:rPr>
        <w:t>(</w:t>
      </w:r>
      <w:ins w:id="533" w:author="Ana Rita Geraldo de Caguerelho" w:date="2025-03-03T22:11:00Z">
        <w:r w:rsidR="00A2062B"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ins w:id="534" w:author="Ana Rita Geraldo de Caguerelho" w:date="2025-03-03T22:11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8C9782A" w:rsidR="002D2659" w:rsidRPr="00CE0124" w:rsidRDefault="00557A3F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CE0124">
        <w:rPr>
          <w:rFonts w:ascii="Santander Text" w:hAnsi="Santander Text"/>
          <w:szCs w:val="18"/>
          <w:lang w:val="pt-PT"/>
        </w:rPr>
        <w:t>, NACE_ESG</w:t>
      </w:r>
    </w:p>
    <w:p w14:paraId="480FDDCF" w14:textId="3A7E28A2" w:rsidR="00557A3F" w:rsidRPr="00CE0124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As</w:t>
      </w:r>
      <w:r w:rsidR="00DF0842" w:rsidRPr="00CE0124">
        <w:rPr>
          <w:rFonts w:ascii="Santander Text" w:hAnsi="Santander Text"/>
          <w:szCs w:val="18"/>
          <w:lang w:val="pt-PT"/>
        </w:rPr>
        <w:t xml:space="preserve"> variáveis de </w:t>
      </w:r>
      <w:r w:rsidR="00DF0842" w:rsidRPr="00A2062B">
        <w:rPr>
          <w:rFonts w:ascii="Santander Text" w:hAnsi="Santander Text"/>
          <w:i/>
          <w:szCs w:val="18"/>
          <w:lang w:val="pt-PT"/>
          <w:rPrChange w:id="535" w:author="Ana Rita Geraldo de Caguerelho" w:date="2025-03-03T22:11:00Z">
            <w:rPr>
              <w:rFonts w:ascii="Santander Text" w:hAnsi="Santander Text"/>
              <w:szCs w:val="18"/>
              <w:lang w:val="pt-PT"/>
            </w:rPr>
          </w:rPrChange>
        </w:rPr>
        <w:t>flag</w:t>
      </w:r>
      <w:r w:rsidR="000C0D18" w:rsidRPr="00CE0124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CE0124">
        <w:rPr>
          <w:rFonts w:ascii="Santander Text" w:hAnsi="Santander Text"/>
          <w:szCs w:val="18"/>
          <w:lang w:val="pt-PT"/>
        </w:rPr>
        <w:t xml:space="preserve"> são </w:t>
      </w:r>
      <w:r w:rsidR="000C0D18" w:rsidRPr="00CE0124">
        <w:rPr>
          <w:rFonts w:ascii="Santander Text" w:hAnsi="Santander Text"/>
          <w:szCs w:val="18"/>
          <w:lang w:val="pt-PT"/>
        </w:rPr>
        <w:t>aprovisionadas</w:t>
      </w:r>
      <w:r w:rsidR="007D18CD" w:rsidRPr="00CE0124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CE0124">
        <w:rPr>
          <w:rFonts w:ascii="Santander Text" w:hAnsi="Santander Text"/>
          <w:szCs w:val="18"/>
          <w:lang w:val="pt-PT"/>
        </w:rPr>
        <w:t xml:space="preserve">na informação da tabela </w:t>
      </w:r>
      <w:del w:id="536" w:author="Ana Rita Geraldo de Caguerelho" w:date="2025-03-03T22:11:00Z">
        <w:r w:rsidR="00A65DD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business_esg</w:delText>
        </w:r>
        <w:r w:rsidR="003265F4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  <w:r w:rsidR="009F2354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CE0124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del w:id="537" w:author="Ana Rita Geraldo de Caguerelho" w:date="2025-03-03T22:11:00Z">
        <w:r w:rsidR="009F2354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7D18CD" w:rsidRPr="00A2062B">
        <w:rPr>
          <w:rFonts w:ascii="Santander Text" w:hAnsi="Santander Text"/>
          <w:i/>
          <w:szCs w:val="18"/>
          <w:lang w:val="pt-PT"/>
          <w:rPrChange w:id="538" w:author="Ana Rita Geraldo de Caguerelho" w:date="2025-03-03T22:11:00Z">
            <w:rPr>
              <w:rFonts w:ascii="Santander Text" w:hAnsi="Santander Text"/>
              <w:szCs w:val="18"/>
              <w:lang w:val="pt-PT"/>
            </w:rPr>
          </w:rPrChange>
        </w:rPr>
        <w:t xml:space="preserve">tabela </w:t>
      </w:r>
      <w:r w:rsidR="007D18CD" w:rsidRPr="00A2062B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7D18CD"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7C01A519" w14:textId="604C62C9" w:rsidR="00E51501" w:rsidRPr="00CE0124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del w:id="539" w:author="Ana Rita Geraldo de Caguerelho" w:date="2025-03-03T22:11:00Z">
        <w:r w:rsidR="00A65DD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business_esg</w:delText>
        </w:r>
        <w:r w:rsidR="003265F4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CE0124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CE0124">
        <w:rPr>
          <w:rFonts w:ascii="Santander Text" w:hAnsi="Santander Text"/>
          <w:i/>
          <w:iCs/>
          <w:szCs w:val="18"/>
          <w:lang w:val="pt-PT"/>
        </w:rPr>
        <w:t>(</w:t>
      </w:r>
      <w:ins w:id="540" w:author="Ana Rita Geraldo de Caguerelho" w:date="2025-03-03T22:11:00Z">
        <w:r w:rsidR="00A2062B"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ins w:id="541" w:author="Ana Rita Geraldo de Caguerelho" w:date="2025-03-03T22:11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78E92DE1" w:rsidR="009B7999" w:rsidRPr="00CE0124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os campos ‘</w:t>
      </w:r>
      <w:r w:rsidR="00255AB1" w:rsidRPr="00A2062B">
        <w:rPr>
          <w:rFonts w:ascii="Santander Text" w:hAnsi="Santander Text"/>
          <w:i/>
          <w:szCs w:val="18"/>
          <w:lang w:val="pt-PT"/>
          <w:rPrChange w:id="542" w:author="Ana Rita Geraldo de Caguerelho" w:date="2025-03-03T22:11:00Z">
            <w:rPr>
              <w:rFonts w:ascii="Santander Text" w:hAnsi="Santander Text"/>
              <w:szCs w:val="18"/>
              <w:lang w:val="pt-PT"/>
            </w:rPr>
          </w:rPrChange>
        </w:rPr>
        <w:t>flg_act_physcl_rsk</w:t>
      </w:r>
      <w:r w:rsidRPr="00CE0124">
        <w:rPr>
          <w:rFonts w:ascii="Santander Text" w:hAnsi="Santander Text"/>
          <w:szCs w:val="18"/>
          <w:lang w:val="pt-PT"/>
        </w:rPr>
        <w:t>’ e ‘</w:t>
      </w:r>
      <w:r w:rsidR="00255AB1" w:rsidRPr="00A2062B">
        <w:rPr>
          <w:rFonts w:ascii="Santander Text" w:hAnsi="Santander Text"/>
          <w:i/>
          <w:szCs w:val="18"/>
          <w:lang w:val="pt-PT"/>
          <w:rPrChange w:id="543" w:author="Ana Rita Geraldo de Caguerelho" w:date="2025-03-03T22:11:00Z">
            <w:rPr>
              <w:rFonts w:ascii="Santander Text" w:hAnsi="Santander Text"/>
              <w:szCs w:val="18"/>
              <w:lang w:val="pt-PT"/>
            </w:rPr>
          </w:rPrChange>
        </w:rPr>
        <w:t>flg_chrnc_physcl_rsk</w:t>
      </w:r>
      <w:r w:rsidRPr="00A2062B">
        <w:rPr>
          <w:rFonts w:ascii="Santander Text" w:hAnsi="Santander Text"/>
          <w:i/>
          <w:szCs w:val="18"/>
          <w:lang w:val="pt-PT"/>
          <w:rPrChange w:id="544" w:author="Ana Rita Geraldo de Caguerelho" w:date="2025-03-03T22:11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, caso não </w:t>
      </w:r>
      <w:r w:rsidR="001557BD" w:rsidRPr="00CE0124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CE0124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CE0124">
        <w:rPr>
          <w:rFonts w:ascii="Santander Text" w:hAnsi="Santander Text" w:cs="Calibri"/>
          <w:szCs w:val="18"/>
          <w:lang w:val="pt-PT"/>
        </w:rPr>
        <w:t>deve</w:t>
      </w:r>
      <w:r w:rsidR="00255AB1" w:rsidRPr="00CE0124">
        <w:rPr>
          <w:rFonts w:ascii="Santander Text" w:hAnsi="Santander Text" w:cs="Calibri"/>
          <w:szCs w:val="18"/>
          <w:lang w:val="pt-PT"/>
        </w:rPr>
        <w:t>m</w:t>
      </w:r>
      <w:r w:rsidR="001557BD" w:rsidRPr="00CE0124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CE0124">
        <w:rPr>
          <w:rFonts w:ascii="Santander Text" w:hAnsi="Santander Text" w:cs="Calibri"/>
          <w:szCs w:val="18"/>
          <w:lang w:val="pt-PT"/>
        </w:rPr>
        <w:t>s</w:t>
      </w:r>
      <w:r w:rsidR="001557BD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CE0124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CE0124">
        <w:rPr>
          <w:rFonts w:ascii="Santander Text" w:hAnsi="Santander Text" w:cs="Calibri"/>
          <w:szCs w:val="18"/>
          <w:lang w:val="pt-PT"/>
        </w:rPr>
        <w:t>o valor ‘N’.</w:t>
      </w:r>
    </w:p>
    <w:p w14:paraId="40E0CCA7" w14:textId="26AB7F33" w:rsidR="006147AE" w:rsidRPr="00CE0124" w:rsidRDefault="00B8531F" w:rsidP="006147AE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Para os campos ‘</w:t>
      </w:r>
      <w:r w:rsidRPr="00A2062B">
        <w:rPr>
          <w:rFonts w:ascii="Santander Text" w:hAnsi="Santander Text" w:cs="Calibri"/>
          <w:i/>
          <w:szCs w:val="18"/>
          <w:lang w:val="pt-PT"/>
          <w:rPrChange w:id="545" w:author="Ana Rita Geraldo de Caguerelho" w:date="2025-03-03T22:12:00Z">
            <w:rPr>
              <w:rFonts w:ascii="Santander Text" w:hAnsi="Santander Text" w:cs="Calibri"/>
              <w:szCs w:val="18"/>
              <w:lang w:val="pt-PT"/>
            </w:rPr>
          </w:rPrChange>
        </w:rPr>
        <w:t>flg_csrd</w:t>
      </w:r>
      <w:r w:rsidR="00705BB9" w:rsidRPr="00A2062B">
        <w:rPr>
          <w:rFonts w:ascii="Santander Text" w:hAnsi="Santander Text" w:cs="Calibri"/>
          <w:i/>
          <w:szCs w:val="18"/>
          <w:lang w:val="pt-PT"/>
          <w:rPrChange w:id="546" w:author="Ana Rita Geraldo de Caguerelho" w:date="2025-03-03T22:12:00Z">
            <w:rPr>
              <w:rFonts w:ascii="Santander Text" w:hAnsi="Santander Text" w:cs="Calibri"/>
              <w:szCs w:val="18"/>
              <w:lang w:val="pt-PT"/>
            </w:rPr>
          </w:rPrChange>
        </w:rPr>
        <w:t>_applc</w:t>
      </w:r>
      <w:r w:rsidR="0061347A" w:rsidRPr="00A2062B">
        <w:rPr>
          <w:rFonts w:ascii="Santander Text" w:hAnsi="Santander Text" w:cs="Calibri"/>
          <w:i/>
          <w:szCs w:val="18"/>
          <w:lang w:val="pt-PT"/>
          <w:rPrChange w:id="547" w:author="Ana Rita Geraldo de Caguerelho" w:date="2025-03-03T22:12:00Z">
            <w:rPr>
              <w:rFonts w:ascii="Santander Text" w:hAnsi="Santander Text" w:cs="Calibri"/>
              <w:szCs w:val="18"/>
              <w:lang w:val="pt-PT"/>
            </w:rPr>
          </w:rPrChange>
        </w:rPr>
        <w:t>blty</w:t>
      </w:r>
      <w:r w:rsidR="0061347A" w:rsidRPr="00CE0124">
        <w:rPr>
          <w:rFonts w:ascii="Santander Text" w:hAnsi="Santander Text" w:cs="Calibri"/>
          <w:szCs w:val="18"/>
          <w:lang w:val="pt-PT"/>
        </w:rPr>
        <w:t>’ e ‘</w:t>
      </w:r>
      <w:r w:rsidR="0061347A" w:rsidRPr="00A2062B">
        <w:rPr>
          <w:rFonts w:ascii="Santander Text" w:hAnsi="Santander Text" w:cs="Calibri"/>
          <w:i/>
          <w:szCs w:val="18"/>
          <w:lang w:val="pt-PT"/>
          <w:rPrChange w:id="548" w:author="Ana Rita Geraldo de Caguerelho" w:date="2025-03-03T22:12:00Z">
            <w:rPr>
              <w:rFonts w:ascii="Santander Text" w:hAnsi="Santander Text" w:cs="Calibri"/>
              <w:szCs w:val="18"/>
              <w:lang w:val="pt-PT"/>
            </w:rPr>
          </w:rPrChange>
        </w:rPr>
        <w:t>flg_excldd_eu_prs_algnd_bnchmrk’</w:t>
      </w:r>
      <w:r w:rsidR="0061347A" w:rsidRPr="00CE0124">
        <w:rPr>
          <w:rFonts w:ascii="Santander Text" w:hAnsi="Santander Text" w:cs="Calibri"/>
          <w:szCs w:val="18"/>
          <w:lang w:val="pt-PT"/>
        </w:rPr>
        <w:t>, caso o campo ‘</w:t>
      </w:r>
      <w:r w:rsidR="0061347A" w:rsidRPr="00A2062B">
        <w:rPr>
          <w:rFonts w:ascii="Santander Text" w:hAnsi="Santander Text" w:cs="Calibri"/>
          <w:i/>
          <w:szCs w:val="18"/>
          <w:lang w:val="pt-PT"/>
          <w:rPrChange w:id="549" w:author="Ana Rita Geraldo de Caguerelho" w:date="2025-03-03T22:12:00Z">
            <w:rPr>
              <w:rFonts w:ascii="Santander Text" w:hAnsi="Santander Text" w:cs="Calibri"/>
              <w:szCs w:val="18"/>
              <w:lang w:val="pt-PT"/>
            </w:rPr>
          </w:rPrChange>
        </w:rPr>
        <w:t>intrnl_sgmnt’</w:t>
      </w:r>
      <w:r w:rsidR="0061347A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seja diferente dos segmentos a reportar definidos na tabela de parametrização </w:t>
      </w:r>
      <w:del w:id="550" w:author="Ana Rita Geraldo de Caguerelho" w:date="2025-03-03T22:12:00Z">
        <w:r w:rsidR="006147AE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6147AE" w:rsidRPr="00CE0124">
        <w:rPr>
          <w:rFonts w:ascii="Santander Text" w:hAnsi="Santander Text"/>
          <w:i/>
          <w:iCs/>
          <w:szCs w:val="18"/>
          <w:lang w:val="pt-PT"/>
        </w:rPr>
        <w:t>lt805_conf_exp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 então deve ser reportado com o valor ‘N’. </w:t>
      </w:r>
    </w:p>
    <w:p w14:paraId="24920913" w14:textId="41305CC5" w:rsidR="0061347A" w:rsidRPr="00CE0124" w:rsidRDefault="0061347A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</w:p>
    <w:p w14:paraId="3CAECA76" w14:textId="6E6420A3" w:rsidR="00B21A10" w:rsidRPr="00CE0124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PST_CD</w:t>
      </w:r>
    </w:p>
    <w:p w14:paraId="47EEC60B" w14:textId="5276C8E3" w:rsidR="00A745F5" w:rsidRPr="00CE0124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del w:id="551" w:author="Ana Rita Geraldo de Caguerelho" w:date="2025-03-03T22:12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cd_estruturais.</w:delText>
        </w:r>
      </w:del>
      <w:r w:rsidR="00EB3EFE" w:rsidRPr="00CE0124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CE0124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CE0124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6E7532" w:rsidRPr="00A2062B">
        <w:rPr>
          <w:rFonts w:ascii="Santander Text" w:hAnsi="Santander Text"/>
          <w:i/>
          <w:szCs w:val="18"/>
          <w:lang w:val="pt-PT"/>
          <w:rPrChange w:id="552" w:author="Ana Rita Geraldo de Caguerelho" w:date="2025-03-03T22:12:00Z">
            <w:rPr>
              <w:rFonts w:ascii="Santander Text" w:hAnsi="Santander Text"/>
              <w:szCs w:val="18"/>
              <w:lang w:val="pt-PT"/>
            </w:rPr>
          </w:rPrChange>
        </w:rPr>
        <w:t>clyr7003_zcliente</w:t>
      </w:r>
      <w:r w:rsidR="00255AB1" w:rsidRPr="00A2062B">
        <w:rPr>
          <w:rFonts w:ascii="Santander Text" w:hAnsi="Santander Text"/>
          <w:i/>
          <w:szCs w:val="18"/>
          <w:lang w:val="pt-PT"/>
          <w:rPrChange w:id="553" w:author="Ana Rita Geraldo de Caguerelho" w:date="2025-03-03T22:12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="006E7532" w:rsidRPr="00CE0124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CE0124">
        <w:rPr>
          <w:rFonts w:ascii="Santander Text" w:hAnsi="Santander Text"/>
          <w:szCs w:val="18"/>
          <w:lang w:val="pt-PT"/>
        </w:rPr>
        <w:t xml:space="preserve"> </w:t>
      </w:r>
      <w:del w:id="554" w:author="Ana Rita Geraldo de Caguerelho" w:date="2025-03-03T22:12:00Z">
        <w:r w:rsidR="00FC6F7A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cd_entruturais.</w:delText>
        </w:r>
      </w:del>
      <w:r w:rsidR="00FC6F7A" w:rsidRPr="00CE0124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FC6F7A" w:rsidRPr="00CE0124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CE0124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CE0124">
        <w:rPr>
          <w:rFonts w:ascii="Santander Text" w:hAnsi="Santander Text"/>
          <w:szCs w:val="18"/>
          <w:lang w:val="pt-PT"/>
        </w:rPr>
        <w:t>.</w:t>
      </w:r>
    </w:p>
    <w:p w14:paraId="59DF06F4" w14:textId="7BC2501A" w:rsidR="00D37B9D" w:rsidRPr="00A2062B" w:rsidRDefault="00D37B9D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  <w:rPrChange w:id="555" w:author="Ana Rita Geraldo de Caguerelho" w:date="2025-03-03T22:13:00Z">
            <w:rPr>
              <w:rFonts w:ascii="Santander Text" w:hAnsi="Santander Text"/>
              <w:szCs w:val="18"/>
              <w:lang w:val="pt-PT"/>
            </w:rPr>
          </w:rPrChange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tabela </w:t>
      </w:r>
      <w:del w:id="556" w:author="Ana Rita Geraldo de Caguerelho" w:date="2025-03-03T22:13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cd_entruturais.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 xml:space="preserve">interface_moradas </w:t>
      </w:r>
      <w:r w:rsidRPr="00CE0124">
        <w:rPr>
          <w:rFonts w:ascii="Santander Text" w:hAnsi="Santander Text"/>
          <w:iCs/>
          <w:szCs w:val="18"/>
          <w:lang w:val="pt-PT"/>
        </w:rPr>
        <w:t>deverá ser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filtrada por ‘</w:t>
      </w:r>
      <w:r w:rsidRPr="00A2062B">
        <w:rPr>
          <w:rFonts w:ascii="Santander Text" w:hAnsi="Santander Text"/>
          <w:i/>
          <w:szCs w:val="18"/>
          <w:lang w:val="pt-PT"/>
          <w:rPrChange w:id="557" w:author="Ana Rita Geraldo de Caguerelho" w:date="2025-03-03T22:13:00Z">
            <w:rPr>
              <w:rFonts w:ascii="Santander Text" w:hAnsi="Santander Text"/>
              <w:szCs w:val="18"/>
              <w:lang w:val="pt-PT"/>
            </w:rPr>
          </w:rPrChange>
        </w:rPr>
        <w:t>clyr7003_imorfisc’</w:t>
      </w:r>
      <w:r w:rsidRPr="00CE0124">
        <w:rPr>
          <w:rFonts w:ascii="Santander Text" w:hAnsi="Santander Text"/>
          <w:szCs w:val="18"/>
          <w:lang w:val="pt-PT"/>
        </w:rPr>
        <w:t xml:space="preserve"> = 'S' (indicador de que a morada é a fiscal).</w:t>
      </w:r>
    </w:p>
    <w:p w14:paraId="3A87F1E0" w14:textId="5B729893" w:rsidR="00B2559E" w:rsidRPr="00CE0124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regra de aprovisionamento encontra-se descrita no documento </w:t>
      </w:r>
      <w:ins w:id="558" w:author="Ana Rita Geraldo de Caguerelho" w:date="2025-03-03T22:13:00Z">
        <w:r w:rsidR="00A2062B">
          <w:rPr>
            <w:rFonts w:ascii="Santander Text" w:hAnsi="Santander Text"/>
            <w:szCs w:val="18"/>
            <w:lang w:val="pt-PT"/>
          </w:rPr>
          <w:t>“</w:t>
        </w:r>
      </w:ins>
      <w:r w:rsidRPr="00A2062B">
        <w:rPr>
          <w:rFonts w:ascii="Santander Text" w:hAnsi="Santander Text"/>
          <w:iCs/>
          <w:szCs w:val="18"/>
          <w:lang w:val="pt-PT"/>
          <w:rPrChange w:id="559" w:author="Ana Rita Geraldo de Caguerelho" w:date="2025-03-03T22:13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BST ESG Loan Tape Pillar 3.xlsx</w:t>
      </w:r>
      <w:ins w:id="560" w:author="Ana Rita Geraldo de Caguerelho" w:date="2025-03-03T22:13:00Z">
        <w:r w:rsidR="00A2062B">
          <w:rPr>
            <w:rFonts w:ascii="Santander Text" w:hAnsi="Santander Text"/>
            <w:iCs/>
            <w:szCs w:val="18"/>
            <w:lang w:val="pt-PT"/>
          </w:rPr>
          <w:t>”</w:t>
        </w:r>
      </w:ins>
      <w:r w:rsidRPr="00CE0124">
        <w:rPr>
          <w:rFonts w:ascii="Santander Text" w:hAnsi="Santander Text"/>
          <w:szCs w:val="18"/>
          <w:lang w:val="pt-PT"/>
        </w:rPr>
        <w:t>.</w:t>
      </w:r>
    </w:p>
    <w:p w14:paraId="2B11B67D" w14:textId="1C23B789" w:rsidR="00BA5A56" w:rsidRPr="00CE0124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del w:id="561" w:author="Ana Rita Geraldo de Caguerelho" w:date="2025-03-03T22:13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cd_estruturais.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interface_moradas</w:t>
      </w:r>
      <w:r w:rsidRPr="00CE0124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CE0124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ins w:id="562" w:author="Ana Rita Geraldo de Caguerelho" w:date="2025-03-03T22:13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="00CD2417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ins w:id="563" w:author="Ana Rita Geraldo de Caguerelho" w:date="2025-03-03T22:13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CD2417" w:rsidRPr="00CE0124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CE0124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ESG_SBSCTR</w:t>
      </w:r>
    </w:p>
    <w:p w14:paraId="6C7176CB" w14:textId="26B231EF" w:rsidR="00F53287" w:rsidRPr="00CE0124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CE0124">
        <w:rPr>
          <w:rFonts w:ascii="Santander Text" w:hAnsi="Santander Text"/>
          <w:szCs w:val="18"/>
          <w:lang w:val="pt-PT"/>
        </w:rPr>
        <w:t xml:space="preserve"> </w:t>
      </w:r>
      <w:del w:id="564" w:author="Ana Rita Geraldo de Caguerelho" w:date="2025-03-03T22:13:00Z">
        <w:r w:rsidR="00255AB1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E125FA" w:rsidRPr="00CE0124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CE0124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CE0124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CE0124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1FE4B0BB" w:rsidR="00900DB1" w:rsidRPr="00CE0124" w:rsidRDefault="00034017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Os valores para as variáveis</w:t>
      </w:r>
      <w:r w:rsidR="00900DB1" w:rsidRPr="00CE0124">
        <w:rPr>
          <w:rFonts w:ascii="Santander Text" w:hAnsi="Santander Text"/>
          <w:szCs w:val="18"/>
          <w:lang w:val="pt-PT"/>
        </w:rPr>
        <w:t xml:space="preserve">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900DB1" w:rsidRPr="00CE0124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CE0124">
        <w:rPr>
          <w:rFonts w:ascii="Santander Text" w:hAnsi="Santander Text"/>
          <w:szCs w:val="18"/>
          <w:lang w:val="pt-PT"/>
        </w:rPr>
        <w:t xml:space="preserve">,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900DB1" w:rsidRPr="00CE0124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CE0124">
        <w:rPr>
          <w:rFonts w:ascii="Santander Text" w:hAnsi="Santander Text"/>
          <w:szCs w:val="18"/>
          <w:lang w:val="pt-PT"/>
        </w:rPr>
        <w:t xml:space="preserve"> e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900DB1" w:rsidRPr="00CE0124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CE0124">
        <w:rPr>
          <w:rFonts w:ascii="Santander Text" w:hAnsi="Santander Text"/>
          <w:szCs w:val="18"/>
          <w:lang w:val="pt-PT"/>
        </w:rPr>
        <w:t xml:space="preserve"> associado</w:t>
      </w:r>
      <w:r w:rsidRPr="00CE0124">
        <w:rPr>
          <w:rFonts w:ascii="Santander Text" w:hAnsi="Santander Text"/>
          <w:szCs w:val="18"/>
          <w:lang w:val="pt-PT"/>
        </w:rPr>
        <w:t>s</w:t>
      </w:r>
      <w:r w:rsidR="00900DB1" w:rsidRPr="00CE0124">
        <w:rPr>
          <w:rFonts w:ascii="Santander Text" w:hAnsi="Santander Text"/>
          <w:szCs w:val="18"/>
          <w:lang w:val="pt-PT"/>
        </w:rPr>
        <w:t xml:space="preserve"> a</w:t>
      </w:r>
      <w:r w:rsidRPr="00CE0124">
        <w:rPr>
          <w:rFonts w:ascii="Santander Text" w:hAnsi="Santander Text"/>
          <w:szCs w:val="18"/>
          <w:lang w:val="pt-PT"/>
        </w:rPr>
        <w:t xml:space="preserve"> cada</w:t>
      </w:r>
      <w:r w:rsidR="00900DB1" w:rsidRPr="00CE0124">
        <w:rPr>
          <w:rFonts w:ascii="Santander Text" w:hAnsi="Santander Text"/>
          <w:szCs w:val="18"/>
          <w:lang w:val="pt-PT"/>
        </w:rPr>
        <w:t xml:space="preserve"> cliente</w:t>
      </w:r>
      <w:r w:rsidRPr="00CE0124">
        <w:rPr>
          <w:rFonts w:ascii="Santander Text" w:hAnsi="Santander Text"/>
          <w:szCs w:val="18"/>
          <w:lang w:val="pt-PT"/>
        </w:rPr>
        <w:t xml:space="preserve"> são obtidos a partir da tabela </w:t>
      </w:r>
      <w:del w:id="565" w:author="Ana Rita Geraldo de Caguerelho" w:date="2025-03-03T22:13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ct003_univ_cli</w:t>
      </w:r>
      <w:r w:rsidR="00A05490" w:rsidRPr="00CE0124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="00A05490" w:rsidRPr="00CE0124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CE0124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 w:rsidRPr="00CE0124">
        <w:rPr>
          <w:rFonts w:ascii="Santander Text" w:hAnsi="Santander Text"/>
          <w:szCs w:val="18"/>
          <w:lang w:val="pt-PT"/>
        </w:rPr>
        <w:t>‘e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CE0124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CE0124">
        <w:rPr>
          <w:rFonts w:ascii="Santander Text" w:hAnsi="Santander Text"/>
          <w:szCs w:val="18"/>
          <w:lang w:val="pt-PT"/>
        </w:rPr>
        <w:t>;</w:t>
      </w:r>
    </w:p>
    <w:p w14:paraId="25319F86" w14:textId="1E093B04" w:rsidR="00A05490" w:rsidRPr="00CE0124" w:rsidRDefault="00A05490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CE0124">
        <w:rPr>
          <w:rFonts w:ascii="Santander Text" w:hAnsi="Santander Text"/>
          <w:szCs w:val="18"/>
          <w:lang w:val="pt-PT"/>
        </w:rPr>
        <w:t>‘</w:t>
      </w:r>
      <w:r w:rsidRPr="00A2062B">
        <w:rPr>
          <w:rFonts w:ascii="Santander Text" w:hAnsi="Santander Text"/>
          <w:i/>
          <w:szCs w:val="18"/>
          <w:lang w:val="pt-PT"/>
          <w:rPrChange w:id="566" w:author="Ana Rita Geraldo de Caguerelho" w:date="2025-03-03T22:14:00Z">
            <w:rPr>
              <w:rFonts w:ascii="Santander Text" w:hAnsi="Santander Text"/>
              <w:szCs w:val="18"/>
              <w:lang w:val="pt-PT"/>
            </w:rPr>
          </w:rPrChange>
        </w:rPr>
        <w:t>idcomb</w:t>
      </w:r>
      <w:r w:rsidR="00255AB1" w:rsidRPr="00A2062B">
        <w:rPr>
          <w:rFonts w:ascii="Santander Text" w:hAnsi="Santander Text"/>
          <w:i/>
          <w:szCs w:val="18"/>
          <w:lang w:val="pt-PT"/>
          <w:rPrChange w:id="567" w:author="Ana Rita Geraldo de Caguerelho" w:date="2025-03-03T22:14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CE0124">
        <w:rPr>
          <w:rFonts w:ascii="Santander Text" w:hAnsi="Santander Text"/>
          <w:szCs w:val="18"/>
          <w:lang w:val="pt-PT"/>
        </w:rPr>
        <w:t xml:space="preserve"> </w:t>
      </w:r>
      <w:del w:id="568" w:author="Ana Rita Geraldo de Caguerelho" w:date="2025-03-03T22:14:00Z">
        <w:r w:rsidR="00741BF7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741BF7" w:rsidRPr="00CE0124">
        <w:rPr>
          <w:rFonts w:ascii="Santander Text" w:hAnsi="Santander Text"/>
          <w:i/>
          <w:iCs/>
          <w:szCs w:val="18"/>
          <w:lang w:val="pt-PT"/>
        </w:rPr>
        <w:t>ct001_univ_sal</w:t>
      </w:r>
      <w:r w:rsidR="002B34B3" w:rsidRPr="00CE0124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CE0124">
        <w:rPr>
          <w:rFonts w:ascii="Santander Text" w:hAnsi="Santander Text"/>
          <w:szCs w:val="18"/>
          <w:lang w:val="pt-PT"/>
        </w:rPr>
        <w:t xml:space="preserve">, considerando a variável </w:t>
      </w:r>
      <w:ins w:id="569" w:author="Ana Rita Geraldo de Caguerelho" w:date="2025-03-03T22:14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="002B34B3" w:rsidRPr="00CE0124">
        <w:rPr>
          <w:rFonts w:ascii="Santander Text" w:hAnsi="Santander Text"/>
          <w:i/>
          <w:iCs/>
          <w:szCs w:val="18"/>
          <w:lang w:val="pt-PT"/>
        </w:rPr>
        <w:t>ccontab_final_idcomb</w:t>
      </w:r>
      <w:ins w:id="570" w:author="Ana Rita Geraldo de Caguerelho" w:date="2025-03-03T22:14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2B34B3"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02AF03F" w:rsidR="00940151" w:rsidRPr="00CE0124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CE0124">
        <w:rPr>
          <w:rFonts w:ascii="Santander Text" w:hAnsi="Santander Text"/>
          <w:i/>
          <w:iCs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60512E" w:rsidRPr="00CE0124">
        <w:rPr>
          <w:rFonts w:ascii="Santander Text" w:hAnsi="Santander Text"/>
          <w:szCs w:val="18"/>
          <w:lang w:val="pt-PT"/>
        </w:rPr>
        <w:t xml:space="preserve">definida na tabela </w:t>
      </w:r>
      <w:del w:id="571" w:author="Ana Rita Geraldo de Caguerelho" w:date="2025-03-03T22:14:00Z">
        <w:r w:rsidR="005152D6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60512E" w:rsidRPr="00CE0124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CE0124">
        <w:rPr>
          <w:rFonts w:ascii="Santander Text" w:hAnsi="Santander Text"/>
          <w:szCs w:val="18"/>
          <w:lang w:val="pt-PT"/>
        </w:rPr>
        <w:t>.</w:t>
      </w:r>
    </w:p>
    <w:p w14:paraId="06A8B85A" w14:textId="393540F4" w:rsidR="002B34B3" w:rsidRPr="00CE0124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tabelas </w:t>
      </w:r>
      <w:del w:id="572" w:author="Ana Rita Geraldo de Caguerelho" w:date="2025-03-03T22:14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 xml:space="preserve">ct003_univ_cli </w:t>
      </w:r>
      <w:r w:rsidRPr="00CE0124">
        <w:rPr>
          <w:rFonts w:ascii="Santander Text" w:hAnsi="Santander Text"/>
          <w:szCs w:val="18"/>
          <w:lang w:val="pt-PT"/>
        </w:rPr>
        <w:t xml:space="preserve">e </w:t>
      </w:r>
      <w:del w:id="573" w:author="Ana Rita Geraldo de Caguerelho" w:date="2025-03-03T22:14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ct001_univ_saldo</w:t>
      </w:r>
      <w:r w:rsidRPr="00CE0124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ins w:id="574" w:author="Ana Rita Geraldo de Caguerelho" w:date="2025-03-03T22:14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ins w:id="575" w:author="Ana Rita Geraldo de Caguerelho" w:date="2025-03-03T22:14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CE0124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TTL_LBLTY</w:t>
      </w:r>
    </w:p>
    <w:p w14:paraId="2C7CE593" w14:textId="4A4641CD" w:rsidR="009A7764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 w:rsidRPr="00CE0124">
        <w:rPr>
          <w:rFonts w:ascii="Santander Text" w:hAnsi="Santander Text"/>
          <w:szCs w:val="18"/>
          <w:lang w:val="pt-PT"/>
        </w:rPr>
        <w:t>tabela</w:t>
      </w:r>
      <w:del w:id="576" w:author="Ana Rita Geraldo de Caguerelho" w:date="2025-03-03T22:14:00Z">
        <w:r w:rsidRPr="00CE0124" w:rsidDel="00A2062B">
          <w:rPr>
            <w:rFonts w:ascii="Santander Text" w:hAnsi="Santander Text"/>
            <w:szCs w:val="18"/>
            <w:lang w:val="pt-PT"/>
          </w:rPr>
          <w:delText xml:space="preserve"> </w:delText>
        </w:r>
        <w:r w:rsidR="002B09C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5152D6" w:rsidRPr="00CE0124">
        <w:rPr>
          <w:rFonts w:ascii="Santander Text" w:hAnsi="Santander Text"/>
          <w:i/>
          <w:iCs/>
          <w:szCs w:val="18"/>
          <w:lang w:val="pt-PT"/>
        </w:rPr>
        <w:t>18_balzclia</w:t>
      </w:r>
      <w:r w:rsidR="009A7764" w:rsidRPr="00CE0124">
        <w:rPr>
          <w:rFonts w:ascii="Santander Text" w:hAnsi="Santander Text"/>
          <w:szCs w:val="18"/>
          <w:lang w:val="pt-PT"/>
        </w:rPr>
        <w:t>.</w:t>
      </w:r>
    </w:p>
    <w:p w14:paraId="0150B26C" w14:textId="529FD2C9" w:rsidR="00351A65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="009A7764" w:rsidRPr="00CE0124">
        <w:rPr>
          <w:rFonts w:ascii="Santander Text" w:hAnsi="Santander Text"/>
          <w:szCs w:val="18"/>
          <w:lang w:val="pt-PT"/>
        </w:rPr>
        <w:t xml:space="preserve">deve </w:t>
      </w:r>
      <w:r w:rsidRPr="00CE0124">
        <w:rPr>
          <w:rFonts w:ascii="Santander Text" w:hAnsi="Santander Text"/>
          <w:szCs w:val="18"/>
          <w:lang w:val="pt-PT"/>
        </w:rPr>
        <w:t>ser previamente filtrad</w:t>
      </w:r>
      <w:r w:rsidR="00621463" w:rsidRPr="00CE0124">
        <w:rPr>
          <w:rFonts w:ascii="Santander Text" w:hAnsi="Santander Text"/>
          <w:szCs w:val="18"/>
          <w:lang w:val="pt-PT"/>
        </w:rPr>
        <w:t>a</w:t>
      </w:r>
      <w:r w:rsidRPr="00CE0124">
        <w:rPr>
          <w:rFonts w:ascii="Santander Text" w:hAnsi="Santander Text"/>
          <w:szCs w:val="18"/>
          <w:lang w:val="pt-PT"/>
        </w:rPr>
        <w:t xml:space="preserve"> de acordo com a data de referência </w:t>
      </w:r>
      <w:r w:rsidR="00C77C8D" w:rsidRPr="00CE0124">
        <w:rPr>
          <w:rFonts w:ascii="Santander Text" w:hAnsi="Santander Text"/>
          <w:szCs w:val="18"/>
          <w:lang w:val="pt-PT"/>
        </w:rPr>
        <w:t xml:space="preserve">mais recente desde que anterior ou igual à </w:t>
      </w:r>
      <w:r w:rsidR="00E97780" w:rsidRPr="00CE0124">
        <w:rPr>
          <w:rFonts w:ascii="Santander Text" w:hAnsi="Santander Text"/>
          <w:szCs w:val="18"/>
          <w:lang w:val="pt-PT"/>
        </w:rPr>
        <w:t xml:space="preserve">data de referência de execução do processo </w:t>
      </w:r>
      <w:r w:rsidRPr="00CE0124">
        <w:rPr>
          <w:rFonts w:ascii="Santander Text" w:hAnsi="Santander Text"/>
          <w:szCs w:val="18"/>
          <w:lang w:val="pt-PT"/>
        </w:rPr>
        <w:t xml:space="preserve">(variável </w:t>
      </w:r>
      <w:ins w:id="577" w:author="Ana Rita Geraldo de Caguerelho" w:date="2025-03-03T22:14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ins w:id="578" w:author="Ana Rita Geraldo de Caguerelho" w:date="2025-03-03T22:14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) e, adicionalmente, deve garantir-se que o universo a cruzar tem apenas um registo associado para cada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CE0124">
        <w:rPr>
          <w:rFonts w:ascii="Santander Text" w:hAnsi="Santander Text"/>
          <w:i/>
          <w:iCs/>
          <w:szCs w:val="18"/>
          <w:lang w:val="pt-PT"/>
        </w:rPr>
        <w:t>cli</w:t>
      </w:r>
      <w:r w:rsidRPr="00CE0124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>. Para tal, deve</w:t>
      </w:r>
      <w:r w:rsidR="00705BB9" w:rsidRPr="00CE0124">
        <w:rPr>
          <w:rFonts w:ascii="Santander Text" w:hAnsi="Santander Text"/>
          <w:szCs w:val="18"/>
          <w:lang w:val="pt-PT"/>
        </w:rPr>
        <w:t>m</w:t>
      </w:r>
      <w:r w:rsidR="00351A65" w:rsidRPr="00CE0124">
        <w:rPr>
          <w:rFonts w:ascii="Santander Text" w:hAnsi="Santander Text"/>
          <w:szCs w:val="18"/>
          <w:lang w:val="pt-PT"/>
        </w:rPr>
        <w:t xml:space="preserve"> conside</w:t>
      </w:r>
      <w:r w:rsidR="00705BB9" w:rsidRPr="00CE0124">
        <w:rPr>
          <w:rFonts w:ascii="Santander Text" w:hAnsi="Santander Text"/>
          <w:szCs w:val="18"/>
          <w:lang w:val="pt-PT"/>
        </w:rPr>
        <w:t>rar-se</w:t>
      </w:r>
      <w:r w:rsidR="00022812" w:rsidRPr="00CE0124">
        <w:rPr>
          <w:rFonts w:ascii="Santander Text" w:hAnsi="Santander Text"/>
          <w:szCs w:val="18"/>
          <w:lang w:val="pt-PT"/>
        </w:rPr>
        <w:t xml:space="preserve"> </w:t>
      </w:r>
      <w:r w:rsidR="00351A65" w:rsidRPr="00CE0124">
        <w:rPr>
          <w:rFonts w:ascii="Santander Text" w:hAnsi="Santander Text"/>
          <w:szCs w:val="18"/>
          <w:lang w:val="pt-PT"/>
        </w:rPr>
        <w:t>os seguintes filtros à tabela:</w:t>
      </w:r>
    </w:p>
    <w:p w14:paraId="2A3F798A" w14:textId="034C72C8" w:rsidR="00351A65" w:rsidRPr="00CE0124" w:rsidRDefault="00BF14D4" w:rsidP="00FE7F0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351A65" w:rsidRPr="00A2062B">
        <w:rPr>
          <w:rFonts w:ascii="Santander Text" w:hAnsi="Santander Text"/>
          <w:i/>
          <w:szCs w:val="18"/>
          <w:lang w:val="pt-PT"/>
          <w:rPrChange w:id="579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itipinf</w:t>
      </w:r>
      <w:r w:rsidRPr="00A2062B">
        <w:rPr>
          <w:rFonts w:ascii="Santander Text" w:hAnsi="Santander Text"/>
          <w:i/>
          <w:szCs w:val="18"/>
          <w:lang w:val="pt-PT"/>
          <w:rPrChange w:id="580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="00351A65" w:rsidRPr="00CE0124">
        <w:rPr>
          <w:rFonts w:ascii="Santander Text" w:hAnsi="Santander Text"/>
          <w:szCs w:val="18"/>
          <w:lang w:val="pt-PT"/>
        </w:rPr>
        <w:t xml:space="preserve"> = 'I' – de modo a refletir apenas a informação individual e não consolidada</w:t>
      </w:r>
      <w:ins w:id="581" w:author="Ana Rita Geraldo de Caguerelho" w:date="2025-03-03T22:15:00Z">
        <w:r w:rsidR="00A2062B">
          <w:rPr>
            <w:rFonts w:ascii="Santander Text" w:hAnsi="Santander Text"/>
            <w:szCs w:val="18"/>
            <w:lang w:val="pt-PT"/>
          </w:rPr>
          <w:t>;</w:t>
        </w:r>
      </w:ins>
    </w:p>
    <w:p w14:paraId="463F8878" w14:textId="513ABE39" w:rsidR="00351A65" w:rsidRPr="00CE0124" w:rsidRDefault="00BF14D4" w:rsidP="00FE7F0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E65A71" w:rsidRPr="00A2062B">
        <w:rPr>
          <w:rFonts w:ascii="Santander Text" w:hAnsi="Santander Text"/>
          <w:i/>
          <w:szCs w:val="18"/>
          <w:lang w:val="pt-PT"/>
          <w:rPrChange w:id="582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cperiod</w:t>
      </w:r>
      <w:r w:rsidRPr="00A2062B">
        <w:rPr>
          <w:rFonts w:ascii="Santander Text" w:hAnsi="Santander Text"/>
          <w:i/>
          <w:szCs w:val="18"/>
          <w:lang w:val="pt-PT"/>
          <w:rPrChange w:id="583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="00E65A71" w:rsidRPr="00CE0124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ins w:id="584" w:author="Ana Rita Geraldo de Caguerelho" w:date="2025-03-03T22:15:00Z">
        <w:r w:rsidR="00A2062B">
          <w:rPr>
            <w:rFonts w:ascii="Santander Text" w:hAnsi="Santander Text"/>
            <w:szCs w:val="18"/>
            <w:lang w:val="pt-PT"/>
          </w:rPr>
          <w:t>;</w:t>
        </w:r>
      </w:ins>
    </w:p>
    <w:p w14:paraId="3BCE74CD" w14:textId="6AE23A45" w:rsidR="00BF14D4" w:rsidRPr="00CE0124" w:rsidRDefault="00BF14D4" w:rsidP="00FE7F0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A2062B">
        <w:rPr>
          <w:rFonts w:ascii="Santander Text" w:hAnsi="Santander Text"/>
          <w:i/>
          <w:szCs w:val="18"/>
          <w:lang w:val="pt-PT"/>
          <w:rPrChange w:id="585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dano’</w:t>
      </w:r>
      <w:r w:rsidRPr="00CE0124">
        <w:rPr>
          <w:rFonts w:ascii="Santander Text" w:hAnsi="Santander Text"/>
          <w:szCs w:val="18"/>
          <w:lang w:val="pt-PT"/>
        </w:rPr>
        <w:t xml:space="preserve"> = substr(‘</w:t>
      </w:r>
      <w:r w:rsidRPr="00A2062B">
        <w:rPr>
          <w:rFonts w:ascii="Santander Text" w:hAnsi="Santander Text"/>
          <w:i/>
          <w:szCs w:val="18"/>
          <w:lang w:val="pt-PT"/>
          <w:rPrChange w:id="586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dt_fnncl_sttmts’</w:t>
      </w:r>
      <w:r w:rsidRPr="00CE0124">
        <w:rPr>
          <w:rFonts w:ascii="Santander Text" w:hAnsi="Santander Text"/>
          <w:szCs w:val="18"/>
          <w:lang w:val="pt-PT"/>
        </w:rPr>
        <w:t xml:space="preserve">, 1, 4) da tabela </w:t>
      </w:r>
      <w:del w:id="587" w:author="Ana Rita Geraldo de Caguerelho" w:date="2025-03-03T22:15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lt003_ent</w:t>
      </w:r>
      <w:r w:rsidR="001B2B8B"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Pr="00CE0124">
        <w:rPr>
          <w:rFonts w:ascii="Santander Text" w:hAnsi="Santander Text"/>
          <w:i/>
          <w:iCs/>
          <w:szCs w:val="18"/>
          <w:lang w:val="pt-PT"/>
        </w:rPr>
        <w:t>ty</w:t>
      </w:r>
      <w:r w:rsidRPr="00CE0124">
        <w:rPr>
          <w:rFonts w:ascii="Santander Text" w:hAnsi="Santander Text"/>
          <w:szCs w:val="18"/>
          <w:lang w:val="pt-PT"/>
        </w:rPr>
        <w:t xml:space="preserve"> – de modo a refletir a informação do ano </w:t>
      </w:r>
      <w:r w:rsidR="00393839" w:rsidRPr="00CE0124">
        <w:rPr>
          <w:rFonts w:ascii="Santander Text" w:hAnsi="Santander Text"/>
          <w:szCs w:val="18"/>
          <w:lang w:val="pt-PT"/>
        </w:rPr>
        <w:t xml:space="preserve">de todos os campos de demonstrações financeiras presentes na tabela </w:t>
      </w:r>
      <w:del w:id="588" w:author="Ana Rita Geraldo de Caguerelho" w:date="2025-03-03T22:15:00Z">
        <w:r w:rsidR="00393839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="00393839" w:rsidRPr="00CE0124">
        <w:rPr>
          <w:rFonts w:ascii="Santander Text" w:hAnsi="Santander Text"/>
          <w:i/>
          <w:iCs/>
          <w:szCs w:val="18"/>
          <w:lang w:val="pt-PT"/>
        </w:rPr>
        <w:t>lt003_ent</w:t>
      </w:r>
      <w:r w:rsidR="001B2B8B"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="00393839" w:rsidRPr="00CE0124">
        <w:rPr>
          <w:rFonts w:ascii="Santander Text" w:hAnsi="Santander Text"/>
          <w:i/>
          <w:iCs/>
          <w:szCs w:val="18"/>
          <w:lang w:val="pt-PT"/>
        </w:rPr>
        <w:t>ty</w:t>
      </w:r>
      <w:r w:rsidR="002C41F9" w:rsidRPr="00CE0124">
        <w:rPr>
          <w:rFonts w:ascii="Santander Text" w:hAnsi="Santander Text"/>
          <w:i/>
          <w:iCs/>
          <w:szCs w:val="18"/>
          <w:lang w:val="pt-PT"/>
        </w:rPr>
        <w:t>.</w:t>
      </w:r>
    </w:p>
    <w:p w14:paraId="24F082F7" w14:textId="77777777" w:rsidR="00DF05A5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CE0124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11DA101B" w:rsidR="00356632" w:rsidRPr="00CE0124" w:rsidRDefault="00DF05A5" w:rsidP="00FE7F0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Cruzar </w:t>
      </w:r>
      <w:r w:rsidR="0050377F" w:rsidRPr="00CE0124">
        <w:rPr>
          <w:rFonts w:ascii="Santander Text" w:hAnsi="Santander Text"/>
          <w:szCs w:val="18"/>
          <w:lang w:val="pt-PT"/>
        </w:rPr>
        <w:t>a</w:t>
      </w:r>
      <w:r w:rsidR="00575CED" w:rsidRPr="00CE0124">
        <w:rPr>
          <w:rFonts w:ascii="Santander Text" w:hAnsi="Santander Text"/>
          <w:szCs w:val="18"/>
          <w:lang w:val="pt-PT"/>
        </w:rPr>
        <w:t>s</w:t>
      </w:r>
      <w:r w:rsidR="0050377F" w:rsidRPr="00CE0124">
        <w:rPr>
          <w:rFonts w:ascii="Santander Text" w:hAnsi="Santander Text"/>
          <w:szCs w:val="18"/>
          <w:lang w:val="pt-PT"/>
        </w:rPr>
        <w:t xml:space="preserve"> tabela</w:t>
      </w:r>
      <w:r w:rsidR="00575CED" w:rsidRPr="00CE0124">
        <w:rPr>
          <w:rFonts w:ascii="Santander Text" w:hAnsi="Santander Text"/>
          <w:szCs w:val="18"/>
          <w:lang w:val="pt-PT"/>
        </w:rPr>
        <w:t>s</w:t>
      </w:r>
      <w:r w:rsidR="0050377F" w:rsidRPr="00CE0124">
        <w:rPr>
          <w:rFonts w:ascii="Santander Text" w:hAnsi="Santander Text"/>
          <w:szCs w:val="18"/>
          <w:lang w:val="pt-PT"/>
        </w:rPr>
        <w:t xml:space="preserve"> </w:t>
      </w:r>
      <w:r w:rsidR="0050377F"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CE0124">
        <w:rPr>
          <w:rFonts w:ascii="Santander Text" w:hAnsi="Santander Text"/>
          <w:szCs w:val="18"/>
          <w:lang w:val="pt-PT"/>
        </w:rPr>
        <w:t xml:space="preserve"> </w:t>
      </w:r>
      <w:r w:rsidR="00575CED" w:rsidRPr="00CE0124">
        <w:rPr>
          <w:rFonts w:ascii="Santander Text" w:hAnsi="Santander Text"/>
          <w:szCs w:val="18"/>
          <w:lang w:val="pt-PT"/>
        </w:rPr>
        <w:t xml:space="preserve">e </w:t>
      </w:r>
      <w:del w:id="589" w:author="Ana Rita Geraldo de Caguerelho" w:date="2025-03-03T22:15:00Z">
        <w:r w:rsidR="001E5E39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1E5E39" w:rsidRPr="00CE0124">
        <w:rPr>
          <w:rFonts w:ascii="Santander Text" w:hAnsi="Santander Text"/>
          <w:i/>
          <w:iCs/>
          <w:szCs w:val="18"/>
          <w:lang w:val="pt-PT"/>
        </w:rPr>
        <w:t>ct</w:t>
      </w:r>
      <w:r w:rsidR="00356632" w:rsidRPr="00CE0124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CE0124">
        <w:rPr>
          <w:rFonts w:ascii="Santander Text" w:hAnsi="Santander Text"/>
          <w:szCs w:val="18"/>
          <w:lang w:val="pt-PT"/>
        </w:rPr>
        <w:t xml:space="preserve"> pelas variáveis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entty_id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CE0124">
        <w:rPr>
          <w:rFonts w:ascii="Santander Text" w:hAnsi="Santander Text"/>
          <w:szCs w:val="18"/>
          <w:lang w:val="pt-PT"/>
        </w:rPr>
        <w:t xml:space="preserve"> </w:t>
      </w:r>
      <w:r w:rsidR="009F2FA8" w:rsidRPr="00CE0124">
        <w:rPr>
          <w:rFonts w:ascii="Santander Text" w:hAnsi="Santander Text"/>
          <w:szCs w:val="18"/>
          <w:lang w:val="pt-PT"/>
        </w:rPr>
        <w:t>e</w:t>
      </w:r>
      <w:r w:rsidR="00575CED" w:rsidRPr="00CE0124">
        <w:rPr>
          <w:rFonts w:ascii="Santander Text" w:hAnsi="Santander Text"/>
          <w:szCs w:val="18"/>
          <w:lang w:val="pt-PT"/>
        </w:rPr>
        <w:t xml:space="preserve">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="00575CED" w:rsidRPr="00CE0124">
        <w:rPr>
          <w:rFonts w:ascii="Santander Text" w:hAnsi="Santander Text"/>
          <w:i/>
          <w:iCs/>
          <w:szCs w:val="18"/>
          <w:lang w:val="pt-PT"/>
        </w:rPr>
        <w:t>zcliente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CE0124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34818243" w:rsidR="0050377F" w:rsidRPr="00CE0124" w:rsidRDefault="00356632" w:rsidP="00FE7F01">
      <w:pPr>
        <w:pStyle w:val="ListParagraph"/>
        <w:numPr>
          <w:ilvl w:val="0"/>
          <w:numId w:val="2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CE0124">
        <w:rPr>
          <w:rFonts w:ascii="Santander Text" w:hAnsi="Santander Text"/>
          <w:szCs w:val="18"/>
          <w:lang w:val="pt-PT"/>
        </w:rPr>
        <w:t xml:space="preserve">com a tabela </w:t>
      </w:r>
      <w:del w:id="590" w:author="Ana Rita Geraldo de Caguerelho" w:date="2025-03-03T22:15:00Z">
        <w:r w:rsidR="002B09C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6807A8" w:rsidRPr="00CE0124">
        <w:rPr>
          <w:rFonts w:ascii="Santander Text" w:hAnsi="Santander Text"/>
          <w:i/>
          <w:iCs/>
          <w:szCs w:val="18"/>
          <w:lang w:val="pt-PT"/>
        </w:rPr>
        <w:t>18_balzclia</w:t>
      </w:r>
      <w:r w:rsidR="00112AE9" w:rsidRPr="00CE0124">
        <w:rPr>
          <w:rFonts w:ascii="Santander Text" w:hAnsi="Santander Text"/>
          <w:szCs w:val="18"/>
          <w:lang w:val="pt-PT"/>
        </w:rPr>
        <w:t xml:space="preserve"> </w:t>
      </w:r>
      <w:r w:rsidR="00671B17" w:rsidRPr="00CE0124">
        <w:rPr>
          <w:rFonts w:ascii="Santander Text" w:hAnsi="Santander Text"/>
          <w:szCs w:val="18"/>
          <w:lang w:val="pt-PT"/>
        </w:rPr>
        <w:t>p</w:t>
      </w:r>
      <w:r w:rsidR="00112AE9" w:rsidRPr="00CE0124">
        <w:rPr>
          <w:rFonts w:ascii="Santander Text" w:hAnsi="Santander Text"/>
          <w:szCs w:val="18"/>
          <w:lang w:val="pt-PT"/>
        </w:rPr>
        <w:t>elas variáveis</w:t>
      </w:r>
      <w:r w:rsidR="00671B17" w:rsidRPr="00CE0124">
        <w:rPr>
          <w:rFonts w:ascii="Santander Text" w:hAnsi="Santander Text"/>
          <w:szCs w:val="18"/>
          <w:lang w:val="pt-PT"/>
        </w:rPr>
        <w:t xml:space="preserve"> </w:t>
      </w:r>
      <w:r w:rsidR="006807A8" w:rsidRPr="00CE0124">
        <w:rPr>
          <w:rFonts w:ascii="Santander Text" w:hAnsi="Santander Text"/>
          <w:szCs w:val="18"/>
          <w:lang w:val="pt-PT"/>
        </w:rPr>
        <w:t>‘</w:t>
      </w:r>
      <w:r w:rsidR="009F2FA8" w:rsidRPr="00CE0124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CE0124">
        <w:rPr>
          <w:rFonts w:ascii="Santander Text" w:hAnsi="Santander Text"/>
          <w:szCs w:val="18"/>
          <w:lang w:val="pt-PT"/>
        </w:rPr>
        <w:t xml:space="preserve"> e </w:t>
      </w:r>
      <w:r w:rsidR="006807A8" w:rsidRPr="00CE0124">
        <w:rPr>
          <w:rFonts w:ascii="Santander Text" w:hAnsi="Santander Text"/>
          <w:szCs w:val="18"/>
          <w:lang w:val="pt-PT"/>
        </w:rPr>
        <w:t>‘</w:t>
      </w:r>
      <w:r w:rsidR="00D8753C" w:rsidRPr="00CE0124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CE0124">
        <w:rPr>
          <w:rFonts w:ascii="Santander Text" w:hAnsi="Santander Text"/>
          <w:szCs w:val="18"/>
          <w:lang w:val="pt-PT"/>
        </w:rPr>
        <w:t xml:space="preserve"> </w:t>
      </w:r>
      <w:r w:rsidR="0022409D" w:rsidRPr="00CE0124">
        <w:rPr>
          <w:rFonts w:ascii="Santander Text" w:hAnsi="Santander Text"/>
          <w:szCs w:val="18"/>
          <w:lang w:val="pt-PT"/>
        </w:rPr>
        <w:t>respetivamente</w:t>
      </w:r>
      <w:r w:rsidR="00112AE9" w:rsidRPr="00CE0124">
        <w:rPr>
          <w:rFonts w:ascii="Santander Text" w:hAnsi="Santander Text"/>
          <w:szCs w:val="18"/>
          <w:lang w:val="pt-PT"/>
        </w:rPr>
        <w:t>.</w:t>
      </w:r>
    </w:p>
    <w:p w14:paraId="106BBB4E" w14:textId="66BDCEBE" w:rsidR="0050377F" w:rsidRPr="00CE012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del w:id="591" w:author="Ana Rita Geraldo de Caguerelho" w:date="2025-03-03T22:15:00Z">
        <w:r w:rsidR="002B09C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075871" w:rsidRPr="00CE0124">
        <w:rPr>
          <w:rFonts w:ascii="Santander Text" w:hAnsi="Santander Text"/>
          <w:i/>
          <w:iCs/>
          <w:szCs w:val="18"/>
          <w:lang w:val="pt-PT"/>
        </w:rPr>
        <w:t>18_balzclia</w:t>
      </w:r>
      <w:r w:rsidR="00621463" w:rsidRPr="00CE0124">
        <w:rPr>
          <w:rFonts w:ascii="Santander Text" w:hAnsi="Santander Text"/>
          <w:szCs w:val="18"/>
          <w:lang w:val="pt-PT"/>
        </w:rPr>
        <w:t xml:space="preserve">, variável </w:t>
      </w:r>
      <w:r w:rsidR="00075871" w:rsidRPr="00CE0124">
        <w:rPr>
          <w:rFonts w:ascii="Santander Text" w:hAnsi="Santander Text"/>
          <w:szCs w:val="18"/>
          <w:lang w:val="pt-PT"/>
        </w:rPr>
        <w:t>‘</w:t>
      </w:r>
      <w:r w:rsidR="00075871" w:rsidRPr="00A2062B">
        <w:rPr>
          <w:rFonts w:ascii="Santander Text" w:hAnsi="Santander Text"/>
          <w:i/>
          <w:szCs w:val="18"/>
          <w:lang w:val="pt-PT"/>
          <w:rPrChange w:id="592" w:author="Ana Rita Geraldo de Caguerelho" w:date="2025-03-03T22:15:00Z">
            <w:rPr>
              <w:rFonts w:ascii="Santander Text" w:hAnsi="Santander Text"/>
              <w:szCs w:val="18"/>
              <w:lang w:val="pt-PT"/>
            </w:rPr>
          </w:rPrChange>
        </w:rPr>
        <w:t>mptot’</w:t>
      </w:r>
      <w:r w:rsidRPr="00CE0124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ins w:id="593" w:author="Ana Rita Geraldo de Caguerelho" w:date="2025-03-03T22:15:00Z">
        <w:r w:rsidR="00A2062B">
          <w:rPr>
            <w:rFonts w:ascii="Santander Text" w:hAnsi="Santander Text"/>
            <w:szCs w:val="18"/>
            <w:lang w:val="pt-PT"/>
          </w:rPr>
          <w:t>“</w:t>
        </w:r>
      </w:ins>
      <w:r w:rsidRPr="00A2062B">
        <w:rPr>
          <w:rFonts w:ascii="Santander Text" w:hAnsi="Santander Text"/>
          <w:iCs/>
          <w:szCs w:val="18"/>
          <w:lang w:val="pt-PT"/>
          <w:rPrChange w:id="594" w:author="Ana Rita Geraldo de Caguerelho" w:date="2025-03-03T22:15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BST ESG Loan Tape Pillar 3.xlsx</w:t>
      </w:r>
      <w:ins w:id="595" w:author="Ana Rita Geraldo de Caguerelho" w:date="2025-03-03T22:15:00Z">
        <w:r w:rsidR="00A2062B">
          <w:rPr>
            <w:rFonts w:ascii="Santander Text" w:hAnsi="Santander Text"/>
            <w:szCs w:val="18"/>
            <w:lang w:val="pt-PT"/>
          </w:rPr>
          <w:t>”</w:t>
        </w:r>
      </w:ins>
      <w:r w:rsidRPr="00CE0124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CE0124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GRP_TTL_LBLTY</w:t>
      </w:r>
    </w:p>
    <w:p w14:paraId="0503A82A" w14:textId="77E697B4" w:rsidR="0022409D" w:rsidRPr="00CE012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 w:rsidRPr="00CE0124">
        <w:rPr>
          <w:rFonts w:ascii="Santander Text" w:hAnsi="Santander Text"/>
          <w:szCs w:val="18"/>
          <w:lang w:val="pt-PT"/>
        </w:rPr>
        <w:t>tabela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del w:id="596" w:author="Ana Rita Geraldo de Caguerelho" w:date="2025-03-03T22:15:00Z">
        <w:r w:rsidR="002B09C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19_balzgpia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7D6E93BD" w14:textId="0CEBD0AD" w:rsidR="00724C20" w:rsidRPr="00CE0124" w:rsidRDefault="0022409D" w:rsidP="00724C2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A12BB4" w:rsidRPr="00CE0124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ins w:id="597" w:author="Ana Rita Geraldo de Caguerelho" w:date="2025-03-03T22:16:00Z">
        <w:r w:rsidR="00A2062B">
          <w:rPr>
            <w:rFonts w:ascii="Santander Text" w:hAnsi="Santander Text"/>
            <w:szCs w:val="18"/>
            <w:lang w:val="pt-PT"/>
          </w:rPr>
          <w:t>‘</w:t>
        </w:r>
      </w:ins>
      <w:r w:rsidR="00A12BB4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ins w:id="598" w:author="Ana Rita Geraldo de Caguerelho" w:date="2025-03-03T22:16:00Z">
        <w:r w:rsidR="00A2062B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A12BB4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  <w:r w:rsidR="00724C20" w:rsidRPr="00CE0124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63372D2D" w14:textId="18A0E61E" w:rsidR="00724C20" w:rsidRPr="00CE0124" w:rsidRDefault="00724C20" w:rsidP="00FE7F01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A2062B">
        <w:rPr>
          <w:rFonts w:ascii="Santander Text" w:hAnsi="Santander Text"/>
          <w:i/>
          <w:szCs w:val="18"/>
          <w:lang w:val="pt-PT"/>
          <w:rPrChange w:id="599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cperiod’</w:t>
      </w:r>
      <w:r w:rsidRPr="00CE0124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ins w:id="600" w:author="Ana Rita Geraldo de Caguerelho" w:date="2025-03-03T22:16:00Z">
        <w:r w:rsidR="00A2062B">
          <w:rPr>
            <w:rFonts w:ascii="Santander Text" w:hAnsi="Santander Text"/>
            <w:szCs w:val="18"/>
            <w:lang w:val="pt-PT"/>
          </w:rPr>
          <w:t>;</w:t>
        </w:r>
      </w:ins>
    </w:p>
    <w:p w14:paraId="785713C5" w14:textId="3B736B2C" w:rsidR="0022409D" w:rsidRPr="00CE0124" w:rsidRDefault="00724C20" w:rsidP="00FE7F01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A2062B">
        <w:rPr>
          <w:rFonts w:ascii="Santander Text" w:hAnsi="Santander Text"/>
          <w:i/>
          <w:szCs w:val="18"/>
          <w:lang w:val="pt-PT"/>
          <w:rPrChange w:id="601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dano’</w:t>
      </w:r>
      <w:r w:rsidRPr="00CE0124">
        <w:rPr>
          <w:rFonts w:ascii="Santander Text" w:hAnsi="Santander Text"/>
          <w:szCs w:val="18"/>
          <w:lang w:val="pt-PT"/>
        </w:rPr>
        <w:t xml:space="preserve"> = max(‘</w:t>
      </w:r>
      <w:r w:rsidRPr="00A2062B">
        <w:rPr>
          <w:rFonts w:ascii="Santander Text" w:hAnsi="Santander Text"/>
          <w:i/>
          <w:szCs w:val="18"/>
          <w:lang w:val="pt-PT"/>
          <w:rPrChange w:id="602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dano’</w:t>
      </w:r>
      <w:r w:rsidRPr="00CE0124">
        <w:rPr>
          <w:rFonts w:ascii="Santander Text" w:hAnsi="Santander Text"/>
          <w:szCs w:val="18"/>
          <w:lang w:val="pt-PT"/>
        </w:rPr>
        <w:t xml:space="preserve"> da própria tabela por ‘zgrupo’) – de modo a refletir a informação do ano mais recente disponivel</w:t>
      </w:r>
      <w:ins w:id="603" w:author="Ana Rita Geraldo de Caguerelho" w:date="2025-03-03T22:16:00Z">
        <w:r w:rsidR="00A2062B">
          <w:rPr>
            <w:rFonts w:ascii="Santander Text" w:hAnsi="Santander Text"/>
            <w:i/>
            <w:iCs/>
            <w:szCs w:val="18"/>
            <w:lang w:val="pt-PT"/>
          </w:rPr>
          <w:t>;</w:t>
        </w:r>
      </w:ins>
      <w:del w:id="604" w:author="Ana Rita Geraldo de Caguerelho" w:date="2025-03-03T22:16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  <w:ins w:id="605" w:author="Ana Rita Geraldo de Caguerelho" w:date="2025-03-03T22:16:00Z">
        <w:r w:rsidR="00A2062B" w:rsidRPr="00A2062B">
          <w:rPr>
            <w:rFonts w:ascii="Santander Text" w:hAnsi="Santander Text"/>
            <w:iCs/>
            <w:szCs w:val="18"/>
            <w:lang w:val="pt-PT"/>
            <w:rPrChange w:id="606" w:author="Ana Rita Geraldo de Caguerelho" w:date="2025-03-03T22:16:00Z">
              <w:rPr>
                <w:rFonts w:ascii="Santander Text" w:hAnsi="Santander Text"/>
                <w:i/>
                <w:iCs/>
                <w:szCs w:val="18"/>
                <w:lang w:val="pt-PT"/>
              </w:rPr>
            </w:rPrChange>
          </w:rPr>
          <w:t>;</w:t>
        </w:r>
      </w:ins>
    </w:p>
    <w:p w14:paraId="0F34C113" w14:textId="4D17123B" w:rsidR="00637A85" w:rsidRPr="00CE0124" w:rsidRDefault="00637A85" w:rsidP="00FE7F01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A2062B">
        <w:rPr>
          <w:rFonts w:ascii="Santander Text" w:hAnsi="Santander Text"/>
          <w:i/>
          <w:szCs w:val="18"/>
          <w:lang w:val="pt-PT"/>
          <w:rPrChange w:id="607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htimest’</w:t>
      </w:r>
      <w:r w:rsidRPr="00CE0124">
        <w:rPr>
          <w:rFonts w:ascii="Santander Text" w:hAnsi="Santander Text"/>
          <w:szCs w:val="18"/>
          <w:lang w:val="pt-PT"/>
        </w:rPr>
        <w:t xml:space="preserve"> = max(‘</w:t>
      </w:r>
      <w:r w:rsidRPr="00A2062B">
        <w:rPr>
          <w:rFonts w:ascii="Santander Text" w:hAnsi="Santander Text"/>
          <w:i/>
          <w:szCs w:val="18"/>
          <w:lang w:val="pt-PT"/>
          <w:rPrChange w:id="608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htimest’</w:t>
      </w:r>
      <w:r w:rsidRPr="00CE0124">
        <w:rPr>
          <w:rFonts w:ascii="Santander Text" w:hAnsi="Santander Text"/>
          <w:szCs w:val="18"/>
          <w:lang w:val="pt-PT"/>
        </w:rPr>
        <w:t xml:space="preserve"> da própria tabela por ‘</w:t>
      </w:r>
      <w:r w:rsidRPr="00A2062B">
        <w:rPr>
          <w:rFonts w:ascii="Santander Text" w:hAnsi="Santander Text"/>
          <w:i/>
          <w:szCs w:val="18"/>
          <w:lang w:val="pt-PT"/>
          <w:rPrChange w:id="609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zgrupo</w:t>
      </w:r>
      <w:r w:rsidRPr="00CE0124">
        <w:rPr>
          <w:rFonts w:ascii="Santander Text" w:hAnsi="Santander Text"/>
          <w:szCs w:val="18"/>
          <w:lang w:val="pt-PT"/>
        </w:rPr>
        <w:t>’)</w:t>
      </w:r>
      <w:ins w:id="610" w:author="Ana Rita Geraldo de Caguerelho" w:date="2025-03-03T22:16:00Z">
        <w:r w:rsidR="00A2062B">
          <w:rPr>
            <w:rFonts w:ascii="Santander Text" w:hAnsi="Santander Text"/>
            <w:szCs w:val="18"/>
            <w:lang w:val="pt-PT"/>
          </w:rPr>
          <w:t>.</w:t>
        </w:r>
      </w:ins>
    </w:p>
    <w:p w14:paraId="7634D356" w14:textId="77777777" w:rsidR="00E47093" w:rsidRPr="00CE012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258A5E25" w:rsidR="00E47093" w:rsidRPr="00CE0124" w:rsidRDefault="0022409D" w:rsidP="00FE7F0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as tabelas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del w:id="611" w:author="Ana Rita Geraldo de Caguerelho" w:date="2025-03-03T22:16:00Z">
        <w:r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C944B6" w:rsidRPr="00CE0124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CE0124">
        <w:rPr>
          <w:rFonts w:ascii="Santander Text" w:hAnsi="Santander Text"/>
          <w:szCs w:val="18"/>
          <w:lang w:val="pt-PT"/>
        </w:rPr>
        <w:t xml:space="preserve"> pelas variáveis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="001E79B2" w:rsidRPr="00CE0124">
        <w:rPr>
          <w:rFonts w:ascii="Santander Text" w:hAnsi="Santander Text"/>
          <w:i/>
          <w:iCs/>
          <w:szCs w:val="18"/>
          <w:lang w:val="pt-PT"/>
        </w:rPr>
        <w:t>entty_id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zcliente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 respetivamente</w:t>
      </w:r>
      <w:r w:rsidR="003917BF" w:rsidRPr="00CE0124">
        <w:rPr>
          <w:rFonts w:ascii="Santander Text" w:hAnsi="Santander Text"/>
          <w:szCs w:val="18"/>
          <w:lang w:val="pt-PT"/>
        </w:rPr>
        <w:t xml:space="preserve"> (filtrar por ‘</w:t>
      </w:r>
      <w:r w:rsidR="003917BF" w:rsidRPr="00A2062B">
        <w:rPr>
          <w:rFonts w:ascii="Santander Text" w:hAnsi="Santander Text"/>
          <w:i/>
          <w:szCs w:val="18"/>
          <w:lang w:val="pt-PT"/>
          <w:rPrChange w:id="612" w:author="Ana Rita Geraldo de Caguerelho" w:date="2025-03-03T22:16:00Z">
            <w:rPr>
              <w:rFonts w:ascii="Santander Text" w:hAnsi="Santander Text"/>
              <w:szCs w:val="18"/>
              <w:lang w:val="pt-PT"/>
            </w:rPr>
          </w:rPrChange>
        </w:rPr>
        <w:t>tipo_relacao’</w:t>
      </w:r>
      <w:r w:rsidR="003917BF" w:rsidRPr="00CE0124">
        <w:rPr>
          <w:rFonts w:ascii="Santander Text" w:hAnsi="Santander Text"/>
          <w:szCs w:val="18"/>
          <w:lang w:val="pt-PT"/>
        </w:rPr>
        <w:t xml:space="preserve"> = 'CONTROLO')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47F5C08E" w14:textId="31E67A18" w:rsidR="0022409D" w:rsidRPr="00CE0124" w:rsidRDefault="0022409D" w:rsidP="00FE7F0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o resultado de 1. com a tabela </w:t>
      </w:r>
      <w:del w:id="613" w:author="Ana Rita Geraldo de Caguerelho" w:date="2025-03-03T22:17:00Z">
        <w:r w:rsidR="002B09C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19_balzgpia</w:t>
      </w:r>
      <w:r w:rsidR="003D7BB8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pela variáve</w:t>
      </w:r>
      <w:r w:rsidR="006D7BFD" w:rsidRPr="00CE0124">
        <w:rPr>
          <w:rFonts w:ascii="Santander Text" w:hAnsi="Santander Text"/>
          <w:szCs w:val="18"/>
          <w:lang w:val="pt-PT"/>
        </w:rPr>
        <w:t>l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3D7BB8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50B186B4" w14:textId="05A223AB" w:rsidR="0022409D" w:rsidRPr="00CE012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del w:id="614" w:author="Ana Rita Geraldo de Caguerelho" w:date="2025-03-03T22:17:00Z">
        <w:r w:rsidR="002B09CC" w:rsidRPr="00CE0124" w:rsidDel="00A2062B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3D7BB8" w:rsidRPr="00CE0124">
        <w:rPr>
          <w:rFonts w:ascii="Santander Text" w:hAnsi="Santander Text"/>
          <w:i/>
          <w:iCs/>
          <w:szCs w:val="18"/>
          <w:lang w:val="pt-PT"/>
        </w:rPr>
        <w:t>19_balzgpia</w:t>
      </w:r>
      <w:r w:rsidRPr="00CE0124">
        <w:rPr>
          <w:rFonts w:ascii="Santander Text" w:hAnsi="Santander Text"/>
          <w:szCs w:val="18"/>
          <w:lang w:val="pt-PT"/>
        </w:rPr>
        <w:t xml:space="preserve">, variável </w:t>
      </w:r>
      <w:r w:rsidR="00935206" w:rsidRPr="00CE0124">
        <w:rPr>
          <w:rFonts w:ascii="Santander Text" w:hAnsi="Santander Text"/>
          <w:szCs w:val="18"/>
          <w:lang w:val="pt-PT"/>
        </w:rPr>
        <w:t>‘</w:t>
      </w:r>
      <w:r w:rsidR="00935206" w:rsidRPr="00A2062B">
        <w:rPr>
          <w:rFonts w:ascii="Santander Text" w:hAnsi="Santander Text"/>
          <w:i/>
          <w:szCs w:val="18"/>
          <w:lang w:val="pt-PT"/>
          <w:rPrChange w:id="615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mptot’</w:t>
      </w:r>
      <w:r w:rsidRPr="00CE0124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ins w:id="616" w:author="Ana Rita Geraldo de Caguerelho" w:date="2025-03-03T22:17:00Z">
        <w:r w:rsidR="00A2062B">
          <w:rPr>
            <w:rFonts w:ascii="Santander Text" w:hAnsi="Santander Text"/>
            <w:szCs w:val="18"/>
            <w:lang w:val="pt-PT"/>
          </w:rPr>
          <w:t>“</w:t>
        </w:r>
      </w:ins>
      <w:r w:rsidRPr="00CE0124">
        <w:rPr>
          <w:rFonts w:ascii="Santander Text" w:hAnsi="Santander Text"/>
          <w:szCs w:val="18"/>
          <w:lang w:val="pt-PT"/>
        </w:rPr>
        <w:t>B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ST </w:t>
      </w:r>
      <w:r w:rsidRPr="00A2062B">
        <w:rPr>
          <w:rFonts w:ascii="Santander Text" w:hAnsi="Santander Text"/>
          <w:iCs/>
          <w:szCs w:val="18"/>
          <w:lang w:val="pt-PT"/>
          <w:rPrChange w:id="617" w:author="Ana Rita Geraldo de Caguerelho" w:date="2025-03-03T22:17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ESG Loan Tape Pillar 3.xlsx</w:t>
      </w:r>
      <w:ins w:id="618" w:author="Ana Rita Geraldo de Caguerelho" w:date="2025-03-03T22:17:00Z">
        <w:r w:rsidR="00A2062B">
          <w:rPr>
            <w:rFonts w:ascii="Santander Text" w:hAnsi="Santander Text"/>
            <w:szCs w:val="18"/>
            <w:lang w:val="pt-PT"/>
          </w:rPr>
          <w:t>”</w:t>
        </w:r>
      </w:ins>
      <w:r w:rsidRPr="00CE0124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CE0124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GRP_ANNL_TRNVR_LE</w:t>
      </w:r>
    </w:p>
    <w:p w14:paraId="7925E36A" w14:textId="6D461CEB" w:rsidR="00641D69" w:rsidRPr="00CE012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 w:rsidRPr="00CE0124">
        <w:rPr>
          <w:rFonts w:ascii="Santander Text" w:hAnsi="Santander Text"/>
          <w:szCs w:val="18"/>
          <w:lang w:val="pt-PT"/>
        </w:rPr>
        <w:t>tabela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del w:id="619" w:author="Ana Rita Geraldo de Caguerelho" w:date="2025-03-03T22:17:00Z">
        <w:r w:rsidR="002B09CC" w:rsidRPr="00CE0124" w:rsidDel="00305E0A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22_demzgpia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BE866AE" w14:textId="6BD26692" w:rsidR="003537F3" w:rsidRPr="00CE0124" w:rsidRDefault="00641D69" w:rsidP="003537F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3537F3" w:rsidRPr="00CE0124">
        <w:rPr>
          <w:rFonts w:ascii="Santander Text" w:hAnsi="Santander Text"/>
          <w:szCs w:val="18"/>
          <w:lang w:val="pt-PT"/>
        </w:rPr>
        <w:t xml:space="preserve">mais recente desde que anterior ou igual à data de referência de execução do processo (variável </w:t>
      </w:r>
      <w:ins w:id="620" w:author="Ana Rita Geraldo de Caguerelho" w:date="2025-03-03T22:17:00Z">
        <w:r w:rsidR="00305E0A">
          <w:rPr>
            <w:rFonts w:ascii="Santander Text" w:hAnsi="Santander Text"/>
            <w:szCs w:val="18"/>
            <w:lang w:val="pt-PT"/>
          </w:rPr>
          <w:t>‘</w:t>
        </w:r>
      </w:ins>
      <w:r w:rsidR="003537F3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ins w:id="621" w:author="Ana Rita Geraldo de Caguerelho" w:date="2025-03-03T22:17:00Z">
        <w:r w:rsidR="00305E0A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3537F3" w:rsidRPr="00CE0124">
        <w:rPr>
          <w:rFonts w:ascii="Santander Text" w:hAnsi="Santander Text"/>
          <w:szCs w:val="18"/>
          <w:lang w:val="pt-PT"/>
        </w:rPr>
        <w:t xml:space="preserve">) </w:t>
      </w:r>
      <w:r w:rsidRPr="00CE0124">
        <w:rPr>
          <w:rFonts w:ascii="Santander Text" w:hAnsi="Santander Text"/>
          <w:szCs w:val="18"/>
          <w:lang w:val="pt-PT"/>
        </w:rPr>
        <w:t xml:space="preserve">e, adicionalmente, deve garantir-se que o universo a cruzar tem apenas um registo associado para cada </w:t>
      </w:r>
      <w:ins w:id="622" w:author="Ana Rita Geraldo de Caguerelho" w:date="2025-03-03T22:17:00Z">
        <w:r w:rsidR="00305E0A">
          <w:rPr>
            <w:rFonts w:ascii="Santander Text" w:hAnsi="Santander Text"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ins w:id="623" w:author="Ana Rita Geraldo de Caguerelho" w:date="2025-03-03T22:17:00Z">
        <w:r w:rsidR="00305E0A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. </w:t>
      </w:r>
      <w:r w:rsidR="003537F3" w:rsidRPr="00CE0124">
        <w:rPr>
          <w:rFonts w:ascii="Santander Text" w:hAnsi="Santander Text"/>
          <w:szCs w:val="18"/>
          <w:lang w:val="pt-PT"/>
        </w:rPr>
        <w:t>Para tal, devem considerar-se os seguintes filtros à tabela:</w:t>
      </w:r>
    </w:p>
    <w:p w14:paraId="0DB7F98E" w14:textId="4713A748" w:rsidR="003537F3" w:rsidRPr="00CE0124" w:rsidRDefault="003537F3" w:rsidP="00FE7F01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305E0A">
        <w:rPr>
          <w:rFonts w:ascii="Santander Text" w:hAnsi="Santander Text"/>
          <w:i/>
          <w:szCs w:val="18"/>
          <w:lang w:val="pt-PT"/>
          <w:rPrChange w:id="624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cperiod’</w:t>
      </w:r>
      <w:r w:rsidRPr="00CE0124">
        <w:rPr>
          <w:rFonts w:ascii="Santander Text" w:hAnsi="Santander Text"/>
          <w:szCs w:val="18"/>
          <w:lang w:val="pt-PT"/>
        </w:rPr>
        <w:t xml:space="preserve"> = '212' – de modo a refletir apenas a informação de final de ano</w:t>
      </w:r>
      <w:ins w:id="625" w:author="Ana Rita Geraldo de Caguerelho" w:date="2025-03-03T22:17:00Z">
        <w:r w:rsidR="00305E0A">
          <w:rPr>
            <w:rFonts w:ascii="Santander Text" w:hAnsi="Santander Text"/>
            <w:szCs w:val="18"/>
            <w:lang w:val="pt-PT"/>
          </w:rPr>
          <w:t>;</w:t>
        </w:r>
      </w:ins>
    </w:p>
    <w:p w14:paraId="65ED75FB" w14:textId="1E3C74A6" w:rsidR="003537F3" w:rsidRPr="00CE0124" w:rsidRDefault="003537F3" w:rsidP="00FE7F01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305E0A">
        <w:rPr>
          <w:rFonts w:ascii="Santander Text" w:hAnsi="Santander Text"/>
          <w:i/>
          <w:szCs w:val="18"/>
          <w:lang w:val="pt-PT"/>
          <w:rPrChange w:id="626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dano’</w:t>
      </w:r>
      <w:r w:rsidRPr="00CE0124">
        <w:rPr>
          <w:rFonts w:ascii="Santander Text" w:hAnsi="Santander Text"/>
          <w:szCs w:val="18"/>
          <w:lang w:val="pt-PT"/>
        </w:rPr>
        <w:t xml:space="preserve"> = max(‘</w:t>
      </w:r>
      <w:r w:rsidRPr="00305E0A">
        <w:rPr>
          <w:rFonts w:ascii="Santander Text" w:hAnsi="Santander Text"/>
          <w:i/>
          <w:szCs w:val="18"/>
          <w:lang w:val="pt-PT"/>
          <w:rPrChange w:id="627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dano’</w:t>
      </w:r>
      <w:r w:rsidRPr="00CE0124">
        <w:rPr>
          <w:rFonts w:ascii="Santander Text" w:hAnsi="Santander Text"/>
          <w:szCs w:val="18"/>
          <w:lang w:val="pt-PT"/>
        </w:rPr>
        <w:t xml:space="preserve"> da própria tabela por ‘</w:t>
      </w:r>
      <w:r w:rsidRPr="00305E0A">
        <w:rPr>
          <w:rFonts w:ascii="Santander Text" w:hAnsi="Santander Text"/>
          <w:i/>
          <w:szCs w:val="18"/>
          <w:lang w:val="pt-PT"/>
          <w:rPrChange w:id="628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zgrupo’</w:t>
      </w:r>
      <w:r w:rsidRPr="00CE0124">
        <w:rPr>
          <w:rFonts w:ascii="Santander Text" w:hAnsi="Santander Text"/>
          <w:szCs w:val="18"/>
          <w:lang w:val="pt-PT"/>
        </w:rPr>
        <w:t>) – de modo a refletir a informação do ano mais recente disponivel</w:t>
      </w:r>
      <w:del w:id="629" w:author="Ana Rita Geraldo de Caguerelho" w:date="2025-03-03T22:18:00Z">
        <w:r w:rsidRPr="00CE0124" w:rsidDel="00305E0A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  <w:ins w:id="630" w:author="Ana Rita Geraldo de Caguerelho" w:date="2025-03-03T22:18:00Z">
        <w:r w:rsidR="00305E0A" w:rsidRPr="00305E0A">
          <w:rPr>
            <w:rFonts w:ascii="Santander Text" w:hAnsi="Santander Text"/>
            <w:iCs/>
            <w:szCs w:val="18"/>
            <w:lang w:val="pt-PT"/>
            <w:rPrChange w:id="631" w:author="Ana Rita Geraldo de Caguerelho" w:date="2025-03-03T22:18:00Z">
              <w:rPr>
                <w:rFonts w:ascii="Santander Text" w:hAnsi="Santander Text"/>
                <w:i/>
                <w:iCs/>
                <w:szCs w:val="18"/>
                <w:lang w:val="pt-PT"/>
              </w:rPr>
            </w:rPrChange>
          </w:rPr>
          <w:t>;</w:t>
        </w:r>
      </w:ins>
    </w:p>
    <w:p w14:paraId="5D5B667B" w14:textId="613A0DB2" w:rsidR="00364BC8" w:rsidRPr="00CE0124" w:rsidRDefault="00364BC8" w:rsidP="00FE7F01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Pr="00305E0A">
        <w:rPr>
          <w:rFonts w:ascii="Santander Text" w:hAnsi="Santander Text"/>
          <w:i/>
          <w:szCs w:val="18"/>
          <w:lang w:val="pt-PT"/>
          <w:rPrChange w:id="632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htimest’</w:t>
      </w:r>
      <w:r w:rsidRPr="00CE0124">
        <w:rPr>
          <w:rFonts w:ascii="Santander Text" w:hAnsi="Santander Text"/>
          <w:szCs w:val="18"/>
          <w:lang w:val="pt-PT"/>
        </w:rPr>
        <w:t xml:space="preserve"> = max(‘</w:t>
      </w:r>
      <w:r w:rsidRPr="00305E0A">
        <w:rPr>
          <w:rFonts w:ascii="Santander Text" w:hAnsi="Santander Text"/>
          <w:i/>
          <w:szCs w:val="18"/>
          <w:lang w:val="pt-PT"/>
          <w:rPrChange w:id="633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htimest’</w:t>
      </w:r>
      <w:r w:rsidRPr="00CE0124">
        <w:rPr>
          <w:rFonts w:ascii="Santander Text" w:hAnsi="Santander Text"/>
          <w:szCs w:val="18"/>
          <w:lang w:val="pt-PT"/>
        </w:rPr>
        <w:t xml:space="preserve"> da própria tabela por ‘</w:t>
      </w:r>
      <w:r w:rsidRPr="00305E0A">
        <w:rPr>
          <w:rFonts w:ascii="Santander Text" w:hAnsi="Santander Text"/>
          <w:i/>
          <w:szCs w:val="18"/>
          <w:lang w:val="pt-PT"/>
          <w:rPrChange w:id="634" w:author="Ana Rita Geraldo de Caguerelho" w:date="2025-03-03T22:17:00Z">
            <w:rPr>
              <w:rFonts w:ascii="Santander Text" w:hAnsi="Santander Text"/>
              <w:szCs w:val="18"/>
              <w:lang w:val="pt-PT"/>
            </w:rPr>
          </w:rPrChange>
        </w:rPr>
        <w:t>zgrupo’</w:t>
      </w:r>
      <w:r w:rsidRPr="00CE0124">
        <w:rPr>
          <w:rFonts w:ascii="Santander Text" w:hAnsi="Santander Text"/>
          <w:szCs w:val="18"/>
          <w:lang w:val="pt-PT"/>
        </w:rPr>
        <w:t>)</w:t>
      </w:r>
      <w:ins w:id="635" w:author="Ana Rita Geraldo de Caguerelho" w:date="2025-03-03T22:18:00Z">
        <w:r w:rsidR="00305E0A">
          <w:rPr>
            <w:rFonts w:ascii="Santander Text" w:hAnsi="Santander Text"/>
            <w:szCs w:val="18"/>
            <w:lang w:val="pt-PT"/>
          </w:rPr>
          <w:t>.</w:t>
        </w:r>
      </w:ins>
    </w:p>
    <w:p w14:paraId="37597096" w14:textId="61D3FD44" w:rsidR="00E47093" w:rsidRPr="00CE012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CDC69A3" w14:textId="0F0A0AFA" w:rsidR="003537F3" w:rsidRPr="00CE0124" w:rsidRDefault="003537F3" w:rsidP="00FE7F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Cruzar as tabelas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del w:id="636" w:author="Ana Rita Geraldo de Caguerelho" w:date="2025-03-03T22:18:00Z">
        <w:r w:rsidRPr="00CE0124" w:rsidDel="00305E0A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CE0124">
        <w:rPr>
          <w:rFonts w:ascii="Santander Text" w:hAnsi="Santander Text"/>
          <w:szCs w:val="18"/>
          <w:lang w:val="pt-PT"/>
        </w:rPr>
        <w:t xml:space="preserve"> pelas variáveis ‘</w:t>
      </w:r>
      <w:r w:rsidRPr="00CE0124">
        <w:rPr>
          <w:rFonts w:ascii="Santander Text" w:hAnsi="Santander Text"/>
          <w:i/>
          <w:iCs/>
          <w:szCs w:val="18"/>
          <w:lang w:val="pt-PT"/>
        </w:rPr>
        <w:t>entty_id’</w:t>
      </w:r>
      <w:r w:rsidRPr="00CE0124">
        <w:rPr>
          <w:rFonts w:ascii="Santander Text" w:hAnsi="Santander Text"/>
          <w:szCs w:val="18"/>
          <w:lang w:val="pt-PT"/>
        </w:rPr>
        <w:t xml:space="preserve"> e ‘</w:t>
      </w:r>
      <w:r w:rsidRPr="00CE0124">
        <w:rPr>
          <w:rFonts w:ascii="Santander Text" w:hAnsi="Santander Text"/>
          <w:i/>
          <w:iCs/>
          <w:szCs w:val="18"/>
          <w:lang w:val="pt-PT"/>
        </w:rPr>
        <w:t>zcliente’</w:t>
      </w:r>
      <w:r w:rsidRPr="00CE0124">
        <w:rPr>
          <w:rFonts w:ascii="Santander Text" w:hAnsi="Santander Text"/>
          <w:szCs w:val="18"/>
          <w:lang w:val="pt-PT"/>
        </w:rPr>
        <w:t xml:space="preserve"> respetivamente (filtrar por ‘</w:t>
      </w:r>
      <w:r w:rsidRPr="00305E0A">
        <w:rPr>
          <w:rFonts w:ascii="Santander Text" w:hAnsi="Santander Text"/>
          <w:i/>
          <w:szCs w:val="18"/>
          <w:lang w:val="pt-PT"/>
          <w:rPrChange w:id="637" w:author="Ana Rita Geraldo de Caguerelho" w:date="2025-03-03T22:18:00Z">
            <w:rPr>
              <w:rFonts w:ascii="Santander Text" w:hAnsi="Santander Text"/>
              <w:szCs w:val="18"/>
              <w:lang w:val="pt-PT"/>
            </w:rPr>
          </w:rPrChange>
        </w:rPr>
        <w:t>tipo_relacao’</w:t>
      </w:r>
      <w:r w:rsidRPr="00CE0124">
        <w:rPr>
          <w:rFonts w:ascii="Santander Text" w:hAnsi="Santander Text"/>
          <w:szCs w:val="18"/>
          <w:lang w:val="pt-PT"/>
        </w:rPr>
        <w:t xml:space="preserve"> = 'CONTROLO');</w:t>
      </w:r>
    </w:p>
    <w:p w14:paraId="72E7E096" w14:textId="40757A2A" w:rsidR="00641D69" w:rsidRPr="00CE0124" w:rsidRDefault="00641D69" w:rsidP="00FE7F01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 o resultado de 1. com a tabela </w:t>
      </w:r>
      <w:del w:id="638" w:author="Ana Rita Geraldo de Caguerelho" w:date="2025-03-03T22:18:00Z">
        <w:r w:rsidR="002B09CC" w:rsidRPr="00CE0124" w:rsidDel="00305E0A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22_demzgpia</w:t>
      </w:r>
      <w:r w:rsidR="00935206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pela variáve</w:t>
      </w:r>
      <w:r w:rsidR="005307D9" w:rsidRPr="00CE0124">
        <w:rPr>
          <w:rFonts w:ascii="Santander Text" w:hAnsi="Santander Text"/>
          <w:szCs w:val="18"/>
          <w:lang w:val="pt-PT"/>
        </w:rPr>
        <w:t>l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935206" w:rsidRPr="00CE0124">
        <w:rPr>
          <w:rFonts w:ascii="Santander Text" w:hAnsi="Santander Text"/>
          <w:szCs w:val="18"/>
          <w:lang w:val="pt-PT"/>
        </w:rPr>
        <w:t>‘</w:t>
      </w:r>
      <w:r w:rsidRPr="00CE0124">
        <w:rPr>
          <w:rFonts w:ascii="Santander Text" w:hAnsi="Santander Text"/>
          <w:i/>
          <w:iCs/>
          <w:szCs w:val="18"/>
          <w:lang w:val="pt-PT"/>
        </w:rPr>
        <w:t>zgrupo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73C109A3" w14:textId="0576EAD3" w:rsidR="00D84594" w:rsidRPr="00CE012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del w:id="639" w:author="Ana Rita Geraldo de Caguerelho" w:date="2025-03-03T22:18:00Z">
        <w:r w:rsidR="002B09CC" w:rsidRPr="00CE0124" w:rsidDel="00305E0A">
          <w:rPr>
            <w:rFonts w:ascii="Santander Text" w:hAnsi="Santander Text"/>
            <w:i/>
            <w:iCs/>
            <w:szCs w:val="18"/>
            <w:lang w:val="pt-PT"/>
          </w:rPr>
          <w:delText>cd_alm.</w:delText>
        </w:r>
      </w:del>
      <w:r w:rsidR="002B09CC" w:rsidRPr="00CE0124">
        <w:rPr>
          <w:rFonts w:ascii="Santander Text" w:hAnsi="Santander Text"/>
          <w:i/>
          <w:iCs/>
          <w:szCs w:val="18"/>
          <w:lang w:val="pt-PT"/>
        </w:rPr>
        <w:t>mat</w:t>
      </w:r>
      <w:r w:rsidR="00935206" w:rsidRPr="00CE0124">
        <w:rPr>
          <w:rFonts w:ascii="Santander Text" w:hAnsi="Santander Text"/>
          <w:i/>
          <w:iCs/>
          <w:szCs w:val="18"/>
          <w:lang w:val="pt-PT"/>
        </w:rPr>
        <w:t>22_demzgpia</w:t>
      </w:r>
      <w:r w:rsidRPr="00CE0124">
        <w:rPr>
          <w:rFonts w:ascii="Santander Text" w:hAnsi="Santander Text"/>
          <w:szCs w:val="18"/>
          <w:lang w:val="pt-PT"/>
        </w:rPr>
        <w:t>, variável</w:t>
      </w:r>
      <w:r w:rsidR="006D0D63" w:rsidRPr="00CE0124">
        <w:rPr>
          <w:rFonts w:ascii="Santander Text" w:hAnsi="Santander Text"/>
          <w:szCs w:val="18"/>
          <w:lang w:val="pt-PT"/>
        </w:rPr>
        <w:t xml:space="preserve"> </w:t>
      </w:r>
      <w:r w:rsidR="002B0621" w:rsidRPr="00CE0124">
        <w:rPr>
          <w:rFonts w:ascii="Santander Text" w:hAnsi="Santander Text"/>
          <w:szCs w:val="18"/>
          <w:lang w:val="pt-PT"/>
        </w:rPr>
        <w:t>‘</w:t>
      </w:r>
      <w:r w:rsidR="002B0621" w:rsidRPr="00305E0A">
        <w:rPr>
          <w:rFonts w:ascii="Santander Text" w:hAnsi="Santander Text"/>
          <w:i/>
          <w:szCs w:val="18"/>
          <w:lang w:val="pt-PT"/>
          <w:rPrChange w:id="640" w:author="Ana Rita Geraldo de Caguerelho" w:date="2025-03-03T22:18:00Z">
            <w:rPr>
              <w:rFonts w:ascii="Santander Text" w:hAnsi="Santander Text"/>
              <w:szCs w:val="18"/>
              <w:lang w:val="pt-PT"/>
            </w:rPr>
          </w:rPrChange>
        </w:rPr>
        <w:t>mvdsrpre’</w:t>
      </w:r>
      <w:r w:rsidR="006D0D63" w:rsidRPr="00CE0124">
        <w:rPr>
          <w:rFonts w:ascii="Santander Text" w:hAnsi="Santander Text"/>
          <w:szCs w:val="18"/>
          <w:lang w:val="pt-PT"/>
        </w:rPr>
        <w:t>.</w:t>
      </w:r>
      <w:r w:rsidRPr="00CE0124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ins w:id="641" w:author="Ana Rita Geraldo de Caguerelho" w:date="2025-03-03T22:18:00Z">
        <w:r w:rsidR="00305E0A">
          <w:rPr>
            <w:rFonts w:ascii="Santander Text" w:hAnsi="Santander Text"/>
            <w:szCs w:val="18"/>
            <w:lang w:val="pt-PT"/>
          </w:rPr>
          <w:t>“</w:t>
        </w:r>
      </w:ins>
      <w:r w:rsidRPr="00305E0A">
        <w:rPr>
          <w:rFonts w:ascii="Santander Text" w:hAnsi="Santander Text"/>
          <w:iCs/>
          <w:szCs w:val="18"/>
          <w:lang w:val="pt-PT"/>
          <w:rPrChange w:id="642" w:author="Ana Rita Geraldo de Caguerelho" w:date="2025-03-03T22:18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BST ESG Loan Tape Pillar 3.xlsx</w:t>
      </w:r>
      <w:ins w:id="643" w:author="Ana Rita Geraldo de Caguerelho" w:date="2025-03-03T22:18:00Z">
        <w:r w:rsidR="00305E0A">
          <w:rPr>
            <w:rFonts w:ascii="Santander Text" w:hAnsi="Santander Text"/>
            <w:szCs w:val="18"/>
            <w:lang w:val="pt-PT"/>
          </w:rPr>
          <w:t>”</w:t>
        </w:r>
      </w:ins>
      <w:r w:rsidRPr="00CE0124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Pr="00CE0124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ISIN</w:t>
      </w:r>
    </w:p>
    <w:p w14:paraId="2C5BA080" w14:textId="63DC71CD" w:rsidR="00EE5BFE" w:rsidRPr="00CE0124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na tabela </w:t>
      </w:r>
      <w:del w:id="644" w:author="Ana Rita Geraldo de Caguerelho" w:date="2025-03-03T22:18:00Z">
        <w:r w:rsidRPr="00CE0124" w:rsidDel="00305E0A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delText>cd_captools.</w:delText>
        </w:r>
      </w:del>
      <w:r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ct6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e, paralelamente, com base na tabela</w:t>
      </w:r>
      <w:del w:id="645" w:author="Ana Rita Geraldo de Caguerelho" w:date="2025-03-03T22:19:00Z">
        <w:r w:rsidRPr="00CE0124" w:rsidDel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delText xml:space="preserve"> </w:delText>
        </w:r>
        <w:r w:rsidR="00F7176B" w:rsidRPr="00CE0124" w:rsidDel="00305E0A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delText>cd_mercados</w:delText>
        </w:r>
      </w:del>
      <w:del w:id="646" w:author="Ana Rita Geraldo de Caguerelho" w:date="2025-03-03T22:18:00Z">
        <w:r w:rsidR="00F7176B" w:rsidRPr="00CE0124" w:rsidDel="00305E0A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delText>.</w:delText>
        </w:r>
      </w:del>
      <w:r w:rsidR="00F7176B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ttt35_titlgru</w:t>
      </w:r>
      <w:r w:rsidR="00780270"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CE0124" w:rsidRDefault="00EE5BFE" w:rsidP="00EE5BFE">
      <w:pPr>
        <w:rPr>
          <w:rFonts w:ascii="Santander Text" w:hAnsi="Santander Text"/>
          <w:lang w:val="pt-PT"/>
        </w:rPr>
      </w:pPr>
    </w:p>
    <w:p w14:paraId="5E73C2F5" w14:textId="31F2DF4E" w:rsidR="001557BD" w:rsidRPr="00CE0124" w:rsidRDefault="001557BD" w:rsidP="00FE7F01">
      <w:pPr>
        <w:pStyle w:val="MyHeading1"/>
        <w:numPr>
          <w:ilvl w:val="0"/>
          <w:numId w:val="29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CE0124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 xml:space="preserve">Cruzamento com a informação da tabela </w:t>
      </w:r>
      <w:del w:id="647" w:author="Ana Rita Geraldo de Caguerelho" w:date="2025-03-03T22:19:00Z">
        <w:r w:rsidRPr="00CE0124" w:rsidDel="00305E0A">
          <w:rPr>
            <w:rFonts w:ascii="Santander Text" w:eastAsiaTheme="minorHAnsi" w:hAnsi="Santander Text" w:cstheme="minorBidi"/>
            <w:bCs w:val="0"/>
            <w:i/>
            <w:color w:val="auto"/>
            <w:szCs w:val="18"/>
            <w:lang w:val="pt-PT"/>
          </w:rPr>
          <w:delText>cd_captools.</w:delText>
        </w:r>
      </w:del>
      <w:r w:rsidRPr="00CE0124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ct610_titulo</w:t>
      </w:r>
      <w:r w:rsidR="00953FC8" w:rsidRPr="00CE0124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CE0124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305E0A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  <w:rPrChange w:id="648" w:author="Ana Rita Geraldo de Caguerelho" w:date="2025-03-03T22:19:00Z">
            <w:rPr>
              <w:rFonts w:ascii="Santander Text" w:eastAsiaTheme="minorHAnsi" w:hAnsi="Santander Text" w:cstheme="minorBidi"/>
              <w:b w:val="0"/>
              <w:bCs w:val="0"/>
              <w:color w:val="auto"/>
              <w:szCs w:val="18"/>
              <w:lang w:val="pt-PT"/>
            </w:rPr>
          </w:rPrChange>
        </w:rPr>
        <w:t>isin’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="00843327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(filtrada por </w:t>
      </w:r>
      <w:del w:id="649" w:author="Ana Rita Geraldo de Caguerelho" w:date="2025-03-03T22:19:00Z">
        <w:r w:rsidR="00843327" w:rsidRPr="00CE0124" w:rsidDel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delText>"</w:delText>
        </w:r>
      </w:del>
      <w:ins w:id="650" w:author="Ana Rita Geraldo de Caguerelho" w:date="2025-03-03T22:19:00Z">
        <w:r w:rsidR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t>’</w:t>
        </w:r>
      </w:ins>
      <w:r w:rsidR="00843327" w:rsidRPr="00305E0A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  <w:rPrChange w:id="651" w:author="Ana Rita Geraldo de Caguerelho" w:date="2025-03-03T22:19:00Z">
            <w:rPr>
              <w:rFonts w:ascii="Santander Text" w:eastAsiaTheme="minorHAnsi" w:hAnsi="Santander Text" w:cstheme="minorBidi"/>
              <w:b w:val="0"/>
              <w:bCs w:val="0"/>
              <w:color w:val="auto"/>
              <w:szCs w:val="18"/>
              <w:lang w:val="pt-PT"/>
            </w:rPr>
          </w:rPrChange>
        </w:rPr>
        <w:t>tipo_titulo</w:t>
      </w:r>
      <w:ins w:id="652" w:author="Ana Rita Geraldo de Caguerelho" w:date="2025-03-03T22:19:00Z">
        <w:r w:rsidR="00305E0A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t>’</w:t>
        </w:r>
      </w:ins>
      <w:del w:id="653" w:author="Ana Rita Geraldo de Caguerelho" w:date="2025-03-03T22:19:00Z">
        <w:r w:rsidR="00843327" w:rsidRPr="00CE0124" w:rsidDel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delText>"</w:delText>
        </w:r>
      </w:del>
      <w:r w:rsidR="00843327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= 'Acao Ordinaria' e priorizando </w:t>
      </w:r>
      <w:del w:id="654" w:author="Ana Rita Geraldo de Caguerelho" w:date="2025-03-03T22:19:00Z">
        <w:r w:rsidR="00843327" w:rsidRPr="00CE0124" w:rsidDel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delText>"</w:delText>
        </w:r>
      </w:del>
      <w:ins w:id="655" w:author="Ana Rita Geraldo de Caguerelho" w:date="2025-03-03T22:19:00Z">
        <w:r w:rsidR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t>’</w:t>
        </w:r>
      </w:ins>
      <w:r w:rsidR="00843327" w:rsidRPr="00305E0A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  <w:rPrChange w:id="656" w:author="Ana Rita Geraldo de Caguerelho" w:date="2025-03-03T22:19:00Z">
            <w:rPr>
              <w:rFonts w:ascii="Santander Text" w:eastAsiaTheme="minorHAnsi" w:hAnsi="Santander Text" w:cstheme="minorBidi"/>
              <w:b w:val="0"/>
              <w:bCs w:val="0"/>
              <w:color w:val="auto"/>
              <w:szCs w:val="18"/>
              <w:lang w:val="pt-PT"/>
            </w:rPr>
          </w:rPrChange>
        </w:rPr>
        <w:t>nom_tot_atual</w:t>
      </w:r>
      <w:ins w:id="657" w:author="Ana Rita Geraldo de Caguerelho" w:date="2025-03-03T22:19:00Z">
        <w:r w:rsidR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t>’</w:t>
        </w:r>
      </w:ins>
      <w:del w:id="658" w:author="Ana Rita Geraldo de Caguerelho" w:date="2025-03-03T22:19:00Z">
        <w:r w:rsidR="00843327" w:rsidRPr="00CE0124" w:rsidDel="00305E0A">
          <w:rPr>
            <w:rFonts w:ascii="Santander Text" w:eastAsiaTheme="minorHAnsi" w:hAnsi="Santander Text" w:cstheme="minorBidi"/>
            <w:b w:val="0"/>
            <w:bCs w:val="0"/>
            <w:color w:val="auto"/>
            <w:szCs w:val="18"/>
            <w:lang w:val="pt-PT"/>
          </w:rPr>
          <w:delText>"</w:delText>
        </w:r>
      </w:del>
      <w:r w:rsidR="00843327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de maior valor, sempre &gt; 0)</w:t>
      </w:r>
      <w:r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efetuado o cruzamento do campo </w:t>
      </w:r>
      <w:r w:rsidR="00EE5BFE" w:rsidRPr="009B378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  <w:rPrChange w:id="659" w:author="Ana Rita Geraldo de Caguerelho" w:date="2025-03-03T22:19:00Z">
            <w:rPr>
              <w:rFonts w:ascii="Santander Text" w:eastAsiaTheme="minorHAnsi" w:hAnsi="Santander Text" w:cstheme="minorBidi"/>
              <w:b w:val="0"/>
              <w:bCs w:val="0"/>
              <w:color w:val="auto"/>
              <w:szCs w:val="18"/>
              <w:lang w:val="pt-PT"/>
            </w:rPr>
          </w:rPrChange>
        </w:rPr>
        <w:t>‘entty_id’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da tabela </w:t>
      </w:r>
      <w:r w:rsidR="00953FC8" w:rsidRPr="009B378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  <w:rPrChange w:id="660" w:author="Ana Rita Geraldo de Caguerelho" w:date="2025-03-03T22:19:00Z">
            <w:rPr>
              <w:rFonts w:ascii="Santander Text" w:eastAsiaTheme="minorHAnsi" w:hAnsi="Santander Text" w:cstheme="minorBidi"/>
              <w:b w:val="0"/>
              <w:bCs w:val="0"/>
              <w:color w:val="auto"/>
              <w:szCs w:val="18"/>
              <w:lang w:val="pt-PT"/>
            </w:rPr>
          </w:rPrChange>
        </w:rPr>
        <w:t>lt003_entity</w:t>
      </w:r>
      <w:r w:rsidR="00953FC8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com o campo ‘</w:t>
      </w:r>
      <w:r w:rsidR="00EE5BFE" w:rsidRPr="009B3783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  <w:rPrChange w:id="661" w:author="Ana Rita Geraldo de Caguerelho" w:date="2025-03-03T22:19:00Z">
            <w:rPr>
              <w:rFonts w:ascii="Santander Text" w:eastAsiaTheme="minorHAnsi" w:hAnsi="Santander Text" w:cstheme="minorBidi"/>
              <w:b w:val="0"/>
              <w:bCs w:val="0"/>
              <w:color w:val="auto"/>
              <w:szCs w:val="18"/>
              <w:lang w:val="pt-PT"/>
            </w:rPr>
          </w:rPrChange>
        </w:rPr>
        <w:t>zcliente_emitente’</w:t>
      </w:r>
      <w:r w:rsidR="00EE5BFE" w:rsidRPr="00CE012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da </w:t>
      </w:r>
      <w:del w:id="662" w:author="Ana Rita Geraldo de Caguerelho" w:date="2025-03-03T22:19:00Z">
        <w:r w:rsidRPr="00CE0124" w:rsidDel="009B3783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delText>cd_captools.</w:delText>
        </w:r>
      </w:del>
      <w:r w:rsidRPr="00CE012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ct610_titulos</w:t>
      </w:r>
      <w:ins w:id="663" w:author="Ana Rita Geraldo de Caguerelho" w:date="2025-03-03T22:20:00Z">
        <w:r w:rsidR="009B3783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t>;</w:t>
        </w:r>
      </w:ins>
      <w:del w:id="664" w:author="Ana Rita Geraldo de Caguerelho" w:date="2025-03-03T22:20:00Z">
        <w:r w:rsidR="00F7176B" w:rsidRPr="00CE0124" w:rsidDel="009B3783">
          <w:rPr>
            <w:rFonts w:ascii="Santander Text" w:eastAsiaTheme="minorHAnsi" w:hAnsi="Santander Text" w:cstheme="minorBidi"/>
            <w:b w:val="0"/>
            <w:bCs w:val="0"/>
            <w:i/>
            <w:color w:val="auto"/>
            <w:szCs w:val="18"/>
            <w:lang w:val="pt-PT"/>
          </w:rPr>
          <w:delText>.</w:delText>
        </w:r>
      </w:del>
    </w:p>
    <w:p w14:paraId="4F2816C5" w14:textId="11983F5E" w:rsidR="00EE5BFE" w:rsidRPr="00CE0124" w:rsidRDefault="00EE5BFE" w:rsidP="00FE7F01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b/>
          <w:szCs w:val="18"/>
          <w:lang w:val="pt-PT"/>
        </w:rPr>
        <w:t>Cruzamento com a informação da tabela</w:t>
      </w:r>
      <w:del w:id="665" w:author="Ana Rita Geraldo de Caguerelho" w:date="2025-03-03T22:19:00Z">
        <w:r w:rsidRPr="00CE0124" w:rsidDel="009B3783">
          <w:rPr>
            <w:rFonts w:ascii="Santander Text" w:hAnsi="Santander Text"/>
            <w:b/>
            <w:szCs w:val="18"/>
            <w:lang w:val="pt-PT"/>
          </w:rPr>
          <w:delText xml:space="preserve"> </w:delText>
        </w:r>
        <w:r w:rsidRPr="00CE0124" w:rsidDel="009B3783">
          <w:rPr>
            <w:rFonts w:ascii="Santander Text" w:hAnsi="Santander Text"/>
            <w:b/>
            <w:i/>
            <w:szCs w:val="18"/>
            <w:lang w:val="pt-PT"/>
          </w:rPr>
          <w:delText>cd_mercados.</w:delText>
        </w:r>
      </w:del>
      <w:r w:rsidRPr="00CE0124">
        <w:rPr>
          <w:rFonts w:ascii="Santander Text" w:hAnsi="Santander Text"/>
          <w:b/>
          <w:i/>
          <w:szCs w:val="18"/>
          <w:lang w:val="pt-PT"/>
        </w:rPr>
        <w:t>ttt35_titlgru</w:t>
      </w:r>
      <w:r w:rsidRPr="00CE0124">
        <w:rPr>
          <w:rFonts w:ascii="Santander Text" w:hAnsi="Santander Text"/>
          <w:b/>
          <w:szCs w:val="18"/>
          <w:lang w:val="pt-PT"/>
        </w:rPr>
        <w:t>:</w:t>
      </w:r>
      <w:r w:rsidRPr="00CE0124">
        <w:rPr>
          <w:rFonts w:ascii="Santander Text" w:hAnsi="Santander Text"/>
          <w:szCs w:val="18"/>
          <w:lang w:val="pt-PT"/>
        </w:rPr>
        <w:t xml:space="preserve"> Dado que a tabela </w:t>
      </w:r>
      <w:del w:id="666" w:author="Ana Rita Geraldo de Caguerelho" w:date="2025-03-03T22:19:00Z">
        <w:r w:rsidR="00CC07BA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cd_mercados.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ttt35_titgru</w:t>
      </w:r>
      <w:r w:rsidRPr="00CE0124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del w:id="667" w:author="Ana Rita Geraldo de Caguerelho" w:date="2025-03-03T22:20:00Z">
        <w:r w:rsidR="00CC07BA" w:rsidRPr="00CE0124" w:rsidDel="009B3783">
          <w:rPr>
            <w:rFonts w:ascii="Santander Text" w:hAnsi="Santander Text"/>
            <w:i/>
            <w:szCs w:val="18"/>
            <w:lang w:val="pt-PT"/>
          </w:rPr>
          <w:delText>cd_captools.</w:delText>
        </w:r>
      </w:del>
      <w:r w:rsidR="00CC07BA" w:rsidRPr="00CE0124">
        <w:rPr>
          <w:rFonts w:ascii="Santander Text" w:hAnsi="Santander Text"/>
          <w:i/>
          <w:szCs w:val="18"/>
          <w:lang w:val="pt-PT"/>
        </w:rPr>
        <w:t>ct610_titulo</w:t>
      </w:r>
      <w:r w:rsidR="00CC07BA" w:rsidRPr="00CE0124">
        <w:rPr>
          <w:rFonts w:ascii="Santander Text" w:hAnsi="Santander Text"/>
          <w:bCs/>
          <w:i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, deverá ser complementado com os clientes provenientes da tabela </w:t>
      </w:r>
      <w:del w:id="668" w:author="Ana Rita Geraldo de Caguerelho" w:date="2025-03-03T22:20:00Z">
        <w:r w:rsidRPr="00CE0124" w:rsidDel="009B3783">
          <w:rPr>
            <w:rFonts w:ascii="Santander Text" w:hAnsi="Santander Text"/>
            <w:i/>
            <w:szCs w:val="18"/>
            <w:lang w:val="pt-PT"/>
          </w:rPr>
          <w:delText>cd_mercados.</w:delText>
        </w:r>
      </w:del>
      <w:r w:rsidRPr="00CE0124">
        <w:rPr>
          <w:rFonts w:ascii="Santander Text" w:hAnsi="Santander Text"/>
          <w:i/>
          <w:szCs w:val="18"/>
          <w:lang w:val="pt-PT"/>
        </w:rPr>
        <w:t>ttt35_titlgru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641D1E71" w14:textId="7B1271AE" w:rsidR="00E71BF3" w:rsidRPr="00CE0124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Denote-se que a</w:t>
      </w:r>
      <w:r w:rsidR="00B344D1" w:rsidRPr="00CE0124">
        <w:rPr>
          <w:rFonts w:ascii="Santander Text" w:hAnsi="Santander Text"/>
          <w:szCs w:val="18"/>
          <w:lang w:val="pt-PT"/>
        </w:rPr>
        <w:t xml:space="preserve"> tabela </w:t>
      </w:r>
      <w:del w:id="669" w:author="Ana Rita Geraldo de Caguerelho" w:date="2025-03-03T22:20:00Z">
        <w:r w:rsidR="00F7176B" w:rsidRPr="00CE0124" w:rsidDel="009B3783">
          <w:rPr>
            <w:rFonts w:ascii="Santander Text" w:hAnsi="Santander Text"/>
            <w:b/>
            <w:i/>
            <w:szCs w:val="18"/>
            <w:lang w:val="pt-PT"/>
          </w:rPr>
          <w:delText>cd_mercados.</w:delText>
        </w:r>
      </w:del>
      <w:r w:rsidR="00F7176B" w:rsidRPr="00CE0124">
        <w:rPr>
          <w:rFonts w:ascii="Santander Text" w:hAnsi="Santander Text"/>
          <w:b/>
          <w:i/>
          <w:szCs w:val="18"/>
          <w:lang w:val="pt-PT"/>
        </w:rPr>
        <w:t>ttt35_titlgru</w:t>
      </w:r>
      <w:r w:rsidR="00F7176B" w:rsidRPr="00CE0124">
        <w:rPr>
          <w:rFonts w:ascii="Santander Text" w:hAnsi="Santander Text"/>
          <w:szCs w:val="18"/>
          <w:lang w:val="pt-PT"/>
        </w:rPr>
        <w:t xml:space="preserve"> </w:t>
      </w:r>
      <w:r w:rsidR="00B344D1" w:rsidRPr="00CE0124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ins w:id="670" w:author="Ana Rita Geraldo de Caguerelho" w:date="2025-03-03T22:20:00Z">
        <w:r w:rsidR="009B3783">
          <w:rPr>
            <w:rFonts w:ascii="Santander Text" w:hAnsi="Santander Text"/>
            <w:szCs w:val="18"/>
            <w:lang w:val="pt-PT"/>
          </w:rPr>
          <w:t>‘</w:t>
        </w:r>
      </w:ins>
      <w:r w:rsidR="00B344D1" w:rsidRPr="00CE0124">
        <w:rPr>
          <w:rFonts w:ascii="Santander Text" w:hAnsi="Santander Text"/>
          <w:i/>
          <w:iCs/>
          <w:szCs w:val="18"/>
          <w:lang w:val="pt-PT"/>
        </w:rPr>
        <w:t>data_date_part</w:t>
      </w:r>
      <w:ins w:id="671" w:author="Ana Rita Geraldo de Caguerelho" w:date="2025-03-03T22:20:00Z">
        <w:r w:rsidR="009B3783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B344D1" w:rsidRPr="00CE0124">
        <w:rPr>
          <w:rFonts w:ascii="Santander Text" w:hAnsi="Santander Text"/>
          <w:szCs w:val="18"/>
          <w:lang w:val="pt-PT"/>
        </w:rPr>
        <w:t>)</w:t>
      </w:r>
      <w:r w:rsidR="004713A0" w:rsidRPr="00CE0124">
        <w:rPr>
          <w:rFonts w:ascii="Santander Text" w:hAnsi="Santander Text"/>
          <w:szCs w:val="18"/>
          <w:lang w:val="pt-PT"/>
        </w:rPr>
        <w:t xml:space="preserve"> e </w:t>
      </w:r>
      <w:r w:rsidR="00815172" w:rsidRPr="00CE0124">
        <w:rPr>
          <w:rFonts w:ascii="Santander Text" w:hAnsi="Santander Text"/>
          <w:szCs w:val="18"/>
          <w:lang w:val="pt-PT"/>
        </w:rPr>
        <w:t>considerando também o</w:t>
      </w:r>
      <w:r w:rsidR="00E71BF3" w:rsidRPr="00CE0124">
        <w:rPr>
          <w:rFonts w:ascii="Santander Text" w:hAnsi="Santander Text"/>
          <w:szCs w:val="18"/>
          <w:lang w:val="pt-PT"/>
        </w:rPr>
        <w:t>s</w:t>
      </w:r>
      <w:r w:rsidR="00815172" w:rsidRPr="00CE0124">
        <w:rPr>
          <w:rFonts w:ascii="Santander Text" w:hAnsi="Santander Text"/>
          <w:szCs w:val="18"/>
          <w:lang w:val="pt-PT"/>
        </w:rPr>
        <w:t xml:space="preserve"> </w:t>
      </w:r>
      <w:r w:rsidR="00E71BF3" w:rsidRPr="00CE0124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CE0124">
        <w:rPr>
          <w:rFonts w:ascii="Santander Text" w:hAnsi="Santander Text"/>
          <w:szCs w:val="18"/>
          <w:lang w:val="pt-PT"/>
        </w:rPr>
        <w:t>filtro</w:t>
      </w:r>
      <w:r w:rsidR="00E71BF3" w:rsidRPr="00CE0124">
        <w:rPr>
          <w:rFonts w:ascii="Santander Text" w:hAnsi="Santander Text"/>
          <w:szCs w:val="18"/>
          <w:lang w:val="pt-PT"/>
        </w:rPr>
        <w:t>s:</w:t>
      </w:r>
    </w:p>
    <w:p w14:paraId="1279B1FC" w14:textId="28961E8D" w:rsidR="00B344D1" w:rsidRPr="00CE0124" w:rsidRDefault="009B3783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ins w:id="672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 w:rsidR="00815172" w:rsidRPr="00CE0124">
        <w:rPr>
          <w:rFonts w:ascii="Santander Text" w:hAnsi="Santander Text"/>
          <w:i/>
          <w:iCs/>
          <w:szCs w:val="18"/>
          <w:lang w:val="pt-PT"/>
        </w:rPr>
        <w:t>cgrupo</w:t>
      </w:r>
      <w:ins w:id="673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815172" w:rsidRPr="00CE0124">
        <w:rPr>
          <w:rFonts w:ascii="Santander Text" w:hAnsi="Santander Text"/>
          <w:i/>
          <w:iCs/>
          <w:szCs w:val="18"/>
          <w:lang w:val="pt-PT"/>
        </w:rPr>
        <w:t xml:space="preserve"> in (</w:t>
      </w:r>
      <w:r w:rsidR="008B16E3" w:rsidRPr="00CE0124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CE0124">
        <w:rPr>
          <w:rFonts w:ascii="Santander Text" w:hAnsi="Santander Text"/>
          <w:szCs w:val="18"/>
          <w:lang w:val="pt-PT"/>
        </w:rPr>
        <w:t xml:space="preserve"> – </w:t>
      </w:r>
      <w:r w:rsidR="008B16E3" w:rsidRPr="00CE0124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CE0124">
        <w:rPr>
          <w:rFonts w:ascii="Santander Text" w:hAnsi="Santander Text"/>
          <w:szCs w:val="18"/>
          <w:lang w:val="pt-PT"/>
        </w:rPr>
        <w:t xml:space="preserve">a </w:t>
      </w:r>
      <w:r w:rsidR="004F2922" w:rsidRPr="00CE0124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CE0124">
        <w:rPr>
          <w:rFonts w:ascii="Santander Text" w:hAnsi="Santander Text"/>
          <w:szCs w:val="18"/>
          <w:lang w:val="pt-PT"/>
        </w:rPr>
        <w:t xml:space="preserve"> e </w:t>
      </w:r>
      <w:r w:rsidR="004F2922" w:rsidRPr="00CE0124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CE0124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CE0124">
        <w:rPr>
          <w:rFonts w:ascii="Santander Text" w:hAnsi="Santander Text"/>
          <w:szCs w:val="18"/>
          <w:lang w:val="pt-PT"/>
        </w:rPr>
        <w:t>;</w:t>
      </w:r>
    </w:p>
    <w:p w14:paraId="642C15DD" w14:textId="6E6A269D" w:rsidR="00E71BF3" w:rsidRPr="00CE0124" w:rsidRDefault="009B3783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ins w:id="674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 w:rsidRPr="00CE0124">
        <w:rPr>
          <w:rFonts w:ascii="Santander Text" w:hAnsi="Santander Text"/>
          <w:i/>
          <w:iCs/>
          <w:szCs w:val="18"/>
          <w:lang w:val="pt-PT"/>
        </w:rPr>
        <w:t>I</w:t>
      </w:r>
      <w:r w:rsidR="00B36861" w:rsidRPr="00CE0124">
        <w:rPr>
          <w:rFonts w:ascii="Santander Text" w:hAnsi="Santander Text"/>
          <w:i/>
          <w:iCs/>
          <w:szCs w:val="18"/>
          <w:lang w:val="pt-PT"/>
        </w:rPr>
        <w:t>cotacao</w:t>
      </w:r>
      <w:ins w:id="675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B36861" w:rsidRPr="00CE0124">
        <w:rPr>
          <w:rFonts w:ascii="Santander Text" w:hAnsi="Santander Text"/>
          <w:i/>
          <w:iCs/>
          <w:szCs w:val="18"/>
          <w:lang w:val="pt-PT"/>
        </w:rPr>
        <w:t xml:space="preserve"> = ‘S’</w:t>
      </w:r>
      <w:r w:rsidR="00B36861" w:rsidRPr="00CE0124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49E60577" w:rsidR="00B36861" w:rsidRPr="00CE0124" w:rsidRDefault="009B3783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ins w:id="676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 w:rsidR="00B36861" w:rsidRPr="00CE0124">
        <w:rPr>
          <w:rFonts w:ascii="Santander Text" w:hAnsi="Santander Text"/>
          <w:i/>
          <w:iCs/>
          <w:szCs w:val="18"/>
          <w:lang w:val="pt-PT"/>
        </w:rPr>
        <w:t>cnatur</w:t>
      </w:r>
      <w:ins w:id="677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B36861" w:rsidRPr="00CE0124">
        <w:rPr>
          <w:rFonts w:ascii="Santander Text" w:hAnsi="Santander Text"/>
          <w:i/>
          <w:iCs/>
          <w:szCs w:val="18"/>
          <w:lang w:val="pt-PT"/>
        </w:rPr>
        <w:t>= ‘12’</w:t>
      </w:r>
      <w:r w:rsidR="00C451EE" w:rsidRPr="00CE012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CE0124">
        <w:rPr>
          <w:rFonts w:ascii="Santander Text" w:hAnsi="Santander Text"/>
          <w:szCs w:val="18"/>
          <w:lang w:val="pt-PT"/>
        </w:rPr>
        <w:t>– ações;</w:t>
      </w:r>
    </w:p>
    <w:p w14:paraId="69500EF7" w14:textId="14BE9AFE" w:rsidR="00B36861" w:rsidRPr="00CE0124" w:rsidRDefault="009B3783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ins w:id="678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>
        <w:rPr>
          <w:rFonts w:ascii="Santander Text" w:hAnsi="Santander Text"/>
          <w:i/>
          <w:iCs/>
          <w:szCs w:val="18"/>
          <w:lang w:val="pt-PT"/>
        </w:rPr>
        <w:t>d</w:t>
      </w:r>
      <w:r w:rsidR="00B36861" w:rsidRPr="00CE0124">
        <w:rPr>
          <w:rFonts w:ascii="Santander Text" w:hAnsi="Santander Text"/>
          <w:i/>
          <w:iCs/>
          <w:szCs w:val="18"/>
          <w:lang w:val="pt-PT"/>
        </w:rPr>
        <w:t>tmatur</w:t>
      </w:r>
      <w:ins w:id="679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B36861" w:rsidRPr="00CE0124">
        <w:rPr>
          <w:rFonts w:ascii="Santander Text" w:hAnsi="Santander Text"/>
          <w:i/>
          <w:iCs/>
          <w:szCs w:val="18"/>
          <w:lang w:val="pt-PT"/>
        </w:rPr>
        <w:t xml:space="preserve"> &lt;&gt; ‘0001-01-01’</w:t>
      </w:r>
      <w:r w:rsidR="00C451EE" w:rsidRPr="00CE0124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2EA18571" w:rsidR="00B36861" w:rsidRPr="00CE0124" w:rsidRDefault="009B3783" w:rsidP="00FE7F01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ins w:id="680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‘</w:t>
        </w:r>
      </w:ins>
      <w:r w:rsidR="00B36861" w:rsidRPr="00CE0124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CE0124">
        <w:rPr>
          <w:rFonts w:ascii="Santander Text" w:hAnsi="Santander Text"/>
          <w:i/>
          <w:iCs/>
          <w:szCs w:val="18"/>
          <w:lang w:val="pt-PT"/>
        </w:rPr>
        <w:t>e</w:t>
      </w:r>
      <w:r w:rsidR="00B36861" w:rsidRPr="00CE0124">
        <w:rPr>
          <w:rFonts w:ascii="Santander Text" w:hAnsi="Santander Text"/>
          <w:i/>
          <w:iCs/>
          <w:szCs w:val="18"/>
          <w:lang w:val="pt-PT"/>
        </w:rPr>
        <w:t>g</w:t>
      </w:r>
      <w:ins w:id="681" w:author="Ana Rita Geraldo de Caguerelho" w:date="2025-03-03T22:20:00Z">
        <w:r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="00B36861" w:rsidRPr="00CE0124">
        <w:rPr>
          <w:rFonts w:ascii="Santander Text" w:hAnsi="Santander Text"/>
          <w:i/>
          <w:iCs/>
          <w:szCs w:val="18"/>
          <w:lang w:val="pt-PT"/>
        </w:rPr>
        <w:t xml:space="preserve"> &lt;&gt; ‘999</w:t>
      </w:r>
      <w:r w:rsidR="00C451EE" w:rsidRPr="00CE0124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CE0124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CE0124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CE0124">
        <w:rPr>
          <w:rFonts w:ascii="Santander Text" w:hAnsi="Santander Text"/>
          <w:szCs w:val="18"/>
          <w:lang w:val="pt-PT"/>
        </w:rPr>
        <w:t>i</w:t>
      </w:r>
      <w:r w:rsidRPr="00CE0124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CE0124">
        <w:rPr>
          <w:rFonts w:ascii="Santander Text" w:hAnsi="Santander Text"/>
          <w:szCs w:val="18"/>
          <w:lang w:val="pt-PT"/>
        </w:rPr>
        <w:t xml:space="preserve">por </w:t>
      </w:r>
      <w:r w:rsidR="00740491" w:rsidRPr="00CE0124">
        <w:rPr>
          <w:rFonts w:ascii="Santander Text" w:hAnsi="Santander Text"/>
          <w:szCs w:val="18"/>
          <w:lang w:val="pt-PT"/>
        </w:rPr>
        <w:t>‘</w:t>
      </w:r>
      <w:r w:rsidR="00006B65" w:rsidRPr="009B3783">
        <w:rPr>
          <w:rFonts w:ascii="Santander Text" w:hAnsi="Santander Text"/>
          <w:i/>
          <w:iCs/>
          <w:szCs w:val="18"/>
          <w:lang w:val="pt-PT"/>
          <w:rPrChange w:id="682" w:author="Ana Rita Geraldo de Caguerelho" w:date="2025-03-03T22:21:00Z">
            <w:rPr>
              <w:rFonts w:ascii="Santander Text" w:hAnsi="Santander Text"/>
              <w:iCs/>
              <w:szCs w:val="18"/>
              <w:lang w:val="pt-PT"/>
            </w:rPr>
          </w:rPrChange>
        </w:rPr>
        <w:t>zcliente</w:t>
      </w:r>
      <w:r w:rsidR="00740491" w:rsidRPr="009B3783">
        <w:rPr>
          <w:rFonts w:ascii="Santander Text" w:hAnsi="Santander Text"/>
          <w:i/>
          <w:iCs/>
          <w:szCs w:val="18"/>
          <w:lang w:val="pt-PT"/>
          <w:rPrChange w:id="683" w:author="Ana Rita Geraldo de Caguerelho" w:date="2025-03-03T22:21:00Z">
            <w:rPr>
              <w:rFonts w:ascii="Santander Text" w:hAnsi="Santander Text"/>
              <w:iCs/>
              <w:szCs w:val="18"/>
              <w:lang w:val="pt-PT"/>
            </w:rPr>
          </w:rPrChange>
        </w:rPr>
        <w:t>’</w:t>
      </w:r>
      <w:r w:rsidR="00006B65" w:rsidRPr="00CE0124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CE0124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CE0124">
        <w:rPr>
          <w:rFonts w:ascii="Santander Text" w:hAnsi="Santander Text"/>
          <w:szCs w:val="18"/>
          <w:lang w:val="pt-PT"/>
        </w:rPr>
        <w:t>‘</w:t>
      </w:r>
      <w:r w:rsidR="004714F7" w:rsidRPr="00CE0124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CE0124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CE0124">
        <w:rPr>
          <w:rFonts w:ascii="Santander Text" w:hAnsi="Santander Text"/>
          <w:szCs w:val="18"/>
          <w:lang w:val="pt-PT"/>
        </w:rPr>
        <w:t>).</w:t>
      </w:r>
    </w:p>
    <w:p w14:paraId="70F3159A" w14:textId="454D636F" w:rsidR="006E0E3C" w:rsidRPr="00CE0124" w:rsidRDefault="00B8531F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FLG_GRP_CSRD</w:t>
      </w:r>
      <w:r w:rsidR="00D07D24" w:rsidRPr="00CE0124">
        <w:rPr>
          <w:rFonts w:ascii="Santander Text" w:hAnsi="Santander Text"/>
          <w:szCs w:val="18"/>
          <w:lang w:val="pt-PT"/>
        </w:rPr>
        <w:t xml:space="preserve">_APPLCBLTY, </w:t>
      </w:r>
      <w:r w:rsidR="000167A9" w:rsidRPr="00CE0124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068ADF62" w:rsidR="006E0E3C" w:rsidRPr="00CE0124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Esta</w:t>
      </w:r>
      <w:r w:rsidR="002508AC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</w:t>
      </w:r>
      <w:r w:rsidR="002508AC" w:rsidRPr="00CE0124">
        <w:rPr>
          <w:rFonts w:ascii="Santander Text" w:hAnsi="Santander Text"/>
          <w:szCs w:val="18"/>
          <w:lang w:val="pt-PT"/>
        </w:rPr>
        <w:t>is</w:t>
      </w:r>
      <w:r w:rsidRPr="00CE0124">
        <w:rPr>
          <w:rFonts w:ascii="Santander Text" w:hAnsi="Santander Text"/>
          <w:szCs w:val="18"/>
          <w:lang w:val="pt-PT"/>
        </w:rPr>
        <w:t xml:space="preserve"> deve</w:t>
      </w:r>
      <w:r w:rsidR="002508AC" w:rsidRPr="00CE0124">
        <w:rPr>
          <w:rFonts w:ascii="Santander Text" w:hAnsi="Santander Text"/>
          <w:szCs w:val="18"/>
          <w:lang w:val="pt-PT"/>
        </w:rPr>
        <w:t>m</w:t>
      </w:r>
      <w:r w:rsidRPr="00CE0124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com base na tabela </w:t>
      </w:r>
      <w:del w:id="684" w:author="Ana Rita Geraldo de Caguerelho" w:date="2025-03-03T22:21:00Z">
        <w:r w:rsidR="00A65DDC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business_esg</w:delText>
        </w:r>
        <w:r w:rsidR="002A097F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  <w:r w:rsidR="002508AC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CE0124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CE0124">
        <w:rPr>
          <w:rFonts w:ascii="Santander Text" w:hAnsi="Santander Text"/>
          <w:szCs w:val="18"/>
          <w:lang w:val="pt-PT"/>
        </w:rPr>
        <w:t>.</w:t>
      </w:r>
    </w:p>
    <w:p w14:paraId="5E5B8683" w14:textId="30A42038" w:rsidR="000F573D" w:rsidRPr="00CE0124" w:rsidRDefault="00233F3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os campos em questão, a informação a reportar é relativa ao grupo a que o cliente pertence</w:t>
      </w:r>
      <w:r w:rsidR="00F87017" w:rsidRPr="00CE0124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CE0124">
        <w:rPr>
          <w:rFonts w:ascii="Santander Text" w:hAnsi="Santander Text"/>
          <w:szCs w:val="18"/>
          <w:lang w:val="pt-PT"/>
        </w:rPr>
        <w:t>‘</w:t>
      </w:r>
      <w:r w:rsidR="00C8656E" w:rsidRPr="009B3783">
        <w:rPr>
          <w:rFonts w:ascii="Santander Text" w:hAnsi="Santander Text"/>
          <w:i/>
          <w:szCs w:val="18"/>
          <w:lang w:val="pt-PT"/>
          <w:rPrChange w:id="685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z</w:t>
      </w:r>
      <w:r w:rsidR="00F87017" w:rsidRPr="009B3783">
        <w:rPr>
          <w:rFonts w:ascii="Santander Text" w:hAnsi="Santander Text"/>
          <w:i/>
          <w:szCs w:val="18"/>
          <w:lang w:val="pt-PT"/>
          <w:rPrChange w:id="686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grupo</w:t>
      </w:r>
      <w:r w:rsidR="00C8656E" w:rsidRPr="009B3783">
        <w:rPr>
          <w:rFonts w:ascii="Santander Text" w:hAnsi="Santander Text"/>
          <w:i/>
          <w:szCs w:val="18"/>
          <w:lang w:val="pt-PT"/>
          <w:rPrChange w:id="687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="00F87017" w:rsidRPr="00CE0124">
        <w:rPr>
          <w:rFonts w:ascii="Santander Text" w:hAnsi="Santander Text"/>
          <w:szCs w:val="18"/>
          <w:lang w:val="pt-PT"/>
        </w:rPr>
        <w:t xml:space="preserve"> é necessário o cruz</w:t>
      </w:r>
      <w:ins w:id="688" w:author="Ana Rita Geraldo de Caguerelho" w:date="2025-03-03T22:21:00Z">
        <w:r w:rsidR="009B3783">
          <w:rPr>
            <w:rFonts w:ascii="Santander Text" w:hAnsi="Santander Text"/>
            <w:szCs w:val="18"/>
            <w:lang w:val="pt-PT"/>
          </w:rPr>
          <w:t>a</w:t>
        </w:r>
      </w:ins>
      <w:r w:rsidR="00F87017" w:rsidRPr="00CE0124">
        <w:rPr>
          <w:rFonts w:ascii="Santander Text" w:hAnsi="Santander Text"/>
          <w:szCs w:val="18"/>
          <w:lang w:val="pt-PT"/>
        </w:rPr>
        <w:t>mento do ‘</w:t>
      </w:r>
      <w:r w:rsidR="00F87017" w:rsidRPr="009B3783">
        <w:rPr>
          <w:rFonts w:ascii="Santander Text" w:hAnsi="Santander Text"/>
          <w:i/>
          <w:szCs w:val="18"/>
          <w:lang w:val="pt-PT"/>
          <w:rPrChange w:id="689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zcliente’</w:t>
      </w:r>
      <w:r w:rsidR="00F87017" w:rsidRPr="00CE0124">
        <w:rPr>
          <w:rFonts w:ascii="Santander Text" w:hAnsi="Santander Text"/>
          <w:szCs w:val="18"/>
          <w:lang w:val="pt-PT"/>
        </w:rPr>
        <w:t xml:space="preserve"> com a </w:t>
      </w:r>
      <w:r w:rsidR="00772D4A" w:rsidRPr="00CE0124">
        <w:rPr>
          <w:rFonts w:ascii="Santander Text" w:hAnsi="Santander Text"/>
          <w:szCs w:val="18"/>
          <w:lang w:val="pt-PT"/>
        </w:rPr>
        <w:t xml:space="preserve">tabela </w:t>
      </w:r>
      <w:del w:id="690" w:author="Ana Rita Geraldo de Caguerelho" w:date="2025-03-03T22:21:00Z">
        <w:r w:rsidR="001C1550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1C1550" w:rsidRPr="00CE0124">
        <w:rPr>
          <w:rFonts w:ascii="Santander Text" w:hAnsi="Santander Text"/>
          <w:i/>
          <w:iCs/>
          <w:szCs w:val="18"/>
          <w:lang w:val="pt-PT"/>
        </w:rPr>
        <w:t>ct070_univ_gr_cli</w:t>
      </w:r>
      <w:r w:rsidR="00C8656E" w:rsidRPr="00CE0124">
        <w:rPr>
          <w:rFonts w:ascii="Santander Text" w:hAnsi="Santander Text"/>
          <w:szCs w:val="18"/>
          <w:lang w:val="pt-PT"/>
        </w:rPr>
        <w:t xml:space="preserve"> (previamente filtrada por ‘</w:t>
      </w:r>
      <w:r w:rsidR="00C8656E" w:rsidRPr="009B3783">
        <w:rPr>
          <w:rFonts w:ascii="Santander Text" w:hAnsi="Santander Text"/>
          <w:i/>
          <w:szCs w:val="18"/>
          <w:lang w:val="pt-PT"/>
          <w:rPrChange w:id="691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tipo_relacao</w:t>
      </w:r>
      <w:r w:rsidR="00C8656E" w:rsidRPr="00CE0124">
        <w:rPr>
          <w:rFonts w:ascii="Santander Text" w:hAnsi="Santander Text"/>
          <w:szCs w:val="18"/>
          <w:lang w:val="pt-PT"/>
        </w:rPr>
        <w:t>' = 'CONTROLO')</w:t>
      </w:r>
      <w:r w:rsidR="00266131" w:rsidRPr="00CE0124">
        <w:rPr>
          <w:rFonts w:ascii="Santander Text" w:hAnsi="Santander Text"/>
          <w:szCs w:val="18"/>
          <w:lang w:val="pt-PT"/>
        </w:rPr>
        <w:t>.</w:t>
      </w:r>
      <w:r w:rsidR="000F573D" w:rsidRPr="00CE0124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449918D4" w:rsidR="001C1550" w:rsidRPr="00CE0124" w:rsidRDefault="00266131" w:rsidP="00FE7F01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 caso do campo ‘</w:t>
      </w:r>
      <w:r w:rsidRPr="009B3783">
        <w:rPr>
          <w:rFonts w:ascii="Santander Text" w:hAnsi="Santander Text"/>
          <w:i/>
          <w:szCs w:val="18"/>
          <w:lang w:val="pt-PT"/>
          <w:rPrChange w:id="692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flg_grp_</w:t>
      </w:r>
      <w:r w:rsidR="00B8531F" w:rsidRPr="009B3783">
        <w:rPr>
          <w:rFonts w:ascii="Santander Text" w:hAnsi="Santander Text"/>
          <w:i/>
          <w:szCs w:val="18"/>
          <w:lang w:val="pt-PT"/>
          <w:rPrChange w:id="693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csrd</w:t>
      </w:r>
      <w:r w:rsidRPr="009B3783">
        <w:rPr>
          <w:rFonts w:ascii="Santander Text" w:hAnsi="Santander Text"/>
          <w:i/>
          <w:szCs w:val="18"/>
          <w:lang w:val="pt-PT"/>
          <w:rPrChange w:id="694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_applcblty’</w:t>
      </w:r>
      <w:r w:rsidRPr="00CE0124">
        <w:rPr>
          <w:rFonts w:ascii="Santander Text" w:hAnsi="Santander Text"/>
          <w:szCs w:val="18"/>
          <w:lang w:val="pt-PT"/>
        </w:rPr>
        <w:t xml:space="preserve"> (</w:t>
      </w:r>
      <w:r w:rsidR="003D06FC" w:rsidRPr="00CE0124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CE0124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CE0124">
        <w:rPr>
          <w:rFonts w:ascii="Santander Text" w:hAnsi="Santander Text"/>
          <w:szCs w:val="18"/>
          <w:lang w:val="pt-PT"/>
        </w:rPr>
        <w:t xml:space="preserve"> </w:t>
      </w:r>
      <w:r w:rsidR="00854807" w:rsidRPr="00CE0124">
        <w:rPr>
          <w:rFonts w:ascii="Santander Text" w:hAnsi="Santander Text"/>
          <w:szCs w:val="18"/>
          <w:lang w:val="pt-PT"/>
        </w:rPr>
        <w:t xml:space="preserve">sujeita a </w:t>
      </w:r>
      <w:r w:rsidR="00B8531F" w:rsidRPr="00CE0124">
        <w:rPr>
          <w:rFonts w:ascii="Santander Text" w:hAnsi="Santander Text"/>
          <w:szCs w:val="18"/>
          <w:lang w:val="pt-PT"/>
        </w:rPr>
        <w:t>CSRD</w:t>
      </w:r>
      <w:r w:rsidRPr="00CE0124">
        <w:rPr>
          <w:rFonts w:ascii="Santander Text" w:hAnsi="Santander Text"/>
          <w:szCs w:val="18"/>
          <w:lang w:val="pt-PT"/>
        </w:rPr>
        <w:t xml:space="preserve">), </w:t>
      </w:r>
      <w:r w:rsidR="00AD3450" w:rsidRPr="00CE0124">
        <w:rPr>
          <w:rFonts w:ascii="Santander Text" w:hAnsi="Santander Text"/>
          <w:szCs w:val="18"/>
          <w:lang w:val="pt-PT"/>
        </w:rPr>
        <w:t>após a identificação do ‘</w:t>
      </w:r>
      <w:r w:rsidR="00AD3450" w:rsidRPr="009B3783">
        <w:rPr>
          <w:rFonts w:ascii="Santander Text" w:hAnsi="Santander Text"/>
          <w:i/>
          <w:szCs w:val="18"/>
          <w:lang w:val="pt-PT"/>
          <w:rPrChange w:id="695" w:author="Ana Rita Geraldo de Caguerelho" w:date="2025-03-03T22:21:00Z">
            <w:rPr>
              <w:rFonts w:ascii="Santander Text" w:hAnsi="Santander Text"/>
              <w:szCs w:val="18"/>
              <w:lang w:val="pt-PT"/>
            </w:rPr>
          </w:rPrChange>
        </w:rPr>
        <w:t>zgrupo’</w:t>
      </w:r>
      <w:r w:rsidR="00AD3450" w:rsidRPr="00CE0124">
        <w:rPr>
          <w:rFonts w:ascii="Santander Text" w:hAnsi="Santander Text"/>
          <w:szCs w:val="18"/>
          <w:lang w:val="pt-PT"/>
        </w:rPr>
        <w:t>,</w:t>
      </w:r>
      <w:r w:rsidR="000058F6" w:rsidRPr="00CE0124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CE0124">
        <w:rPr>
          <w:rFonts w:ascii="Santander Text" w:hAnsi="Santander Text"/>
          <w:szCs w:val="18"/>
          <w:lang w:val="pt-PT"/>
        </w:rPr>
        <w:t xml:space="preserve"> tabela </w:t>
      </w:r>
      <w:del w:id="696" w:author="Ana Rita Geraldo de Caguerelho" w:date="2025-03-03T22:21:00Z">
        <w:r w:rsidR="00AD3450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AD3450" w:rsidRPr="00CE0124">
        <w:rPr>
          <w:rFonts w:ascii="Santander Text" w:hAnsi="Santander Text"/>
          <w:i/>
          <w:iCs/>
          <w:szCs w:val="18"/>
          <w:lang w:val="pt-PT"/>
        </w:rPr>
        <w:t>ct069_univ_gr_ec</w:t>
      </w:r>
      <w:r w:rsidR="00AD3450" w:rsidRPr="00CE0124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CE0124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CE0124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CE0124">
        <w:rPr>
          <w:rFonts w:ascii="Santander Text" w:hAnsi="Santander Text"/>
          <w:szCs w:val="18"/>
          <w:lang w:val="pt-PT"/>
        </w:rPr>
        <w:t>‘</w:t>
      </w:r>
      <w:r w:rsidR="000058F6" w:rsidRPr="009B3783">
        <w:rPr>
          <w:rFonts w:ascii="Santander Text" w:hAnsi="Santander Text"/>
          <w:i/>
          <w:szCs w:val="18"/>
          <w:lang w:val="pt-PT"/>
          <w:rPrChange w:id="697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zcliente_principal</w:t>
      </w:r>
      <w:r w:rsidR="000058F6" w:rsidRPr="00CE0124">
        <w:rPr>
          <w:rFonts w:ascii="Santander Text" w:hAnsi="Santander Text"/>
          <w:szCs w:val="18"/>
          <w:lang w:val="pt-PT"/>
        </w:rPr>
        <w:t>’</w:t>
      </w:r>
      <w:r w:rsidR="005C38D6" w:rsidRPr="00CE0124">
        <w:rPr>
          <w:rFonts w:ascii="Santander Text" w:hAnsi="Santander Text"/>
          <w:szCs w:val="18"/>
          <w:lang w:val="pt-PT"/>
        </w:rPr>
        <w:t>. Posteriormente, cruzar ‘</w:t>
      </w:r>
      <w:r w:rsidR="005C38D6" w:rsidRPr="009B3783">
        <w:rPr>
          <w:rFonts w:ascii="Santander Text" w:hAnsi="Santander Text"/>
          <w:i/>
          <w:szCs w:val="18"/>
          <w:lang w:val="pt-PT"/>
          <w:rPrChange w:id="698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zcliente_principal’</w:t>
      </w:r>
      <w:r w:rsidR="005C38D6" w:rsidRPr="00CE0124">
        <w:rPr>
          <w:rFonts w:ascii="Santander Text" w:hAnsi="Santander Text"/>
          <w:szCs w:val="18"/>
          <w:lang w:val="pt-PT"/>
        </w:rPr>
        <w:t xml:space="preserve"> com o campo ‘</w:t>
      </w:r>
      <w:r w:rsidR="005C38D6" w:rsidRPr="009B3783">
        <w:rPr>
          <w:rFonts w:ascii="Santander Text" w:hAnsi="Santander Text"/>
          <w:i/>
          <w:szCs w:val="18"/>
          <w:lang w:val="pt-PT"/>
          <w:rPrChange w:id="699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zcliente’</w:t>
      </w:r>
      <w:r w:rsidR="005C38D6" w:rsidRPr="00CE0124">
        <w:rPr>
          <w:rFonts w:ascii="Santander Text" w:hAnsi="Santander Text"/>
          <w:szCs w:val="18"/>
          <w:lang w:val="pt-PT"/>
        </w:rPr>
        <w:t xml:space="preserve"> da tabela </w:t>
      </w:r>
      <w:del w:id="700" w:author="Ana Rita Geraldo de Caguerelho" w:date="2025-03-03T22:22:00Z">
        <w:r w:rsidR="005C38D6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business_esg.</w:delText>
        </w:r>
      </w:del>
      <w:r w:rsidR="005C38D6" w:rsidRPr="00CE012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5C38D6" w:rsidRPr="00CE0124">
        <w:rPr>
          <w:rFonts w:ascii="Santander Text" w:hAnsi="Santander Text"/>
          <w:szCs w:val="18"/>
          <w:lang w:val="pt-PT"/>
        </w:rPr>
        <w:t xml:space="preserve"> </w:t>
      </w:r>
      <w:r w:rsidR="000F573D" w:rsidRPr="00CE0124">
        <w:rPr>
          <w:rFonts w:ascii="Santander Text" w:hAnsi="Santander Text"/>
          <w:szCs w:val="18"/>
          <w:lang w:val="pt-PT"/>
        </w:rPr>
        <w:t>para obter o campo '</w:t>
      </w:r>
      <w:r w:rsidR="000F573D" w:rsidRPr="009B3783">
        <w:rPr>
          <w:rFonts w:ascii="Santander Text" w:hAnsi="Santander Text"/>
          <w:i/>
          <w:szCs w:val="18"/>
          <w:lang w:val="pt-PT"/>
          <w:rPrChange w:id="701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flg_</w:t>
      </w:r>
      <w:r w:rsidR="00B8531F" w:rsidRPr="009B3783">
        <w:rPr>
          <w:rFonts w:ascii="Santander Text" w:hAnsi="Santander Text"/>
          <w:i/>
          <w:szCs w:val="18"/>
          <w:lang w:val="pt-PT"/>
          <w:rPrChange w:id="702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 xml:space="preserve"> csrd</w:t>
      </w:r>
      <w:r w:rsidR="00B8531F" w:rsidRPr="00CE0124">
        <w:rPr>
          <w:rFonts w:ascii="Santander Text" w:hAnsi="Santander Text"/>
          <w:szCs w:val="18"/>
          <w:lang w:val="pt-PT"/>
        </w:rPr>
        <w:t xml:space="preserve"> </w:t>
      </w:r>
      <w:r w:rsidR="000F573D" w:rsidRPr="00CE0124">
        <w:rPr>
          <w:rFonts w:ascii="Santander Text" w:hAnsi="Santander Text"/>
          <w:szCs w:val="18"/>
          <w:lang w:val="pt-PT"/>
        </w:rPr>
        <w:t>'.</w:t>
      </w:r>
      <w:r w:rsidR="00F10998" w:rsidRPr="00CE0124">
        <w:rPr>
          <w:rFonts w:ascii="Santander Text" w:hAnsi="Santander Text"/>
          <w:szCs w:val="18"/>
          <w:lang w:val="pt-PT"/>
        </w:rPr>
        <w:t xml:space="preserve"> Por fim, </w:t>
      </w:r>
      <w:r w:rsidR="00F10998" w:rsidRPr="00CE0124">
        <w:rPr>
          <w:rFonts w:ascii="Santander Text" w:hAnsi="Santander Text"/>
          <w:szCs w:val="18"/>
          <w:lang w:val="pt-PT"/>
        </w:rPr>
        <w:lastRenderedPageBreak/>
        <w:t xml:space="preserve">cruzar o campo obtido com a tabela </w:t>
      </w:r>
      <w:del w:id="703" w:author="Ana Rita Geraldo de Caguerelho" w:date="2025-03-03T22:22:00Z">
        <w:r w:rsidR="00F10998" w:rsidRPr="00CE0124" w:rsidDel="009B3783">
          <w:rPr>
            <w:rFonts w:ascii="Santander Text" w:hAnsi="Santander Text"/>
            <w:szCs w:val="18"/>
            <w:lang w:val="pt-PT"/>
          </w:rPr>
          <w:delText>cd_loan_tapes_bce.</w:delText>
        </w:r>
      </w:del>
      <w:r w:rsidR="000F0DE3" w:rsidRPr="009B3783">
        <w:rPr>
          <w:rFonts w:ascii="Santander Text" w:hAnsi="Santander Text"/>
          <w:i/>
          <w:szCs w:val="18"/>
          <w:lang w:val="pt-PT"/>
          <w:rPrChange w:id="704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lt803 codigos_lt</w:t>
      </w:r>
      <w:r w:rsidR="001C6AA9" w:rsidRPr="00CE0124">
        <w:rPr>
          <w:rFonts w:ascii="Santander Text" w:hAnsi="Santander Text"/>
          <w:szCs w:val="18"/>
          <w:lang w:val="pt-PT"/>
        </w:rPr>
        <w:t xml:space="preserve"> através do ‘</w:t>
      </w:r>
      <w:r w:rsidR="001C6AA9" w:rsidRPr="009B3783">
        <w:rPr>
          <w:rFonts w:ascii="Santander Text" w:hAnsi="Santander Text"/>
          <w:i/>
          <w:szCs w:val="18"/>
          <w:lang w:val="pt-PT"/>
          <w:rPrChange w:id="705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valor origem’</w:t>
      </w:r>
      <w:r w:rsidR="001C6AA9" w:rsidRPr="00CE0124">
        <w:rPr>
          <w:rFonts w:ascii="Santander Text" w:hAnsi="Santander Text"/>
          <w:szCs w:val="18"/>
          <w:lang w:val="pt-PT"/>
        </w:rPr>
        <w:t xml:space="preserve"> e </w:t>
      </w:r>
      <w:r w:rsidR="000F0DE3" w:rsidRPr="00CE0124">
        <w:rPr>
          <w:rFonts w:ascii="Santander Text" w:hAnsi="Santander Text"/>
          <w:szCs w:val="18"/>
          <w:lang w:val="pt-PT"/>
        </w:rPr>
        <w:t>fi</w:t>
      </w:r>
      <w:r w:rsidR="00B8531F" w:rsidRPr="00CE0124">
        <w:rPr>
          <w:rFonts w:ascii="Santander Text" w:hAnsi="Santander Text"/>
          <w:szCs w:val="18"/>
          <w:lang w:val="pt-PT"/>
        </w:rPr>
        <w:t xml:space="preserve">ltrando o </w:t>
      </w:r>
      <w:r w:rsidR="00B8531F" w:rsidRPr="009B3783">
        <w:rPr>
          <w:rFonts w:ascii="Santander Text" w:hAnsi="Santander Text"/>
          <w:i/>
          <w:szCs w:val="18"/>
          <w:lang w:val="pt-PT"/>
          <w:rPrChange w:id="706" w:author="Ana Rita Geraldo de Caguerelho" w:date="2025-03-03T22:22:00Z">
            <w:rPr>
              <w:rFonts w:ascii="Santander Text" w:hAnsi="Santander Text"/>
              <w:szCs w:val="18"/>
              <w:lang w:val="pt-PT"/>
            </w:rPr>
          </w:rPrChange>
        </w:rPr>
        <w:t>'campo_lt</w:t>
      </w:r>
      <w:r w:rsidR="00B8531F" w:rsidRPr="00CE0124">
        <w:rPr>
          <w:rFonts w:ascii="Santander Text" w:hAnsi="Santander Text"/>
          <w:szCs w:val="18"/>
          <w:lang w:val="pt-PT"/>
        </w:rPr>
        <w:t>' = 'flg_csrd</w:t>
      </w:r>
      <w:r w:rsidR="000F0DE3" w:rsidRPr="00CE0124">
        <w:rPr>
          <w:rFonts w:ascii="Santander Text" w:hAnsi="Santander Text"/>
          <w:szCs w:val="18"/>
          <w:lang w:val="pt-PT"/>
        </w:rPr>
        <w:t>_applcblty'</w:t>
      </w:r>
      <w:r w:rsidR="007C2A0D" w:rsidRPr="00CE0124">
        <w:rPr>
          <w:rFonts w:ascii="Santander Text" w:hAnsi="Santander Text"/>
          <w:szCs w:val="18"/>
          <w:lang w:val="pt-PT"/>
        </w:rPr>
        <w:t>.</w:t>
      </w:r>
    </w:p>
    <w:p w14:paraId="2B1953F2" w14:textId="0A8A14B1" w:rsidR="00A310AF" w:rsidRPr="00CE0124" w:rsidRDefault="007C2A0D" w:rsidP="00FE7F01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os campo</w:t>
      </w:r>
      <w:r w:rsidR="002550D0" w:rsidRPr="00CE0124">
        <w:rPr>
          <w:rFonts w:ascii="Santander Text" w:hAnsi="Santander Text"/>
          <w:szCs w:val="18"/>
          <w:lang w:val="pt-PT"/>
        </w:rPr>
        <w:t xml:space="preserve">s </w:t>
      </w:r>
      <w:r w:rsidRPr="00CE0124">
        <w:rPr>
          <w:rFonts w:ascii="Santander Text" w:hAnsi="Santander Text" w:cs="Calibri"/>
          <w:szCs w:val="18"/>
          <w:lang w:val="pt-PT"/>
        </w:rPr>
        <w:t>‘</w:t>
      </w:r>
      <w:r w:rsidRPr="009B3783">
        <w:rPr>
          <w:rFonts w:ascii="Santander Text" w:hAnsi="Santander Text" w:cs="Calibri"/>
          <w:i/>
          <w:szCs w:val="18"/>
          <w:lang w:val="pt-PT"/>
          <w:rPrChange w:id="707" w:author="Ana Rita Geraldo de Caguerelho" w:date="2025-03-03T22:23:00Z">
            <w:rPr>
              <w:rFonts w:ascii="Santander Text" w:hAnsi="Santander Text" w:cs="Calibri"/>
              <w:szCs w:val="18"/>
              <w:lang w:val="pt-PT"/>
            </w:rPr>
          </w:rPrChange>
        </w:rPr>
        <w:t>grp_emssns_scp1’</w:t>
      </w:r>
      <w:r w:rsidRPr="00CE0124">
        <w:rPr>
          <w:rFonts w:ascii="Santander Text" w:hAnsi="Santander Text" w:cs="Calibri"/>
          <w:szCs w:val="18"/>
          <w:lang w:val="pt-PT"/>
        </w:rPr>
        <w:t>, ‘</w:t>
      </w:r>
      <w:r w:rsidRPr="009B3783">
        <w:rPr>
          <w:rFonts w:ascii="Santander Text" w:hAnsi="Santander Text" w:cs="Calibri"/>
          <w:i/>
          <w:szCs w:val="18"/>
          <w:lang w:val="pt-PT"/>
          <w:rPrChange w:id="708" w:author="Ana Rita Geraldo de Caguerelho" w:date="2025-03-03T22:23:00Z">
            <w:rPr>
              <w:rFonts w:ascii="Santander Text" w:hAnsi="Santander Text" w:cs="Calibri"/>
              <w:szCs w:val="18"/>
              <w:lang w:val="pt-PT"/>
            </w:rPr>
          </w:rPrChange>
        </w:rPr>
        <w:t>grp_emssns_scp2’</w:t>
      </w:r>
      <w:r w:rsidRPr="00CE0124">
        <w:rPr>
          <w:rFonts w:ascii="Santander Text" w:hAnsi="Santander Text" w:cs="Calibri"/>
          <w:szCs w:val="18"/>
          <w:lang w:val="pt-PT"/>
        </w:rPr>
        <w:t xml:space="preserve"> e ‘</w:t>
      </w:r>
      <w:r w:rsidRPr="009B3783">
        <w:rPr>
          <w:rFonts w:ascii="Santander Text" w:hAnsi="Santander Text" w:cs="Calibri"/>
          <w:i/>
          <w:szCs w:val="18"/>
          <w:lang w:val="pt-PT"/>
          <w:rPrChange w:id="709" w:author="Ana Rita Geraldo de Caguerelho" w:date="2025-03-03T22:23:00Z">
            <w:rPr>
              <w:rFonts w:ascii="Santander Text" w:hAnsi="Santander Text" w:cs="Calibri"/>
              <w:szCs w:val="18"/>
              <w:lang w:val="pt-PT"/>
            </w:rPr>
          </w:rPrChange>
        </w:rPr>
        <w:t>grp_emssns_scp3’</w:t>
      </w:r>
      <w:r w:rsidR="002550D0" w:rsidRPr="00CE0124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CE0124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CE0124">
        <w:rPr>
          <w:rFonts w:ascii="Santander Text" w:hAnsi="Santander Text" w:cs="Calibri"/>
          <w:szCs w:val="18"/>
          <w:lang w:val="pt-PT"/>
        </w:rPr>
        <w:t>)</w:t>
      </w:r>
      <w:r w:rsidR="005C3E4A" w:rsidRPr="00CE0124">
        <w:rPr>
          <w:rFonts w:ascii="Santander Text" w:hAnsi="Santander Text" w:cs="Calibri"/>
          <w:szCs w:val="18"/>
          <w:lang w:val="pt-PT"/>
        </w:rPr>
        <w:t>, após a identificação do ‘</w:t>
      </w:r>
      <w:r w:rsidR="005C3E4A" w:rsidRPr="009B3783">
        <w:rPr>
          <w:rFonts w:ascii="Santander Text" w:hAnsi="Santander Text" w:cs="Calibri"/>
          <w:i/>
          <w:szCs w:val="18"/>
          <w:lang w:val="pt-PT"/>
          <w:rPrChange w:id="710" w:author="Ana Rita Geraldo de Caguerelho" w:date="2025-03-03T22:23:00Z">
            <w:rPr>
              <w:rFonts w:ascii="Santander Text" w:hAnsi="Santander Text" w:cs="Calibri"/>
              <w:szCs w:val="18"/>
              <w:lang w:val="pt-PT"/>
            </w:rPr>
          </w:rPrChange>
        </w:rPr>
        <w:t>zgrupo’</w:t>
      </w:r>
      <w:r w:rsidR="005C3E4A" w:rsidRPr="00CE0124">
        <w:rPr>
          <w:rFonts w:ascii="Santander Text" w:hAnsi="Santander Text" w:cs="Calibri"/>
          <w:szCs w:val="18"/>
          <w:lang w:val="pt-PT"/>
        </w:rPr>
        <w:t xml:space="preserve">, devem ser identificados todos os clientes </w:t>
      </w:r>
      <w:r w:rsidR="00732F53" w:rsidRPr="00CE0124">
        <w:rPr>
          <w:rFonts w:ascii="Santander Text" w:hAnsi="Santander Text" w:cs="Calibri"/>
          <w:szCs w:val="18"/>
          <w:lang w:val="pt-PT"/>
        </w:rPr>
        <w:t>(‘</w:t>
      </w:r>
      <w:r w:rsidR="00732F53" w:rsidRPr="009B3783">
        <w:rPr>
          <w:rFonts w:ascii="Santander Text" w:hAnsi="Santander Text" w:cs="Calibri"/>
          <w:i/>
          <w:szCs w:val="18"/>
          <w:lang w:val="pt-PT"/>
          <w:rPrChange w:id="711" w:author="Ana Rita Geraldo de Caguerelho" w:date="2025-03-03T22:23:00Z">
            <w:rPr>
              <w:rFonts w:ascii="Santander Text" w:hAnsi="Santander Text" w:cs="Calibri"/>
              <w:szCs w:val="18"/>
              <w:lang w:val="pt-PT"/>
            </w:rPr>
          </w:rPrChange>
        </w:rPr>
        <w:t>zcliente’</w:t>
      </w:r>
      <w:r w:rsidR="00732F53" w:rsidRPr="00CE0124">
        <w:rPr>
          <w:rFonts w:ascii="Santander Text" w:hAnsi="Santander Text" w:cs="Calibri"/>
          <w:szCs w:val="18"/>
          <w:lang w:val="pt-PT"/>
        </w:rPr>
        <w:t xml:space="preserve">) da mesma tabela </w:t>
      </w:r>
      <w:del w:id="712" w:author="Ana Rita Geraldo de Caguerelho" w:date="2025-03-03T22:23:00Z">
        <w:r w:rsidR="00732F53" w:rsidRPr="00CE0124" w:rsidDel="009B3783">
          <w:rPr>
            <w:rFonts w:ascii="Santander Text" w:hAnsi="Santander Text"/>
            <w:szCs w:val="18"/>
            <w:lang w:val="pt-PT"/>
          </w:rPr>
          <w:delText>cd_captools.</w:delText>
        </w:r>
      </w:del>
      <w:r w:rsidR="00732F53" w:rsidRPr="009B3783">
        <w:rPr>
          <w:rFonts w:ascii="Santander Text" w:hAnsi="Santander Text"/>
          <w:i/>
          <w:szCs w:val="18"/>
          <w:lang w:val="pt-PT"/>
          <w:rPrChange w:id="713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ct070_univ_gr_cli</w:t>
      </w:r>
      <w:r w:rsidR="00732F53" w:rsidRPr="00CE0124">
        <w:rPr>
          <w:rFonts w:ascii="Santander Text" w:hAnsi="Santander Text"/>
          <w:szCs w:val="18"/>
          <w:lang w:val="pt-PT"/>
        </w:rPr>
        <w:t>.</w:t>
      </w:r>
      <w:r w:rsidR="00176DA2" w:rsidRPr="00CE0124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</w:t>
      </w:r>
      <w:r w:rsidR="00176DA2" w:rsidRPr="009B3783">
        <w:rPr>
          <w:rFonts w:ascii="Santander Text" w:hAnsi="Santander Text"/>
          <w:i/>
          <w:szCs w:val="18"/>
          <w:lang w:val="pt-PT"/>
          <w:rPrChange w:id="714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contraparte’</w:t>
      </w:r>
      <w:r w:rsidR="00176DA2" w:rsidRPr="00CE0124">
        <w:rPr>
          <w:rFonts w:ascii="Santander Text" w:hAnsi="Santander Text"/>
          <w:szCs w:val="18"/>
          <w:lang w:val="pt-PT"/>
        </w:rPr>
        <w:t xml:space="preserve"> através do cruzamento com a tabela </w:t>
      </w:r>
      <w:del w:id="715" w:author="Ana Rita Geraldo de Caguerelho" w:date="2025-03-03T22:23:00Z">
        <w:r w:rsidR="00176DA2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="00176DA2" w:rsidRPr="00CE0124">
        <w:rPr>
          <w:rFonts w:ascii="Santander Text" w:hAnsi="Santander Text"/>
          <w:i/>
          <w:iCs/>
          <w:szCs w:val="18"/>
          <w:lang w:val="pt-PT"/>
        </w:rPr>
        <w:t>ct003_univ_cli</w:t>
      </w:r>
      <w:r w:rsidR="00E06778" w:rsidRPr="00CE0124">
        <w:rPr>
          <w:rFonts w:ascii="Santander Text" w:hAnsi="Santander Text"/>
          <w:szCs w:val="18"/>
          <w:lang w:val="pt-PT"/>
        </w:rPr>
        <w:t xml:space="preserve"> (por ‘</w:t>
      </w:r>
      <w:r w:rsidR="00E06778" w:rsidRPr="009B3783">
        <w:rPr>
          <w:rFonts w:ascii="Santander Text" w:hAnsi="Santander Text"/>
          <w:i/>
          <w:szCs w:val="18"/>
          <w:lang w:val="pt-PT"/>
          <w:rPrChange w:id="716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zcliente’</w:t>
      </w:r>
      <w:r w:rsidR="00E06778" w:rsidRPr="00CE0124">
        <w:rPr>
          <w:rFonts w:ascii="Santander Text" w:hAnsi="Santander Text"/>
          <w:szCs w:val="18"/>
          <w:lang w:val="pt-PT"/>
        </w:rPr>
        <w:t>)</w:t>
      </w:r>
      <w:r w:rsidR="00CB4D9D" w:rsidRPr="00CE0124">
        <w:rPr>
          <w:rFonts w:ascii="Santander Text" w:hAnsi="Santander Text"/>
          <w:szCs w:val="18"/>
          <w:lang w:val="pt-PT"/>
        </w:rPr>
        <w:t xml:space="preserve"> – </w:t>
      </w:r>
      <w:r w:rsidR="00D26F9D" w:rsidRPr="00CE0124">
        <w:rPr>
          <w:rFonts w:ascii="Santander Text" w:hAnsi="Santander Text"/>
          <w:szCs w:val="18"/>
          <w:lang w:val="pt-PT"/>
        </w:rPr>
        <w:t>filtrar por ‘</w:t>
      </w:r>
      <w:r w:rsidR="00D26F9D" w:rsidRPr="009B3783">
        <w:rPr>
          <w:rFonts w:ascii="Santander Text" w:hAnsi="Santander Text"/>
          <w:i/>
          <w:szCs w:val="18"/>
          <w:lang w:val="pt-PT"/>
          <w:rPrChange w:id="717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contraparte’</w:t>
      </w:r>
      <w:r w:rsidR="00D26F9D" w:rsidRPr="00CE0124">
        <w:rPr>
          <w:rFonts w:ascii="Santander Text" w:hAnsi="Santander Text"/>
          <w:szCs w:val="18"/>
          <w:lang w:val="pt-PT"/>
        </w:rPr>
        <w:t xml:space="preserve"> = 'outras empresas nao financeiras'</w:t>
      </w:r>
      <w:r w:rsidR="00E06778" w:rsidRPr="00CE0124">
        <w:rPr>
          <w:rFonts w:ascii="Santander Text" w:hAnsi="Santander Text"/>
          <w:szCs w:val="18"/>
          <w:lang w:val="pt-PT"/>
        </w:rPr>
        <w:t>.</w:t>
      </w:r>
      <w:r w:rsidR="009A7065" w:rsidRPr="00CE0124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CE0124">
        <w:rPr>
          <w:rFonts w:ascii="Santander Text" w:hAnsi="Santander Text"/>
          <w:szCs w:val="18"/>
          <w:lang w:val="pt-PT"/>
        </w:rPr>
        <w:t xml:space="preserve">bter as emissões </w:t>
      </w:r>
      <w:r w:rsidR="00CB4D9D" w:rsidRPr="00CE0124">
        <w:rPr>
          <w:rFonts w:ascii="Santander Text" w:hAnsi="Santander Text"/>
          <w:szCs w:val="18"/>
          <w:lang w:val="pt-PT"/>
        </w:rPr>
        <w:t>(‘</w:t>
      </w:r>
      <w:r w:rsidR="00CB4D9D" w:rsidRPr="009B3783">
        <w:rPr>
          <w:rFonts w:ascii="Santander Text" w:hAnsi="Santander Text"/>
          <w:i/>
          <w:szCs w:val="18"/>
          <w:lang w:val="pt-PT"/>
          <w:rPrChange w:id="718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scp1_emss’, ‘scp2_emss’, ‘scp3_emss</w:t>
      </w:r>
      <w:r w:rsidR="00592DC3" w:rsidRPr="009B3783">
        <w:rPr>
          <w:rFonts w:ascii="Santander Text" w:hAnsi="Santander Text"/>
          <w:i/>
          <w:szCs w:val="18"/>
          <w:lang w:val="pt-PT"/>
          <w:rPrChange w:id="719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="00592DC3" w:rsidRPr="00CE0124">
        <w:rPr>
          <w:rFonts w:ascii="Santander Text" w:hAnsi="Santander Text"/>
          <w:szCs w:val="18"/>
          <w:lang w:val="pt-PT"/>
        </w:rPr>
        <w:t xml:space="preserve">) </w:t>
      </w:r>
      <w:r w:rsidR="00176DA2" w:rsidRPr="00CE0124">
        <w:rPr>
          <w:rFonts w:ascii="Santander Text" w:hAnsi="Santander Text"/>
          <w:szCs w:val="18"/>
          <w:lang w:val="pt-PT"/>
        </w:rPr>
        <w:t>dos clientes do grupo</w:t>
      </w:r>
      <w:r w:rsidR="009A7065" w:rsidRPr="00CE0124">
        <w:rPr>
          <w:rFonts w:ascii="Santander Text" w:hAnsi="Santander Text"/>
          <w:szCs w:val="18"/>
          <w:lang w:val="pt-PT"/>
        </w:rPr>
        <w:t xml:space="preserve">, cruzar os clientes com a tabela </w:t>
      </w:r>
      <w:del w:id="720" w:author="Ana Rita Geraldo de Caguerelho" w:date="2025-03-03T22:23:00Z">
        <w:r w:rsidR="00176DA2" w:rsidRPr="00CE0124" w:rsidDel="009B3783">
          <w:rPr>
            <w:rFonts w:ascii="Santander Text" w:hAnsi="Santander Text"/>
            <w:szCs w:val="18"/>
            <w:lang w:val="pt-PT"/>
          </w:rPr>
          <w:delText xml:space="preserve"> business_esg.</w:delText>
        </w:r>
      </w:del>
      <w:r w:rsidR="00176DA2" w:rsidRPr="009B3783">
        <w:rPr>
          <w:rFonts w:ascii="Santander Text" w:hAnsi="Santander Text"/>
          <w:i/>
          <w:szCs w:val="18"/>
          <w:lang w:val="pt-PT"/>
          <w:rPrChange w:id="721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modesg_out_empr_info_nfin</w:t>
      </w:r>
      <w:r w:rsidR="00176DA2" w:rsidRPr="00CE0124">
        <w:rPr>
          <w:rFonts w:ascii="Santander Text" w:hAnsi="Santander Text"/>
          <w:szCs w:val="18"/>
          <w:lang w:val="pt-PT"/>
        </w:rPr>
        <w:t xml:space="preserve"> através dos campos </w:t>
      </w:r>
      <w:r w:rsidR="009A7065" w:rsidRPr="00CE0124">
        <w:rPr>
          <w:rFonts w:ascii="Santander Text" w:hAnsi="Santander Text"/>
          <w:szCs w:val="18"/>
          <w:lang w:val="pt-PT"/>
        </w:rPr>
        <w:t>‘</w:t>
      </w:r>
      <w:r w:rsidR="009A7065" w:rsidRPr="009B3783">
        <w:rPr>
          <w:rFonts w:ascii="Santander Text" w:hAnsi="Santander Text"/>
          <w:i/>
          <w:szCs w:val="18"/>
          <w:lang w:val="pt-PT"/>
          <w:rPrChange w:id="722" w:author="Ana Rita Geraldo de Caguerelho" w:date="2025-03-03T22:23:00Z">
            <w:rPr>
              <w:rFonts w:ascii="Santander Text" w:hAnsi="Santander Text"/>
              <w:szCs w:val="18"/>
              <w:lang w:val="pt-PT"/>
            </w:rPr>
          </w:rPrChange>
        </w:rPr>
        <w:t>zcliente’</w:t>
      </w:r>
      <w:r w:rsidR="00176DA2" w:rsidRPr="00CE0124">
        <w:rPr>
          <w:rFonts w:ascii="Santander Text" w:hAnsi="Santander Text"/>
          <w:szCs w:val="18"/>
          <w:lang w:val="pt-PT"/>
        </w:rPr>
        <w:t xml:space="preserve">.  </w:t>
      </w:r>
    </w:p>
    <w:p w14:paraId="7734E85B" w14:textId="43148FB6" w:rsidR="00176DA2" w:rsidRPr="00CE0124" w:rsidRDefault="00A310AF" w:rsidP="00FE7F01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Nota1: </w:t>
      </w:r>
      <w:r w:rsidR="00176DA2" w:rsidRPr="00CE0124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CE0124">
        <w:rPr>
          <w:rFonts w:ascii="Santander Text" w:hAnsi="Santander Text"/>
          <w:szCs w:val="18"/>
          <w:lang w:val="pt-PT"/>
        </w:rPr>
        <w:t>‘</w:t>
      </w:r>
      <w:r w:rsidR="007F59C8" w:rsidRPr="009B3783">
        <w:rPr>
          <w:rFonts w:ascii="Santander Text" w:hAnsi="Santander Text"/>
          <w:i/>
          <w:szCs w:val="18"/>
          <w:lang w:val="pt-PT"/>
          <w:rPrChange w:id="723" w:author="Ana Rita Geraldo de Caguerelho" w:date="2025-03-03T22:24:00Z">
            <w:rPr>
              <w:rFonts w:ascii="Santander Text" w:hAnsi="Santander Text"/>
              <w:szCs w:val="18"/>
              <w:lang w:val="pt-PT"/>
            </w:rPr>
          </w:rPrChange>
        </w:rPr>
        <w:t>entty_id’</w:t>
      </w:r>
      <w:r w:rsidR="00176DA2" w:rsidRPr="00CE0124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CE0124">
        <w:rPr>
          <w:rFonts w:ascii="Santander Text" w:hAnsi="Santander Text"/>
          <w:szCs w:val="18"/>
          <w:lang w:val="pt-PT"/>
        </w:rPr>
        <w:t>‘</w:t>
      </w:r>
      <w:r w:rsidR="00176DA2" w:rsidRPr="009B3783">
        <w:rPr>
          <w:rFonts w:ascii="Santander Text" w:hAnsi="Santander Text"/>
          <w:i/>
          <w:szCs w:val="18"/>
          <w:lang w:val="pt-PT"/>
          <w:rPrChange w:id="724" w:author="Ana Rita Geraldo de Caguerelho" w:date="2025-03-03T22:24:00Z">
            <w:rPr>
              <w:rFonts w:ascii="Santander Text" w:hAnsi="Santander Text"/>
              <w:szCs w:val="18"/>
              <w:lang w:val="pt-PT"/>
            </w:rPr>
          </w:rPrChange>
        </w:rPr>
        <w:t>zcliente</w:t>
      </w:r>
      <w:r w:rsidR="006B5530" w:rsidRPr="009B3783">
        <w:rPr>
          <w:rFonts w:ascii="Santander Text" w:hAnsi="Santander Text"/>
          <w:i/>
          <w:szCs w:val="18"/>
          <w:lang w:val="pt-PT"/>
          <w:rPrChange w:id="725" w:author="Ana Rita Geraldo de Caguerelho" w:date="2025-03-03T22:24:00Z">
            <w:rPr>
              <w:rFonts w:ascii="Santander Text" w:hAnsi="Santander Text"/>
              <w:szCs w:val="18"/>
              <w:lang w:val="pt-PT"/>
            </w:rPr>
          </w:rPrChange>
        </w:rPr>
        <w:t>’</w:t>
      </w:r>
      <w:r w:rsidR="00176DA2" w:rsidRPr="00CE0124">
        <w:rPr>
          <w:rFonts w:ascii="Santander Text" w:hAnsi="Santander Text"/>
          <w:szCs w:val="18"/>
          <w:lang w:val="pt-PT"/>
        </w:rPr>
        <w:t xml:space="preserve"> pertence ao grupo cuja </w:t>
      </w:r>
      <w:r w:rsidR="00176DA2" w:rsidRPr="009B3783">
        <w:rPr>
          <w:rFonts w:ascii="Santander Text" w:hAnsi="Santander Text"/>
          <w:i/>
          <w:szCs w:val="18"/>
          <w:lang w:val="pt-PT"/>
          <w:rPrChange w:id="726" w:author="Ana Rita Geraldo de Caguerelho" w:date="2025-03-03T22:24:00Z">
            <w:rPr>
              <w:rFonts w:ascii="Santander Text" w:hAnsi="Santander Text"/>
              <w:szCs w:val="18"/>
              <w:lang w:val="pt-PT"/>
            </w:rPr>
          </w:rPrChange>
        </w:rPr>
        <w:t>'contraparte'</w:t>
      </w:r>
      <w:r w:rsidR="00176DA2" w:rsidRPr="00CE0124">
        <w:rPr>
          <w:rFonts w:ascii="Santander Text" w:hAnsi="Santander Text"/>
          <w:szCs w:val="18"/>
          <w:lang w:val="pt-PT"/>
        </w:rPr>
        <w:t xml:space="preserve"> = 'outras empresas nao financeiras', então reportar o valor de Not Applicable</w:t>
      </w:r>
      <w:r w:rsidR="00A24F1E" w:rsidRPr="00CE0124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="007F59C8" w:rsidRPr="00CE0124">
        <w:rPr>
          <w:rFonts w:ascii="Santander Text" w:hAnsi="Santander Text"/>
          <w:szCs w:val="18"/>
          <w:lang w:val="pt-PT"/>
        </w:rPr>
        <w:t>.</w:t>
      </w:r>
    </w:p>
    <w:p w14:paraId="773B70FE" w14:textId="754E7080" w:rsidR="00A310AF" w:rsidRPr="00CE0124" w:rsidRDefault="00A310AF" w:rsidP="00FE7F01">
      <w:pPr>
        <w:pStyle w:val="ListParagraph"/>
        <w:numPr>
          <w:ilvl w:val="1"/>
          <w:numId w:val="3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Nota2: Caso o ‘</w:t>
      </w:r>
      <w:r w:rsidRPr="009B3783">
        <w:rPr>
          <w:rFonts w:ascii="Santander Text" w:hAnsi="Santander Text"/>
          <w:i/>
          <w:szCs w:val="18"/>
          <w:lang w:val="pt-PT"/>
          <w:rPrChange w:id="730" w:author="Ana Rita Geraldo de Caguerelho" w:date="2025-03-03T22:24:00Z">
            <w:rPr>
              <w:rFonts w:ascii="Santander Text" w:hAnsi="Santander Text"/>
              <w:szCs w:val="18"/>
              <w:lang w:val="pt-PT"/>
            </w:rPr>
          </w:rPrChange>
        </w:rPr>
        <w:t>entty_id’</w:t>
      </w:r>
      <w:r w:rsidRPr="00CE0124">
        <w:rPr>
          <w:rFonts w:ascii="Santander Text" w:hAnsi="Santander Text"/>
          <w:szCs w:val="18"/>
          <w:lang w:val="pt-PT"/>
        </w:rPr>
        <w:t xml:space="preserve"> não tenha um </w:t>
      </w:r>
      <w:ins w:id="731" w:author="Ana Rita Geraldo de Caguerelho" w:date="2025-03-03T22:24:00Z">
        <w:r w:rsidR="009B3783">
          <w:rPr>
            <w:rFonts w:ascii="Santander Text" w:hAnsi="Santander Text"/>
            <w:szCs w:val="18"/>
            <w:lang w:val="pt-PT"/>
          </w:rPr>
          <w:t>‘</w:t>
        </w:r>
      </w:ins>
      <w:r w:rsidRPr="009B3783">
        <w:rPr>
          <w:rFonts w:ascii="Santander Text" w:hAnsi="Santander Text"/>
          <w:i/>
          <w:szCs w:val="18"/>
          <w:lang w:val="pt-PT"/>
          <w:rPrChange w:id="732" w:author="Ana Rita Geraldo de Caguerelho" w:date="2025-03-03T22:24:00Z">
            <w:rPr>
              <w:rFonts w:ascii="Santander Text" w:hAnsi="Santander Text"/>
              <w:szCs w:val="18"/>
              <w:lang w:val="pt-PT"/>
            </w:rPr>
          </w:rPrChange>
        </w:rPr>
        <w:t>zgrupo</w:t>
      </w:r>
      <w:ins w:id="733" w:author="Ana Rita Geraldo de Caguerelho" w:date="2025-03-03T22:24:00Z">
        <w:r w:rsidR="009B3783">
          <w:rPr>
            <w:rFonts w:ascii="Santander Text" w:hAnsi="Santander Text"/>
            <w:i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 xml:space="preserve"> associado na tabela </w:t>
      </w:r>
      <w:del w:id="734" w:author="Ana Rita Geraldo de Caguerelho" w:date="2025-03-03T22:24:00Z">
        <w:r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cd_captools.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ct070_univ_gr_cli</w:t>
      </w:r>
      <w:r w:rsidRPr="00CE0124">
        <w:rPr>
          <w:rFonts w:ascii="Santander Text" w:hAnsi="Santander Text"/>
          <w:szCs w:val="18"/>
          <w:lang w:val="pt-PT"/>
        </w:rPr>
        <w:t xml:space="preserve"> então </w:t>
      </w:r>
      <w:r w:rsidR="00D65E5C" w:rsidRPr="00CE0124">
        <w:rPr>
          <w:rFonts w:ascii="Santander Text" w:hAnsi="Santander Text"/>
          <w:szCs w:val="18"/>
          <w:lang w:val="pt-PT"/>
        </w:rPr>
        <w:t>reportar o valor de Not Applicable.</w:t>
      </w:r>
    </w:p>
    <w:p w14:paraId="7361C582" w14:textId="274CBE00" w:rsidR="00E51501" w:rsidRPr="00CE0124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ins w:id="735" w:author="Ana Rita Geraldo de Caguerelho" w:date="2025-03-03T22:26:00Z">
        <w:r w:rsidR="009B3783">
          <w:rPr>
            <w:rFonts w:ascii="Santander Text" w:hAnsi="Santander Text"/>
            <w:szCs w:val="18"/>
            <w:lang w:val="pt-PT"/>
          </w:rPr>
          <w:t>‘</w:t>
        </w:r>
      </w:ins>
      <w:r w:rsidR="009D23E6" w:rsidRPr="00CE0124">
        <w:rPr>
          <w:rFonts w:ascii="Santander Text" w:hAnsi="Santander Text"/>
          <w:i/>
          <w:iCs/>
          <w:szCs w:val="18"/>
          <w:lang w:val="pt-PT"/>
        </w:rPr>
        <w:t>ref_date</w:t>
      </w:r>
      <w:ins w:id="736" w:author="Ana Rita Geraldo de Caguerelho" w:date="2025-03-03T22:26:00Z">
        <w:r w:rsidR="009B3783">
          <w:rPr>
            <w:rFonts w:ascii="Santander Text" w:hAnsi="Santander Text"/>
            <w:i/>
            <w:iCs/>
            <w:szCs w:val="18"/>
            <w:lang w:val="pt-PT"/>
          </w:rPr>
          <w:t>’</w:t>
        </w:r>
      </w:ins>
      <w:r w:rsidRPr="00CE0124">
        <w:rPr>
          <w:rFonts w:ascii="Santander Text" w:hAnsi="Santander Text"/>
          <w:szCs w:val="18"/>
          <w:lang w:val="pt-PT"/>
        </w:rPr>
        <w:t>)</w:t>
      </w:r>
      <w:r w:rsidR="00A225B3" w:rsidRPr="00CE0124">
        <w:rPr>
          <w:rFonts w:ascii="Santander Text" w:hAnsi="Santander Text"/>
          <w:szCs w:val="18"/>
          <w:lang w:val="pt-PT"/>
        </w:rPr>
        <w:t xml:space="preserve">. </w:t>
      </w:r>
      <w:r w:rsidR="002254FB" w:rsidRPr="00CE0124">
        <w:rPr>
          <w:rFonts w:ascii="Santander Text" w:hAnsi="Santander Text"/>
          <w:szCs w:val="18"/>
          <w:lang w:val="pt-PT"/>
        </w:rPr>
        <w:t xml:space="preserve">As regras de </w:t>
      </w:r>
      <w:r w:rsidRPr="00CE0124">
        <w:rPr>
          <w:rFonts w:ascii="Santander Text" w:hAnsi="Santander Text"/>
          <w:szCs w:val="18"/>
          <w:lang w:val="pt-PT"/>
        </w:rPr>
        <w:t>aprovisionamento encontra</w:t>
      </w:r>
      <w:r w:rsidR="002254FB" w:rsidRPr="00CE0124">
        <w:rPr>
          <w:rFonts w:ascii="Santander Text" w:hAnsi="Santander Text"/>
          <w:szCs w:val="18"/>
          <w:lang w:val="pt-PT"/>
        </w:rPr>
        <w:t>m</w:t>
      </w:r>
      <w:r w:rsidRPr="00CE0124">
        <w:rPr>
          <w:rFonts w:ascii="Santander Text" w:hAnsi="Santander Text"/>
          <w:szCs w:val="18"/>
          <w:lang w:val="pt-PT"/>
        </w:rPr>
        <w:t xml:space="preserve">-se </w:t>
      </w:r>
      <w:r w:rsidR="002254FB" w:rsidRPr="00CE0124">
        <w:rPr>
          <w:rFonts w:ascii="Santander Text" w:hAnsi="Santander Text"/>
          <w:szCs w:val="18"/>
          <w:lang w:val="pt-PT"/>
        </w:rPr>
        <w:t xml:space="preserve">definidas </w:t>
      </w:r>
      <w:r w:rsidRPr="00CE0124">
        <w:rPr>
          <w:rFonts w:ascii="Santander Text" w:hAnsi="Santander Text"/>
          <w:szCs w:val="18"/>
          <w:lang w:val="pt-PT"/>
        </w:rPr>
        <w:t xml:space="preserve">no documento </w:t>
      </w:r>
      <w:ins w:id="737" w:author="Ana Rita Geraldo de Caguerelho" w:date="2025-03-03T22:26:00Z">
        <w:r w:rsidR="009B3783">
          <w:rPr>
            <w:rFonts w:ascii="Santander Text" w:hAnsi="Santander Text"/>
            <w:szCs w:val="18"/>
            <w:lang w:val="pt-PT"/>
          </w:rPr>
          <w:t>“</w:t>
        </w:r>
      </w:ins>
      <w:r w:rsidRPr="009B3783">
        <w:rPr>
          <w:rFonts w:ascii="Santander Text" w:hAnsi="Santander Text"/>
          <w:iCs/>
          <w:szCs w:val="18"/>
          <w:lang w:val="pt-PT"/>
          <w:rPrChange w:id="738" w:author="Ana Rita Geraldo de Caguerelho" w:date="2025-03-03T22:26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BST ESG Loan Tape Pillar 3.xlsx</w:t>
      </w:r>
      <w:ins w:id="739" w:author="Ana Rita Geraldo de Caguerelho" w:date="2025-03-03T22:26:00Z">
        <w:r w:rsidR="009B3783">
          <w:rPr>
            <w:rFonts w:ascii="Santander Text" w:hAnsi="Santander Text"/>
            <w:iCs/>
            <w:szCs w:val="18"/>
            <w:lang w:val="pt-PT"/>
          </w:rPr>
          <w:t>”.</w:t>
        </w:r>
      </w:ins>
    </w:p>
    <w:p w14:paraId="7BC10B1B" w14:textId="0C7604BF" w:rsidR="0061347A" w:rsidRDefault="0061347A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Para o campo ‘</w:t>
      </w:r>
      <w:r w:rsidRPr="009B3783">
        <w:rPr>
          <w:rFonts w:ascii="Santander Text" w:hAnsi="Santander Text" w:cs="Calibri"/>
          <w:i/>
          <w:szCs w:val="18"/>
          <w:lang w:val="pt-PT"/>
          <w:rPrChange w:id="740" w:author="Ana Rita Geraldo de Caguerelho" w:date="2025-03-03T22:26:00Z">
            <w:rPr>
              <w:rFonts w:ascii="Santander Text" w:hAnsi="Santander Text" w:cs="Calibri"/>
              <w:szCs w:val="18"/>
              <w:lang w:val="pt-PT"/>
            </w:rPr>
          </w:rPrChange>
        </w:rPr>
        <w:t>flg_grp_</w:t>
      </w:r>
      <w:r w:rsidR="00B8531F" w:rsidRPr="009B3783">
        <w:rPr>
          <w:rFonts w:ascii="Santander Text" w:hAnsi="Santander Text" w:cs="Calibri"/>
          <w:i/>
          <w:szCs w:val="18"/>
          <w:lang w:val="pt-PT"/>
          <w:rPrChange w:id="741" w:author="Ana Rita Geraldo de Caguerelho" w:date="2025-03-03T22:26:00Z">
            <w:rPr>
              <w:rFonts w:ascii="Santander Text" w:hAnsi="Santander Text" w:cs="Calibri"/>
              <w:szCs w:val="18"/>
              <w:lang w:val="pt-PT"/>
            </w:rPr>
          </w:rPrChange>
        </w:rPr>
        <w:t>csrd</w:t>
      </w:r>
      <w:r w:rsidR="00FA25C0" w:rsidRPr="009B3783">
        <w:rPr>
          <w:rFonts w:ascii="Santander Text" w:hAnsi="Santander Text" w:cs="Calibri"/>
          <w:i/>
          <w:szCs w:val="18"/>
          <w:lang w:val="pt-PT"/>
          <w:rPrChange w:id="742" w:author="Ana Rita Geraldo de Caguerelho" w:date="2025-03-03T22:26:00Z">
            <w:rPr>
              <w:rFonts w:ascii="Santander Text" w:hAnsi="Santander Text" w:cs="Calibri"/>
              <w:szCs w:val="18"/>
              <w:lang w:val="pt-PT"/>
            </w:rPr>
          </w:rPrChange>
        </w:rPr>
        <w:t>_applc</w:t>
      </w:r>
      <w:r w:rsidRPr="009B3783">
        <w:rPr>
          <w:rFonts w:ascii="Santander Text" w:hAnsi="Santander Text" w:cs="Calibri"/>
          <w:i/>
          <w:szCs w:val="18"/>
          <w:lang w:val="pt-PT"/>
          <w:rPrChange w:id="743" w:author="Ana Rita Geraldo de Caguerelho" w:date="2025-03-03T22:26:00Z">
            <w:rPr>
              <w:rFonts w:ascii="Santander Text" w:hAnsi="Santander Text" w:cs="Calibri"/>
              <w:szCs w:val="18"/>
              <w:lang w:val="pt-PT"/>
            </w:rPr>
          </w:rPrChange>
        </w:rPr>
        <w:t>blty’</w:t>
      </w:r>
      <w:r w:rsidRPr="00CE0124">
        <w:rPr>
          <w:rFonts w:ascii="Santander Text" w:hAnsi="Santander Text" w:cs="Calibri"/>
          <w:szCs w:val="18"/>
          <w:lang w:val="pt-PT"/>
        </w:rPr>
        <w:t>,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 caso o campo ‘</w:t>
      </w:r>
      <w:r w:rsidR="006147AE" w:rsidRPr="009B3783">
        <w:rPr>
          <w:rFonts w:ascii="Santander Text" w:hAnsi="Santander Text" w:cs="Calibri"/>
          <w:i/>
          <w:szCs w:val="18"/>
          <w:lang w:val="pt-PT"/>
          <w:rPrChange w:id="744" w:author="Ana Rita Geraldo de Caguerelho" w:date="2025-03-03T22:26:00Z">
            <w:rPr>
              <w:rFonts w:ascii="Santander Text" w:hAnsi="Santander Text" w:cs="Calibri"/>
              <w:szCs w:val="18"/>
              <w:lang w:val="pt-PT"/>
            </w:rPr>
          </w:rPrChange>
        </w:rPr>
        <w:t>intrnl_sgmnt’</w:t>
      </w:r>
      <w:r w:rsidR="006147AE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Pr="00CE0124">
        <w:rPr>
          <w:rFonts w:ascii="Santander Text" w:hAnsi="Santander Text" w:cs="Calibri"/>
          <w:szCs w:val="18"/>
          <w:lang w:val="pt-PT"/>
        </w:rPr>
        <w:t xml:space="preserve">seja diferente </w:t>
      </w:r>
      <w:r w:rsidR="006147AE" w:rsidRPr="00CE0124">
        <w:rPr>
          <w:rFonts w:ascii="Santander Text" w:hAnsi="Santander Text" w:cs="Calibri"/>
          <w:szCs w:val="18"/>
          <w:lang w:val="pt-PT"/>
        </w:rPr>
        <w:t>dos segmentos a reportar definidos</w:t>
      </w:r>
      <w:r w:rsidRPr="00CE0124">
        <w:rPr>
          <w:rFonts w:ascii="Santander Text" w:hAnsi="Santander Text" w:cs="Calibri"/>
          <w:szCs w:val="18"/>
          <w:lang w:val="pt-PT"/>
        </w:rPr>
        <w:t xml:space="preserve"> na tabela de parametrização </w:t>
      </w:r>
      <w:del w:id="745" w:author="Ana Rita Geraldo de Caguerelho" w:date="2025-03-03T22:26:00Z">
        <w:r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szCs w:val="18"/>
          <w:lang w:val="pt-PT"/>
        </w:rPr>
        <w:t>lt805_conf_exp</w:t>
      </w:r>
      <w:r w:rsidRPr="00CE0124">
        <w:rPr>
          <w:rFonts w:ascii="Santander Text" w:hAnsi="Santander Text" w:cs="Calibri"/>
          <w:szCs w:val="18"/>
          <w:lang w:val="pt-PT"/>
        </w:rPr>
        <w:t xml:space="preserve"> então deve ser reportado com o valor ‘N’. </w:t>
      </w:r>
    </w:p>
    <w:p w14:paraId="4C05AAF0" w14:textId="42DEAECB" w:rsidR="0082629B" w:rsidRPr="0082629B" w:rsidRDefault="0082629B" w:rsidP="00FE7F01">
      <w:pPr>
        <w:pStyle w:val="MyHeading3"/>
        <w:numPr>
          <w:ilvl w:val="3"/>
          <w:numId w:val="42"/>
        </w:numPr>
        <w:spacing w:after="240" w:line="276" w:lineRule="auto"/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</w:pPr>
      <w:r w:rsidRPr="0082629B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EC_GRP_NM</w:t>
      </w:r>
    </w:p>
    <w:p w14:paraId="6AAEC999" w14:textId="4CFE7929" w:rsidR="0082629B" w:rsidRPr="0082629B" w:rsidRDefault="0082629B" w:rsidP="0082629B">
      <w:pPr>
        <w:rPr>
          <w:rFonts w:ascii="Santander Text" w:hAnsi="Santander Text"/>
          <w:szCs w:val="18"/>
          <w:lang w:val="pt-PT"/>
        </w:rPr>
      </w:pPr>
      <w:r w:rsidRPr="0082629B">
        <w:rPr>
          <w:rFonts w:ascii="Santander Text" w:hAnsi="Santander Text"/>
          <w:szCs w:val="18"/>
          <w:highlight w:val="yellow"/>
          <w:lang w:val="pt-PT"/>
        </w:rPr>
        <w:t>O ponto de partida do aprovisionamento da variável ‘</w:t>
      </w:r>
      <w:r w:rsidR="009B3783" w:rsidRPr="009B3783">
        <w:rPr>
          <w:rFonts w:ascii="Santander Text" w:eastAsia="Times New Roman" w:hAnsi="Santander Text" w:cs="Arial"/>
          <w:i/>
          <w:color w:val="000000"/>
          <w:szCs w:val="18"/>
          <w:highlight w:val="yellow"/>
          <w:lang w:val="pt-PT" w:eastAsia="pt-PT"/>
          <w:rPrChange w:id="746" w:author="Ana Rita Geraldo de Caguerelho" w:date="2025-03-03T22:26:00Z">
            <w:rPr>
              <w:rFonts w:ascii="Santander Text" w:eastAsia="Times New Roman" w:hAnsi="Santander Text" w:cs="Arial"/>
              <w:color w:val="000000"/>
              <w:szCs w:val="18"/>
              <w:highlight w:val="yellow"/>
              <w:lang w:val="pt-PT" w:eastAsia="pt-PT"/>
            </w:rPr>
          </w:rPrChange>
        </w:rPr>
        <w:t>ec_grp_nm</w:t>
      </w:r>
      <w:r w:rsidR="009B3783" w:rsidRPr="009B3783">
        <w:rPr>
          <w:rFonts w:ascii="Santander Text" w:hAnsi="Santander Text"/>
          <w:i/>
          <w:szCs w:val="18"/>
          <w:highlight w:val="yellow"/>
          <w:lang w:val="pt-PT"/>
          <w:rPrChange w:id="747" w:author="Ana Rita Geraldo de Caguerelho" w:date="2025-03-03T22:26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’</w:t>
      </w:r>
      <w:r w:rsidR="009B3783" w:rsidRPr="0082629B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Pr="0082629B">
        <w:rPr>
          <w:rFonts w:ascii="Santander Text" w:hAnsi="Santander Text"/>
          <w:szCs w:val="18"/>
          <w:highlight w:val="yellow"/>
          <w:lang w:val="pt-PT"/>
        </w:rPr>
        <w:t>tem por base a metodologia de cálculo definida na Loan Tape estrutural em ‘</w:t>
      </w:r>
      <w:r w:rsidRPr="009B3783">
        <w:rPr>
          <w:rFonts w:ascii="Santander Text" w:hAnsi="Santander Text"/>
          <w:i/>
          <w:szCs w:val="18"/>
          <w:highlight w:val="yellow"/>
          <w:lang w:val="pt-PT"/>
          <w:rPrChange w:id="748" w:author="Ana Rita Geraldo de Caguerelho" w:date="2025-03-03T22:26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ambito’</w:t>
      </w:r>
      <w:r w:rsidRPr="0082629B">
        <w:rPr>
          <w:rFonts w:ascii="Santander Text" w:hAnsi="Santander Text"/>
          <w:szCs w:val="18"/>
          <w:highlight w:val="yellow"/>
          <w:lang w:val="pt-PT"/>
        </w:rPr>
        <w:t xml:space="preserve"> = ‘PM’. </w:t>
      </w:r>
    </w:p>
    <w:p w14:paraId="49C9C85D" w14:textId="0D1CE006" w:rsidR="00051402" w:rsidRPr="00CE0124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749" w:name="_Ref190081702"/>
      <w:bookmarkStart w:id="750" w:name="_Ref190081783"/>
      <w:bookmarkStart w:id="751" w:name="_Toc190378753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749"/>
      <w:bookmarkEnd w:id="750"/>
      <w:bookmarkEnd w:id="751"/>
    </w:p>
    <w:p w14:paraId="78C4859C" w14:textId="77777777" w:rsidR="00D92AD6" w:rsidRPr="00CE012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original da tabela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consiste apenas nos bens que são utilizados como garantias, pelo que os bens exclusivamente financiados não constam deste universo. </w:t>
      </w:r>
    </w:p>
    <w:p w14:paraId="341BC372" w14:textId="47BEAB75" w:rsidR="00A62707" w:rsidRPr="00CE012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No âmbito do reporte do Pilar </w:t>
      </w:r>
      <w:r w:rsidR="00D65E5C" w:rsidRPr="00CE0124">
        <w:rPr>
          <w:rFonts w:ascii="Santander Text" w:eastAsia="Times New Roman" w:hAnsi="Santander Text" w:cs="Calibri"/>
          <w:szCs w:val="18"/>
          <w:lang w:val="pt-PT" w:eastAsia="pt-PT"/>
        </w:rPr>
        <w:t>III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é necessário obter informação de todos os imóveis mesmo que não estejam a ser utilizados como garantias</w:t>
      </w:r>
      <w:r w:rsidR="00662D51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 financiados)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. Adicionalmente, é necessário acrescentar o universo de bens móveis.</w:t>
      </w:r>
    </w:p>
    <w:p w14:paraId="2825AA3B" w14:textId="21B3A0FE" w:rsidR="00A62707" w:rsidRPr="00CE012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del w:id="752" w:author="Ana Rita Geraldo de Caguerelho" w:date="2025-03-03T22:27:00Z">
        <w:r w:rsidRPr="00CE0124" w:rsidDel="009B3783">
          <w:rPr>
            <w:rFonts w:ascii="Santander Text" w:eastAsia="Times New Roman" w:hAnsi="Santander Text" w:cs="Calibri"/>
            <w:i/>
            <w:szCs w:val="18"/>
            <w:lang w:val="pt-PT" w:eastAsia="pt-PT"/>
          </w:rPr>
          <w:delText>cd_loan_tapes_bce.</w:delText>
        </w:r>
      </w:del>
      <w:r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="00D84843" w:rsidRPr="00CE0124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'</w:t>
      </w:r>
      <w:r w:rsidRPr="009B3783">
        <w:rPr>
          <w:rFonts w:ascii="Santander Text" w:eastAsia="Times New Roman" w:hAnsi="Santander Text" w:cs="Calibri"/>
          <w:i/>
          <w:szCs w:val="18"/>
          <w:lang w:val="pt-PT" w:eastAsia="pt-PT"/>
          <w:rPrChange w:id="753" w:author="Ana Rita Geraldo de Caguerelho" w:date="2025-03-03T22:27:00Z">
            <w:rPr>
              <w:rFonts w:ascii="Santander Text" w:eastAsia="Times New Roman" w:hAnsi="Santander Text" w:cs="Calibri"/>
              <w:szCs w:val="18"/>
              <w:lang w:val="pt-PT" w:eastAsia="pt-PT"/>
            </w:rPr>
          </w:rPrChange>
        </w:rPr>
        <w:t>ambito'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= 'PILAR3'.  Para tal, o modelo de dados da tabela </w:t>
      </w:r>
      <w:r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3618D200" w:rsidR="00A65DDC" w:rsidRPr="00CE0124" w:rsidRDefault="00A65DDC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323A57" w:rsidRPr="00CE0124">
        <w:rPr>
          <w:rFonts w:ascii="Santander Text" w:hAnsi="Santander Text"/>
          <w:i/>
          <w:iCs/>
          <w:szCs w:val="18"/>
          <w:lang w:val="pt-PT"/>
        </w:rPr>
        <w:t>;</w:t>
      </w:r>
    </w:p>
    <w:p w14:paraId="6BD8B44C" w14:textId="7A559FB8" w:rsidR="007D09DA" w:rsidRPr="00CE0124" w:rsidRDefault="007D09DA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E0124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92AD6" w:rsidRPr="00CE0124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CE0124">
        <w:rPr>
          <w:rFonts w:ascii="Santander Text" w:hAnsi="Santander Text"/>
          <w:lang w:val="pt-PT" w:eastAsia="pt-PT"/>
        </w:rPr>
        <w:t>de acordo com as regras definidas na Loan Tape Estrutural (</w:t>
      </w:r>
      <w:ins w:id="754" w:author="Ana Rita Geraldo de Caguerelho" w:date="2025-03-03T22:27:00Z">
        <w:r w:rsidR="009B3783">
          <w:rPr>
            <w:rFonts w:ascii="Santander Text" w:hAnsi="Santander Text"/>
            <w:lang w:val="pt-PT" w:eastAsia="pt-PT"/>
          </w:rPr>
          <w:t>‘</w:t>
        </w:r>
      </w:ins>
      <w:r w:rsidRPr="009B3783">
        <w:rPr>
          <w:rFonts w:ascii="Santander Text" w:hAnsi="Santander Text"/>
          <w:i/>
          <w:lang w:val="pt-PT" w:eastAsia="pt-PT"/>
          <w:rPrChange w:id="755" w:author="Ana Rita Geraldo de Caguerelho" w:date="2025-03-03T22:27:00Z">
            <w:rPr>
              <w:rFonts w:ascii="Santander Text" w:hAnsi="Santander Text"/>
              <w:lang w:val="pt-PT" w:eastAsia="pt-PT"/>
            </w:rPr>
          </w:rPrChange>
        </w:rPr>
        <w:t>ambito</w:t>
      </w:r>
      <w:ins w:id="756" w:author="Ana Rita Geraldo de Caguerelho" w:date="2025-03-03T22:27:00Z">
        <w:r w:rsidR="009B3783">
          <w:rPr>
            <w:rFonts w:ascii="Santander Text" w:hAnsi="Santander Text"/>
            <w:i/>
            <w:lang w:val="pt-PT" w:eastAsia="pt-PT"/>
          </w:rPr>
          <w:t>’</w:t>
        </w:r>
      </w:ins>
      <w:r w:rsidRPr="00CE0124">
        <w:rPr>
          <w:rFonts w:ascii="Santander Text" w:hAnsi="Santander Text"/>
          <w:lang w:val="pt-PT" w:eastAsia="pt-PT"/>
        </w:rPr>
        <w:t xml:space="preserve"> = ‘PM’). </w:t>
      </w:r>
    </w:p>
    <w:p w14:paraId="59F5CB1B" w14:textId="0725957E" w:rsidR="009A4B66" w:rsidRPr="00CE0124" w:rsidRDefault="00C4572E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Incluir todos os </w:t>
      </w:r>
      <w:r w:rsidR="009A4B66" w:rsidRPr="00CE0124">
        <w:rPr>
          <w:rFonts w:ascii="Santander Text" w:hAnsi="Santander Text"/>
          <w:szCs w:val="18"/>
          <w:lang w:val="pt-PT"/>
        </w:rPr>
        <w:t>Bens imóveis</w:t>
      </w:r>
      <w:r w:rsidRPr="00CE0124">
        <w:rPr>
          <w:rFonts w:ascii="Santander Text" w:hAnsi="Santander Text"/>
          <w:szCs w:val="18"/>
          <w:lang w:val="pt-PT"/>
        </w:rPr>
        <w:t xml:space="preserve"> financiados ou colaterizados</w:t>
      </w:r>
      <w:r w:rsidR="004E7E22" w:rsidRPr="00CE0124">
        <w:rPr>
          <w:rFonts w:ascii="Santander Text" w:hAnsi="Santander Text"/>
          <w:szCs w:val="18"/>
          <w:lang w:val="pt-PT"/>
        </w:rPr>
        <w:t xml:space="preserve"> (não duplicar registos com o ponto b))</w:t>
      </w:r>
      <w:r w:rsidR="009A4B66" w:rsidRPr="00CE0124">
        <w:rPr>
          <w:rFonts w:ascii="Santander Text" w:hAnsi="Santander Text"/>
          <w:szCs w:val="18"/>
          <w:lang w:val="pt-PT"/>
        </w:rPr>
        <w:t>:</w:t>
      </w:r>
    </w:p>
    <w:p w14:paraId="0C8753CC" w14:textId="095A9EEF" w:rsidR="00A65DDC" w:rsidRPr="00CE0124" w:rsidRDefault="00A65DDC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Realizar o cruzamento com a tabela de traçabilidade entre créditos e processos,</w:t>
      </w:r>
      <w:del w:id="757" w:author="Ana Rita Geraldo de Caguerelho" w:date="2025-03-03T22:27:00Z">
        <w:r w:rsidRPr="00CE0124" w:rsidDel="009B3783">
          <w:rPr>
            <w:rFonts w:ascii="Santander Text" w:hAnsi="Santander Text"/>
            <w:szCs w:val="18"/>
            <w:lang w:val="pt-PT"/>
          </w:rPr>
          <w:delText xml:space="preserve"> business_assets.</w:delText>
        </w:r>
      </w:del>
      <w:r w:rsidR="008B01DA" w:rsidRPr="009B3783">
        <w:rPr>
          <w:rFonts w:ascii="Santander Text" w:hAnsi="Santander Text"/>
          <w:i/>
          <w:szCs w:val="18"/>
          <w:lang w:val="pt-PT"/>
          <w:rPrChange w:id="758" w:author="Ana Rita Geraldo de Caguerelho" w:date="2025-03-03T22:27:00Z">
            <w:rPr>
              <w:rFonts w:ascii="Santander Text" w:hAnsi="Santander Text"/>
              <w:szCs w:val="18"/>
              <w:lang w:val="pt-PT"/>
            </w:rPr>
          </w:rPrChange>
        </w:rPr>
        <w:t>responsibility_process_rel</w:t>
      </w:r>
      <w:r w:rsidRPr="00CE0124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CE0124">
        <w:rPr>
          <w:rFonts w:ascii="Santander Text" w:hAnsi="Santander Text"/>
          <w:szCs w:val="18"/>
          <w:lang w:val="pt-PT"/>
        </w:rPr>
        <w:t xml:space="preserve"> (‘</w:t>
      </w:r>
      <w:r w:rsidR="009E4F70" w:rsidRPr="009B3783">
        <w:rPr>
          <w:rFonts w:ascii="Santander Text" w:hAnsi="Santander Text"/>
          <w:i/>
          <w:szCs w:val="18"/>
          <w:lang w:val="pt-PT"/>
          <w:rPrChange w:id="759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bank_id’, ‘branch_code’, ‘contract_id, ‘reference_code</w:t>
      </w:r>
      <w:r w:rsidR="009E4F70" w:rsidRPr="00CE0124">
        <w:rPr>
          <w:rFonts w:ascii="Santander Text" w:hAnsi="Santander Text"/>
          <w:szCs w:val="18"/>
          <w:lang w:val="pt-PT"/>
        </w:rPr>
        <w:t>’)</w:t>
      </w:r>
      <w:r w:rsidR="00323A57" w:rsidRPr="00CE0124">
        <w:rPr>
          <w:rFonts w:ascii="Santander Text" w:hAnsi="Santander Text"/>
          <w:szCs w:val="18"/>
          <w:lang w:val="pt-PT"/>
        </w:rPr>
        <w:t>. Assegurar a passagem pelo tradutor</w:t>
      </w:r>
      <w:r w:rsidR="00A4704F" w:rsidRPr="00CE0124">
        <w:rPr>
          <w:rFonts w:ascii="Santander Text" w:hAnsi="Santander Text"/>
          <w:szCs w:val="18"/>
          <w:lang w:val="pt-PT"/>
        </w:rPr>
        <w:t xml:space="preserve"> (</w:t>
      </w:r>
      <w:del w:id="760" w:author="Ana Rita Geraldo de Caguerelho" w:date="2025-03-03T22:28:00Z">
        <w:r w:rsidR="00A4704F" w:rsidRPr="00CE0124" w:rsidDel="009B3783">
          <w:rPr>
            <w:rFonts w:ascii="Santander Text" w:hAnsi="Santander Text"/>
            <w:szCs w:val="18"/>
            <w:lang w:val="pt-PT"/>
          </w:rPr>
          <w:delText>cd_captools.</w:delText>
        </w:r>
      </w:del>
      <w:r w:rsidR="00A4704F" w:rsidRPr="009B3783">
        <w:rPr>
          <w:rFonts w:ascii="Santander Text" w:hAnsi="Santander Text"/>
          <w:i/>
          <w:szCs w:val="18"/>
          <w:lang w:val="pt-PT"/>
          <w:rPrChange w:id="761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kt_chaves_fr</w:t>
      </w:r>
      <w:r w:rsidR="00A4704F" w:rsidRPr="00CE0124">
        <w:rPr>
          <w:rFonts w:ascii="Santander Text" w:hAnsi="Santander Text"/>
          <w:szCs w:val="18"/>
          <w:lang w:val="pt-PT"/>
        </w:rPr>
        <w:t xml:space="preserve">) </w:t>
      </w:r>
      <w:r w:rsidR="00323A57" w:rsidRPr="00CE0124">
        <w:rPr>
          <w:rFonts w:ascii="Santander Text" w:hAnsi="Santander Text"/>
          <w:szCs w:val="18"/>
          <w:lang w:val="pt-PT"/>
        </w:rPr>
        <w:t xml:space="preserve"> antes do cruzamento</w:t>
      </w:r>
      <w:r w:rsidR="00A4704F" w:rsidRPr="00CE0124">
        <w:rPr>
          <w:rFonts w:ascii="Santander Text" w:hAnsi="Santander Text"/>
          <w:szCs w:val="18"/>
          <w:lang w:val="pt-PT"/>
        </w:rPr>
        <w:t xml:space="preserve"> das chaves do contrato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7B13037C" w14:textId="6F190065" w:rsidR="00A65DDC" w:rsidRPr="00CE0124" w:rsidRDefault="00A65DDC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Realizar o cruzamento com a tabela de traçabilidade entre processo e bens imóveis </w:t>
      </w:r>
      <w:del w:id="762" w:author="Ana Rita Geraldo de Caguerelho" w:date="2025-03-03T22:28:00Z">
        <w:r w:rsidR="009E4F70" w:rsidRPr="00CE0124" w:rsidDel="009B3783">
          <w:rPr>
            <w:rFonts w:ascii="Santander Text" w:hAnsi="Santander Text"/>
            <w:szCs w:val="18"/>
            <w:lang w:val="pt-PT"/>
          </w:rPr>
          <w:delText>business_assets.</w:delText>
        </w:r>
      </w:del>
      <w:r w:rsidR="00440F63" w:rsidRPr="009B3783">
        <w:rPr>
          <w:rFonts w:ascii="Santander Text" w:hAnsi="Santander Text"/>
          <w:i/>
          <w:szCs w:val="18"/>
          <w:lang w:val="pt-PT"/>
          <w:rPrChange w:id="763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process_property_rel</w:t>
      </w:r>
      <w:r w:rsidRPr="00CE0124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CE0124">
        <w:rPr>
          <w:rFonts w:ascii="Santander Text" w:hAnsi="Santander Text"/>
          <w:szCs w:val="18"/>
          <w:lang w:val="pt-PT"/>
        </w:rPr>
        <w:t>(</w:t>
      </w:r>
      <w:r w:rsidR="009F7D42" w:rsidRPr="00CE0124">
        <w:rPr>
          <w:rFonts w:ascii="Santander Text" w:hAnsi="Santander Text"/>
          <w:szCs w:val="18"/>
          <w:lang w:val="pt-PT"/>
        </w:rPr>
        <w:t>‘</w:t>
      </w:r>
      <w:r w:rsidR="009F7D42" w:rsidRPr="009B3783">
        <w:rPr>
          <w:rFonts w:ascii="Santander Text" w:hAnsi="Santander Text"/>
          <w:i/>
          <w:szCs w:val="18"/>
          <w:lang w:val="pt-PT"/>
          <w:rPrChange w:id="764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process_bank_id’ ‘process_branch_code’, ‘process_account_id’, ‘process_reference_code’</w:t>
      </w:r>
      <w:r w:rsidR="00440F63" w:rsidRPr="00CE0124">
        <w:rPr>
          <w:rFonts w:ascii="Santander Text" w:hAnsi="Santander Text"/>
          <w:szCs w:val="18"/>
          <w:lang w:val="pt-PT"/>
        </w:rPr>
        <w:t>)</w:t>
      </w:r>
      <w:r w:rsidR="004B5D08" w:rsidRPr="00CE0124">
        <w:rPr>
          <w:rFonts w:ascii="Santander Text" w:hAnsi="Santander Text"/>
          <w:szCs w:val="18"/>
          <w:lang w:val="pt-PT"/>
        </w:rPr>
        <w:t xml:space="preserve"> para obtenção de todos os bens </w:t>
      </w:r>
      <w:r w:rsidR="00E55188" w:rsidRPr="00CE0124">
        <w:rPr>
          <w:rFonts w:ascii="Santander Text" w:hAnsi="Santander Text"/>
          <w:szCs w:val="18"/>
          <w:lang w:val="pt-PT"/>
        </w:rPr>
        <w:t>(‘</w:t>
      </w:r>
      <w:r w:rsidR="00E55188" w:rsidRPr="009B3783">
        <w:rPr>
          <w:rFonts w:ascii="Santander Text" w:hAnsi="Santander Text"/>
          <w:i/>
          <w:szCs w:val="18"/>
          <w:lang w:val="pt-PT"/>
          <w:rPrChange w:id="765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property_bank_id’, ‘property_branch_code’, ‘property_contract_id’, ‘property_reference_code’</w:t>
      </w:r>
      <w:r w:rsidR="00E55188" w:rsidRPr="00CE0124">
        <w:rPr>
          <w:rFonts w:ascii="Santander Text" w:hAnsi="Santander Text"/>
          <w:szCs w:val="18"/>
          <w:lang w:val="pt-PT"/>
        </w:rPr>
        <w:t>)</w:t>
      </w:r>
      <w:r w:rsidR="00C82150" w:rsidRPr="00CE0124">
        <w:rPr>
          <w:rFonts w:ascii="Santander Text" w:hAnsi="Santander Text"/>
          <w:szCs w:val="18"/>
          <w:lang w:val="pt-PT"/>
        </w:rPr>
        <w:t xml:space="preserve"> e respetivas </w:t>
      </w:r>
      <w:r w:rsidR="00C82150" w:rsidRPr="009B3783">
        <w:rPr>
          <w:rFonts w:ascii="Santander Text" w:hAnsi="Santander Text"/>
          <w:i/>
          <w:szCs w:val="18"/>
          <w:lang w:val="pt-PT"/>
          <w:rPrChange w:id="766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flags</w:t>
      </w:r>
      <w:r w:rsidR="00C82150" w:rsidRPr="00CE0124">
        <w:rPr>
          <w:rFonts w:ascii="Santander Text" w:hAnsi="Santander Text"/>
          <w:szCs w:val="18"/>
          <w:lang w:val="pt-PT"/>
        </w:rPr>
        <w:t xml:space="preserve"> </w:t>
      </w:r>
      <w:r w:rsidR="003133BB" w:rsidRPr="00CE0124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CE0124">
        <w:rPr>
          <w:rFonts w:ascii="Santander Text" w:hAnsi="Santander Text"/>
          <w:szCs w:val="18"/>
          <w:lang w:val="pt-PT"/>
        </w:rPr>
        <w:t>do tipo de relaç</w:t>
      </w:r>
      <w:r w:rsidR="008D459D" w:rsidRPr="00CE0124">
        <w:rPr>
          <w:rFonts w:ascii="Santander Text" w:hAnsi="Santander Text"/>
          <w:szCs w:val="18"/>
          <w:lang w:val="pt-PT"/>
        </w:rPr>
        <w:t>ã</w:t>
      </w:r>
      <w:r w:rsidR="00477021" w:rsidRPr="00CE0124">
        <w:rPr>
          <w:rFonts w:ascii="Santander Text" w:hAnsi="Santander Text"/>
          <w:szCs w:val="18"/>
          <w:lang w:val="pt-PT"/>
        </w:rPr>
        <w:t>o do bem com o contrato</w:t>
      </w:r>
      <w:r w:rsidR="008D459D" w:rsidRPr="00CE0124">
        <w:rPr>
          <w:rFonts w:ascii="Santander Text" w:hAnsi="Santander Text"/>
          <w:szCs w:val="18"/>
          <w:lang w:val="pt-PT"/>
        </w:rPr>
        <w:t>/Banco</w:t>
      </w:r>
      <w:r w:rsidR="00477021" w:rsidRPr="00CE0124">
        <w:rPr>
          <w:rFonts w:ascii="Santander Text" w:hAnsi="Santander Text"/>
          <w:szCs w:val="18"/>
          <w:lang w:val="pt-PT"/>
        </w:rPr>
        <w:t xml:space="preserve"> –</w:t>
      </w:r>
      <w:r w:rsidR="005F2891" w:rsidRPr="00CE0124">
        <w:rPr>
          <w:rFonts w:ascii="Santander Text" w:hAnsi="Santander Text"/>
          <w:szCs w:val="18"/>
          <w:lang w:val="pt-PT"/>
        </w:rPr>
        <w:t xml:space="preserve"> adjudicado (</w:t>
      </w:r>
      <w:r w:rsidR="00B22761" w:rsidRPr="00CE0124">
        <w:rPr>
          <w:rFonts w:ascii="Santander Text" w:hAnsi="Santander Text"/>
          <w:szCs w:val="18"/>
          <w:lang w:val="pt-PT"/>
        </w:rPr>
        <w:t>‘</w:t>
      </w:r>
      <w:r w:rsidR="00B22761" w:rsidRPr="009B3783">
        <w:rPr>
          <w:rFonts w:ascii="Santander Text" w:hAnsi="Santander Text"/>
          <w:i/>
          <w:szCs w:val="18"/>
          <w:lang w:val="pt-PT"/>
          <w:rPrChange w:id="767" w:author="Ana Rita Geraldo de Caguerelho" w:date="2025-03-03T22:28:00Z">
            <w:rPr>
              <w:rFonts w:ascii="Santander Text" w:hAnsi="Santander Text"/>
              <w:szCs w:val="18"/>
              <w:lang w:val="pt-PT"/>
            </w:rPr>
          </w:rPrChange>
        </w:rPr>
        <w:t>seized_property_ind’</w:t>
      </w:r>
      <w:r w:rsidR="005F2891" w:rsidRPr="00CE0124">
        <w:rPr>
          <w:rFonts w:ascii="Santander Text" w:hAnsi="Santander Text"/>
          <w:szCs w:val="18"/>
          <w:lang w:val="pt-PT"/>
        </w:rPr>
        <w:t>), colaterizado</w:t>
      </w:r>
      <w:r w:rsidR="00B22761" w:rsidRPr="00CE0124">
        <w:rPr>
          <w:rFonts w:ascii="Santander Text" w:hAnsi="Santander Text"/>
          <w:szCs w:val="18"/>
          <w:lang w:val="pt-PT"/>
        </w:rPr>
        <w:t xml:space="preserve"> (‘</w:t>
      </w:r>
      <w:r w:rsidR="000F2BA6" w:rsidRPr="009B3783">
        <w:rPr>
          <w:rFonts w:ascii="Santander Text" w:hAnsi="Santander Text"/>
          <w:i/>
          <w:szCs w:val="18"/>
          <w:lang w:val="pt-PT"/>
          <w:rPrChange w:id="768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collateral_property_ind’</w:t>
      </w:r>
      <w:r w:rsidR="00B22761" w:rsidRPr="00CE0124">
        <w:rPr>
          <w:rFonts w:ascii="Santander Text" w:hAnsi="Santander Text"/>
          <w:szCs w:val="18"/>
          <w:lang w:val="pt-PT"/>
        </w:rPr>
        <w:t>)</w:t>
      </w:r>
      <w:r w:rsidR="005F2891" w:rsidRPr="00CE0124">
        <w:rPr>
          <w:rFonts w:ascii="Santander Text" w:hAnsi="Santander Text"/>
          <w:szCs w:val="18"/>
          <w:lang w:val="pt-PT"/>
        </w:rPr>
        <w:t xml:space="preserve">, financiado </w:t>
      </w:r>
      <w:r w:rsidR="00454229" w:rsidRPr="00CE0124">
        <w:rPr>
          <w:rFonts w:ascii="Santander Text" w:hAnsi="Santander Text"/>
          <w:szCs w:val="18"/>
          <w:lang w:val="pt-PT"/>
        </w:rPr>
        <w:t>(‘</w:t>
      </w:r>
      <w:r w:rsidR="00454229" w:rsidRPr="009B3783">
        <w:rPr>
          <w:rFonts w:ascii="Santander Text" w:hAnsi="Santander Text"/>
          <w:i/>
          <w:szCs w:val="18"/>
          <w:lang w:val="pt-PT"/>
          <w:rPrChange w:id="769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financed_property_ind’</w:t>
      </w:r>
      <w:r w:rsidR="00454229" w:rsidRPr="00CE0124">
        <w:rPr>
          <w:rFonts w:ascii="Santander Text" w:hAnsi="Santander Text"/>
          <w:szCs w:val="18"/>
          <w:lang w:val="pt-PT"/>
        </w:rPr>
        <w:t xml:space="preserve">) </w:t>
      </w:r>
      <w:r w:rsidR="005F2891" w:rsidRPr="00CE0124">
        <w:rPr>
          <w:rFonts w:ascii="Santander Text" w:hAnsi="Santander Text"/>
          <w:szCs w:val="18"/>
          <w:lang w:val="pt-PT"/>
        </w:rPr>
        <w:t>ou próprio</w:t>
      </w:r>
      <w:r w:rsidR="000F2BA6" w:rsidRPr="00CE0124">
        <w:rPr>
          <w:rFonts w:ascii="Santander Text" w:hAnsi="Santander Text"/>
          <w:szCs w:val="18"/>
          <w:lang w:val="pt-PT"/>
        </w:rPr>
        <w:t xml:space="preserve"> (‘</w:t>
      </w:r>
      <w:r w:rsidR="00113171" w:rsidRPr="009B3783">
        <w:rPr>
          <w:rFonts w:ascii="Santander Text" w:hAnsi="Santander Text"/>
          <w:i/>
          <w:szCs w:val="18"/>
          <w:lang w:val="pt-PT"/>
          <w:rPrChange w:id="770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owned_property_ind’</w:t>
      </w:r>
      <w:r w:rsidR="000F2BA6" w:rsidRPr="00CE0124">
        <w:rPr>
          <w:rFonts w:ascii="Santander Text" w:hAnsi="Santander Text"/>
          <w:szCs w:val="18"/>
          <w:lang w:val="pt-PT"/>
        </w:rPr>
        <w:t>)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33776635" w14:textId="0AF3A77E" w:rsidR="00257267" w:rsidRPr="00CE0124" w:rsidRDefault="00257267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Após a identificação das </w:t>
      </w:r>
      <w:r w:rsidRPr="009B3783">
        <w:rPr>
          <w:rFonts w:ascii="Santander Text" w:hAnsi="Santander Text"/>
          <w:i/>
          <w:szCs w:val="18"/>
          <w:lang w:val="pt-PT"/>
          <w:rPrChange w:id="771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flags</w:t>
      </w:r>
      <w:r w:rsidRPr="00CE0124">
        <w:rPr>
          <w:rFonts w:ascii="Santander Text" w:hAnsi="Santander Text"/>
          <w:szCs w:val="18"/>
          <w:lang w:val="pt-PT"/>
        </w:rPr>
        <w:t xml:space="preserve">, devem ser </w:t>
      </w:r>
      <w:del w:id="772" w:author="Ana Rita Geraldo de Caguerelho" w:date="2025-03-03T22:29:00Z">
        <w:r w:rsidRPr="00CE0124" w:rsidDel="009B3783">
          <w:rPr>
            <w:rFonts w:ascii="Santander Text" w:hAnsi="Santander Text"/>
            <w:szCs w:val="18"/>
            <w:lang w:val="pt-PT"/>
          </w:rPr>
          <w:delText>incluidos</w:delText>
        </w:r>
      </w:del>
      <w:ins w:id="773" w:author="Ana Rita Geraldo de Caguerelho" w:date="2025-03-03T22:29:00Z">
        <w:r w:rsidR="009B3783" w:rsidRPr="00CE0124">
          <w:rPr>
            <w:rFonts w:ascii="Santander Text" w:hAnsi="Santander Text"/>
            <w:szCs w:val="18"/>
            <w:lang w:val="pt-PT"/>
          </w:rPr>
          <w:t>incluídos</w:t>
        </w:r>
      </w:ins>
      <w:r w:rsidRPr="00CE0124">
        <w:rPr>
          <w:rFonts w:ascii="Santander Text" w:hAnsi="Santander Text"/>
          <w:szCs w:val="18"/>
          <w:lang w:val="pt-PT"/>
        </w:rPr>
        <w:t xml:space="preserve"> os imóveis que </w:t>
      </w:r>
      <w:r w:rsidR="0058197E" w:rsidRPr="00CE0124">
        <w:rPr>
          <w:rFonts w:ascii="Santander Text" w:hAnsi="Santander Text"/>
          <w:szCs w:val="18"/>
          <w:lang w:val="pt-PT"/>
        </w:rPr>
        <w:t>constam identificados na tabela de parametrização do universo (</w:t>
      </w:r>
      <w:del w:id="774" w:author="Ana Rita Geraldo de Caguerelho" w:date="2025-03-03T22:29:00Z">
        <w:r w:rsidR="00BA643A" w:rsidRPr="00CE0124" w:rsidDel="009B3783">
          <w:rPr>
            <w:rFonts w:ascii="Santander Text" w:eastAsia="Times New Roman" w:hAnsi="Santander Text" w:cs="Calibri"/>
            <w:i/>
            <w:szCs w:val="18"/>
            <w:lang w:val="pt-PT" w:eastAsia="pt-PT"/>
          </w:rPr>
          <w:delText>cd_loan_tapes_bce.</w:delText>
        </w:r>
      </w:del>
      <w:r w:rsidR="00BA643A" w:rsidRPr="00CE0124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="0058197E" w:rsidRPr="00CE0124">
        <w:rPr>
          <w:rFonts w:ascii="Santander Text" w:hAnsi="Santander Text"/>
          <w:szCs w:val="18"/>
          <w:lang w:val="pt-PT"/>
        </w:rPr>
        <w:t>)</w:t>
      </w:r>
      <w:r w:rsidR="00BA643A" w:rsidRPr="00CE0124">
        <w:rPr>
          <w:rFonts w:ascii="Santander Text" w:hAnsi="Santander Text"/>
          <w:szCs w:val="18"/>
          <w:lang w:val="pt-PT"/>
        </w:rPr>
        <w:t xml:space="preserve">. Neste caso todos os imóveis que sejam ou colaterizados </w:t>
      </w:r>
      <w:r w:rsidR="00643AA1" w:rsidRPr="00CE0124">
        <w:rPr>
          <w:rFonts w:ascii="Santander Text" w:hAnsi="Santander Text"/>
          <w:szCs w:val="18"/>
          <w:lang w:val="pt-PT"/>
        </w:rPr>
        <w:t>(‘</w:t>
      </w:r>
      <w:r w:rsidR="00643AA1" w:rsidRPr="009B3783">
        <w:rPr>
          <w:rFonts w:ascii="Santander Text" w:hAnsi="Santander Text"/>
          <w:i/>
          <w:szCs w:val="18"/>
          <w:lang w:val="pt-PT"/>
          <w:rPrChange w:id="775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collateral_property_ind</w:t>
      </w:r>
      <w:r w:rsidR="00643AA1" w:rsidRPr="00CE0124">
        <w:rPr>
          <w:rFonts w:ascii="Santander Text" w:hAnsi="Santander Text"/>
          <w:szCs w:val="18"/>
          <w:lang w:val="pt-PT"/>
        </w:rPr>
        <w:t xml:space="preserve">’= </w:t>
      </w:r>
      <w:r w:rsidR="00643AA1" w:rsidRPr="009B3783">
        <w:rPr>
          <w:rFonts w:ascii="Santander Text" w:hAnsi="Santander Text"/>
          <w:i/>
          <w:szCs w:val="18"/>
          <w:lang w:val="pt-PT"/>
          <w:rPrChange w:id="776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‘flg_col’</w:t>
      </w:r>
      <w:r w:rsidR="00643AA1" w:rsidRPr="00CE0124">
        <w:rPr>
          <w:rFonts w:ascii="Santander Text" w:hAnsi="Santander Text"/>
          <w:szCs w:val="18"/>
          <w:lang w:val="pt-PT"/>
        </w:rPr>
        <w:t xml:space="preserve"> =1) </w:t>
      </w:r>
      <w:r w:rsidR="00BA643A" w:rsidRPr="00CE0124">
        <w:rPr>
          <w:rFonts w:ascii="Santander Text" w:hAnsi="Santander Text"/>
          <w:szCs w:val="18"/>
          <w:lang w:val="pt-PT"/>
        </w:rPr>
        <w:t>ou financiados</w:t>
      </w:r>
      <w:r w:rsidR="00643AA1" w:rsidRPr="00CE0124">
        <w:rPr>
          <w:rFonts w:ascii="Santander Text" w:hAnsi="Santander Text"/>
          <w:szCs w:val="18"/>
          <w:lang w:val="pt-PT"/>
        </w:rPr>
        <w:t xml:space="preserve"> (‘</w:t>
      </w:r>
      <w:r w:rsidR="00643AA1" w:rsidRPr="009B3783">
        <w:rPr>
          <w:rFonts w:ascii="Santander Text" w:hAnsi="Santander Text"/>
          <w:i/>
          <w:szCs w:val="18"/>
          <w:lang w:val="pt-PT"/>
          <w:rPrChange w:id="777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>financed_property_in</w:t>
      </w:r>
      <w:r w:rsidR="00643AA1" w:rsidRPr="00CE0124">
        <w:rPr>
          <w:rFonts w:ascii="Santander Text" w:hAnsi="Santander Text"/>
          <w:szCs w:val="18"/>
          <w:lang w:val="pt-PT"/>
        </w:rPr>
        <w:t>d’ = ‘</w:t>
      </w:r>
      <w:r w:rsidR="00643AA1" w:rsidRPr="009B3783">
        <w:rPr>
          <w:rFonts w:ascii="Santander Text" w:hAnsi="Santander Text"/>
          <w:i/>
          <w:szCs w:val="18"/>
          <w:lang w:val="pt-PT"/>
          <w:rPrChange w:id="778" w:author="Ana Rita Geraldo de Caguerelho" w:date="2025-03-03T22:29:00Z">
            <w:rPr>
              <w:rFonts w:ascii="Santander Text" w:hAnsi="Santander Text"/>
              <w:szCs w:val="18"/>
              <w:lang w:val="pt-PT"/>
            </w:rPr>
          </w:rPrChange>
        </w:rPr>
        <w:t xml:space="preserve">flg_fin’ </w:t>
      </w:r>
      <w:r w:rsidR="00643AA1" w:rsidRPr="00CE0124">
        <w:rPr>
          <w:rFonts w:ascii="Santander Text" w:hAnsi="Santander Text"/>
          <w:szCs w:val="18"/>
          <w:lang w:val="pt-PT"/>
        </w:rPr>
        <w:t>= 1)</w:t>
      </w:r>
      <w:r w:rsidR="009A4B66" w:rsidRPr="00CE0124">
        <w:rPr>
          <w:rFonts w:ascii="Santander Text" w:hAnsi="Santander Text"/>
          <w:szCs w:val="18"/>
          <w:lang w:val="pt-PT"/>
        </w:rPr>
        <w:t xml:space="preserve"> – </w:t>
      </w:r>
      <w:r w:rsidR="009A4B66" w:rsidRPr="00CE0124">
        <w:rPr>
          <w:rFonts w:ascii="Santander Text" w:hAnsi="Santander Text"/>
          <w:lang w:val="pt-PT" w:eastAsia="pt-PT"/>
        </w:rPr>
        <w:t xml:space="preserve">de  acordo com o definido no documento </w:t>
      </w:r>
      <w:ins w:id="779" w:author="Ana Rita Geraldo de Caguerelho" w:date="2025-03-03T22:29:00Z">
        <w:r w:rsidR="009B3783">
          <w:rPr>
            <w:rFonts w:ascii="Santander Text" w:hAnsi="Santander Text"/>
            <w:lang w:val="pt-PT" w:eastAsia="pt-PT"/>
          </w:rPr>
          <w:t>“</w:t>
        </w:r>
      </w:ins>
      <w:r w:rsidR="009A4B66" w:rsidRPr="00CE0124">
        <w:rPr>
          <w:rFonts w:ascii="Santander Text" w:hAnsi="Santander Text"/>
          <w:lang w:val="pt-PT" w:eastAsia="pt-PT"/>
        </w:rPr>
        <w:t>BST ESG Loan Tape Pilar 3.xlsx</w:t>
      </w:r>
      <w:ins w:id="780" w:author="Ana Rita Geraldo de Caguerelho" w:date="2025-03-03T22:29:00Z">
        <w:r w:rsidR="009B3783">
          <w:rPr>
            <w:rFonts w:ascii="Santander Text" w:hAnsi="Santander Text"/>
            <w:lang w:val="pt-PT" w:eastAsia="pt-PT"/>
          </w:rPr>
          <w:t>”</w:t>
        </w:r>
      </w:ins>
      <w:r w:rsidR="00BA643A" w:rsidRPr="00CE0124">
        <w:rPr>
          <w:rFonts w:ascii="Santander Text" w:hAnsi="Santander Text"/>
          <w:szCs w:val="18"/>
          <w:lang w:val="pt-PT"/>
        </w:rPr>
        <w:t>.</w:t>
      </w:r>
    </w:p>
    <w:p w14:paraId="1614B9A5" w14:textId="29B87A93" w:rsidR="00643184" w:rsidRPr="00CE0124" w:rsidRDefault="00643184" w:rsidP="00FE7F01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Incluir todas </w:t>
      </w:r>
      <w:r w:rsidR="0060781D" w:rsidRPr="00CE0124">
        <w:rPr>
          <w:rFonts w:ascii="Santander Text" w:hAnsi="Santander Text"/>
          <w:szCs w:val="18"/>
          <w:lang w:val="pt-PT"/>
        </w:rPr>
        <w:t>os bens móveis</w:t>
      </w:r>
      <w:r w:rsidRPr="00CE0124">
        <w:rPr>
          <w:rFonts w:ascii="Santander Text" w:hAnsi="Santander Text"/>
          <w:szCs w:val="18"/>
          <w:lang w:val="pt-PT"/>
        </w:rPr>
        <w:t>:</w:t>
      </w:r>
    </w:p>
    <w:p w14:paraId="136F0DB0" w14:textId="033CA5F4" w:rsidR="00323A57" w:rsidRPr="00CE0124" w:rsidRDefault="00643184" w:rsidP="00FE7F01">
      <w:pPr>
        <w:pStyle w:val="ListParagraph"/>
        <w:numPr>
          <w:ilvl w:val="1"/>
          <w:numId w:val="31"/>
        </w:numPr>
        <w:jc w:val="both"/>
        <w:rPr>
          <w:rFonts w:ascii="Santander Text" w:hAnsi="Santander Text"/>
          <w:lang w:val="pt-PT" w:eastAsia="pt-PT"/>
        </w:rPr>
      </w:pPr>
      <w:r w:rsidRPr="00CE0124">
        <w:rPr>
          <w:rFonts w:ascii="Santander Text" w:hAnsi="Santander Text"/>
          <w:lang w:val="pt-PT" w:eastAsia="pt-PT"/>
        </w:rPr>
        <w:t xml:space="preserve">Realizar o cruzamento </w:t>
      </w:r>
      <w:r w:rsidR="00323A57" w:rsidRPr="00CE0124">
        <w:rPr>
          <w:rFonts w:ascii="Santander Text" w:hAnsi="Santander Text"/>
          <w:lang w:val="pt-PT" w:eastAsia="pt-PT"/>
        </w:rPr>
        <w:t xml:space="preserve">da tabela </w:t>
      </w:r>
      <w:r w:rsidR="00323A57" w:rsidRPr="009B3783">
        <w:rPr>
          <w:rFonts w:ascii="Santander Text" w:hAnsi="Santander Text"/>
          <w:i/>
          <w:lang w:val="pt-PT" w:eastAsia="pt-PT"/>
          <w:rPrChange w:id="781" w:author="Ana Rita Geraldo de Caguerelho" w:date="2025-03-03T22:29:00Z">
            <w:rPr>
              <w:rFonts w:ascii="Santander Text" w:hAnsi="Santander Text"/>
              <w:lang w:val="pt-PT" w:eastAsia="pt-PT"/>
            </w:rPr>
          </w:rPrChange>
        </w:rPr>
        <w:t>lt002_instrument</w:t>
      </w:r>
      <w:r w:rsidR="00323A57" w:rsidRPr="00CE0124">
        <w:rPr>
          <w:rFonts w:ascii="Santander Text" w:hAnsi="Santander Text"/>
          <w:lang w:val="pt-PT" w:eastAsia="pt-PT"/>
        </w:rPr>
        <w:t xml:space="preserve"> </w:t>
      </w:r>
      <w:r w:rsidRPr="00CE0124">
        <w:rPr>
          <w:rFonts w:ascii="Santander Text" w:hAnsi="Santander Text"/>
          <w:lang w:val="pt-PT" w:eastAsia="pt-PT"/>
        </w:rPr>
        <w:t>com a tabela</w:t>
      </w:r>
      <w:del w:id="782" w:author="Ana Rita Geraldo de Caguerelho" w:date="2025-03-03T22:29:00Z">
        <w:r w:rsidRPr="00CE0124" w:rsidDel="009B3783">
          <w:rPr>
            <w:rFonts w:ascii="Santander Text" w:hAnsi="Santander Text"/>
            <w:lang w:val="pt-PT" w:eastAsia="pt-PT"/>
          </w:rPr>
          <w:delText xml:space="preserve"> </w:delText>
        </w:r>
        <w:r w:rsidR="00323A57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cd_garantias.</w:delText>
        </w:r>
      </w:del>
      <w:r w:rsidR="00323A57" w:rsidRPr="00CE0124">
        <w:rPr>
          <w:rFonts w:ascii="Santander Text" w:hAnsi="Santander Text"/>
          <w:i/>
          <w:iCs/>
          <w:szCs w:val="18"/>
          <w:lang w:val="pt-PT"/>
        </w:rPr>
        <w:t xml:space="preserve">gt001_trz_rsp_gt </w:t>
      </w:r>
      <w:r w:rsidR="00323A57" w:rsidRPr="009B3783">
        <w:rPr>
          <w:rFonts w:ascii="Santander Text" w:hAnsi="Santander Text"/>
          <w:iCs/>
          <w:szCs w:val="18"/>
          <w:lang w:val="pt-PT"/>
          <w:rPrChange w:id="783" w:author="Ana Rita Geraldo de Caguerelho" w:date="2025-03-03T22:30:00Z">
            <w:rPr>
              <w:rFonts w:ascii="Santander Text" w:hAnsi="Santander Text"/>
              <w:i/>
              <w:iCs/>
              <w:szCs w:val="18"/>
              <w:lang w:val="pt-PT"/>
            </w:rPr>
          </w:rPrChange>
        </w:rPr>
        <w:t>através da chave do contrato</w:t>
      </w:r>
      <w:r w:rsidR="00323A57" w:rsidRPr="00CE0124">
        <w:rPr>
          <w:rFonts w:ascii="Santander Text" w:hAnsi="Santander Text"/>
          <w:i/>
          <w:iCs/>
          <w:szCs w:val="18"/>
          <w:lang w:val="pt-PT"/>
        </w:rPr>
        <w:t xml:space="preserve">. </w:t>
      </w:r>
      <w:r w:rsidR="00323A57" w:rsidRPr="00CE0124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="00A4704F" w:rsidRPr="00CE0124">
        <w:rPr>
          <w:rFonts w:ascii="Santander Text" w:hAnsi="Santander Text"/>
          <w:lang w:val="pt-PT"/>
        </w:rPr>
        <w:t>(</w:t>
      </w:r>
      <w:del w:id="784" w:author="Ana Rita Geraldo de Caguerelho" w:date="2025-03-03T22:30:00Z">
        <w:r w:rsidR="00A4704F" w:rsidRPr="00CE0124" w:rsidDel="009B3783">
          <w:rPr>
            <w:rFonts w:ascii="Santander Text" w:hAnsi="Santander Text"/>
            <w:lang w:val="pt-PT"/>
          </w:rPr>
          <w:delText>cd_captools.</w:delText>
        </w:r>
      </w:del>
      <w:r w:rsidR="00A4704F" w:rsidRPr="009B3783">
        <w:rPr>
          <w:rFonts w:ascii="Santander Text" w:hAnsi="Santander Text"/>
          <w:i/>
          <w:lang w:val="pt-PT"/>
          <w:rPrChange w:id="785" w:author="Ana Rita Geraldo de Caguerelho" w:date="2025-03-03T22:30:00Z">
            <w:rPr>
              <w:rFonts w:ascii="Santander Text" w:hAnsi="Santander Text"/>
              <w:lang w:val="pt-PT"/>
            </w:rPr>
          </w:rPrChange>
        </w:rPr>
        <w:t>kt_chaves_fr</w:t>
      </w:r>
      <w:r w:rsidR="00A4704F" w:rsidRPr="00CE0124">
        <w:rPr>
          <w:rFonts w:ascii="Santander Text" w:hAnsi="Santander Text"/>
          <w:lang w:val="pt-PT"/>
        </w:rPr>
        <w:t xml:space="preserve">) </w:t>
      </w:r>
      <w:r w:rsidR="00323A57" w:rsidRPr="00CE0124">
        <w:rPr>
          <w:rFonts w:ascii="Santander Text" w:hAnsi="Santander Text"/>
          <w:iCs/>
          <w:szCs w:val="18"/>
          <w:lang w:val="pt-PT"/>
        </w:rPr>
        <w:t>antes do cruzamento</w:t>
      </w:r>
      <w:ins w:id="786" w:author="Ana Rita Geraldo de Caguerelho" w:date="2025-03-03T22:30:00Z">
        <w:r w:rsidR="009B3783" w:rsidRPr="009B3783">
          <w:rPr>
            <w:rFonts w:ascii="Santander Text" w:hAnsi="Santander Text"/>
            <w:iCs/>
            <w:szCs w:val="18"/>
            <w:lang w:val="pt-PT"/>
            <w:rPrChange w:id="787" w:author="Ana Rita Geraldo de Caguerelho" w:date="2025-03-03T22:30:00Z">
              <w:rPr>
                <w:rFonts w:ascii="Santander Text" w:hAnsi="Santander Text"/>
                <w:i/>
                <w:iCs/>
                <w:szCs w:val="18"/>
                <w:lang w:val="pt-PT"/>
              </w:rPr>
            </w:rPrChange>
          </w:rPr>
          <w:t>;</w:t>
        </w:r>
      </w:ins>
      <w:del w:id="788" w:author="Ana Rita Geraldo de Caguerelho" w:date="2025-03-03T22:30:00Z">
        <w:r w:rsidR="00323A57" w:rsidRPr="00CE0124" w:rsidDel="009B3783">
          <w:rPr>
            <w:rFonts w:ascii="Santander Text" w:hAnsi="Santander Text"/>
            <w:i/>
            <w:iCs/>
            <w:szCs w:val="18"/>
            <w:lang w:val="pt-PT"/>
          </w:rPr>
          <w:delText>.</w:delText>
        </w:r>
      </w:del>
    </w:p>
    <w:p w14:paraId="661CB7D8" w14:textId="03CF6159" w:rsidR="00643184" w:rsidRPr="00CE0124" w:rsidRDefault="00323A57" w:rsidP="00FE7F01">
      <w:pPr>
        <w:pStyle w:val="ListParagraph"/>
        <w:numPr>
          <w:ilvl w:val="1"/>
          <w:numId w:val="31"/>
        </w:numPr>
        <w:jc w:val="both"/>
        <w:rPr>
          <w:rFonts w:ascii="Santander Text" w:hAnsi="Santander Text"/>
          <w:i/>
          <w:lang w:val="pt-PT" w:eastAsia="pt-PT"/>
        </w:rPr>
      </w:pPr>
      <w:r w:rsidRPr="00CE0124">
        <w:rPr>
          <w:rFonts w:ascii="Santander Text" w:hAnsi="Santander Text"/>
          <w:szCs w:val="18"/>
          <w:lang w:val="pt-PT"/>
        </w:rPr>
        <w:t>Cruzar o ponto anterior com a tabela</w:t>
      </w:r>
      <w:r w:rsidRPr="00CE0124">
        <w:rPr>
          <w:rFonts w:ascii="Santander Text" w:hAnsi="Santander Text"/>
          <w:i/>
          <w:lang w:val="pt-PT"/>
        </w:rPr>
        <w:t xml:space="preserve"> </w:t>
      </w:r>
      <w:del w:id="789" w:author="Ana Rita Geraldo de Caguerelho" w:date="2025-03-03T22:30:00Z">
        <w:r w:rsidRPr="00CE0124" w:rsidDel="009B3783">
          <w:rPr>
            <w:rFonts w:ascii="Santander Text" w:hAnsi="Santander Text"/>
            <w:i/>
            <w:lang w:val="pt-PT"/>
          </w:rPr>
          <w:delText>cd_garantias.</w:delText>
        </w:r>
      </w:del>
      <w:r w:rsidRPr="00CE0124">
        <w:rPr>
          <w:rFonts w:ascii="Santander Text" w:hAnsi="Santander Text"/>
          <w:i/>
          <w:lang w:val="pt-PT" w:eastAsia="pt-PT"/>
        </w:rPr>
        <w:t>gt012_trz_gt_mob</w:t>
      </w:r>
      <w:r w:rsidRPr="00CE0124">
        <w:rPr>
          <w:rFonts w:ascii="Santander Text" w:hAnsi="Santander Text"/>
          <w:lang w:val="pt-PT" w:eastAsia="pt-PT"/>
        </w:rPr>
        <w:t xml:space="preserve"> através da chave do processo (</w:t>
      </w:r>
      <w:r w:rsidR="00A4704F" w:rsidRPr="00CE0124">
        <w:rPr>
          <w:rFonts w:ascii="Santander Text" w:hAnsi="Santander Text"/>
          <w:lang w:val="pt-PT" w:eastAsia="pt-PT"/>
        </w:rPr>
        <w:t>‘</w:t>
      </w:r>
      <w:r w:rsidR="00A4704F" w:rsidRPr="009B3783">
        <w:rPr>
          <w:rFonts w:ascii="Santander Text" w:hAnsi="Santander Text"/>
          <w:i/>
          <w:lang w:val="pt-PT" w:eastAsia="pt-PT"/>
          <w:rPrChange w:id="790" w:author="Ana Rita Geraldo de Caguerelho" w:date="2025-03-03T22:30:00Z">
            <w:rPr>
              <w:rFonts w:ascii="Santander Text" w:hAnsi="Santander Text"/>
              <w:lang w:val="pt-PT" w:eastAsia="pt-PT"/>
            </w:rPr>
          </w:rPrChange>
        </w:rPr>
        <w:t>cempresa’, ‘ckbalcao’, ‘cknumcta’, ‘comp_id_gar’</w:t>
      </w:r>
      <w:r w:rsidRPr="00CE0124">
        <w:rPr>
          <w:rFonts w:ascii="Santander Text" w:hAnsi="Santander Text"/>
          <w:lang w:val="pt-PT" w:eastAsia="pt-PT"/>
        </w:rPr>
        <w:t>) e obter a chave do</w:t>
      </w:r>
      <w:r w:rsidR="00C50F1F" w:rsidRPr="00CE0124">
        <w:rPr>
          <w:rFonts w:ascii="Santander Text" w:hAnsi="Santander Text"/>
          <w:lang w:val="pt-PT" w:eastAsia="pt-PT"/>
        </w:rPr>
        <w:t xml:space="preserve">s bens </w:t>
      </w:r>
      <w:r w:rsidRPr="00CE0124">
        <w:rPr>
          <w:rFonts w:ascii="Santander Text" w:hAnsi="Santander Text"/>
          <w:lang w:val="pt-PT" w:eastAsia="pt-PT"/>
        </w:rPr>
        <w:t>(</w:t>
      </w:r>
      <w:r w:rsidR="00A4704F" w:rsidRPr="00CE0124">
        <w:rPr>
          <w:rFonts w:ascii="Santander Text" w:hAnsi="Santander Text"/>
          <w:lang w:val="pt-PT" w:eastAsia="pt-PT"/>
        </w:rPr>
        <w:t>‘</w:t>
      </w:r>
      <w:r w:rsidR="00A4704F" w:rsidRPr="00FC41C0">
        <w:rPr>
          <w:rFonts w:ascii="Santander Text" w:hAnsi="Santander Text"/>
          <w:i/>
          <w:lang w:val="pt-PT" w:eastAsia="pt-PT"/>
          <w:rPrChange w:id="791" w:author="Ana Rita Geraldo de Caguerelho" w:date="2025-03-03T22:30:00Z">
            <w:rPr>
              <w:rFonts w:ascii="Santander Text" w:hAnsi="Santander Text"/>
              <w:lang w:val="pt-PT" w:eastAsia="pt-PT"/>
            </w:rPr>
          </w:rPrChange>
        </w:rPr>
        <w:t>cempbem’</w:t>
      </w:r>
      <w:r w:rsidRPr="00FC41C0">
        <w:rPr>
          <w:rFonts w:ascii="Santander Text" w:hAnsi="Santander Text"/>
          <w:i/>
          <w:lang w:val="pt-PT" w:eastAsia="pt-PT"/>
          <w:rPrChange w:id="792" w:author="Ana Rita Geraldo de Caguerelho" w:date="2025-03-03T22:30:00Z">
            <w:rPr>
              <w:rFonts w:ascii="Santander Text" w:hAnsi="Santander Text"/>
              <w:lang w:val="pt-PT" w:eastAsia="pt-PT"/>
            </w:rPr>
          </w:rPrChange>
        </w:rPr>
        <w:t>,</w:t>
      </w:r>
      <w:r w:rsidR="00A4704F" w:rsidRPr="00FC41C0">
        <w:rPr>
          <w:rFonts w:ascii="Santander Text" w:hAnsi="Santander Text"/>
          <w:i/>
          <w:lang w:val="pt-PT" w:eastAsia="pt-PT"/>
          <w:rPrChange w:id="793" w:author="Ana Rita Geraldo de Caguerelho" w:date="2025-03-03T22:30:00Z">
            <w:rPr>
              <w:rFonts w:ascii="Santander Text" w:hAnsi="Santander Text"/>
              <w:lang w:val="pt-PT" w:eastAsia="pt-PT"/>
            </w:rPr>
          </w:rPrChange>
        </w:rPr>
        <w:t xml:space="preserve"> ‘ckbalbem’, ‘ckctabem’, ‘ckrefbem’</w:t>
      </w:r>
      <w:r w:rsidRPr="00CE0124">
        <w:rPr>
          <w:rFonts w:ascii="Santander Text" w:hAnsi="Santander Text"/>
          <w:lang w:val="pt-PT" w:eastAsia="pt-PT"/>
        </w:rPr>
        <w:t>)</w:t>
      </w:r>
      <w:r w:rsidR="00C50F1F" w:rsidRPr="00CE0124">
        <w:rPr>
          <w:rFonts w:ascii="Santander Text" w:hAnsi="Santander Text"/>
          <w:lang w:val="pt-PT" w:eastAsia="pt-PT"/>
        </w:rPr>
        <w:t xml:space="preserve"> que deverão ser incluídos no universo</w:t>
      </w:r>
      <w:r w:rsidRPr="00CE0124">
        <w:rPr>
          <w:rFonts w:ascii="Santander Text" w:hAnsi="Santander Text"/>
          <w:lang w:val="pt-PT" w:eastAsia="pt-PT"/>
        </w:rPr>
        <w:t>;</w:t>
      </w:r>
    </w:p>
    <w:p w14:paraId="43E2B709" w14:textId="05FF9D1E" w:rsidR="00A62707" w:rsidRPr="00CE0124" w:rsidRDefault="00DD499C" w:rsidP="00FE7F01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E0124">
        <w:rPr>
          <w:rFonts w:ascii="Santander Text" w:hAnsi="Santander Text"/>
          <w:lang w:val="pt-PT" w:eastAsia="pt-PT"/>
        </w:rPr>
        <w:t>N</w:t>
      </w:r>
      <w:r w:rsidR="00A62707" w:rsidRPr="00CE0124">
        <w:rPr>
          <w:rFonts w:ascii="Santander Text" w:hAnsi="Santander Text"/>
          <w:lang w:val="pt-PT" w:eastAsia="pt-PT"/>
        </w:rPr>
        <w:t xml:space="preserve">a tabela de parametrização </w:t>
      </w:r>
      <w:r w:rsidRPr="00CE0124">
        <w:rPr>
          <w:rFonts w:ascii="Santander Text" w:hAnsi="Santander Text"/>
          <w:lang w:val="pt-PT" w:eastAsia="pt-PT"/>
        </w:rPr>
        <w:t xml:space="preserve">do universo </w:t>
      </w:r>
      <w:r w:rsidR="00223994" w:rsidRPr="00CE0124">
        <w:rPr>
          <w:rFonts w:ascii="Santander Text" w:hAnsi="Santander Text"/>
          <w:lang w:val="pt-PT" w:eastAsia="pt-PT"/>
        </w:rPr>
        <w:t>(</w:t>
      </w:r>
      <w:del w:id="794" w:author="Ana Rita Geraldo de Caguerelho" w:date="2025-03-03T22:30:00Z">
        <w:r w:rsidRPr="00CE0124" w:rsidDel="00FC41C0">
          <w:rPr>
            <w:rFonts w:ascii="Santander Text" w:hAnsi="Santander Text"/>
            <w:i/>
            <w:iCs/>
            <w:lang w:val="pt-PT" w:eastAsia="pt-PT"/>
          </w:rPr>
          <w:delText>cd_loan_tapes_bce.</w:delText>
        </w:r>
      </w:del>
      <w:r w:rsidRPr="00CE0124">
        <w:rPr>
          <w:rFonts w:ascii="Santander Text" w:hAnsi="Santander Text"/>
          <w:i/>
          <w:iCs/>
          <w:lang w:val="pt-PT" w:eastAsia="pt-PT"/>
        </w:rPr>
        <w:t>lt828_univ_protection</w:t>
      </w:r>
      <w:r w:rsidR="00223994" w:rsidRPr="00CE0124">
        <w:rPr>
          <w:rFonts w:ascii="Santander Text" w:hAnsi="Santander Text"/>
          <w:i/>
          <w:iCs/>
          <w:lang w:val="pt-PT" w:eastAsia="pt-PT"/>
        </w:rPr>
        <w:t>)</w:t>
      </w:r>
      <w:r w:rsidRPr="00CE0124">
        <w:rPr>
          <w:rFonts w:ascii="Santander Text" w:hAnsi="Santander Text"/>
          <w:lang w:val="pt-PT" w:eastAsia="pt-PT"/>
        </w:rPr>
        <w:t xml:space="preserve"> </w:t>
      </w:r>
      <w:r w:rsidR="00A62707" w:rsidRPr="00CE0124">
        <w:rPr>
          <w:rFonts w:ascii="Santander Text" w:hAnsi="Santander Text"/>
          <w:lang w:val="pt-PT" w:eastAsia="pt-PT"/>
        </w:rPr>
        <w:t xml:space="preserve">incluir </w:t>
      </w:r>
      <w:r w:rsidR="00223994" w:rsidRPr="00CE0124">
        <w:rPr>
          <w:rFonts w:ascii="Santander Text" w:hAnsi="Santander Text"/>
          <w:lang w:val="pt-PT" w:eastAsia="pt-PT"/>
        </w:rPr>
        <w:t>uma nova</w:t>
      </w:r>
      <w:r w:rsidR="00D84843" w:rsidRPr="00CE0124">
        <w:rPr>
          <w:rFonts w:ascii="Santander Text" w:hAnsi="Santander Text"/>
          <w:lang w:val="pt-PT" w:eastAsia="pt-PT"/>
        </w:rPr>
        <w:t xml:space="preserve"> coluna </w:t>
      </w:r>
      <w:r w:rsidR="000C02C5" w:rsidRPr="00CE0124">
        <w:rPr>
          <w:rFonts w:ascii="Santander Text" w:hAnsi="Santander Text"/>
          <w:lang w:val="pt-PT" w:eastAsia="pt-PT"/>
        </w:rPr>
        <w:t>que corresponde aos códigos de garantia</w:t>
      </w:r>
      <w:r w:rsidR="002451AF" w:rsidRPr="00CE0124">
        <w:rPr>
          <w:rFonts w:ascii="Santander Text" w:hAnsi="Santander Text"/>
          <w:lang w:val="pt-PT" w:eastAsia="pt-PT"/>
        </w:rPr>
        <w:t>.</w:t>
      </w:r>
      <w:r w:rsidR="0060781D" w:rsidRPr="00CE0124">
        <w:rPr>
          <w:rFonts w:ascii="Santander Text" w:hAnsi="Santander Text"/>
          <w:lang w:val="pt-PT" w:eastAsia="pt-PT"/>
        </w:rPr>
        <w:t xml:space="preserve"> Atualmente, este campo não será utilizado.</w:t>
      </w:r>
    </w:p>
    <w:p w14:paraId="23C6125C" w14:textId="13CDAE55" w:rsidR="001979AE" w:rsidRPr="00CE0124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CE0124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41B47C2C" w14:textId="10EF681C" w:rsidR="00A62707" w:rsidRPr="00CE0124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para os bens imóveis não encontrados no Modelo Único de Garantias (</w:t>
      </w:r>
      <w:del w:id="795" w:author="Ana Rita Geraldo de Caguerelho" w:date="2025-03-03T22:31:00Z">
        <w:r w:rsidR="00AF3E72" w:rsidRPr="00CE0124" w:rsidDel="00FC41C0">
          <w:rPr>
            <w:rFonts w:ascii="Santander Text" w:eastAsia="Times New Roman" w:hAnsi="Santander Text" w:cs="Calibri"/>
            <w:i/>
            <w:iCs/>
            <w:szCs w:val="18"/>
            <w:lang w:val="pt-PT" w:eastAsia="pt-PT"/>
          </w:rPr>
          <w:delText>cd_garantias.</w:delText>
        </w:r>
      </w:del>
      <w:r w:rsidR="00AF3E72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gt018_rateio_aval)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, considerando que para estes bens não existe um valor alocado à proteção do respetivo instrumento.</w:t>
      </w:r>
    </w:p>
    <w:p w14:paraId="440C7AD4" w14:textId="4B01EFD7" w:rsidR="00A62707" w:rsidRPr="00CE0124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Para cruzar as variáveis cuja fonte são as tabelas </w:t>
      </w:r>
      <w:del w:id="796" w:author="Ana Rita Geraldo de Caguerelho" w:date="2025-03-03T22:31:00Z">
        <w:r w:rsidR="00A74912" w:rsidRPr="00CE0124" w:rsidDel="00FC41C0">
          <w:rPr>
            <w:rFonts w:ascii="Santander Text" w:eastAsia="Times New Roman" w:hAnsi="Santander Text" w:cs="Calibri"/>
            <w:i/>
            <w:iCs/>
            <w:szCs w:val="18"/>
            <w:lang w:val="pt-PT" w:eastAsia="pt-PT"/>
          </w:rPr>
          <w:delText>business_esg.</w:delText>
        </w:r>
      </w:del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modesg_out_bens_imoveis, </w:t>
      </w:r>
      <w:del w:id="797" w:author="Ana Rita Geraldo de Caguerelho" w:date="2025-03-03T22:31:00Z">
        <w:r w:rsidR="00A74912" w:rsidRPr="00CE0124" w:rsidDel="00FC41C0">
          <w:rPr>
            <w:rFonts w:ascii="Santander Text" w:eastAsia="Times New Roman" w:hAnsi="Santander Text" w:cs="Calibri"/>
            <w:i/>
            <w:iCs/>
            <w:szCs w:val="18"/>
            <w:lang w:val="pt-PT" w:eastAsia="pt-PT"/>
          </w:rPr>
          <w:delText>business_esg.</w:delText>
        </w:r>
      </w:del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modesg_out_emss_vcls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do Modelo de Dados ESG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(MV)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e a tabela </w:t>
      </w:r>
      <w:del w:id="798" w:author="Ana Rita Geraldo de Caguerelho" w:date="2025-03-03T22:31:00Z">
        <w:r w:rsidR="00A74912" w:rsidRPr="00CE0124" w:rsidDel="00FC41C0">
          <w:rPr>
            <w:rFonts w:ascii="Santander Text" w:eastAsia="Times New Roman" w:hAnsi="Santander Text" w:cs="Calibri"/>
            <w:i/>
            <w:iCs/>
            <w:szCs w:val="18"/>
            <w:lang w:val="pt-PT" w:eastAsia="pt-PT"/>
          </w:rPr>
          <w:delText>business_assets</w:delText>
        </w:r>
        <w:r w:rsidR="00A74912" w:rsidRPr="00CE0124" w:rsidDel="00FC41C0">
          <w:rPr>
            <w:rFonts w:ascii="Santander Text" w:eastAsia="Times New Roman" w:hAnsi="Santander Text" w:cs="Calibri"/>
            <w:szCs w:val="18"/>
            <w:lang w:val="pt-PT" w:eastAsia="pt-PT"/>
          </w:rPr>
          <w:delText>.</w:delText>
        </w:r>
      </w:del>
      <w:r w:rsidR="00B05624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property_energy_certificate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do Modelo de Dados de </w:t>
      </w:r>
      <w:r w:rsidR="00B05624" w:rsidRPr="00CE0124">
        <w:rPr>
          <w:rFonts w:ascii="Santander Text" w:eastAsia="Times New Roman" w:hAnsi="Santander Text" w:cs="Calibri"/>
          <w:szCs w:val="18"/>
          <w:lang w:val="pt-PT" w:eastAsia="pt-PT"/>
        </w:rPr>
        <w:t>B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ens </w:t>
      </w:r>
      <w:r w:rsidR="00B05624" w:rsidRPr="00CE0124">
        <w:rPr>
          <w:rFonts w:ascii="Santander Text" w:eastAsia="Times New Roman" w:hAnsi="Santander Text" w:cs="Calibri"/>
          <w:szCs w:val="18"/>
          <w:lang w:val="pt-PT" w:eastAsia="pt-PT"/>
        </w:rPr>
        <w:t>I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móveis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(MBI)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, é necessário fazer a ligação entre as chaves das tabelas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 - </w:t>
      </w:r>
      <w:r w:rsidR="00EF3435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‘cempbem’, ‘ckbalbem’, ‘ckctabem’ </w:t>
      </w:r>
      <w:r w:rsidR="00EF3435" w:rsidRPr="00FC41C0">
        <w:rPr>
          <w:rFonts w:ascii="Santander Text" w:eastAsia="Times New Roman" w:hAnsi="Santander Text" w:cs="Calibri"/>
          <w:iCs/>
          <w:szCs w:val="18"/>
          <w:lang w:val="pt-PT" w:eastAsia="pt-PT"/>
          <w:rPrChange w:id="799" w:author="Ana Rita Geraldo de Caguerelho" w:date="2025-03-03T22:31:00Z">
            <w:rPr>
              <w:rFonts w:ascii="Santander Text" w:eastAsia="Times New Roman" w:hAnsi="Santander Text" w:cs="Calibri"/>
              <w:i/>
              <w:iCs/>
              <w:szCs w:val="18"/>
              <w:lang w:val="pt-PT" w:eastAsia="pt-PT"/>
            </w:rPr>
          </w:rPrChange>
        </w:rPr>
        <w:t>e</w:t>
      </w:r>
      <w:r w:rsidR="00EF3435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‘ckrefbem’ </w:t>
      </w:r>
      <w:r w:rsidR="00EF3435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(no caso do MV) e </w:t>
      </w:r>
      <w:r w:rsidR="00EF3435" w:rsidRPr="00FC41C0">
        <w:rPr>
          <w:rFonts w:ascii="Santander Text" w:hAnsi="Santander Text"/>
          <w:i/>
          <w:szCs w:val="18"/>
          <w:lang w:val="pt-PT"/>
          <w:rPrChange w:id="800" w:author="Ana Rita Geraldo de Caguerelho" w:date="2025-03-03T22:31:00Z">
            <w:rPr>
              <w:rFonts w:ascii="Santander Text" w:hAnsi="Santander Text"/>
              <w:szCs w:val="18"/>
              <w:lang w:val="pt-PT"/>
            </w:rPr>
          </w:rPrChange>
        </w:rPr>
        <w:t xml:space="preserve">property_bank_id’, ‘property_branch_code’, ‘property_contract_id’ </w:t>
      </w:r>
      <w:r w:rsidR="00EF3435" w:rsidRPr="00FC41C0">
        <w:rPr>
          <w:rFonts w:ascii="Santander Text" w:hAnsi="Santander Text"/>
          <w:szCs w:val="18"/>
          <w:lang w:val="pt-PT"/>
        </w:rPr>
        <w:t>e</w:t>
      </w:r>
      <w:r w:rsidR="00EF3435" w:rsidRPr="00FC41C0">
        <w:rPr>
          <w:rFonts w:ascii="Santander Text" w:hAnsi="Santander Text"/>
          <w:i/>
          <w:szCs w:val="18"/>
          <w:lang w:val="pt-PT"/>
          <w:rPrChange w:id="801" w:author="Ana Rita Geraldo de Caguerelho" w:date="2025-03-03T22:31:00Z">
            <w:rPr>
              <w:rFonts w:ascii="Santander Text" w:hAnsi="Santander Text"/>
              <w:szCs w:val="18"/>
              <w:lang w:val="pt-PT"/>
            </w:rPr>
          </w:rPrChange>
        </w:rPr>
        <w:t xml:space="preserve"> ‘property_reference_code’</w:t>
      </w:r>
      <w:r w:rsidR="00EF3435" w:rsidRPr="00CE0124">
        <w:rPr>
          <w:rFonts w:ascii="Santander Text" w:hAnsi="Santander Text"/>
          <w:szCs w:val="18"/>
          <w:lang w:val="pt-PT"/>
        </w:rPr>
        <w:t xml:space="preserve"> (no caso do MBI)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. Cada registo nestas tabelas representa um bem, portanto </w:t>
      </w:r>
      <w:r w:rsidR="006F6A39"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 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combinação dos campos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cempbem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ckbalbem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ckctabem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e 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ckrefbem</w:t>
      </w:r>
      <w:r w:rsidR="006F6A39" w:rsidRPr="00CE012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, constitui a chave da tabela, complementada com a respetiva data de referência da informação (variável </w:t>
      </w:r>
      <w:ins w:id="802" w:author="Ana Rita Geraldo de Caguerelho" w:date="2025-03-03T22:31:00Z">
        <w:r w:rsidR="00FC41C0">
          <w:rPr>
            <w:rFonts w:ascii="Santander Text" w:eastAsia="Times New Roman" w:hAnsi="Santander Text" w:cs="Calibri"/>
            <w:szCs w:val="18"/>
            <w:lang w:val="pt-PT" w:eastAsia="pt-PT"/>
          </w:rPr>
          <w:t>‘</w:t>
        </w:r>
      </w:ins>
      <w:r w:rsidRPr="00FC41C0">
        <w:rPr>
          <w:rFonts w:ascii="Santander Text" w:eastAsia="Times New Roman" w:hAnsi="Santander Text" w:cs="Calibri"/>
          <w:i/>
          <w:szCs w:val="18"/>
          <w:lang w:val="pt-PT" w:eastAsia="pt-PT"/>
          <w:rPrChange w:id="803" w:author="Ana Rita Geraldo de Caguerelho" w:date="2025-03-03T22:31:00Z">
            <w:rPr>
              <w:rFonts w:ascii="Santander Text" w:eastAsia="Times New Roman" w:hAnsi="Santander Text" w:cs="Calibri"/>
              <w:szCs w:val="18"/>
              <w:lang w:val="pt-PT" w:eastAsia="pt-PT"/>
            </w:rPr>
          </w:rPrChange>
        </w:rPr>
        <w:t>ref_date</w:t>
      </w:r>
      <w:ins w:id="804" w:author="Ana Rita Geraldo de Caguerelho" w:date="2025-03-03T22:31:00Z">
        <w:r w:rsidR="00FC41C0">
          <w:rPr>
            <w:rFonts w:ascii="Santander Text" w:eastAsia="Times New Roman" w:hAnsi="Santander Text" w:cs="Calibri"/>
            <w:szCs w:val="18"/>
            <w:lang w:val="pt-PT" w:eastAsia="pt-PT"/>
          </w:rPr>
          <w:t>’</w:t>
        </w:r>
      </w:ins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</w:t>
      </w:r>
      <w:ins w:id="805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FC41C0" w:rsidRPr="00FC41C0">
        <w:rPr>
          <w:rFonts w:ascii="Santander Text" w:hAnsi="Santander Text"/>
          <w:i/>
          <w:szCs w:val="18"/>
          <w:highlight w:val="yellow"/>
          <w:lang w:val="pt-PT"/>
          <w:rPrChange w:id="806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prtctn_id</w:t>
      </w:r>
      <w:ins w:id="807" w:author="Ana Rita Geraldo de Caguerelho" w:date="2025-03-03T22:32:00Z">
        <w:r w:rsidR="00FC41C0">
          <w:rPr>
            <w:rFonts w:ascii="Santander Text" w:hAnsi="Santander Text"/>
            <w:i/>
            <w:szCs w:val="18"/>
            <w:highlight w:val="yellow"/>
            <w:lang w:val="pt-PT"/>
          </w:rPr>
          <w:t>’</w:t>
        </w:r>
      </w:ins>
      <w:r w:rsidR="00FC41C0" w:rsidRPr="006F15B8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da tabela </w:t>
      </w:r>
      <w:r w:rsidR="000F1368" w:rsidRPr="00FC41C0">
        <w:rPr>
          <w:rFonts w:ascii="Santander Text" w:hAnsi="Santander Text"/>
          <w:i/>
          <w:szCs w:val="18"/>
          <w:highlight w:val="yellow"/>
          <w:lang w:val="pt-PT"/>
          <w:rPrChange w:id="808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lt004_protection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</w:t>
      </w:r>
      <w:ins w:id="809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0F1368" w:rsidRPr="00FC41C0">
        <w:rPr>
          <w:rFonts w:ascii="Santander Text" w:hAnsi="Santander Text"/>
          <w:i/>
          <w:szCs w:val="18"/>
          <w:highlight w:val="yellow"/>
          <w:lang w:val="pt-PT"/>
          <w:rPrChange w:id="810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property_branch_code</w:t>
      </w:r>
      <w:ins w:id="811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0F1368" w:rsidRPr="00FC41C0">
        <w:rPr>
          <w:rFonts w:ascii="Santander Text" w:hAnsi="Santander Text"/>
          <w:i/>
          <w:szCs w:val="18"/>
          <w:highlight w:val="yellow"/>
          <w:lang w:val="pt-PT"/>
          <w:rPrChange w:id="812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 xml:space="preserve">, </w:t>
      </w:r>
      <w:ins w:id="813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0F1368" w:rsidRPr="00FC41C0">
        <w:rPr>
          <w:rFonts w:ascii="Santander Text" w:hAnsi="Santander Text"/>
          <w:i/>
          <w:szCs w:val="18"/>
          <w:highlight w:val="yellow"/>
          <w:lang w:val="pt-PT"/>
          <w:rPrChange w:id="814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property_contract_id</w:t>
      </w:r>
      <w:ins w:id="815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0F1368" w:rsidRPr="00FC41C0">
        <w:rPr>
          <w:rFonts w:ascii="Santander Text" w:hAnsi="Santander Text"/>
          <w:i/>
          <w:szCs w:val="18"/>
          <w:highlight w:val="yellow"/>
          <w:lang w:val="pt-PT"/>
          <w:rPrChange w:id="816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 xml:space="preserve">, </w:t>
      </w:r>
      <w:ins w:id="817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0F1368" w:rsidRPr="00FC41C0">
        <w:rPr>
          <w:rFonts w:ascii="Santander Text" w:hAnsi="Santander Text"/>
          <w:i/>
          <w:szCs w:val="18"/>
          <w:highlight w:val="yellow"/>
          <w:lang w:val="pt-PT"/>
          <w:rPrChange w:id="818" w:author="Ana Rita Geraldo de Caguerelho" w:date="2025-03-03T22:32:00Z">
            <w:rPr>
              <w:rFonts w:ascii="Santander Text" w:hAnsi="Santander Text"/>
              <w:szCs w:val="18"/>
              <w:highlight w:val="yellow"/>
              <w:lang w:val="pt-PT"/>
            </w:rPr>
          </w:rPrChange>
        </w:rPr>
        <w:t>property_reference_code</w:t>
      </w:r>
      <w:ins w:id="819" w:author="Ana Rita Geraldo de Caguerelho" w:date="2025-03-03T22:32:00Z">
        <w:r w:rsidR="00FC41C0">
          <w:rPr>
            <w:rFonts w:ascii="Santander Text" w:hAnsi="Santander Text"/>
            <w:szCs w:val="18"/>
            <w:highlight w:val="yellow"/>
            <w:lang w:val="pt-PT"/>
          </w:rPr>
          <w:t>‘</w:t>
        </w:r>
      </w:ins>
      <w:r w:rsidR="000F1368" w:rsidRPr="006F15B8">
        <w:rPr>
          <w:rFonts w:ascii="Santander Text" w:hAnsi="Santander Text"/>
          <w:szCs w:val="18"/>
          <w:highlight w:val="yellow"/>
          <w:lang w:val="pt-PT"/>
        </w:rPr>
        <w:t>, considerando a data de referência.</w:t>
      </w:r>
    </w:p>
    <w:p w14:paraId="2DD0DE80" w14:textId="04E7B6AB" w:rsidR="00A62707" w:rsidRPr="00CE0124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 xml:space="preserve">As novas variáveis a considerar devem ser aprovisionadas de acordo com os mapeamentos definidos no documento </w:t>
      </w:r>
      <w:ins w:id="820" w:author="Ana Rita Geraldo de Caguerelho" w:date="2025-03-03T22:32:00Z">
        <w:r w:rsidR="00FC41C0">
          <w:rPr>
            <w:rFonts w:ascii="Santander Text" w:eastAsia="Times New Roman" w:hAnsi="Santander Text" w:cs="Calibri"/>
            <w:szCs w:val="18"/>
            <w:lang w:val="pt-PT" w:eastAsia="pt-PT"/>
          </w:rPr>
          <w:t>“</w:t>
        </w:r>
      </w:ins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BST ESG Loan Tape Pilar 3.xlsx</w:t>
      </w:r>
      <w:ins w:id="821" w:author="Ana Rita Geraldo de Caguerelho" w:date="2025-03-03T22:32:00Z">
        <w:r w:rsidR="00FC41C0">
          <w:rPr>
            <w:rFonts w:ascii="Santander Text" w:eastAsia="Times New Roman" w:hAnsi="Santander Text" w:cs="Calibri"/>
            <w:szCs w:val="18"/>
            <w:lang w:val="pt-PT" w:eastAsia="pt-PT"/>
          </w:rPr>
          <w:t>”</w:t>
        </w:r>
      </w:ins>
      <w:r w:rsidRPr="00CE0124">
        <w:rPr>
          <w:rFonts w:ascii="Santander Text" w:eastAsia="Times New Roman" w:hAnsi="Santander Text" w:cs="Calibri"/>
          <w:szCs w:val="18"/>
          <w:lang w:val="pt-PT" w:eastAsia="pt-PT"/>
        </w:rPr>
        <w:t>, colunas TABELA/FICHEIRO (nome da tabela fonte ou parametrização)</w:t>
      </w:r>
      <w:r w:rsidR="003731CF" w:rsidRPr="00CE0124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76358D78" w14:textId="7BD434BD" w:rsidR="00161C00" w:rsidRPr="00CE0124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 xml:space="preserve">TYP_EP_SCR, </w:t>
      </w:r>
      <w:r w:rsidR="00191090" w:rsidRPr="00CE0124">
        <w:rPr>
          <w:rFonts w:ascii="Santander Text" w:hAnsi="Santander Text"/>
          <w:szCs w:val="18"/>
        </w:rPr>
        <w:t xml:space="preserve">EP_SCR, </w:t>
      </w:r>
      <w:r w:rsidRPr="00CE0124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CE0124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CE0124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CE0124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EE7165E" w:rsidR="00AD2974" w:rsidRPr="00CE0124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Cada registo nesta tabela representa um bem,</w:t>
      </w:r>
      <w:r w:rsidR="004A79DC" w:rsidRPr="00CE0124">
        <w:rPr>
          <w:rFonts w:ascii="Santander Text" w:hAnsi="Santander Text"/>
          <w:szCs w:val="18"/>
          <w:lang w:val="pt-PT"/>
        </w:rPr>
        <w:t xml:space="preserve"> através da </w:t>
      </w:r>
      <w:r w:rsidRPr="00CE0124">
        <w:rPr>
          <w:rFonts w:ascii="Santander Text" w:hAnsi="Santander Text"/>
          <w:szCs w:val="18"/>
          <w:lang w:val="pt-PT"/>
        </w:rPr>
        <w:t xml:space="preserve">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="004A79DC" w:rsidRPr="00CE0124">
        <w:rPr>
          <w:rFonts w:ascii="Santander Text" w:hAnsi="Santander Text"/>
          <w:szCs w:val="18"/>
          <w:lang w:val="pt-PT"/>
        </w:rPr>
        <w:t xml:space="preserve">que </w:t>
      </w:r>
      <w:r w:rsidRPr="00CE0124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>).</w:t>
      </w:r>
      <w:r w:rsidR="00785664" w:rsidRPr="00CE0124">
        <w:rPr>
          <w:rFonts w:ascii="Santander Text" w:hAnsi="Santander Text"/>
          <w:szCs w:val="18"/>
          <w:lang w:val="pt-PT"/>
        </w:rPr>
        <w:t xml:space="preserve">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através da transformação da variável PRTCTN_ID da tabela lt004_protection (à qual deverá ser retirada a letra inicial e os </w:t>
      </w:r>
      <w:r w:rsidR="00785664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</w:t>
      </w:r>
      <w:r w:rsidR="00785664" w:rsidRPr="00CE0124">
        <w:rPr>
          <w:rFonts w:ascii="Santander Text" w:hAnsi="Santander Text"/>
          <w:szCs w:val="18"/>
          <w:lang w:val="pt-PT"/>
        </w:rPr>
        <w:t>.</w:t>
      </w:r>
    </w:p>
    <w:p w14:paraId="41DE44E0" w14:textId="4464A145" w:rsidR="00191090" w:rsidRPr="00CE0124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Deve considerar-se</w:t>
      </w:r>
      <w:r w:rsidR="0036306D" w:rsidRPr="00CE0124">
        <w:rPr>
          <w:rFonts w:ascii="Santander Text" w:hAnsi="Santander Text"/>
          <w:szCs w:val="18"/>
          <w:lang w:val="pt-PT"/>
        </w:rPr>
        <w:t xml:space="preserve"> </w:t>
      </w:r>
      <w:r w:rsidR="001333F9" w:rsidRPr="00CE0124">
        <w:rPr>
          <w:rFonts w:ascii="Santander Text" w:hAnsi="Santander Text"/>
          <w:szCs w:val="18"/>
          <w:lang w:val="pt-PT"/>
        </w:rPr>
        <w:t xml:space="preserve">os </w:t>
      </w:r>
      <w:r w:rsidR="0036306D" w:rsidRPr="00CE0124">
        <w:rPr>
          <w:rFonts w:ascii="Santander Text" w:hAnsi="Santander Text"/>
          <w:szCs w:val="18"/>
          <w:lang w:val="pt-PT"/>
        </w:rPr>
        <w:t xml:space="preserve">valores da tabela de parametrização </w:t>
      </w:r>
      <w:r w:rsidR="0036306D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CE0124">
        <w:rPr>
          <w:rFonts w:ascii="Santander Text" w:hAnsi="Santander Text"/>
          <w:szCs w:val="18"/>
          <w:lang w:val="pt-PT"/>
        </w:rPr>
        <w:t xml:space="preserve">tabela </w:t>
      </w:r>
      <w:r w:rsidR="0036306D" w:rsidRPr="00CE0124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CE0124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CE0124">
        <w:rPr>
          <w:rFonts w:ascii="Santander Text" w:hAnsi="Santander Text"/>
          <w:szCs w:val="18"/>
          <w:lang w:val="pt-PT"/>
        </w:rPr>
        <w:t>.</w:t>
      </w:r>
    </w:p>
    <w:p w14:paraId="074B03D9" w14:textId="77777777" w:rsidR="00364BC8" w:rsidRPr="00CE0124" w:rsidRDefault="001333F9" w:rsidP="001333F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No caso da variável ‘TYP_EP_SCR’, a mesma deverá ser aprovisionada com o Valor fixo: 'EPSD2'. </w:t>
      </w:r>
    </w:p>
    <w:p w14:paraId="206F87DC" w14:textId="5AF34A6F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 campo ‘EP_SCR’, no caso do cliente constar na tabela origem mas não existir informação no campo origem:</w:t>
      </w:r>
    </w:p>
    <w:p w14:paraId="71BBD57D" w14:textId="77777777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o cgarant_bem in ('5000','5213','5201','5101','5211','5215','5301','5302','5303','5203','5205','5207','5217') reportar o valor de Missing Value</w:t>
      </w:r>
    </w:p>
    <w:p w14:paraId="14D8D1F4" w14:textId="2E1757F8" w:rsidR="001333F9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contrário reportar o valor 'EPSC7'.</w:t>
      </w:r>
    </w:p>
    <w:p w14:paraId="509695F1" w14:textId="5B0FF28E" w:rsidR="00364BC8" w:rsidRPr="00CE0124" w:rsidRDefault="00364BC8" w:rsidP="00364BC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BDC08B2" w14:textId="7A88BAFA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 campo ‘EPC_LBL’ ,no caso do cliente constar na tabela origem mas não existir informação no campo origem:</w:t>
      </w:r>
    </w:p>
    <w:p w14:paraId="03466B0F" w14:textId="77777777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o cgarant_bem in ('5000','5213','5201','5101','5211','5215','5301','5302','5303','5203','5205','5207','5217') reportar o valor de Missing Value</w:t>
      </w:r>
    </w:p>
    <w:p w14:paraId="0DD921D5" w14:textId="5C28F036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- caso contrário reportar o valor 'EPCL8'.</w:t>
      </w:r>
    </w:p>
    <w:p w14:paraId="29942BB9" w14:textId="77777777" w:rsidR="00364BC8" w:rsidRPr="00CE0124" w:rsidRDefault="00364BC8" w:rsidP="00364BC8">
      <w:pPr>
        <w:spacing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5F8DB24F" w14:textId="3452A4AA" w:rsidR="00F10546" w:rsidRPr="00CE0124" w:rsidRDefault="001333F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todas as variáveis, </w:t>
      </w:r>
      <w:r w:rsidRPr="00CE0124">
        <w:rPr>
          <w:rFonts w:ascii="Santander Text" w:hAnsi="Santander Text" w:cs="Calibri"/>
          <w:szCs w:val="18"/>
          <w:lang w:val="pt-PT"/>
        </w:rPr>
        <w:t>n</w:t>
      </w:r>
      <w:r w:rsidR="00F10546" w:rsidRPr="00CE0124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CE0124">
        <w:rPr>
          <w:rFonts w:ascii="Santander Text" w:hAnsi="Santander Text" w:cs="Calibri"/>
          <w:szCs w:val="18"/>
          <w:lang w:val="pt-PT"/>
        </w:rPr>
        <w:t>r</w:t>
      </w:r>
      <w:r w:rsidR="00F10546" w:rsidRPr="00CE012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10546" w:rsidRPr="00CE0124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="00F10546" w:rsidRPr="00CE0124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CE0124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CE0124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fonte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CE0124">
        <w:rPr>
          <w:rFonts w:ascii="Santander Text" w:hAnsi="Santander Text"/>
          <w:szCs w:val="18"/>
          <w:lang w:val="pt-PT"/>
        </w:rPr>
        <w:t xml:space="preserve"> são</w:t>
      </w:r>
      <w:r w:rsidRPr="00CE0124">
        <w:rPr>
          <w:rFonts w:ascii="Santander Text" w:hAnsi="Santander Text"/>
          <w:szCs w:val="18"/>
          <w:lang w:val="pt-PT"/>
        </w:rPr>
        <w:t xml:space="preserve"> 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6364EE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CE0124">
        <w:rPr>
          <w:rFonts w:ascii="Santander Text" w:hAnsi="Santander Text"/>
          <w:szCs w:val="18"/>
          <w:lang w:val="pt-PT"/>
        </w:rPr>
        <w:t xml:space="preserve">e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CE0124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29BCB042" w:rsidR="00A72A2B" w:rsidRPr="00CE0124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Cada registo nesta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BF1BE1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>, que constitui a chave da</w:t>
      </w:r>
      <w:r w:rsidR="00FA7BA9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FA7BA9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504F2EE6" w14:textId="4AA3F104" w:rsidR="00A16CEE" w:rsidRPr="00CE0124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1D0898D5" w14:textId="2B7DB77C" w:rsidR="00D4515B" w:rsidRPr="00CE0124" w:rsidRDefault="002C6703" w:rsidP="00081B5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 ou substr(prtctn_id,1,1) &lt;&gt; ‘M’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73CF4031" w14:textId="00C7745E" w:rsidR="001676B1" w:rsidRPr="00CE0124" w:rsidRDefault="00081B5D" w:rsidP="00081B5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D4515B">
        <w:rPr>
          <w:rFonts w:ascii="Santander Text" w:hAnsi="Santander Text"/>
          <w:szCs w:val="18"/>
          <w:lang w:val="pt-PT"/>
        </w:rPr>
        <w:lastRenderedPageBreak/>
        <w:t xml:space="preserve"> </w:t>
      </w:r>
      <w:r w:rsidR="001676B1" w:rsidRPr="00CE0124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CE0124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CE0124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35707E27" w:rsidR="00A42A46" w:rsidRPr="00CE0124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37B9D9E5" w14:textId="23C9B1D2" w:rsidR="00CD62FF" w:rsidRPr="00CE0124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CE0124">
        <w:rPr>
          <w:rFonts w:ascii="Santander Text" w:hAnsi="Santander Text"/>
          <w:szCs w:val="18"/>
          <w:lang w:val="pt-PT"/>
        </w:rPr>
        <w:t xml:space="preserve">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CE0124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CE0124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CE0124">
        <w:rPr>
          <w:rFonts w:ascii="Santander Text" w:hAnsi="Santander Text" w:cs="Calibri"/>
          <w:szCs w:val="18"/>
          <w:lang w:val="pt-PT"/>
        </w:rPr>
        <w:t>r</w:t>
      </w:r>
      <w:r w:rsidRPr="00CE0124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CE0124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MTHD_USD_PRTCTN_SCP_1,</w:t>
      </w:r>
      <w:r w:rsidR="0027080C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CE012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CE0124">
        <w:rPr>
          <w:rFonts w:ascii="Santander Text" w:hAnsi="Santander Text"/>
          <w:szCs w:val="18"/>
          <w:lang w:val="pt-PT"/>
        </w:rPr>
        <w:t xml:space="preserve">e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CE0124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0667D045" w:rsidR="005D50FD" w:rsidRPr="00CE012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Pr="00CE0124">
        <w:rPr>
          <w:rFonts w:ascii="Santander Text" w:hAnsi="Santander Text"/>
          <w:szCs w:val="18"/>
          <w:lang w:val="pt-PT"/>
        </w:rPr>
        <w:t xml:space="preserve">, </w:t>
      </w:r>
      <w:r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Pr="00CE0124">
        <w:rPr>
          <w:rFonts w:ascii="Santander Text" w:hAnsi="Santander Text"/>
          <w:szCs w:val="18"/>
          <w:lang w:val="pt-PT"/>
        </w:rPr>
        <w:t xml:space="preserve"> e </w:t>
      </w:r>
      <w:r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Pr="00CE0124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CE012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).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O cruzamento deve ser feito </w:t>
      </w:r>
      <w:r w:rsidR="00785664" w:rsidRPr="006F15B8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transformação da variável PRTCTN_ID da tabela lt004_protection (à qual deverá ser retirada a letra inicial e os </w:t>
      </w:r>
      <w:r w:rsidR="000F1368" w:rsidRPr="006F15B8">
        <w:rPr>
          <w:rFonts w:ascii="Santander Text" w:hAnsi="Santander Text"/>
          <w:i/>
          <w:szCs w:val="18"/>
          <w:highlight w:val="yellow"/>
          <w:lang w:val="pt-PT"/>
        </w:rPr>
        <w:t>underscore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do depósito) e, tendo em conta a concatenação das variáveis property_branch_code, property_contract_id, property_reference_code, considerando a data de referência.</w:t>
      </w:r>
    </w:p>
    <w:p w14:paraId="2457C838" w14:textId="34FE9404" w:rsidR="005D50FD" w:rsidRPr="00CE012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7E1FB0B3" w14:textId="7417F2E9" w:rsidR="002C6703" w:rsidRPr="00CE0124" w:rsidRDefault="002C6703" w:rsidP="00DE7EDA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 ou substr(prtctn_id,1,1) &lt;&gt; ‘M’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15E18C2F" w14:textId="6AF143B1" w:rsidR="00E07247" w:rsidRPr="00CE0124" w:rsidRDefault="00DE7EDA" w:rsidP="00DE7ED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E07247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RL_ESTT_CLLTRL_LCTN</w:t>
      </w:r>
    </w:p>
    <w:p w14:paraId="08741EED" w14:textId="36AAA4E5" w:rsidR="00E07247" w:rsidRPr="00CE0124" w:rsidRDefault="00DB0886" w:rsidP="00546F9F">
      <w:pPr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</w:t>
      </w:r>
      <w:r w:rsidR="00A64FD5" w:rsidRPr="00CE0124">
        <w:rPr>
          <w:rFonts w:ascii="Santander Text" w:hAnsi="Santander Text"/>
          <w:szCs w:val="18"/>
          <w:lang w:val="pt-PT"/>
        </w:rPr>
        <w:t>ponto</w:t>
      </w:r>
      <w:r w:rsidR="00605F54" w:rsidRPr="00CE0124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CE0124">
        <w:rPr>
          <w:rFonts w:ascii="Santander Text" w:hAnsi="Santander Text"/>
          <w:szCs w:val="18"/>
          <w:lang w:val="pt-PT"/>
        </w:rPr>
        <w:t>desta variáve</w:t>
      </w:r>
      <w:r w:rsidR="008903D3" w:rsidRPr="00CE0124">
        <w:rPr>
          <w:rFonts w:ascii="Santander Text" w:hAnsi="Santander Text"/>
          <w:szCs w:val="18"/>
          <w:lang w:val="pt-PT"/>
        </w:rPr>
        <w:t>l</w:t>
      </w:r>
      <w:r w:rsidR="008B252A" w:rsidRPr="00CE0124">
        <w:rPr>
          <w:rFonts w:ascii="Santander Text" w:hAnsi="Santander Text"/>
          <w:szCs w:val="18"/>
          <w:lang w:val="pt-PT"/>
        </w:rPr>
        <w:t xml:space="preserve"> </w:t>
      </w:r>
      <w:r w:rsidR="00CF0CD7" w:rsidRPr="00CE0124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CE0124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CE0124">
        <w:rPr>
          <w:rFonts w:ascii="Santander Text" w:hAnsi="Santander Text"/>
          <w:szCs w:val="18"/>
          <w:lang w:val="pt-PT"/>
        </w:rPr>
        <w:t>n</w:t>
      </w:r>
      <w:r w:rsidR="00A6586E" w:rsidRPr="00CE0124">
        <w:rPr>
          <w:rFonts w:ascii="Santander Text" w:hAnsi="Santander Text"/>
          <w:szCs w:val="18"/>
          <w:lang w:val="pt-PT"/>
        </w:rPr>
        <w:t xml:space="preserve">a Loan Tape estrutural em </w:t>
      </w:r>
      <w:r w:rsidR="00241113" w:rsidRPr="00CE0124">
        <w:rPr>
          <w:rFonts w:ascii="Santander Text" w:hAnsi="Santander Text"/>
          <w:szCs w:val="18"/>
          <w:lang w:val="pt-PT"/>
        </w:rPr>
        <w:t>‘a</w:t>
      </w:r>
      <w:r w:rsidR="00A6586E" w:rsidRPr="00CE0124">
        <w:rPr>
          <w:rFonts w:ascii="Santander Text" w:hAnsi="Santander Text"/>
          <w:szCs w:val="18"/>
          <w:lang w:val="pt-PT"/>
        </w:rPr>
        <w:t>mbito</w:t>
      </w:r>
      <w:r w:rsidR="00241113" w:rsidRPr="00CE0124">
        <w:rPr>
          <w:rFonts w:ascii="Santander Text" w:hAnsi="Santander Text"/>
          <w:szCs w:val="18"/>
          <w:lang w:val="pt-PT"/>
        </w:rPr>
        <w:t>’ =</w:t>
      </w:r>
      <w:r w:rsidR="00A6586E" w:rsidRPr="00CE0124">
        <w:rPr>
          <w:rFonts w:ascii="Santander Text" w:hAnsi="Santander Text"/>
          <w:szCs w:val="18"/>
          <w:lang w:val="pt-PT"/>
        </w:rPr>
        <w:t xml:space="preserve"> </w:t>
      </w:r>
      <w:r w:rsidR="00241113" w:rsidRPr="00CE0124">
        <w:rPr>
          <w:rFonts w:ascii="Santander Text" w:hAnsi="Santander Text"/>
          <w:szCs w:val="18"/>
          <w:lang w:val="pt-PT"/>
        </w:rPr>
        <w:t>‘</w:t>
      </w:r>
      <w:r w:rsidR="00A6586E" w:rsidRPr="00CE0124">
        <w:rPr>
          <w:rFonts w:ascii="Santander Text" w:hAnsi="Santander Text"/>
          <w:szCs w:val="18"/>
          <w:lang w:val="pt-PT"/>
        </w:rPr>
        <w:t>PM</w:t>
      </w:r>
      <w:r w:rsidR="00241113" w:rsidRPr="00CE0124">
        <w:rPr>
          <w:rFonts w:ascii="Santander Text" w:hAnsi="Santander Text"/>
          <w:szCs w:val="18"/>
          <w:lang w:val="pt-PT"/>
        </w:rPr>
        <w:t>’</w:t>
      </w:r>
      <w:r w:rsidR="00AA3612"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4B84B2E4" w14:textId="0273948D" w:rsidR="008507E4" w:rsidRPr="00CE0124" w:rsidRDefault="008507E4" w:rsidP="008507E4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para o universo que não é ‘ambito’ PM, é necessário complementar com informação do MBI, conforme descrito e especificado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EA43EFF" w14:textId="0CE70CE9" w:rsidR="00FA3335" w:rsidRPr="00CE0124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Nos casos em que subst</w:t>
      </w:r>
      <w:r w:rsidR="00732F37" w:rsidRPr="00CE0124">
        <w:rPr>
          <w:rFonts w:ascii="Santander Text" w:hAnsi="Santander Text" w:cs="Calibri"/>
          <w:szCs w:val="18"/>
          <w:lang w:val="pt-PT"/>
        </w:rPr>
        <w:t>r</w:t>
      </w:r>
      <w:r w:rsidRPr="00CE012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</w:t>
      </w:r>
      <w:r w:rsidR="00C461FF" w:rsidRPr="00CE0124">
        <w:rPr>
          <w:rFonts w:ascii="Santander Text" w:hAnsi="Santander Text" w:cs="Calibri"/>
          <w:szCs w:val="18"/>
          <w:lang w:val="pt-PT"/>
        </w:rPr>
        <w:t>e</w:t>
      </w:r>
      <w:r w:rsidR="00C461FF" w:rsidRPr="00CE0124">
        <w:rPr>
          <w:rStyle w:val="FootnoteReference"/>
          <w:rFonts w:ascii="Santander Text" w:hAnsi="Santander Text" w:cs="Calibri"/>
          <w:szCs w:val="18"/>
          <w:lang w:val="pt-PT"/>
        </w:rPr>
        <w:footnoteReference w:id="7"/>
      </w:r>
      <w:r w:rsidRPr="00CE0124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8"/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0F99A6DD" w14:textId="34EC0BED" w:rsidR="00672EE6" w:rsidRPr="00CE0124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lastRenderedPageBreak/>
        <w:t>RL_ESTT_PST_CD,</w:t>
      </w:r>
      <w:r w:rsidR="00504552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 </w:t>
      </w:r>
      <w:r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PRTCTN_VL</w:t>
      </w:r>
      <w:r w:rsidR="00690AAF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, </w:t>
      </w:r>
      <w:r w:rsidR="0052507E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PRTCTN_ID</w:t>
      </w:r>
      <w:r w:rsidR="00464E1A"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,TYP_PRTCTN</w:t>
      </w:r>
    </w:p>
    <w:p w14:paraId="47BCB9BB" w14:textId="4AA53FFA" w:rsidR="00D85991" w:rsidRPr="00CE0124" w:rsidRDefault="00D85991" w:rsidP="00D85991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pont</w:t>
      </w:r>
      <w:r w:rsidR="00605F54" w:rsidRPr="00CE0124">
        <w:rPr>
          <w:rFonts w:ascii="Santander Text" w:hAnsi="Santander Text"/>
          <w:szCs w:val="18"/>
          <w:lang w:val="pt-PT"/>
        </w:rPr>
        <w:t>o de partida do aprovisionamento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605F54" w:rsidRPr="00CE0124">
        <w:rPr>
          <w:rFonts w:ascii="Santander Text" w:hAnsi="Santander Text"/>
          <w:szCs w:val="18"/>
          <w:lang w:val="pt-PT"/>
        </w:rPr>
        <w:t>das variáveis ‘</w:t>
      </w:r>
      <w:r w:rsidR="00605F54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</w:t>
      </w:r>
      <w:r w:rsidR="00C91904" w:rsidRPr="00CE0124">
        <w:rPr>
          <w:rFonts w:ascii="Santander Text" w:hAnsi="Santander Text"/>
          <w:szCs w:val="18"/>
          <w:lang w:val="pt-PT"/>
        </w:rPr>
        <w:t xml:space="preserve">’, </w:t>
      </w:r>
      <w:r w:rsidR="00605F54" w:rsidRPr="00CE0124">
        <w:rPr>
          <w:rFonts w:ascii="Santander Text" w:hAnsi="Santander Text"/>
          <w:szCs w:val="18"/>
          <w:lang w:val="pt-PT"/>
        </w:rPr>
        <w:t>‘</w:t>
      </w:r>
      <w:r w:rsidR="00605F54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PRTCTN_VL</w:t>
      </w:r>
      <w:r w:rsidR="00605F54" w:rsidRPr="00CE0124">
        <w:rPr>
          <w:rFonts w:ascii="Santander Text" w:hAnsi="Santander Text"/>
          <w:szCs w:val="18"/>
          <w:lang w:val="pt-PT"/>
        </w:rPr>
        <w:t>’</w:t>
      </w:r>
      <w:r w:rsidR="00C91904" w:rsidRPr="00CE0124">
        <w:rPr>
          <w:rFonts w:ascii="Santander Text" w:hAnsi="Santander Text"/>
          <w:szCs w:val="18"/>
          <w:lang w:val="pt-PT"/>
        </w:rPr>
        <w:t xml:space="preserve"> e TYP_PRTCTN</w:t>
      </w:r>
      <w:r w:rsidRPr="00CE0124">
        <w:rPr>
          <w:rFonts w:ascii="Santander Text" w:hAnsi="Santander Text"/>
          <w:szCs w:val="18"/>
          <w:lang w:val="pt-PT"/>
        </w:rPr>
        <w:t xml:space="preserve"> tem por base a metodologia de cálculo definida na Loan Tape estrutural em </w:t>
      </w:r>
      <w:r w:rsidR="00241113" w:rsidRPr="00CE0124">
        <w:rPr>
          <w:rFonts w:ascii="Santander Text" w:hAnsi="Santander Text"/>
          <w:szCs w:val="18"/>
          <w:lang w:val="pt-PT"/>
        </w:rPr>
        <w:t>‘a</w:t>
      </w:r>
      <w:r w:rsidRPr="00CE0124">
        <w:rPr>
          <w:rFonts w:ascii="Santander Text" w:hAnsi="Santander Text"/>
          <w:szCs w:val="18"/>
          <w:lang w:val="pt-PT"/>
        </w:rPr>
        <w:t>mbito</w:t>
      </w:r>
      <w:r w:rsidR="00241113" w:rsidRPr="00CE0124">
        <w:rPr>
          <w:rFonts w:ascii="Santander Text" w:hAnsi="Santander Text"/>
          <w:szCs w:val="18"/>
          <w:lang w:val="pt-PT"/>
        </w:rPr>
        <w:t>’ = ‘</w:t>
      </w:r>
      <w:r w:rsidRPr="00CE0124">
        <w:rPr>
          <w:rFonts w:ascii="Santander Text" w:hAnsi="Santander Text"/>
          <w:szCs w:val="18"/>
          <w:lang w:val="pt-PT"/>
        </w:rPr>
        <w:t>PM</w:t>
      </w:r>
      <w:r w:rsidR="00241113" w:rsidRPr="00CE0124">
        <w:rPr>
          <w:rFonts w:ascii="Santander Text" w:hAnsi="Santander Text"/>
          <w:szCs w:val="18"/>
          <w:lang w:val="pt-PT"/>
        </w:rPr>
        <w:t>’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2E2E1C7E" w14:textId="43452E78" w:rsidR="00D85991" w:rsidRPr="00CE0124" w:rsidRDefault="00D85991" w:rsidP="00954C1B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Adicionalmente, </w:t>
      </w:r>
      <w:r w:rsidR="00C30E9A" w:rsidRPr="00CE0124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CE0124">
        <w:rPr>
          <w:rFonts w:ascii="Santander Text" w:hAnsi="Santander Text"/>
          <w:szCs w:val="18"/>
          <w:lang w:val="pt-PT"/>
        </w:rPr>
        <w:t>‘a</w:t>
      </w:r>
      <w:r w:rsidR="00C30E9A" w:rsidRPr="00CE0124">
        <w:rPr>
          <w:rFonts w:ascii="Santander Text" w:hAnsi="Santander Text"/>
          <w:szCs w:val="18"/>
          <w:lang w:val="pt-PT"/>
        </w:rPr>
        <w:t>mbito</w:t>
      </w:r>
      <w:r w:rsidR="00AD4504" w:rsidRPr="00CE0124">
        <w:rPr>
          <w:rFonts w:ascii="Santander Text" w:hAnsi="Santander Text"/>
          <w:szCs w:val="18"/>
          <w:lang w:val="pt-PT"/>
        </w:rPr>
        <w:t>’</w:t>
      </w:r>
      <w:r w:rsidR="00C30E9A" w:rsidRPr="00CE0124">
        <w:rPr>
          <w:rFonts w:ascii="Santander Text" w:hAnsi="Santander Text"/>
          <w:szCs w:val="18"/>
          <w:lang w:val="pt-PT"/>
        </w:rPr>
        <w:t xml:space="preserve"> PM</w:t>
      </w:r>
      <w:r w:rsidR="000F2C05" w:rsidRPr="00CE0124">
        <w:rPr>
          <w:rFonts w:ascii="Santander Text" w:hAnsi="Santander Text"/>
          <w:szCs w:val="18"/>
          <w:lang w:val="pt-PT"/>
        </w:rPr>
        <w:t xml:space="preserve">, </w:t>
      </w:r>
      <w:r w:rsidR="00954C1B" w:rsidRPr="00CE0124">
        <w:rPr>
          <w:rFonts w:ascii="Santander Text" w:hAnsi="Santander Text"/>
          <w:szCs w:val="18"/>
          <w:lang w:val="pt-PT"/>
        </w:rPr>
        <w:t xml:space="preserve">é </w:t>
      </w:r>
      <w:r w:rsidR="000F2C05" w:rsidRPr="00CE0124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CE0124">
        <w:rPr>
          <w:rFonts w:ascii="Santander Text" w:hAnsi="Santander Text"/>
          <w:szCs w:val="18"/>
          <w:lang w:val="pt-PT"/>
        </w:rPr>
        <w:t xml:space="preserve">complementar com </w:t>
      </w:r>
      <w:r w:rsidR="00954C1B" w:rsidRPr="00CE0124">
        <w:rPr>
          <w:rFonts w:ascii="Santander Text" w:hAnsi="Santander Text"/>
          <w:szCs w:val="18"/>
          <w:lang w:val="pt-PT"/>
        </w:rPr>
        <w:t xml:space="preserve">informação do </w:t>
      </w:r>
      <w:r w:rsidR="00241113" w:rsidRPr="00CE0124">
        <w:rPr>
          <w:rFonts w:ascii="Santander Text" w:hAnsi="Santander Text"/>
          <w:szCs w:val="18"/>
          <w:lang w:val="pt-PT"/>
        </w:rPr>
        <w:t>MBI</w:t>
      </w:r>
      <w:r w:rsidR="000F2C05" w:rsidRPr="00CE0124">
        <w:rPr>
          <w:rFonts w:ascii="Santander Text" w:hAnsi="Santander Text"/>
          <w:szCs w:val="18"/>
          <w:lang w:val="pt-PT"/>
        </w:rPr>
        <w:t xml:space="preserve">, </w:t>
      </w:r>
      <w:r w:rsidR="00954C1B" w:rsidRPr="00CE0124">
        <w:rPr>
          <w:rFonts w:ascii="Santander Text" w:hAnsi="Santander Text"/>
          <w:szCs w:val="18"/>
          <w:lang w:val="pt-PT"/>
        </w:rPr>
        <w:t xml:space="preserve">conforme descrito e especificado </w:t>
      </w:r>
      <w:r w:rsidRPr="00CE0124">
        <w:rPr>
          <w:rFonts w:ascii="Santander Text" w:hAnsi="Santander Text"/>
          <w:szCs w:val="18"/>
          <w:lang w:val="pt-PT"/>
        </w:rPr>
        <w:t xml:space="preserve">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C2F00A8" w14:textId="49D736DA" w:rsidR="008247FD" w:rsidRPr="00CE0124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Denote-se </w:t>
      </w:r>
      <w:r w:rsidR="00605F54" w:rsidRPr="00CE0124">
        <w:rPr>
          <w:rFonts w:ascii="Santander Text" w:hAnsi="Santander Text" w:cs="Calibri"/>
          <w:szCs w:val="18"/>
          <w:lang w:val="pt-PT"/>
        </w:rPr>
        <w:t>que para o campo</w:t>
      </w:r>
      <w:r w:rsidR="00A3699D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605F54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A3699D"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RL_ESTT_PST_CD’</w:t>
      </w:r>
      <w:r w:rsidR="00A3699D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="008247FD" w:rsidRPr="00CE0124">
        <w:rPr>
          <w:rFonts w:ascii="Santander Text" w:hAnsi="Santander Text" w:cs="Calibri"/>
          <w:szCs w:val="18"/>
          <w:lang w:val="pt-PT"/>
        </w:rPr>
        <w:t xml:space="preserve">nos casos </w:t>
      </w:r>
      <w:r w:rsidR="00D5140F" w:rsidRPr="00CE0124">
        <w:rPr>
          <w:rFonts w:ascii="Santander Text" w:hAnsi="Santander Text" w:cs="Calibri"/>
          <w:szCs w:val="18"/>
          <w:lang w:val="pt-PT"/>
        </w:rPr>
        <w:t>em que</w:t>
      </w:r>
      <w:r w:rsidR="008247FD" w:rsidRPr="00CE0124">
        <w:rPr>
          <w:rFonts w:ascii="Santander Text" w:hAnsi="Santander Text" w:cs="Calibri"/>
          <w:szCs w:val="18"/>
          <w:lang w:val="pt-PT"/>
        </w:rPr>
        <w:t xml:space="preserve"> subst</w:t>
      </w:r>
      <w:r w:rsidR="00581F3F" w:rsidRPr="00CE0124">
        <w:rPr>
          <w:rFonts w:ascii="Santander Text" w:hAnsi="Santander Text" w:cs="Calibri"/>
          <w:szCs w:val="18"/>
          <w:lang w:val="pt-PT"/>
        </w:rPr>
        <w:t>r</w:t>
      </w:r>
      <w:r w:rsidR="008247FD" w:rsidRPr="00CE012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F7FDC" w:rsidRPr="00CE0124">
        <w:rPr>
          <w:rStyle w:val="FootnoteReference"/>
          <w:rFonts w:ascii="Santander Text" w:hAnsi="Santander Text" w:cs="Calibri"/>
          <w:szCs w:val="18"/>
          <w:lang w:val="pt-PT"/>
        </w:rPr>
        <w:footnoteReference w:id="9"/>
      </w:r>
      <w:r w:rsidR="008247FD" w:rsidRPr="00CE0124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10"/>
      </w:r>
      <w:r w:rsidR="008247FD" w:rsidRPr="00CE0124">
        <w:rPr>
          <w:rFonts w:ascii="Santander Text" w:hAnsi="Santander Text" w:cs="Calibri"/>
          <w:szCs w:val="18"/>
          <w:lang w:val="pt-PT"/>
        </w:rPr>
        <w:t>.</w:t>
      </w:r>
    </w:p>
    <w:p w14:paraId="3CC14C0F" w14:textId="6D8BCE6E" w:rsidR="00605F54" w:rsidRPr="00CE0124" w:rsidRDefault="00605F54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>Para a</w:t>
      </w:r>
      <w:r w:rsidR="005B530C" w:rsidRPr="00CE0124">
        <w:rPr>
          <w:rFonts w:ascii="Santander Text" w:hAnsi="Santander Text" w:cs="Calibri"/>
          <w:szCs w:val="18"/>
          <w:lang w:val="pt-PT"/>
        </w:rPr>
        <w:t xml:space="preserve"> </w:t>
      </w:r>
      <w:r w:rsidRPr="00CE0124">
        <w:rPr>
          <w:rFonts w:ascii="Santander Text" w:hAnsi="Santander Text" w:cs="Calibri"/>
          <w:szCs w:val="18"/>
          <w:lang w:val="pt-PT"/>
        </w:rPr>
        <w:t>variável ‘</w:t>
      </w: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PRTCTN_ID</w:t>
      </w:r>
      <w:r w:rsidRPr="00CE0124">
        <w:rPr>
          <w:rFonts w:ascii="Santander Text" w:hAnsi="Santander Text" w:cs="Calibri"/>
          <w:szCs w:val="18"/>
          <w:lang w:val="pt-PT"/>
        </w:rPr>
        <w:t>’ aplicar regras da tabela de parametrização lt828_univ_protection.</w:t>
      </w:r>
    </w:p>
    <w:p w14:paraId="46CA1476" w14:textId="73774A3A" w:rsidR="00464E1A" w:rsidRPr="00CE0124" w:rsidRDefault="00464E1A" w:rsidP="00464E1A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eastAsia="pt-PT"/>
        </w:rPr>
        <w:t>ORGNL_PRTCTN_VL</w:t>
      </w:r>
    </w:p>
    <w:p w14:paraId="277B5443" w14:textId="212304FE" w:rsidR="00464E1A" w:rsidRPr="00CE0124" w:rsidRDefault="00464E1A" w:rsidP="00464E1A">
      <w:pPr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O ponto de partida do aprovisionamento da variáveL ‘</w:t>
      </w: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ORGNL_PRTCTN_VL</w:t>
      </w:r>
      <w:r w:rsidRPr="00CE0124">
        <w:rPr>
          <w:rFonts w:ascii="Santander Text" w:hAnsi="Santander Text"/>
          <w:szCs w:val="18"/>
          <w:lang w:val="pt-PT"/>
        </w:rPr>
        <w:t xml:space="preserve">’ tem por base a metodologia de cálculo definida na Loan Tape estrutural em ‘ambito’ = ‘PM’. </w:t>
      </w:r>
    </w:p>
    <w:p w14:paraId="0733D599" w14:textId="5835DCA8" w:rsidR="0063287B" w:rsidRPr="00CE0124" w:rsidRDefault="0063287B" w:rsidP="0063287B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RL_ESTT_CRTFCTN, DT_RGSTRTN e PRMRY_ENRGY_DMND_NN_RNWBL</w:t>
      </w:r>
    </w:p>
    <w:p w14:paraId="57833919" w14:textId="13D2CAB0" w:rsidR="0063287B" w:rsidRPr="00CE0124" w:rsidRDefault="0063287B" w:rsidP="00BC362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</w:t>
      </w:r>
      <w:r w:rsidR="00BC3626" w:rsidRPr="00CE0124">
        <w:rPr>
          <w:rFonts w:ascii="Santander Text" w:hAnsi="Santander Text"/>
          <w:szCs w:val="18"/>
          <w:lang w:val="pt-PT"/>
        </w:rPr>
        <w:t xml:space="preserve">estas </w:t>
      </w:r>
      <w:r w:rsidRPr="00CE0124">
        <w:rPr>
          <w:rFonts w:ascii="Santander Text" w:hAnsi="Santander Text"/>
          <w:szCs w:val="18"/>
          <w:lang w:val="pt-PT"/>
        </w:rPr>
        <w:t xml:space="preserve">variáveis </w:t>
      </w:r>
      <w:r w:rsidR="00BC3626" w:rsidRPr="00CE0124">
        <w:rPr>
          <w:rFonts w:ascii="Santander Text" w:hAnsi="Santander Text"/>
          <w:szCs w:val="18"/>
          <w:lang w:val="pt-PT"/>
        </w:rPr>
        <w:t xml:space="preserve">devem ser aprovisionada com o valor </w:t>
      </w:r>
      <w:r w:rsidR="00BC3626"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="00BC3626"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="00BC3626"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="00BC3626" w:rsidRPr="00CE0124">
        <w:rPr>
          <w:rFonts w:ascii="Santander Text" w:hAnsi="Santander Text"/>
          <w:szCs w:val="18"/>
          <w:lang w:val="pt-PT"/>
        </w:rPr>
        <w:t>.</w:t>
      </w:r>
    </w:p>
    <w:p w14:paraId="63641490" w14:textId="03059B34" w:rsidR="00BC3626" w:rsidRPr="00CE0124" w:rsidRDefault="00BC3626" w:rsidP="00BC3626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BLDNG_AR</w:t>
      </w:r>
    </w:p>
    <w:p w14:paraId="392E67F8" w14:textId="0269CA79" w:rsidR="00BC3626" w:rsidRPr="00CE0124" w:rsidRDefault="00BC3626" w:rsidP="00BC362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variável é o campo ‘NET_FLOOR_AREA’ referente à tabela </w:t>
      </w:r>
      <w:r w:rsidRPr="00CE0124">
        <w:rPr>
          <w:rFonts w:ascii="Santander Text" w:hAnsi="Santander Text"/>
          <w:i/>
          <w:szCs w:val="18"/>
          <w:lang w:val="pt-PT"/>
        </w:rPr>
        <w:t>business_assets.property</w:t>
      </w:r>
      <w:r w:rsidRPr="00CE0124">
        <w:rPr>
          <w:rFonts w:ascii="Santander Text" w:hAnsi="Santander Text"/>
          <w:szCs w:val="18"/>
          <w:lang w:val="pt-PT"/>
        </w:rPr>
        <w:t xml:space="preserve"> do modelo de dados de bens imóveis.</w:t>
      </w:r>
    </w:p>
    <w:p w14:paraId="05F4AFB6" w14:textId="0903A71B" w:rsidR="00D93D25" w:rsidRPr="00CE0124" w:rsidRDefault="00BC3626" w:rsidP="00BC3626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642FFC19" w14:textId="127E5CB3" w:rsidR="00D93D25" w:rsidRPr="006F15B8" w:rsidRDefault="00D93D25" w:rsidP="00D93D25">
      <w:pPr>
        <w:pStyle w:val="MyHeading3"/>
        <w:rPr>
          <w:rFonts w:ascii="Santander Text" w:hAnsi="Santander Text"/>
          <w:highlight w:val="yellow"/>
          <w:lang w:val="pt-PT"/>
        </w:rPr>
      </w:pPr>
      <w:r w:rsidRPr="006F15B8">
        <w:rPr>
          <w:rFonts w:ascii="Santander Text" w:hAnsi="Santander Text"/>
          <w:highlight w:val="yellow"/>
          <w:lang w:val="pt-PT"/>
        </w:rPr>
        <w:t>TYP_EMSSNS_SCR</w:t>
      </w:r>
    </w:p>
    <w:p w14:paraId="1FE72ED0" w14:textId="246BD3C7" w:rsidR="00D93D25" w:rsidRPr="006F15B8" w:rsidRDefault="00D93D25" w:rsidP="00D93D25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Variável deverá ser aprovisionada com o Valor fixo: 'EPSD2'. </w:t>
      </w:r>
    </w:p>
    <w:p w14:paraId="5EA69637" w14:textId="4392F5CA" w:rsidR="00D93D25" w:rsidRPr="006F15B8" w:rsidRDefault="00D93D25" w:rsidP="00D93D25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F15B8">
        <w:rPr>
          <w:rFonts w:ascii="Santander Text" w:hAnsi="Santander Text"/>
          <w:szCs w:val="18"/>
          <w:highlight w:val="yellow"/>
          <w:lang w:val="pt-PT"/>
        </w:rPr>
        <w:t>Nos casos em que substr(prtctn_id,1,1) not in (‘I’,'M') então deve ser reportado o valor de Not Applicable</w:t>
      </w:r>
      <w:r w:rsidRPr="006F15B8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6F15B8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3A09857" w14:textId="6E5E623F" w:rsidR="00D93D25" w:rsidRPr="006F15B8" w:rsidRDefault="00D93D25" w:rsidP="00D93D25">
      <w:pPr>
        <w:pStyle w:val="MyHeading3"/>
        <w:rPr>
          <w:rFonts w:ascii="Santander Text" w:hAnsi="Santander Text"/>
          <w:highlight w:val="yellow"/>
          <w:lang w:val="pt-PT"/>
        </w:rPr>
      </w:pPr>
      <w:r w:rsidRPr="006F15B8">
        <w:rPr>
          <w:rFonts w:ascii="Santander Text" w:hAnsi="Santander Text"/>
          <w:highlight w:val="yellow"/>
          <w:lang w:val="pt-PT"/>
        </w:rPr>
        <w:t>EPC_EMSSNS_SCR</w:t>
      </w:r>
    </w:p>
    <w:p w14:paraId="0C0B5E94" w14:textId="67D1A5AB" w:rsidR="00AB5AA5" w:rsidRPr="00CE0124" w:rsidRDefault="00D93D25" w:rsidP="00D93D25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As fontes de dados para aprovisionamento </w:t>
      </w:r>
      <w:r w:rsidR="00CE101D" w:rsidRPr="006F15B8">
        <w:rPr>
          <w:rFonts w:ascii="Santander Text" w:hAnsi="Santander Text"/>
          <w:szCs w:val="18"/>
          <w:highlight w:val="yellow"/>
          <w:lang w:val="pt-PT"/>
        </w:rPr>
        <w:t>desta variável</w:t>
      </w: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CE101D" w:rsidRPr="006F15B8">
        <w:rPr>
          <w:rFonts w:ascii="Santander Text" w:hAnsi="Santander Text"/>
          <w:szCs w:val="18"/>
          <w:highlight w:val="yellow"/>
          <w:lang w:val="pt-PT"/>
        </w:rPr>
        <w:t>é a tabela business_esg.</w:t>
      </w:r>
      <w:r w:rsidRPr="006F15B8">
        <w:rPr>
          <w:rFonts w:ascii="Santander Text" w:hAnsi="Santander Text"/>
          <w:szCs w:val="18"/>
          <w:highlight w:val="yellow"/>
          <w:lang w:val="pt-PT"/>
        </w:rPr>
        <w:t>property_energy_certificate do modelo de dados verde.</w:t>
      </w:r>
    </w:p>
    <w:p w14:paraId="6FDEF858" w14:textId="1CE7E225" w:rsidR="00AB5AA5" w:rsidRPr="00CE0124" w:rsidRDefault="00AB5AA5" w:rsidP="00AB5AA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Cada registo nesta tabela representa um bem, através da combinação dos campos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property_bank_id, property_branch_code, property_contract_id, property_reference_code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, que constitui a chave da tabela, complementada com a respetiva data de referência da informação (variável </w:t>
      </w:r>
      <w:r w:rsidRPr="005729A0">
        <w:rPr>
          <w:rFonts w:ascii="Santander Text" w:hAnsi="Santander Text"/>
          <w:i/>
          <w:iCs/>
          <w:szCs w:val="18"/>
          <w:highlight w:val="yellow"/>
          <w:u w:val="single"/>
          <w:lang w:val="pt-PT"/>
        </w:rPr>
        <w:t>data_date_part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). O cruzamento deve ser feito </w:t>
      </w:r>
      <w:r w:rsidR="00785664" w:rsidRPr="005729A0">
        <w:rPr>
          <w:rFonts w:ascii="Santander Text" w:hAnsi="Santander Text"/>
          <w:szCs w:val="18"/>
          <w:highlight w:val="yellow"/>
          <w:lang w:val="pt-PT"/>
        </w:rPr>
        <w:t>através da</w:t>
      </w:r>
      <w:r w:rsidR="000F1368" w:rsidRPr="005729A0">
        <w:rPr>
          <w:rFonts w:ascii="Santander Text" w:hAnsi="Santander Text"/>
          <w:szCs w:val="18"/>
          <w:highlight w:val="yellow"/>
          <w:lang w:val="pt-PT"/>
        </w:rPr>
        <w:t xml:space="preserve"> transformação da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 variável PRTCTN_ID da tabela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lt004_protection</w:t>
      </w:r>
      <w:r w:rsidR="000F1368"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</w:t>
      </w:r>
      <w:r w:rsidR="000F1368" w:rsidRPr="005729A0">
        <w:rPr>
          <w:rFonts w:ascii="Santander Text" w:hAnsi="Santander Text"/>
          <w:iCs/>
          <w:szCs w:val="18"/>
          <w:highlight w:val="yellow"/>
          <w:lang w:val="pt-PT"/>
        </w:rPr>
        <w:t xml:space="preserve">(à qual deverá ser retirada a letra inicial e os </w:t>
      </w:r>
      <w:r w:rsidR="000F1368"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underscore</w:t>
      </w:r>
      <w:r w:rsidR="000F1368" w:rsidRPr="005729A0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>do depósito) e,</w:t>
      </w: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 tendo em conta a </w:t>
      </w:r>
      <w:r w:rsidRPr="006F15B8"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concatenação das variáveis </w:t>
      </w:r>
      <w:r w:rsidR="000F1368" w:rsidRPr="006F15B8">
        <w:rPr>
          <w:rFonts w:ascii="Santander Text" w:hAnsi="Santander Text"/>
          <w:i/>
          <w:iCs/>
          <w:szCs w:val="18"/>
          <w:highlight w:val="yellow"/>
          <w:lang w:val="pt-PT"/>
        </w:rPr>
        <w:t>property_branch_code, property_contract_id, property_reference_code</w:t>
      </w:r>
      <w:r w:rsidR="000F1368" w:rsidRPr="006F15B8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6F15B8">
        <w:rPr>
          <w:rFonts w:ascii="Santander Text" w:hAnsi="Santander Text"/>
          <w:szCs w:val="18"/>
          <w:highlight w:val="yellow"/>
          <w:lang w:val="pt-PT"/>
        </w:rPr>
        <w:t>considerando a data de referência.</w:t>
      </w:r>
    </w:p>
    <w:p w14:paraId="181E940B" w14:textId="234DDD8F" w:rsidR="00AB5AA5" w:rsidRDefault="000F1368" w:rsidP="00AB5AA5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5729A0">
        <w:rPr>
          <w:rFonts w:ascii="Santander Text" w:hAnsi="Santander Text"/>
          <w:szCs w:val="18"/>
          <w:highlight w:val="yellow"/>
          <w:lang w:val="pt-PT"/>
        </w:rPr>
        <w:t>N</w:t>
      </w:r>
      <w:r w:rsidR="002E587E" w:rsidRPr="005729A0">
        <w:rPr>
          <w:rFonts w:ascii="Santander Text" w:hAnsi="Santander Text"/>
          <w:szCs w:val="18"/>
          <w:highlight w:val="yellow"/>
          <w:lang w:val="pt-PT"/>
        </w:rPr>
        <w:t>os casos em que substr(prtctn_id,1,1) &lt;&gt; ‘I’</w:t>
      </w:r>
      <w:r w:rsidR="002E587E"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, este </w:t>
      </w:r>
      <w:r w:rsidR="00AB5AA5"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campo deverá ser reportado como </w:t>
      </w:r>
      <w:r w:rsidRPr="005729A0">
        <w:rPr>
          <w:rFonts w:ascii="Santander Text" w:hAnsi="Santander Text"/>
          <w:szCs w:val="18"/>
          <w:highlight w:val="yellow"/>
          <w:lang w:val="pt-PT"/>
        </w:rPr>
        <w:t>Not Applicable</w:t>
      </w:r>
      <w:r w:rsidRPr="005729A0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 e,</w:t>
      </w:r>
      <w:r w:rsidR="00AB5AA5" w:rsidRPr="005729A0">
        <w:rPr>
          <w:rFonts w:ascii="Santander Text" w:hAnsi="Santander Text" w:cs="Calibri"/>
          <w:szCs w:val="18"/>
          <w:highlight w:val="yellow"/>
          <w:lang w:val="pt-PT"/>
        </w:rPr>
        <w:t xml:space="preserve"> caso as garantias não apresentem esta informação associada, este campo deverá ser reportado como </w:t>
      </w:r>
      <w:r w:rsidRPr="005729A0">
        <w:rPr>
          <w:rFonts w:ascii="Santander Text" w:hAnsi="Santander Text" w:cs="Calibri"/>
          <w:i/>
          <w:szCs w:val="18"/>
          <w:highlight w:val="yellow"/>
          <w:lang w:val="pt-PT"/>
        </w:rPr>
        <w:t xml:space="preserve">Missing </w:t>
      </w:r>
      <w:r w:rsidR="00625138" w:rsidRPr="005729A0">
        <w:rPr>
          <w:rFonts w:ascii="Santander Text" w:hAnsi="Santander Text" w:cs="Calibri"/>
          <w:i/>
          <w:szCs w:val="18"/>
          <w:highlight w:val="yellow"/>
          <w:lang w:val="pt-PT"/>
        </w:rPr>
        <w:t>Data</w:t>
      </w:r>
      <w:r w:rsidR="00AB5AA5" w:rsidRPr="005729A0">
        <w:rPr>
          <w:rFonts w:ascii="Santander Text" w:hAnsi="Santander Text" w:cs="Calibri"/>
          <w:szCs w:val="18"/>
          <w:highlight w:val="yellow"/>
          <w:lang w:val="pt-PT"/>
        </w:rPr>
        <w:t>.</w:t>
      </w:r>
    </w:p>
    <w:p w14:paraId="03CA8FEE" w14:textId="1E9E22BC" w:rsidR="005729A0" w:rsidRPr="009310A2" w:rsidRDefault="005729A0" w:rsidP="00FE7F01">
      <w:pPr>
        <w:pStyle w:val="MyHeading3"/>
        <w:numPr>
          <w:ilvl w:val="3"/>
          <w:numId w:val="38"/>
        </w:numPr>
        <w:rPr>
          <w:rFonts w:ascii="Santander Text" w:hAnsi="Santander Text"/>
          <w:highlight w:val="yellow"/>
        </w:rPr>
      </w:pPr>
      <w:r w:rsidRPr="005729A0">
        <w:rPr>
          <w:rFonts w:ascii="Santander Text" w:hAnsi="Santander Text"/>
          <w:highlight w:val="yellow"/>
        </w:rPr>
        <w:t xml:space="preserve">PRMRY_ENRGY_DMND_TTL, </w:t>
      </w:r>
      <w:r w:rsidRPr="009310A2">
        <w:rPr>
          <w:rFonts w:ascii="Santander Text" w:hAnsi="Santander Text"/>
          <w:highlight w:val="yellow"/>
        </w:rPr>
        <w:t>PRMRY_ENRGY_DMND_RFRNC_VL</w:t>
      </w:r>
    </w:p>
    <w:p w14:paraId="7A8E3309" w14:textId="52B3C943" w:rsidR="005729A0" w:rsidRPr="009310A2" w:rsidRDefault="005729A0" w:rsidP="005729A0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 xml:space="preserve">Campos aprovisionados de acordo com a informação do Modelo de Bens Imóveis (tabela </w:t>
      </w:r>
      <w:r w:rsidRPr="009310A2">
        <w:rPr>
          <w:rFonts w:ascii="Santander Text" w:hAnsi="Santander Text"/>
          <w:i/>
          <w:szCs w:val="18"/>
          <w:highlight w:val="yellow"/>
          <w:lang w:val="pt-PT"/>
        </w:rPr>
        <w:t>business_assets.property_energy_certificate</w:t>
      </w:r>
      <w:r w:rsidRPr="009310A2">
        <w:rPr>
          <w:rFonts w:ascii="Santander Text" w:hAnsi="Santander Text"/>
          <w:szCs w:val="18"/>
          <w:highlight w:val="yellow"/>
          <w:lang w:val="pt-PT"/>
        </w:rPr>
        <w:t>) através da chave do bem (concat(('property_bank_id','property_branch_code','property_contract_id','property_reference_code')). Neste sentido, para o aprovisionamento destes dois campos, são utilizados os  campos PRIMARY_ENERGY_REQ_VALUE e PRMRY_ENRGY_DMND_RFRNC_VL, respetivamente.</w:t>
      </w:r>
    </w:p>
    <w:p w14:paraId="0D0046D3" w14:textId="0B6EDE54" w:rsidR="005729A0" w:rsidRPr="00622563" w:rsidRDefault="005729A0" w:rsidP="005729A0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>Nos casos em que substr(prtctn_id,</w:t>
      </w:r>
      <w:r w:rsidRPr="00622563">
        <w:rPr>
          <w:rFonts w:ascii="Santander Text" w:hAnsi="Santander Text"/>
          <w:szCs w:val="18"/>
          <w:highlight w:val="yellow"/>
          <w:lang w:val="pt-PT"/>
        </w:rPr>
        <w:t xml:space="preserve">1,1) &lt;&gt; ‘I’ então deve ser reportado, para ambos os campos, o valor de </w:t>
      </w:r>
      <w:r w:rsidRPr="00622563">
        <w:rPr>
          <w:rFonts w:ascii="Santander Text" w:hAnsi="Santander Text"/>
          <w:i/>
          <w:szCs w:val="18"/>
          <w:highlight w:val="yellow"/>
          <w:lang w:val="pt-PT"/>
        </w:rPr>
        <w:t>Not Applicable</w:t>
      </w:r>
      <w:r w:rsidRPr="00622563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622563">
        <w:rPr>
          <w:rFonts w:ascii="Santander Text" w:hAnsi="Santander Text"/>
          <w:szCs w:val="18"/>
          <w:highlight w:val="yellow"/>
          <w:lang w:val="pt-PT"/>
        </w:rPr>
        <w:t>.</w:t>
      </w:r>
    </w:p>
    <w:p w14:paraId="052C5EFE" w14:textId="4EC50009" w:rsidR="00622563" w:rsidRPr="00622563" w:rsidRDefault="00622563" w:rsidP="00FE7F01">
      <w:pPr>
        <w:pStyle w:val="MyHeading3"/>
        <w:numPr>
          <w:ilvl w:val="3"/>
          <w:numId w:val="39"/>
        </w:numPr>
        <w:rPr>
          <w:rFonts w:ascii="Santander Text" w:hAnsi="Santander Text"/>
          <w:highlight w:val="yellow"/>
        </w:rPr>
      </w:pPr>
      <w:r w:rsidRPr="00622563">
        <w:rPr>
          <w:highlight w:val="yellow"/>
          <w:lang w:val="pt-PT"/>
        </w:rPr>
        <w:t>RL_ESTT_CLMT_ZN</w:t>
      </w:r>
    </w:p>
    <w:p w14:paraId="3753E700" w14:textId="7DACF08B" w:rsidR="00622563" w:rsidRDefault="00622563" w:rsidP="00622563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22563">
        <w:rPr>
          <w:rFonts w:ascii="Santander Text" w:hAnsi="Santander Text"/>
          <w:szCs w:val="18"/>
          <w:highlight w:val="yellow"/>
          <w:lang w:val="pt-PT"/>
        </w:rPr>
        <w:t>Este campo não aplicável a Pilar III.</w:t>
      </w:r>
    </w:p>
    <w:p w14:paraId="6F1580DC" w14:textId="1712617A" w:rsidR="00FE7F01" w:rsidRPr="00FE7F01" w:rsidRDefault="00FE7F01" w:rsidP="00FE7F01">
      <w:pPr>
        <w:pStyle w:val="MyHeading3"/>
        <w:numPr>
          <w:ilvl w:val="3"/>
          <w:numId w:val="47"/>
        </w:numPr>
        <w:spacing w:after="240" w:line="276" w:lineRule="auto"/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</w:pPr>
      <w:r w:rsidRPr="00FE7F01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RL_ESTT_CLLTRL_LCTN_INT</w:t>
      </w:r>
    </w:p>
    <w:p w14:paraId="6E95103C" w14:textId="52C3A382" w:rsidR="00FE7F01" w:rsidRPr="00FE7F01" w:rsidRDefault="00FE7F01" w:rsidP="00FE7F01">
      <w:pPr>
        <w:rPr>
          <w:rFonts w:ascii="Santander Text" w:hAnsi="Santander Text"/>
          <w:szCs w:val="18"/>
          <w:lang w:val="pt-PT"/>
        </w:rPr>
      </w:pPr>
      <w:r w:rsidRPr="00FE7F01">
        <w:rPr>
          <w:rFonts w:ascii="Santander Text" w:hAnsi="Santander Text"/>
          <w:szCs w:val="18"/>
          <w:highlight w:val="yellow"/>
          <w:lang w:val="pt-PT"/>
        </w:rPr>
        <w:t xml:space="preserve">O aprovisionamento desta variável tem por base a metodologia de cálculo definida na Loan Tape estrutural em ‘ambito’ = ‘PM’. </w:t>
      </w:r>
    </w:p>
    <w:p w14:paraId="7D398792" w14:textId="77777777" w:rsidR="005729A0" w:rsidRPr="00CE0124" w:rsidRDefault="005729A0" w:rsidP="00AB5AA5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</w:p>
    <w:p w14:paraId="2D52B054" w14:textId="372AA413" w:rsidR="00206AEA" w:rsidRPr="00CE0124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822" w:name="_Toc190378754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822"/>
    </w:p>
    <w:p w14:paraId="0EC9116D" w14:textId="57FD2E39" w:rsidR="00206AEA" w:rsidRPr="00CE0124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CE0124">
        <w:rPr>
          <w:rFonts w:ascii="Santander Text" w:hAnsi="Santander Text"/>
          <w:i/>
          <w:iCs/>
          <w:szCs w:val="18"/>
          <w:lang w:val="pt-PT"/>
        </w:rPr>
        <w:t>2</w:t>
      </w:r>
      <w:r w:rsidRPr="00CE0124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CE0124">
        <w:rPr>
          <w:rFonts w:ascii="Santander Text" w:hAnsi="Santander Text"/>
          <w:i/>
          <w:iCs/>
          <w:szCs w:val="18"/>
          <w:lang w:val="pt-PT"/>
        </w:rPr>
        <w:t>instrument</w:t>
      </w:r>
      <w:r w:rsidRPr="00CE012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CE0124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528B7683" w:rsidR="00B325CC" w:rsidRPr="00CE0124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RSK_MTGTD_CCT</w:t>
      </w:r>
      <w:r w:rsidR="00F66EC5" w:rsidRPr="00CE0124">
        <w:rPr>
          <w:rFonts w:ascii="Santander Text" w:hAnsi="Santander Text"/>
          <w:szCs w:val="18"/>
          <w:lang w:val="pt-PT"/>
        </w:rPr>
        <w:t>, RSK_MTGTD_CCP</w:t>
      </w:r>
      <w:r w:rsidR="0063287B" w:rsidRPr="00CE0124">
        <w:rPr>
          <w:rFonts w:ascii="Santander Text" w:hAnsi="Santander Text"/>
          <w:szCs w:val="18"/>
          <w:lang w:val="pt-PT"/>
        </w:rPr>
        <w:t xml:space="preserve"> e FLG_MNMM_SFGRDS</w:t>
      </w:r>
    </w:p>
    <w:p w14:paraId="0E806CF9" w14:textId="03A2B56D" w:rsidR="002F0E89" w:rsidRPr="00CE0124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</w:t>
      </w:r>
      <w:r w:rsidR="00367213" w:rsidRPr="00CE0124">
        <w:rPr>
          <w:rFonts w:ascii="Santander Text" w:hAnsi="Santander Text"/>
          <w:szCs w:val="18"/>
          <w:lang w:val="pt-PT"/>
        </w:rPr>
        <w:t>a</w:t>
      </w:r>
      <w:r w:rsidR="0063287B" w:rsidRPr="00CE0124">
        <w:rPr>
          <w:rFonts w:ascii="Santander Text" w:hAnsi="Santander Text"/>
          <w:szCs w:val="18"/>
          <w:lang w:val="pt-PT"/>
        </w:rPr>
        <w:t>s variáveis “RSK_MTGTD_CCT</w:t>
      </w:r>
      <w:r w:rsidR="00367213" w:rsidRPr="00CE0124">
        <w:rPr>
          <w:rFonts w:ascii="Santander Text" w:hAnsi="Santander Text"/>
          <w:szCs w:val="18"/>
          <w:lang w:val="pt-PT"/>
        </w:rPr>
        <w:t xml:space="preserve">“ </w:t>
      </w:r>
      <w:r w:rsidR="0063287B" w:rsidRPr="00CE0124">
        <w:rPr>
          <w:rFonts w:ascii="Santander Text" w:hAnsi="Santander Text"/>
          <w:szCs w:val="18"/>
          <w:lang w:val="pt-PT"/>
        </w:rPr>
        <w:t xml:space="preserve">e “FLG_MNMM_SFGRDS“ </w:t>
      </w:r>
      <w:r w:rsidR="00367213" w:rsidRPr="00CE0124">
        <w:rPr>
          <w:rFonts w:ascii="Santander Text" w:hAnsi="Santander Text"/>
          <w:szCs w:val="18"/>
          <w:lang w:val="pt-PT"/>
        </w:rPr>
        <w:t>deve</w:t>
      </w:r>
      <w:r w:rsidR="0063287B" w:rsidRPr="00CE0124">
        <w:rPr>
          <w:rFonts w:ascii="Santander Text" w:hAnsi="Santander Text"/>
          <w:szCs w:val="18"/>
          <w:lang w:val="pt-PT"/>
        </w:rPr>
        <w:t>m</w:t>
      </w:r>
      <w:r w:rsidR="00367213" w:rsidRPr="00CE0124">
        <w:rPr>
          <w:rFonts w:ascii="Santander Text" w:hAnsi="Santander Text"/>
          <w:szCs w:val="18"/>
          <w:lang w:val="pt-PT"/>
        </w:rPr>
        <w:t xml:space="preserve"> ser aprovisionada</w:t>
      </w:r>
      <w:r w:rsidR="0063287B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367213" w:rsidRPr="00CE0124">
        <w:rPr>
          <w:rFonts w:ascii="Santander Text" w:hAnsi="Santander Text"/>
          <w:szCs w:val="18"/>
          <w:lang w:val="pt-PT"/>
        </w:rPr>
        <w:t>com o valor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</w:t>
      </w:r>
      <w:r w:rsidR="00367213" w:rsidRPr="00CE0124">
        <w:rPr>
          <w:rFonts w:ascii="Santander Text" w:hAnsi="Santander Text"/>
          <w:szCs w:val="18"/>
          <w:lang w:val="pt-PT"/>
        </w:rPr>
        <w:t>sta</w:t>
      </w:r>
      <w:r w:rsidRPr="00CE0124">
        <w:rPr>
          <w:rFonts w:ascii="Santander Text" w:hAnsi="Santander Text"/>
          <w:szCs w:val="18"/>
          <w:lang w:val="pt-PT"/>
        </w:rPr>
        <w:t xml:space="preserve">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2E3DF5B3" w14:textId="79390FA9" w:rsidR="00367213" w:rsidRPr="00CE0124" w:rsidRDefault="0036721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variável “RSK_MTGTD_CCP “ deverá ser aprovisionada tendo em conta a regra definida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213D7E5" w14:textId="73F31F9C" w:rsidR="00E77F8F" w:rsidRPr="00CE012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CE0124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CE0124">
        <w:rPr>
          <w:rFonts w:ascii="Santander Text" w:hAnsi="Santander Text"/>
          <w:i/>
          <w:iCs/>
          <w:szCs w:val="18"/>
          <w:lang w:val="pt-PT"/>
        </w:rPr>
        <w:t>lt827</w:t>
      </w:r>
      <w:r w:rsidRPr="00CE0124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CE0124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CE0124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As regras devem ser aplicadas </w:t>
      </w:r>
      <w:r w:rsidR="00616146" w:rsidRPr="00CE0124">
        <w:rPr>
          <w:rFonts w:ascii="Santander Text" w:hAnsi="Santander Text"/>
          <w:szCs w:val="18"/>
          <w:lang w:val="pt-PT"/>
        </w:rPr>
        <w:t xml:space="preserve">pela </w:t>
      </w:r>
      <w:r w:rsidR="00616146" w:rsidRPr="00CE0124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CE0124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CE0124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CE0124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CE0124">
        <w:rPr>
          <w:rFonts w:ascii="Santander Text" w:hAnsi="Santander Text"/>
          <w:szCs w:val="18"/>
          <w:lang w:val="pt-PT"/>
        </w:rPr>
        <w:t xml:space="preserve">. </w:t>
      </w:r>
      <w:r w:rsidR="007005D3" w:rsidRPr="00CE0124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CE0124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CE0124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CE0124" w:rsidRDefault="00EB7DB4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Para </w:t>
      </w:r>
      <w:r w:rsidR="007A6F61" w:rsidRPr="00CE0124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CE0124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CE0124" w:rsidRDefault="00E4163B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</w:t>
      </w:r>
      <w:r w:rsidR="007A6F61" w:rsidRPr="00CE0124">
        <w:rPr>
          <w:rFonts w:ascii="Santander Text" w:hAnsi="Santander Text"/>
          <w:szCs w:val="18"/>
          <w:lang w:val="pt-PT"/>
        </w:rPr>
        <w:t>ruzar</w:t>
      </w:r>
      <w:r w:rsidR="00383555" w:rsidRPr="00CE0124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CE0124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CE0124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CE0124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CE0124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CE0124">
        <w:rPr>
          <w:rFonts w:ascii="Santander Text" w:hAnsi="Santander Text"/>
          <w:szCs w:val="18"/>
          <w:lang w:val="pt-PT"/>
        </w:rPr>
        <w:t xml:space="preserve"> </w:t>
      </w:r>
      <w:r w:rsidR="000D7680" w:rsidRPr="00CE0124">
        <w:rPr>
          <w:rFonts w:ascii="Santander Text" w:hAnsi="Santander Text"/>
          <w:szCs w:val="18"/>
          <w:lang w:val="pt-PT"/>
        </w:rPr>
        <w:t xml:space="preserve">por </w:t>
      </w:r>
      <w:r w:rsidR="00995275" w:rsidRPr="00CE0124">
        <w:rPr>
          <w:rFonts w:ascii="Santander Text" w:hAnsi="Santander Text"/>
          <w:i/>
          <w:iCs/>
          <w:szCs w:val="18"/>
          <w:lang w:val="pt-PT"/>
        </w:rPr>
        <w:t>INSTRMNT_ID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CE0124" w:rsidRDefault="003B2978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CE0124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CE0124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CE0124">
        <w:rPr>
          <w:rFonts w:ascii="Santander Text" w:hAnsi="Santander Text"/>
          <w:szCs w:val="18"/>
          <w:lang w:val="pt-PT"/>
        </w:rPr>
        <w:t xml:space="preserve"> por </w:t>
      </w:r>
      <w:r w:rsidR="00B207A7" w:rsidRPr="00CE0124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CE0124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CE0124" w:rsidRDefault="00B207A7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 w:rsidRPr="00CE0124">
        <w:rPr>
          <w:rFonts w:ascii="Santander Text" w:hAnsi="Santander Text"/>
          <w:szCs w:val="18"/>
          <w:lang w:val="pt-PT"/>
        </w:rPr>
        <w:t xml:space="preserve">tabela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 w:rsidRPr="00CE0124">
        <w:rPr>
          <w:rFonts w:ascii="Santander Text" w:hAnsi="Santander Text"/>
          <w:szCs w:val="18"/>
          <w:lang w:val="pt-PT"/>
        </w:rPr>
        <w:t xml:space="preserve"> </w:t>
      </w:r>
      <w:r w:rsidR="009E0667" w:rsidRPr="00CE0124">
        <w:rPr>
          <w:rFonts w:ascii="Santander Text" w:hAnsi="Santander Text"/>
          <w:szCs w:val="18"/>
          <w:lang w:val="pt-PT"/>
        </w:rPr>
        <w:t xml:space="preserve">do modelo de dados verde </w:t>
      </w:r>
      <w:r w:rsidRPr="00CE0124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CE0124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CE0124" w:rsidRDefault="00493DCC" w:rsidP="00FE7F01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Para obter o bem imóvel</w:t>
      </w:r>
      <w:r w:rsidR="0075631F" w:rsidRPr="00CE0124">
        <w:rPr>
          <w:rFonts w:ascii="Santander Text" w:hAnsi="Santander Text"/>
          <w:szCs w:val="18"/>
          <w:lang w:val="pt-PT"/>
        </w:rPr>
        <w:t xml:space="preserve"> ou bem móvel</w:t>
      </w:r>
      <w:r w:rsidRPr="00CE0124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CE0124" w:rsidRDefault="00EF59F3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Cruzar-se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CE0124">
        <w:rPr>
          <w:rFonts w:ascii="Santander Text" w:hAnsi="Santander Text"/>
          <w:szCs w:val="18"/>
          <w:lang w:val="pt-PT"/>
        </w:rPr>
        <w:t xml:space="preserve">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CE0124">
        <w:rPr>
          <w:rFonts w:ascii="Santander Text" w:hAnsi="Santander Text"/>
          <w:i/>
          <w:iCs/>
          <w:szCs w:val="18"/>
          <w:lang w:val="pt-PT"/>
        </w:rPr>
        <w:t>6</w:t>
      </w:r>
      <w:r w:rsidRPr="00CE0124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CE0124">
        <w:rPr>
          <w:rFonts w:ascii="Santander Text" w:hAnsi="Santander Text"/>
          <w:i/>
          <w:iCs/>
          <w:szCs w:val="18"/>
          <w:lang w:val="pt-PT"/>
        </w:rPr>
        <w:t>prot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Pr="00CE0124">
        <w:rPr>
          <w:rFonts w:ascii="Santander Text" w:hAnsi="Santander Text"/>
          <w:i/>
          <w:iCs/>
          <w:szCs w:val="18"/>
          <w:lang w:val="pt-PT"/>
        </w:rPr>
        <w:t>INSTRMNT_ID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CE0124" w:rsidRDefault="0032276C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CE012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CE0124">
        <w:rPr>
          <w:rFonts w:ascii="Santander Text" w:hAnsi="Santander Text"/>
          <w:szCs w:val="18"/>
          <w:lang w:val="pt-PT"/>
        </w:rPr>
        <w:t xml:space="preserve"> por </w:t>
      </w:r>
      <w:r w:rsidR="00155AB8" w:rsidRPr="00CE0124">
        <w:rPr>
          <w:rFonts w:ascii="Santander Text" w:hAnsi="Santander Text"/>
          <w:i/>
          <w:iCs/>
          <w:szCs w:val="18"/>
          <w:lang w:val="pt-PT"/>
        </w:rPr>
        <w:t>prtcn_id</w:t>
      </w:r>
      <w:r w:rsidRPr="00CE0124">
        <w:rPr>
          <w:rFonts w:ascii="Santander Text" w:hAnsi="Santander Text"/>
          <w:szCs w:val="18"/>
          <w:lang w:val="pt-PT"/>
        </w:rPr>
        <w:t>;</w:t>
      </w:r>
    </w:p>
    <w:p w14:paraId="70FF94B5" w14:textId="0BA0C51F" w:rsidR="009E0667" w:rsidRPr="00CE0124" w:rsidRDefault="00155AB8" w:rsidP="00FE7F01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tabela</w:t>
      </w:r>
      <w:r w:rsidR="0075631F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9E0667" w:rsidRPr="00CE0124">
        <w:rPr>
          <w:rFonts w:ascii="Santander Text" w:hAnsi="Santander Text"/>
          <w:szCs w:val="18"/>
          <w:lang w:val="pt-PT"/>
        </w:rPr>
        <w:t xml:space="preserve"> </w:t>
      </w:r>
      <w:r w:rsidR="006364EE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CE0124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CE0124">
        <w:rPr>
          <w:rFonts w:ascii="Santander Text" w:hAnsi="Santander Text"/>
          <w:szCs w:val="18"/>
          <w:lang w:val="pt-PT"/>
        </w:rPr>
        <w:t xml:space="preserve"> e </w:t>
      </w:r>
      <w:r w:rsidR="00022796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CE0124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CE0124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CE0124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CE0124">
        <w:rPr>
          <w:rFonts w:ascii="Santander Text" w:hAnsi="Santander Text"/>
          <w:szCs w:val="18"/>
          <w:lang w:val="pt-PT"/>
        </w:rPr>
        <w:t xml:space="preserve">,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CE0124">
        <w:rPr>
          <w:rFonts w:ascii="Santander Text" w:hAnsi="Santander Text"/>
          <w:szCs w:val="18"/>
          <w:lang w:val="pt-PT"/>
        </w:rPr>
        <w:t xml:space="preserve">,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CE0124">
        <w:rPr>
          <w:rFonts w:ascii="Santander Text" w:hAnsi="Santander Text"/>
          <w:szCs w:val="18"/>
          <w:lang w:val="pt-PT"/>
        </w:rPr>
        <w:t xml:space="preserve"> e </w:t>
      </w:r>
      <w:r w:rsidR="005B3E47" w:rsidRPr="00CE0124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CE0124">
        <w:rPr>
          <w:rFonts w:ascii="Santander Text" w:hAnsi="Santander Text"/>
          <w:szCs w:val="18"/>
          <w:lang w:val="pt-PT"/>
        </w:rPr>
        <w:t>.</w:t>
      </w:r>
    </w:p>
    <w:p w14:paraId="4C6AFED4" w14:textId="5B89DB63" w:rsidR="00A9541A" w:rsidRPr="00CE0124" w:rsidRDefault="00A9541A" w:rsidP="00A9541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ordem definida na parametrização deve estar em concordância com a seguinte metodologia:</w:t>
      </w:r>
    </w:p>
    <w:p w14:paraId="3FBEDC64" w14:textId="609C997E" w:rsidR="00A9541A" w:rsidRPr="00CE0124" w:rsidRDefault="00A9541A" w:rsidP="00FE7F01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Em primeiro lugar, devemos identificar a finalidade do empréstimo. Se o objetivo do empréstimo é adquirir um imóvel (purpose_code in ('Habitacao','CRE_FC','CRE_OUTRO','CRE')) então devem ser re</w:t>
      </w:r>
      <w:r w:rsidR="00081B5D" w:rsidRPr="00CE0124">
        <w:rPr>
          <w:rFonts w:ascii="Santander Text" w:hAnsi="Santander Text"/>
          <w:szCs w:val="18"/>
          <w:lang w:val="pt-PT"/>
        </w:rPr>
        <w:t>portadas as emissões desse bem (ordem 1 a 8 da  tabela de parametrização lt827_mthd_usd_instrmnt)</w:t>
      </w:r>
    </w:p>
    <w:p w14:paraId="61CBEA4A" w14:textId="77777777" w:rsidR="00081B5D" w:rsidRPr="00CE0124" w:rsidRDefault="00A9541A" w:rsidP="00FE7F01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Se a finalidade do empréstimo não é adquirir um imóvel (purpose_code not in ('Habitacao','CRE_FC','CRE</w:t>
      </w:r>
      <w:r w:rsidR="00081B5D" w:rsidRPr="00CE0124">
        <w:rPr>
          <w:rFonts w:ascii="Santander Text" w:hAnsi="Santander Text"/>
          <w:szCs w:val="18"/>
          <w:lang w:val="pt-PT"/>
        </w:rPr>
        <w:t xml:space="preserve">_OUTRO','CRE')): </w:t>
      </w:r>
    </w:p>
    <w:p w14:paraId="1819BCDA" w14:textId="3D6F8BE5" w:rsidR="00A9541A" w:rsidRPr="00CE0124" w:rsidRDefault="00F64916" w:rsidP="00FE7F01">
      <w:pPr>
        <w:pStyle w:val="ListParagraph"/>
        <w:numPr>
          <w:ilvl w:val="1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Se o contrato</w:t>
      </w:r>
      <w:r w:rsidR="00A9541A" w:rsidRPr="00CE0124">
        <w:rPr>
          <w:rFonts w:ascii="Santander Text" w:hAnsi="Santander Text"/>
          <w:szCs w:val="18"/>
          <w:lang w:val="pt-PT"/>
        </w:rPr>
        <w:t xml:space="preserve"> tiver um bem móvel associado na tabela </w:t>
      </w:r>
      <w:r w:rsidR="00A9541A" w:rsidRPr="00CE0124">
        <w:rPr>
          <w:rFonts w:ascii="Santander Text" w:hAnsi="Santander Text"/>
          <w:i/>
          <w:szCs w:val="18"/>
          <w:lang w:val="pt-PT"/>
        </w:rPr>
        <w:t>business_esg.modesg_out_emss_vcls</w:t>
      </w:r>
      <w:r w:rsidR="00A9541A" w:rsidRPr="00CE0124">
        <w:rPr>
          <w:rFonts w:ascii="Santander Text" w:hAnsi="Santander Text"/>
          <w:szCs w:val="18"/>
          <w:lang w:val="pt-PT"/>
        </w:rPr>
        <w:t>, então reportar as emissões desse bem</w:t>
      </w:r>
      <w:r w:rsidR="00081B5D" w:rsidRPr="00CE0124">
        <w:rPr>
          <w:rFonts w:ascii="Santander Text" w:hAnsi="Santander Text"/>
          <w:szCs w:val="18"/>
          <w:lang w:val="pt-PT"/>
        </w:rPr>
        <w:t xml:space="preserve"> (ordem 9 a 15 da tabela de parametrização lt827_mthd_usd_instrmnt)</w:t>
      </w:r>
      <w:r w:rsidR="00A9541A"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2E6EA67A" w14:textId="38C716BE" w:rsidR="00A9541A" w:rsidRPr="00CE0124" w:rsidRDefault="00A9541A" w:rsidP="00FE7F01">
      <w:pPr>
        <w:pStyle w:val="ListParagraph"/>
        <w:numPr>
          <w:ilvl w:val="1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Caso tenha um bem móvel associado mas o mesmo não se encontre na tabela </w:t>
      </w:r>
      <w:r w:rsidRPr="00CE0124">
        <w:rPr>
          <w:rFonts w:ascii="Santander Text" w:hAnsi="Santander Text"/>
          <w:i/>
          <w:szCs w:val="18"/>
          <w:lang w:val="pt-PT"/>
        </w:rPr>
        <w:t>business_esg.modesg_out_emss_vcls</w:t>
      </w:r>
      <w:r w:rsidRPr="00CE0124">
        <w:rPr>
          <w:rFonts w:ascii="Santander Text" w:hAnsi="Santander Text"/>
          <w:szCs w:val="18"/>
          <w:lang w:val="pt-PT"/>
        </w:rPr>
        <w:t>,</w:t>
      </w:r>
      <w:r w:rsidR="00F64916" w:rsidRPr="00CE0124">
        <w:rPr>
          <w:rFonts w:ascii="Santander Text" w:hAnsi="Santander Text"/>
          <w:szCs w:val="18"/>
          <w:lang w:val="pt-PT"/>
        </w:rPr>
        <w:t xml:space="preserve"> mas esteja presente na </w:t>
      </w:r>
      <w:r w:rsidR="00081B5D" w:rsidRPr="00CE0124">
        <w:rPr>
          <w:rFonts w:ascii="Santander Text" w:hAnsi="Santander Text"/>
          <w:i/>
          <w:szCs w:val="18"/>
          <w:lang w:val="pt-PT"/>
        </w:rPr>
        <w:t>cd_garantias.gt013_bens</w:t>
      </w:r>
      <w:r w:rsidR="00081B5D" w:rsidRPr="00CE0124">
        <w:rPr>
          <w:rFonts w:ascii="Santander Text" w:hAnsi="Santander Text"/>
          <w:szCs w:val="18"/>
          <w:lang w:val="pt-PT"/>
        </w:rPr>
        <w:t>_mob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F64916" w:rsidRPr="00CE0124">
        <w:rPr>
          <w:rFonts w:ascii="Santander Text" w:hAnsi="Santander Text"/>
          <w:szCs w:val="18"/>
          <w:lang w:val="pt-PT"/>
        </w:rPr>
        <w:t>então deve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F64916" w:rsidRPr="00CE0124">
        <w:rPr>
          <w:rFonts w:ascii="Santander Text" w:hAnsi="Santander Text"/>
          <w:szCs w:val="18"/>
          <w:lang w:val="pt-PT"/>
        </w:rPr>
        <w:t xml:space="preserve">ser reportado o </w:t>
      </w:r>
      <w:r w:rsidR="00081B5D" w:rsidRPr="00CE0124">
        <w:rPr>
          <w:rFonts w:ascii="Santander Text" w:hAnsi="Santander Text"/>
          <w:szCs w:val="18"/>
          <w:lang w:val="pt-PT"/>
        </w:rPr>
        <w:t xml:space="preserve">valor de </w:t>
      </w:r>
      <w:r w:rsidR="00F64916" w:rsidRPr="00CE0124">
        <w:rPr>
          <w:rFonts w:ascii="Santander Text" w:hAnsi="Santander Text"/>
          <w:szCs w:val="18"/>
          <w:lang w:val="pt-PT"/>
        </w:rPr>
        <w:t xml:space="preserve">Missing Data. Isto deve-se ao facto de um bem móvel no Banco estar sempre associado a um contrato </w:t>
      </w:r>
      <w:r w:rsidR="00F64916" w:rsidRPr="00CE0124">
        <w:rPr>
          <w:rFonts w:ascii="Santander Text" w:hAnsi="Santander Text"/>
          <w:i/>
          <w:szCs w:val="18"/>
          <w:lang w:val="pt-PT"/>
        </w:rPr>
        <w:t>leasing</w:t>
      </w:r>
      <w:r w:rsidR="00F64916" w:rsidRPr="00CE0124">
        <w:rPr>
          <w:rFonts w:ascii="Santander Text" w:hAnsi="Santander Text"/>
          <w:szCs w:val="18"/>
          <w:lang w:val="pt-PT"/>
        </w:rPr>
        <w:t xml:space="preserve"> e, pela sua génese, o bem é um bem financiado e sem informação no Modelo Verde</w:t>
      </w:r>
      <w:r w:rsidR="00081B5D" w:rsidRPr="00CE0124">
        <w:rPr>
          <w:rFonts w:ascii="Santander Text" w:hAnsi="Santander Text"/>
          <w:szCs w:val="18"/>
          <w:lang w:val="pt-PT"/>
        </w:rPr>
        <w:t xml:space="preserve"> (ordem 16 da tabela de parametrização </w:t>
      </w:r>
      <w:r w:rsidRPr="00CE0124">
        <w:rPr>
          <w:rFonts w:ascii="Santander Text" w:hAnsi="Santander Text"/>
          <w:szCs w:val="18"/>
          <w:lang w:val="pt-PT"/>
        </w:rPr>
        <w:t xml:space="preserve"> </w:t>
      </w:r>
      <w:r w:rsidR="00081B5D" w:rsidRPr="00CE0124">
        <w:rPr>
          <w:rFonts w:ascii="Santander Text" w:hAnsi="Santander Text"/>
          <w:szCs w:val="18"/>
          <w:lang w:val="pt-PT"/>
        </w:rPr>
        <w:t>lt827_mthd_usd_instrmnt).</w:t>
      </w:r>
    </w:p>
    <w:p w14:paraId="31B6EA1D" w14:textId="7D489D66" w:rsidR="00A9541A" w:rsidRPr="00CE0124" w:rsidRDefault="00A9541A" w:rsidP="00FE7F01">
      <w:pPr>
        <w:pStyle w:val="ListParagraph"/>
        <w:numPr>
          <w:ilvl w:val="1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No caso d</w:t>
      </w:r>
      <w:r w:rsidR="00081B5D" w:rsidRPr="00CE0124">
        <w:rPr>
          <w:rFonts w:ascii="Santander Text" w:hAnsi="Santander Text"/>
          <w:szCs w:val="18"/>
          <w:lang w:val="pt-PT"/>
        </w:rPr>
        <w:t xml:space="preserve">e não ter nenhum bem móvel associado, </w:t>
      </w:r>
      <w:r w:rsidRPr="00CE0124">
        <w:rPr>
          <w:rFonts w:ascii="Santander Text" w:hAnsi="Santander Text"/>
          <w:szCs w:val="18"/>
          <w:lang w:val="pt-PT"/>
        </w:rPr>
        <w:t>reportar as emissões do cliente.</w:t>
      </w:r>
    </w:p>
    <w:p w14:paraId="65CB4F55" w14:textId="79975908" w:rsidR="00F64916" w:rsidRPr="00CE0124" w:rsidRDefault="00F64916" w:rsidP="00FE7F01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Caso não se verifique nenhuma das condições mencionadas, reportar o valor de Missing Data.</w:t>
      </w:r>
    </w:p>
    <w:p w14:paraId="15060486" w14:textId="476565AC" w:rsidR="007005D3" w:rsidRPr="00CE0124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tabelas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CE0124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CE012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CE0124">
        <w:rPr>
          <w:rFonts w:ascii="Santander Text" w:hAnsi="Santander Text"/>
          <w:szCs w:val="18"/>
          <w:lang w:val="pt-PT"/>
        </w:rPr>
        <w:t xml:space="preserve">e </w:t>
      </w:r>
      <w:r w:rsidR="00093DAC" w:rsidRPr="00CE012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CE0124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CE0124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17FA523A" w14:textId="27C104A3" w:rsidR="00D92AD6" w:rsidRPr="00CE0124" w:rsidRDefault="00D92AD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 ou substr(prtctn_id,1,1) &lt;&gt; ‘M’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6B297ADA" w14:textId="30ACF5D4" w:rsidR="00E77F8F" w:rsidRPr="00CE012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CE0124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CE0124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Es</w:t>
      </w:r>
      <w:r w:rsidR="00D10F65" w:rsidRPr="00CE0124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CE0124">
        <w:rPr>
          <w:rFonts w:ascii="Santander Text" w:hAnsi="Santander Text"/>
          <w:szCs w:val="18"/>
          <w:lang w:val="pt-PT"/>
        </w:rPr>
        <w:t xml:space="preserve">base </w:t>
      </w:r>
      <w:r w:rsidR="00D10F65" w:rsidRPr="00CE0124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CE0124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CE0124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CE012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CE0124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CE0124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Para tal, deve em primeira instância, validar-</w:t>
      </w:r>
      <w:r w:rsidR="003C7A00" w:rsidRPr="00CE0124">
        <w:rPr>
          <w:rFonts w:ascii="Santander Text" w:hAnsi="Santander Text"/>
          <w:szCs w:val="18"/>
          <w:lang w:val="pt-PT"/>
        </w:rPr>
        <w:t xml:space="preserve">se se </w:t>
      </w:r>
      <w:r w:rsidR="00E94373" w:rsidRPr="00CE0124">
        <w:rPr>
          <w:rFonts w:ascii="Santander Text" w:hAnsi="Santander Text"/>
          <w:szCs w:val="18"/>
          <w:lang w:val="pt-PT"/>
        </w:rPr>
        <w:t>o valor da</w:t>
      </w:r>
      <w:r w:rsidRPr="00CE0124">
        <w:rPr>
          <w:rFonts w:ascii="Santander Text" w:hAnsi="Santander Text"/>
          <w:szCs w:val="18"/>
          <w:lang w:val="pt-PT"/>
        </w:rPr>
        <w:t xml:space="preserve"> variável </w:t>
      </w:r>
      <w:r w:rsidRPr="00CE0124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CE0124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CE0124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CE0124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CE0124">
        <w:rPr>
          <w:rFonts w:ascii="Santander Text" w:hAnsi="Santander Text"/>
          <w:szCs w:val="18"/>
          <w:lang w:val="pt-PT"/>
        </w:rPr>
        <w:t xml:space="preserve">. </w:t>
      </w:r>
      <w:r w:rsidR="003C7A00" w:rsidRPr="00CE0124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CE0124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CE0124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CE0124">
        <w:rPr>
          <w:rFonts w:ascii="Santander Text" w:hAnsi="Santander Text"/>
          <w:szCs w:val="18"/>
          <w:lang w:val="pt-PT"/>
        </w:rPr>
        <w:t xml:space="preserve"> </w:t>
      </w:r>
      <w:r w:rsidR="00B744D7" w:rsidRPr="00CE0124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CE012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CE0124">
        <w:rPr>
          <w:rFonts w:ascii="Santander Text" w:hAnsi="Santander Text"/>
          <w:szCs w:val="18"/>
          <w:lang w:val="pt-PT"/>
        </w:rPr>
        <w:t xml:space="preserve"> para </w:t>
      </w:r>
      <w:r w:rsidR="00644035" w:rsidRPr="00CE0124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35225421" w14:textId="667AA3DF" w:rsidR="001475AB" w:rsidRPr="001475AB" w:rsidRDefault="001475AB" w:rsidP="00FE7F01">
      <w:pPr>
        <w:pStyle w:val="MyHeading3"/>
        <w:numPr>
          <w:ilvl w:val="3"/>
          <w:numId w:val="43"/>
        </w:numPr>
        <w:spacing w:after="240" w:line="276" w:lineRule="auto"/>
        <w:rPr>
          <w:rFonts w:ascii="Santander Text" w:hAnsi="Santander Text"/>
          <w:szCs w:val="18"/>
          <w:highlight w:val="yellow"/>
        </w:rPr>
      </w:pPr>
      <w:r w:rsidRPr="001475AB">
        <w:rPr>
          <w:rFonts w:ascii="Santander Text" w:hAnsi="Santander Text"/>
          <w:szCs w:val="18"/>
          <w:highlight w:val="yellow"/>
        </w:rPr>
        <w:t>TYP_OFF_BLNC_PRDCT</w:t>
      </w:r>
    </w:p>
    <w:p w14:paraId="01023994" w14:textId="542995B1" w:rsidR="001475AB" w:rsidRPr="00790F4B" w:rsidRDefault="001475AB" w:rsidP="001475AB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Esta variável deve ser aprovisionada com base nos valores da variável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lt001_univ_oper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. Para tal, procede-se à ligação entre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lt002_instrument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e a concatenação dos campos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 xml:space="preserve">cempresa, cbalcao, cnumecta </w:t>
      </w:r>
      <w:r w:rsidRPr="00790F4B">
        <w:rPr>
          <w:rFonts w:ascii="Santander Text" w:hAnsi="Santander Text"/>
          <w:szCs w:val="18"/>
          <w:highlight w:val="yellow"/>
          <w:lang w:val="pt-PT"/>
        </w:rPr>
        <w:t>e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 xml:space="preserve"> zdeposit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lt001_univ_oper</w:t>
      </w:r>
      <w:r w:rsidRPr="00790F4B">
        <w:rPr>
          <w:rFonts w:ascii="Santander Text" w:hAnsi="Santander Text"/>
          <w:szCs w:val="18"/>
          <w:highlight w:val="yellow"/>
          <w:lang w:val="pt-PT"/>
        </w:rPr>
        <w:t>.</w:t>
      </w:r>
    </w:p>
    <w:p w14:paraId="5A608F9A" w14:textId="76E703FB" w:rsidR="001475AB" w:rsidRPr="00790F4B" w:rsidRDefault="001475AB" w:rsidP="001475AB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Posteriormente,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‘MC41’,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‘MC41’,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‘MC42’,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‘MC42’,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‘MC4301’,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‘MC4301’ ou caso uma das características do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idcomb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seja ‘MC4302’, o campo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typ_off_blnc_prdct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 assume o valor ‘MC4302’.</w:t>
      </w:r>
    </w:p>
    <w:p w14:paraId="3D44B1A3" w14:textId="26C4DD7B" w:rsidR="00343E87" w:rsidRDefault="00790F4B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90F4B">
        <w:rPr>
          <w:rFonts w:ascii="Santander Text" w:hAnsi="Santander Text"/>
          <w:szCs w:val="18"/>
          <w:highlight w:val="yellow"/>
          <w:lang w:val="pt-PT"/>
        </w:rPr>
        <w:t>Este campo só deverá ser informado em casos em que os campos OFF_BLNC_SHT_AMNT_INSTRMNT ou PRVSN</w:t>
      </w:r>
      <w:r>
        <w:rPr>
          <w:rFonts w:ascii="Santander Text" w:hAnsi="Santander Text"/>
          <w:szCs w:val="18"/>
          <w:highlight w:val="yellow"/>
          <w:lang w:val="pt-PT"/>
        </w:rPr>
        <w:t xml:space="preserve">S_OFF_BLNC sejam distintos de 0, </w:t>
      </w:r>
      <w:r w:rsidRPr="00790F4B">
        <w:rPr>
          <w:rFonts w:ascii="Santander Text" w:hAnsi="Santander Text"/>
          <w:szCs w:val="18"/>
          <w:highlight w:val="yellow"/>
          <w:lang w:val="pt-PT"/>
        </w:rPr>
        <w:t xml:space="preserve">caso contrário deverá ser reportado como </w:t>
      </w:r>
      <w:r w:rsidRPr="00790F4B">
        <w:rPr>
          <w:rFonts w:ascii="Santander Text" w:hAnsi="Santander Text"/>
          <w:i/>
          <w:szCs w:val="18"/>
          <w:highlight w:val="yellow"/>
          <w:lang w:val="pt-PT"/>
        </w:rPr>
        <w:t>Not Applicable</w:t>
      </w:r>
      <w:r w:rsidRPr="00790F4B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>
        <w:rPr>
          <w:rFonts w:ascii="Santander Text" w:hAnsi="Santander Text"/>
          <w:szCs w:val="18"/>
          <w:highlight w:val="yellow"/>
          <w:lang w:val="pt-PT"/>
        </w:rPr>
        <w:t>.</w:t>
      </w:r>
    </w:p>
    <w:p w14:paraId="1EECBBE3" w14:textId="135C3C66" w:rsidR="00343E87" w:rsidRPr="00343E87" w:rsidRDefault="00343E87" w:rsidP="00343E87">
      <w:pPr>
        <w:pStyle w:val="MyHeading3"/>
        <w:numPr>
          <w:ilvl w:val="3"/>
          <w:numId w:val="43"/>
        </w:numPr>
        <w:spacing w:line="276" w:lineRule="auto"/>
        <w:jc w:val="both"/>
        <w:rPr>
          <w:rFonts w:ascii="Santander Text" w:hAnsi="Santander Text"/>
          <w:highlight w:val="yellow"/>
        </w:rPr>
      </w:pPr>
      <w:r w:rsidRPr="00343E87">
        <w:rPr>
          <w:rFonts w:ascii="Santander Text" w:hAnsi="Santander Text"/>
          <w:highlight w:val="yellow"/>
        </w:rPr>
        <w:t>GRSS_INTRST_INCM, GRSS_CMMSSN_INCM, GRSS_CMMSSN_INCM_OFF_BLNC</w:t>
      </w:r>
    </w:p>
    <w:p w14:paraId="6C8251FC" w14:textId="0621B9EB" w:rsidR="00343E87" w:rsidRPr="008115A2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Mediante a variável a aprovisionar, existem diferentes fontes de informação e regras a considerar, detalhadas nas secções seguintes. É, no entanto</w:t>
      </w:r>
      <w:r w:rsidR="008115A2" w:rsidRPr="008115A2">
        <w:rPr>
          <w:rFonts w:ascii="Santander Text" w:hAnsi="Santander Text"/>
          <w:szCs w:val="18"/>
          <w:highlight w:val="yellow"/>
          <w:lang w:val="pt-PT"/>
        </w:rPr>
        <w:t>,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relevante, referir alguns aspetos que se aplicam transversalmente:</w:t>
      </w:r>
    </w:p>
    <w:p w14:paraId="5E901B18" w14:textId="77777777" w:rsidR="00343E87" w:rsidRPr="008115A2" w:rsidRDefault="00343E87" w:rsidP="00343E8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Para as variáveis cuja fonte é o modelo de rentabilidade (tabelas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cd_captools.ct209_rent_kpm</w:t>
      </w:r>
      <w:r w:rsidRPr="008115A2">
        <w:rPr>
          <w:rFonts w:ascii="Santander Text" w:hAnsi="Santander Text"/>
          <w:szCs w:val="18"/>
          <w:highlight w:val="yellow"/>
          <w:lang w:val="pt-PT"/>
        </w:rPr>
        <w:t>,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 cd_captools.ct211_rent_kpmco 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cd_captools.ct207_rent_over</w:t>
      </w:r>
      <w:r w:rsidRPr="008115A2">
        <w:rPr>
          <w:rFonts w:ascii="Santander Text" w:hAnsi="Santander Text"/>
          <w:szCs w:val="18"/>
          <w:highlight w:val="yellow"/>
          <w:lang w:val="pt-PT"/>
        </w:rPr>
        <w:t>) e considerando que a chave destas tabelas é o MIS deve garantir-se a passagem pelos seguintes tradutores, para uma dada data de referência:</w:t>
      </w:r>
    </w:p>
    <w:p w14:paraId="596C4CF2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FINREP (tabela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cd_captools.kt_chaves_finrep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), cruzando a chave de contrato da 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cd_loan_tapes_bce.lt002_instrument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pela chave de contrato FINREP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cempresa_fr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cbalcao_fr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cnumecta_fr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zdeposit_fr</w:t>
      </w:r>
      <w:r w:rsidRPr="008115A2">
        <w:rPr>
          <w:rFonts w:ascii="Santander Text" w:hAnsi="Santander Text"/>
          <w:szCs w:val="18"/>
          <w:highlight w:val="yellow"/>
          <w:lang w:val="pt-PT"/>
        </w:rPr>
        <w:t>); e,</w:t>
      </w:r>
    </w:p>
    <w:p w14:paraId="2AD0C8F7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MIS (tabela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cd_captools.kt_chaves_mis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), cruzando a chave da contabilidade obtida pelo cruzamento com o tradutor de chaves FINREP pela chave de contrato da contabilidade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cempresa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cbalcao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cnumecta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</w:t>
      </w:r>
      <w:r w:rsidRPr="008115A2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26BA7889" w14:textId="77777777" w:rsidR="00343E87" w:rsidRPr="008115A2" w:rsidRDefault="00343E87" w:rsidP="00343E8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Após passagem pelos tradutores, pode finalmente cruzar-se a chave de contrato MIS resultante da passagem pelo tradutor de chaves MIS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ckbalcao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cknumcta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zdeposit_mis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) com a chave de contrato presente nas tabelas do módulo de rentabilidade (variáveis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cempcta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ckbalcao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cknumcta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zdeposit</w:t>
      </w:r>
      <w:r w:rsidRPr="008115A2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5AAEDA36" w14:textId="77777777" w:rsidR="00343E87" w:rsidRPr="008115A2" w:rsidRDefault="00343E87" w:rsidP="00343E8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As passagens pelos tradutores de chaves podem originar desdobramentos de registos, ou seja, podem ocorrer as seguintes situações:</w:t>
      </w:r>
    </w:p>
    <w:p w14:paraId="00F63D89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1: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1 registo FINREP associado a 1 registo MIS;</w:t>
      </w:r>
    </w:p>
    <w:p w14:paraId="01A3642D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2: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1 registo FINREP associado a vários registos MIS;</w:t>
      </w:r>
    </w:p>
    <w:p w14:paraId="7446B6B0" w14:textId="77777777" w:rsidR="00343E87" w:rsidRPr="008115A2" w:rsidRDefault="00343E87" w:rsidP="00343E87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3: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1 registo MIS associado a vários registos FINREP.</w:t>
      </w:r>
    </w:p>
    <w:p w14:paraId="5417458F" w14:textId="6BBF2533" w:rsidR="00343E87" w:rsidRPr="008115A2" w:rsidRDefault="00343E87" w:rsidP="00343E87">
      <w:pPr>
        <w:spacing w:line="276" w:lineRule="auto"/>
        <w:ind w:left="720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Assim sendo, devem ser aplicadas as seguintes regras para o correto preenchimento dos campos:</w:t>
      </w:r>
    </w:p>
    <w:p w14:paraId="1BD4720B" w14:textId="77777777" w:rsidR="00343E87" w:rsidRPr="008115A2" w:rsidRDefault="00343E87" w:rsidP="00343E87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Santander Text" w:hAnsi="Santander Text"/>
          <w:b/>
          <w:bCs/>
          <w:szCs w:val="18"/>
          <w:highlight w:val="yellow"/>
          <w:lang w:val="pt-PT"/>
        </w:rPr>
      </w:pPr>
      <w:r w:rsidRPr="008115A2">
        <w:rPr>
          <w:rFonts w:ascii="Santander Text" w:hAnsi="Santander Text"/>
          <w:b/>
          <w:bCs/>
          <w:szCs w:val="18"/>
          <w:highlight w:val="yellow"/>
          <w:lang w:val="pt-PT"/>
        </w:rPr>
        <w:t>Variáveis numéricas:</w:t>
      </w:r>
    </w:p>
    <w:p w14:paraId="4027C379" w14:textId="77777777" w:rsidR="00343E87" w:rsidRPr="008115A2" w:rsidRDefault="00343E87" w:rsidP="00343E87">
      <w:pPr>
        <w:pStyle w:val="ListParagraph"/>
        <w:numPr>
          <w:ilvl w:val="1"/>
          <w:numId w:val="54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t>Situação 1: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considerar diretamente a variável do modelo de rentablidade indicada no ficheiro de mapeamento;</w:t>
      </w:r>
    </w:p>
    <w:p w14:paraId="5082CAA1" w14:textId="504207B9" w:rsidR="00343E87" w:rsidRDefault="00343E87" w:rsidP="00343E87">
      <w:pPr>
        <w:pStyle w:val="ListParagraph"/>
        <w:numPr>
          <w:ilvl w:val="1"/>
          <w:numId w:val="54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u w:val="single"/>
          <w:lang w:val="pt-PT"/>
        </w:rPr>
        <w:lastRenderedPageBreak/>
        <w:t>Situação 2 e 3: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caso a relação não seja de 1 para 1 entre a chave FINREP e a chave MIS, deve considerar-se o seguinte processo para obtenção dos valores provenientes das tabelas de rentabilidade:</w:t>
      </w:r>
    </w:p>
    <w:p w14:paraId="10075619" w14:textId="0F995CE4" w:rsidR="00506CCE" w:rsidRPr="00506CCE" w:rsidRDefault="00506CCE" w:rsidP="00506CCE">
      <w:pPr>
        <w:pStyle w:val="ListParagraph"/>
        <w:numPr>
          <w:ilvl w:val="2"/>
          <w:numId w:val="54"/>
        </w:numPr>
        <w:spacing w:before="100" w:beforeAutospacing="1" w:after="100" w:afterAutospacing="1" w:line="240" w:lineRule="auto"/>
        <w:rPr>
          <w:rFonts w:ascii="Santander Text" w:hAnsi="Santander Text"/>
          <w:szCs w:val="18"/>
          <w:highlight w:val="yellow"/>
          <w:lang w:val="pt-PT"/>
        </w:rPr>
      </w:pPr>
      <w:r w:rsidRPr="00506CCE">
        <w:rPr>
          <w:rFonts w:ascii="Santander Text" w:hAnsi="Santander Text"/>
          <w:szCs w:val="18"/>
          <w:highlight w:val="yellow"/>
          <w:lang w:val="pt-PT"/>
        </w:rPr>
        <w:t>Obtenção do ‘msaldo_final’ da tabela lt001_univ_oper no schema cd_loan_tapes_bce agregado por chave FINREP.</w:t>
      </w:r>
    </w:p>
    <w:p w14:paraId="047EB25C" w14:textId="1B7FA217" w:rsidR="00506CCE" w:rsidRDefault="00506CCE" w:rsidP="00506CCE">
      <w:pPr>
        <w:pStyle w:val="ListParagraph"/>
        <w:numPr>
          <w:ilvl w:val="2"/>
          <w:numId w:val="54"/>
        </w:numPr>
        <w:spacing w:before="100" w:beforeAutospacing="1" w:after="100" w:afterAutospacing="1" w:line="240" w:lineRule="auto"/>
        <w:rPr>
          <w:rFonts w:ascii="Santander Text" w:hAnsi="Santander Text"/>
          <w:szCs w:val="18"/>
          <w:highlight w:val="yellow"/>
          <w:lang w:val="pt-PT"/>
        </w:rPr>
      </w:pPr>
      <w:r w:rsidRPr="00506CCE">
        <w:rPr>
          <w:rFonts w:ascii="Santander Text" w:hAnsi="Santander Text"/>
          <w:szCs w:val="18"/>
          <w:highlight w:val="yellow"/>
          <w:lang w:val="pt-PT"/>
        </w:rPr>
        <w:t>Para cada chave FINREP presente na tabela lt002_instrument no schema cd_loan_tapes_bce, calcular um ponderador com base no valor do ‘msaldo_final’ desse registo sobre o somatório do ‘msaldo_final’ das várias chaves FINREP associadas a cada par chave MIS e business area em questão. A título ilustrativo:</w:t>
      </w:r>
    </w:p>
    <w:p w14:paraId="0A7A1F61" w14:textId="77777777" w:rsidR="00506CCE" w:rsidRPr="00506CCE" w:rsidRDefault="00506CCE" w:rsidP="00506CCE">
      <w:pPr>
        <w:pStyle w:val="ListParagraph"/>
        <w:spacing w:before="100" w:beforeAutospacing="1" w:after="100" w:afterAutospacing="1" w:line="240" w:lineRule="auto"/>
        <w:ind w:left="2160"/>
        <w:rPr>
          <w:rFonts w:ascii="Santander Text" w:hAnsi="Santander Text"/>
          <w:szCs w:val="18"/>
          <w:highlight w:val="yellow"/>
          <w:lang w:val="pt-PT"/>
        </w:rPr>
      </w:pPr>
    </w:p>
    <w:p w14:paraId="706594F6" w14:textId="710DC83E" w:rsidR="00343E87" w:rsidRPr="008115A2" w:rsidRDefault="009066C1" w:rsidP="00343E87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18"/>
                  <w:highlight w:val="yellow"/>
                  <w:lang w:val="pt-PT"/>
                </w:rPr>
              </m:ctrlPr>
            </m:sSubPr>
            <m:e>
              <m:r>
                <w:rPr>
                  <w:rFonts w:ascii="Cambria Math" w:hAnsi="Cambria Math"/>
                  <w:szCs w:val="18"/>
                  <w:highlight w:val="yellow"/>
                  <w:lang w:val="pt-PT"/>
                </w:rPr>
                <m:t>% POND FINREP</m:t>
              </m:r>
            </m:e>
            <m:sub>
              <m:r>
                <w:rPr>
                  <w:rFonts w:ascii="Cambria Math" w:hAnsi="Cambria Math"/>
                  <w:szCs w:val="18"/>
                  <w:highlight w:val="yellow"/>
                  <w:lang w:val="pt-PT"/>
                </w:rPr>
                <m:t>chave FINREP</m:t>
              </m:r>
            </m:sub>
          </m:sSub>
          <m:r>
            <w:rPr>
              <w:rFonts w:ascii="Cambria Math" w:hAnsi="Cambria Math"/>
              <w:szCs w:val="18"/>
              <w:highlight w:val="yellow"/>
              <w:lang w:val="pt-PT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Cs w:val="18"/>
                  <w:highlight w:val="yellow"/>
                  <w:lang w:val="pt-PT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18"/>
                      <w:highlight w:val="yellow"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>msald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  <w:highlight w:val="yellow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final</m:t>
                      </m:r>
                    </m:sub>
                  </m:sSub>
                </m:e>
                <m:sub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>chave FINREP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Cs w:val="18"/>
                      <w:highlight w:val="yellow"/>
                      <w:lang w:val="pt-PT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>msald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18"/>
                          <w:highlight w:val="yellow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Cs w:val="18"/>
                          <w:highlight w:val="yellow"/>
                          <w:lang w:val="pt-PT"/>
                        </w:rPr>
                        <m:t>final</m:t>
                      </m:r>
                    </m:sub>
                  </m:sSub>
                  <m:r>
                    <w:rPr>
                      <w:rFonts w:ascii="Cambria Math" w:hAnsi="Cambria Math"/>
                      <w:szCs w:val="18"/>
                      <w:highlight w:val="yellow"/>
                      <w:lang w:val="pt-PT"/>
                    </w:rPr>
                    <m:t xml:space="preserve"> das chaves FINREP associadas à chave MIS</m:t>
                  </m:r>
                </m:e>
              </m:nary>
            </m:den>
          </m:f>
        </m:oMath>
      </m:oMathPara>
    </w:p>
    <w:p w14:paraId="0410937D" w14:textId="77777777" w:rsidR="00343E87" w:rsidRPr="008115A2" w:rsidRDefault="00343E87" w:rsidP="00343E87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</w:p>
    <w:p w14:paraId="0AF6C81A" w14:textId="77777777" w:rsidR="00343E87" w:rsidRPr="008115A2" w:rsidRDefault="00343E87" w:rsidP="00343E87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>Caso o ‘</w:t>
      </w:r>
      <w:r w:rsidRPr="008115A2">
        <w:rPr>
          <w:rFonts w:ascii="Santander Text" w:eastAsiaTheme="minorEastAsia" w:hAnsi="Santander Text"/>
          <w:i/>
          <w:iCs/>
          <w:szCs w:val="18"/>
          <w:highlight w:val="yellow"/>
          <w:lang w:val="pt-PT"/>
        </w:rPr>
        <w:t>msaldo_final</w:t>
      </w: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>’ das chaves FINREP associadas à chave MIS for zero, o ponderador a associar a cada chave FINREP será 1 / (número de chaves FINREP associadas à chave MIS). Em contrapartida, caso uma das chaves FINREP apresente o ‘</w:t>
      </w:r>
      <w:r w:rsidRPr="008115A2">
        <w:rPr>
          <w:rFonts w:ascii="Santander Text" w:eastAsiaTheme="minorEastAsia" w:hAnsi="Santander Text"/>
          <w:i/>
          <w:iCs/>
          <w:szCs w:val="18"/>
          <w:highlight w:val="yellow"/>
          <w:lang w:val="pt-PT"/>
        </w:rPr>
        <w:t>msaldo_final´</w:t>
      </w: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 xml:space="preserve"> igual a zero, e as restantes diferente de zero, então o ponderador para a chave FINREP com ‘</w:t>
      </w:r>
      <w:r w:rsidRPr="008115A2">
        <w:rPr>
          <w:rFonts w:ascii="Santander Text" w:eastAsiaTheme="minorEastAsia" w:hAnsi="Santander Text"/>
          <w:i/>
          <w:iCs/>
          <w:szCs w:val="18"/>
          <w:highlight w:val="yellow"/>
          <w:lang w:val="pt-PT"/>
        </w:rPr>
        <w:t>msaldo_final´</w:t>
      </w: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 xml:space="preserve"> igual a zero deverá ser também zero, e para as restantes chaves FINREP deverá ser aplicada a fórmula de cálculo detalhada acima.</w:t>
      </w:r>
    </w:p>
    <w:p w14:paraId="38674EEF" w14:textId="77777777" w:rsidR="00343E87" w:rsidRPr="008115A2" w:rsidRDefault="00343E87" w:rsidP="00343E87">
      <w:pPr>
        <w:pStyle w:val="ListParagraph"/>
        <w:numPr>
          <w:ilvl w:val="2"/>
          <w:numId w:val="54"/>
        </w:numPr>
        <w:spacing w:line="276" w:lineRule="auto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Aplicar o ponderador calculado no passo 1 ao valor do KPI proveniente da rentabilidade para o registo MIS, de forma a obter o valor correspondente para cada chave FINREP.</w:t>
      </w:r>
    </w:p>
    <w:p w14:paraId="6E4BF738" w14:textId="77777777" w:rsidR="00343E87" w:rsidRPr="008115A2" w:rsidRDefault="00343E87" w:rsidP="00343E87">
      <w:pPr>
        <w:pStyle w:val="ListParagraph"/>
        <w:numPr>
          <w:ilvl w:val="2"/>
          <w:numId w:val="54"/>
        </w:numPr>
        <w:spacing w:line="276" w:lineRule="auto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Por último, deve ser agregado o valor calculado no passo 2 por chave FINREP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business area</w:t>
      </w:r>
      <w:r w:rsidRPr="008115A2">
        <w:rPr>
          <w:rFonts w:ascii="Santander Text" w:hAnsi="Santander Text"/>
          <w:szCs w:val="18"/>
          <w:highlight w:val="yellow"/>
          <w:lang w:val="pt-PT"/>
        </w:rPr>
        <w:t>.</w:t>
      </w:r>
    </w:p>
    <w:p w14:paraId="73581BB9" w14:textId="77777777" w:rsidR="00343E87" w:rsidRPr="008115A2" w:rsidRDefault="00343E87" w:rsidP="00343E87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highlight w:val="yellow"/>
          <w:lang w:val="pt-PT"/>
        </w:rPr>
      </w:pPr>
      <w:r w:rsidRPr="008115A2">
        <w:rPr>
          <w:rFonts w:ascii="Santander Text" w:eastAsiaTheme="minorEastAsia" w:hAnsi="Santander Text"/>
          <w:szCs w:val="18"/>
          <w:highlight w:val="yellow"/>
          <w:lang w:val="pt-PT"/>
        </w:rPr>
        <w:t>A tabela infra apresenta um exemplo ilustrativo do processo de cálculo para a variável ‘</w:t>
      </w:r>
      <w:r w:rsidRPr="008115A2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highlight w:val="yellow"/>
          <w:lang w:val="pt-PT" w:eastAsia="pt-PT"/>
        </w:rPr>
        <w:t>GRSS_CMMSSN_INCM’</w:t>
      </w:r>
      <w:r w:rsidRPr="008115A2">
        <w:rPr>
          <w:rFonts w:ascii="Santander Text" w:eastAsia="Times New Roman" w:hAnsi="Santander Text" w:cs="Calibri"/>
          <w:color w:val="000000"/>
          <w:sz w:val="16"/>
          <w:szCs w:val="16"/>
          <w:highlight w:val="yellow"/>
          <w:lang w:val="pt-PT" w:eastAsia="pt-PT"/>
        </w:rPr>
        <w:t>:</w:t>
      </w:r>
    </w:p>
    <w:tbl>
      <w:tblPr>
        <w:tblW w:w="571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849"/>
        <w:gridCol w:w="850"/>
        <w:gridCol w:w="1002"/>
        <w:gridCol w:w="793"/>
        <w:gridCol w:w="1511"/>
      </w:tblGrid>
      <w:tr w:rsidR="00343E87" w:rsidRPr="008115A2" w14:paraId="082DC7CC" w14:textId="77777777" w:rsidTr="00C50118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62C7621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Chaves MIS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2BC9572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BE1EDD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3B2E611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4"/>
                <w:szCs w:val="14"/>
                <w:highlight w:val="yellow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30F596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4A6C68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GRSS_CMMSSN_INCM</w:t>
            </w:r>
          </w:p>
        </w:tc>
      </w:tr>
      <w:tr w:rsidR="00343E87" w:rsidRPr="008115A2" w14:paraId="1E400DB1" w14:textId="77777777" w:rsidTr="00C50118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693E1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A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4167A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F03D6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30774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B765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77C2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11,76 € </w:t>
            </w:r>
          </w:p>
        </w:tc>
      </w:tr>
      <w:tr w:rsidR="00343E87" w:rsidRPr="008115A2" w14:paraId="48969063" w14:textId="77777777" w:rsidTr="00C50118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A0C55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D041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D0A01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B1A4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C9BED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6812E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   8,24 € </w:t>
            </w:r>
          </w:p>
        </w:tc>
      </w:tr>
      <w:tr w:rsidR="00343E87" w:rsidRPr="008115A2" w14:paraId="73ABCD6D" w14:textId="77777777" w:rsidTr="00C50118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DF52A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B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325E0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BF24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1ADD5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6917C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F201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18,00 € </w:t>
            </w:r>
          </w:p>
        </w:tc>
      </w:tr>
      <w:tr w:rsidR="00343E87" w:rsidRPr="008115A2" w14:paraId="40789D4F" w14:textId="77777777" w:rsidTr="00C50118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4D03A" w14:textId="77777777" w:rsidR="00343E87" w:rsidRPr="008115A2" w:rsidRDefault="00343E87" w:rsidP="00C5011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FDD6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AE07E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3563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3FB4C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4E68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27,00 € </w:t>
            </w:r>
          </w:p>
        </w:tc>
      </w:tr>
      <w:tr w:rsidR="00343E87" w:rsidRPr="008115A2" w14:paraId="7A503363" w14:textId="77777777" w:rsidTr="00C50118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7BC02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D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49089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9C2B1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EE1EE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5B4D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16BC5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55,00 € </w:t>
            </w:r>
          </w:p>
        </w:tc>
      </w:tr>
    </w:tbl>
    <w:p w14:paraId="71D06076" w14:textId="77777777" w:rsidR="00343E87" w:rsidRPr="008115A2" w:rsidRDefault="00343E87" w:rsidP="00343E87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highlight w:val="yellow"/>
          <w:lang w:val="pt-PT"/>
        </w:rPr>
      </w:pPr>
    </w:p>
    <w:p w14:paraId="621186AD" w14:textId="77777777" w:rsidR="00343E87" w:rsidRPr="008115A2" w:rsidRDefault="00343E87" w:rsidP="00343E87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Assim sendo, e com base no exemplo ilustrativo, a informação a apresentar na tabela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lt002_instrument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no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schema cd_loan_tapes_bce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deve ser:</w:t>
      </w:r>
    </w:p>
    <w:tbl>
      <w:tblPr>
        <w:tblW w:w="2553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1546"/>
      </w:tblGrid>
      <w:tr w:rsidR="00343E87" w:rsidRPr="008115A2" w14:paraId="39046A22" w14:textId="77777777" w:rsidTr="00C50118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6885C5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INSTRMNT_ID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E0B820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highlight w:val="yellow"/>
                <w:lang w:val="pt-PT" w:eastAsia="pt-PT"/>
              </w:rPr>
              <w:t>GRSS_CMMSSN_INCM</w:t>
            </w:r>
          </w:p>
        </w:tc>
      </w:tr>
      <w:tr w:rsidR="00343E87" w:rsidRPr="008115A2" w14:paraId="1F74D2B0" w14:textId="77777777" w:rsidTr="00C50118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87144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E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E3284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84,76 € </w:t>
            </w:r>
          </w:p>
        </w:tc>
      </w:tr>
      <w:tr w:rsidR="00343E87" w:rsidRPr="008115A2" w14:paraId="5E69A138" w14:textId="77777777" w:rsidTr="00C50118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37085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F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07C33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   8,24 € </w:t>
            </w:r>
          </w:p>
        </w:tc>
      </w:tr>
      <w:tr w:rsidR="00343E87" w:rsidRPr="008115A2" w14:paraId="03BBED49" w14:textId="77777777" w:rsidTr="00C50118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AC261" w14:textId="77777777" w:rsidR="00343E87" w:rsidRPr="008115A2" w:rsidRDefault="00343E87" w:rsidP="00C5011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>S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FBF54" w14:textId="77777777" w:rsidR="00343E87" w:rsidRPr="008115A2" w:rsidRDefault="00343E87" w:rsidP="00C50118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</w:pPr>
            <w:r w:rsidRPr="008115A2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highlight w:val="yellow"/>
                <w:lang w:val="pt-PT" w:eastAsia="pt-PT"/>
              </w:rPr>
              <w:t xml:space="preserve">                             27,00 € </w:t>
            </w:r>
          </w:p>
        </w:tc>
      </w:tr>
    </w:tbl>
    <w:p w14:paraId="568FB9BE" w14:textId="77777777" w:rsidR="008115A2" w:rsidRDefault="008115A2" w:rsidP="008115A2">
      <w:pPr>
        <w:rPr>
          <w:rFonts w:ascii="Santander Text" w:hAnsi="Santander Text"/>
          <w:szCs w:val="18"/>
          <w:highlight w:val="yellow"/>
          <w:lang w:val="pt-PT"/>
        </w:rPr>
      </w:pPr>
    </w:p>
    <w:p w14:paraId="2FE3CE9E" w14:textId="2F4A75A3" w:rsidR="008115A2" w:rsidRPr="008115A2" w:rsidRDefault="008115A2" w:rsidP="008115A2">
      <w:pPr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>Adicionalmente, de modo a garantir a alocação correta das métricas a cada operação, devem ser garantidos os seguintes cruzamentos:</w:t>
      </w:r>
    </w:p>
    <w:p w14:paraId="02CCC782" w14:textId="03FC0E1A" w:rsidR="008115A2" w:rsidRPr="008115A2" w:rsidRDefault="008115A2" w:rsidP="008115A2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1.   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>Passagem pelos tradutores de chaves;</w:t>
      </w:r>
    </w:p>
    <w:p w14:paraId="64BFA5C3" w14:textId="4CEE1A95" w:rsidR="008115A2" w:rsidRPr="008115A2" w:rsidRDefault="008115A2" w:rsidP="008115A2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2. 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Cruzamento do resultado obtido em 1. com a tabela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cd_captools.ct831_class_meta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por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metaproduto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ou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metacomissao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no sentido de associar o respetivo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a cada operação;</w:t>
      </w:r>
    </w:p>
    <w:p w14:paraId="58D9F0AB" w14:textId="02108B6A" w:rsidR="00343E87" w:rsidRPr="008115A2" w:rsidRDefault="008115A2" w:rsidP="008115A2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3.  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Cruzamento do resultado obtido em 2. com a tabela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cd_loan_tapes_bce.lt824_assoc_kpi_gd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por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para definir, com base no </w:t>
      </w:r>
      <w:r w:rsidR="00343E87"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tipo_conta_local</w:t>
      </w:r>
      <w:r w:rsidR="00343E87" w:rsidRPr="008115A2">
        <w:rPr>
          <w:rFonts w:ascii="Santander Text" w:hAnsi="Santander Text"/>
          <w:szCs w:val="18"/>
          <w:highlight w:val="yellow"/>
          <w:lang w:val="pt-PT"/>
        </w:rPr>
        <w:t xml:space="preserve"> de cada operação qual deve ser o KPI proveniente do MIS a reportar para cada operação.</w:t>
      </w:r>
    </w:p>
    <w:p w14:paraId="7DAD76A1" w14:textId="378A4B91" w:rsidR="00343E87" w:rsidRPr="00343E87" w:rsidRDefault="00343E87" w:rsidP="00343E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Importante referir que, para os mapeamentos definidos,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atu.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ant.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correspondem ao mês para o qual se está a gerar o </w:t>
      </w:r>
      <w:r w:rsidRPr="008115A2">
        <w:rPr>
          <w:rFonts w:ascii="Santander Text" w:hAnsi="Santander Text"/>
          <w:i/>
          <w:iCs/>
          <w:szCs w:val="18"/>
          <w:highlight w:val="yellow"/>
          <w:lang w:val="pt-PT"/>
        </w:rPr>
        <w:t>Loan Tape / Green Dashboard</w:t>
      </w:r>
      <w:r w:rsidRPr="008115A2">
        <w:rPr>
          <w:rFonts w:ascii="Santander Text" w:hAnsi="Santander Text"/>
          <w:szCs w:val="18"/>
          <w:highlight w:val="yellow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7AF0AD3B" w14:textId="77777777" w:rsidR="00343E87" w:rsidRPr="0090623C" w:rsidRDefault="00343E87" w:rsidP="00343E87">
      <w:pPr>
        <w:pStyle w:val="MyHeading3"/>
        <w:numPr>
          <w:ilvl w:val="3"/>
          <w:numId w:val="46"/>
        </w:numPr>
        <w:rPr>
          <w:rFonts w:ascii="Santander Text" w:hAnsi="Santander Text"/>
          <w:highlight w:val="yellow"/>
          <w:lang w:val="pt-PT"/>
        </w:rPr>
      </w:pPr>
      <w:r w:rsidRPr="0090623C">
        <w:rPr>
          <w:rFonts w:ascii="Santander Text" w:hAnsi="Santander Text"/>
          <w:highlight w:val="yellow"/>
          <w:lang w:val="pt-PT"/>
        </w:rPr>
        <w:t>NW_BSNNS</w:t>
      </w:r>
    </w:p>
    <w:p w14:paraId="7E32B25B" w14:textId="77777777" w:rsidR="00343E87" w:rsidRPr="005F0E84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Para o aprovisionamento desta variável deverá proceder-se ao cruzamento entre a tabela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lt002_instrument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 e o tradutor de chaves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FINREP</w:t>
      </w:r>
      <w:r w:rsidRPr="005F0E84">
        <w:rPr>
          <w:rFonts w:ascii="Santander Text" w:hAnsi="Santander Text"/>
          <w:szCs w:val="18"/>
          <w:highlight w:val="yellow"/>
          <w:lang w:val="pt-PT"/>
        </w:rPr>
        <w:t>, através da ligação entre o campo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da tabela lt002_instrument e a concatenação dos campos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cempresa_fr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cbalcao_fr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cnumecta_fr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e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zdeposit_fr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’ da tabela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kt_chaves_finrep</w:t>
      </w:r>
      <w:r w:rsidRPr="005F0E84">
        <w:rPr>
          <w:rFonts w:ascii="Santander Text" w:hAnsi="Santander Text"/>
          <w:szCs w:val="18"/>
          <w:highlight w:val="yellow"/>
          <w:lang w:val="pt-PT"/>
        </w:rPr>
        <w:t>. Seguidamente procede-se à ligação com o tradutor de chaves MIS (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kt_chaves_mis</w:t>
      </w:r>
      <w:r w:rsidRPr="005F0E84">
        <w:rPr>
          <w:rFonts w:ascii="Santander Text" w:hAnsi="Santander Text"/>
          <w:szCs w:val="18"/>
          <w:highlight w:val="yellow"/>
          <w:lang w:val="pt-PT"/>
        </w:rPr>
        <w:t>), através da concatenação dos campos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cempresa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cbalcao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cnumecta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e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zdeposit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’ (presentes no tradutor de chaves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FINREP</w:t>
      </w:r>
      <w:r w:rsidRPr="005F0E84">
        <w:rPr>
          <w:rFonts w:ascii="Santander Text" w:hAnsi="Santander Text"/>
          <w:szCs w:val="18"/>
          <w:highlight w:val="yellow"/>
          <w:lang w:val="pt-PT"/>
        </w:rPr>
        <w:t>) e da concatenação dos campos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cempresa_master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cbalcao_master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’,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cnumecta_master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>’ e ‘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zdeposit_master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’ (presentes no tradutor de chaves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MIS</w:t>
      </w:r>
      <w:r w:rsidRPr="005F0E84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79F14C0F" w14:textId="77777777" w:rsidR="00343E87" w:rsidRPr="005F0E84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Cruzamento com a tabela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ct209_rent_kpm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 por chave </w:t>
      </w:r>
      <w:r w:rsidRPr="005F0E84">
        <w:rPr>
          <w:rFonts w:ascii="Santander Text" w:hAnsi="Santander Text"/>
          <w:i/>
          <w:szCs w:val="18"/>
          <w:highlight w:val="yellow"/>
          <w:lang w:val="pt-PT"/>
        </w:rPr>
        <w:t>MIS</w:t>
      </w:r>
      <w:r w:rsidRPr="005F0E84">
        <w:rPr>
          <w:rFonts w:ascii="Santander Text" w:hAnsi="Santander Text"/>
          <w:szCs w:val="18"/>
          <w:highlight w:val="yellow"/>
          <w:lang w:val="pt-PT"/>
        </w:rPr>
        <w:t xml:space="preserve"> de modo a identificar se o contrato é nova produção (contratos novos ou variação de saldo), através da seguinte metodologia:</w:t>
      </w:r>
    </w:p>
    <w:p w14:paraId="38FFD728" w14:textId="77777777" w:rsidR="00343E87" w:rsidRPr="005F0E84" w:rsidRDefault="00343E87" w:rsidP="00343E87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>Contrato é considerado nova produção caso possua o saldo dos campos c008 e c011 para o ano de referência superior a 0;</w:t>
      </w:r>
    </w:p>
    <w:p w14:paraId="49EDEF2D" w14:textId="77777777" w:rsidR="00343E87" w:rsidRPr="005F0E84" w:rsidRDefault="00343E87" w:rsidP="00343E87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5F0E84">
        <w:rPr>
          <w:rFonts w:ascii="Santander Text" w:hAnsi="Santander Text"/>
          <w:szCs w:val="18"/>
          <w:highlight w:val="yellow"/>
          <w:lang w:val="pt-PT"/>
        </w:rPr>
        <w:t>Contrato é considerado nova produção caso possua valor positivo na diferença entre soma dos saldos de c001 e c134 do mês de referência e a soma dos saldos de c001 e c134 do mês anterior ao mês de referência.</w:t>
      </w:r>
    </w:p>
    <w:p w14:paraId="47FD5C6D" w14:textId="77777777" w:rsidR="00343E87" w:rsidRPr="0090623C" w:rsidRDefault="00343E87" w:rsidP="00343E87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7C6778">
        <w:rPr>
          <w:rFonts w:ascii="Santander Text" w:hAnsi="Santander Text"/>
          <w:szCs w:val="18"/>
          <w:highlight w:val="yellow"/>
          <w:lang w:val="pt-PT"/>
        </w:rPr>
        <w:t>Caso pelo menos uma chave MIS associada a uma determinada chave FINREP, cumpra uma das condições supra mencionados, então a variável ‘NW_BSNSS’, para a chave FINREP, deve ser aprovisionada com o valor ‘Y’. Caso contrário deverá assumir o valor</w:t>
      </w:r>
      <w:r>
        <w:rPr>
          <w:rFonts w:ascii="Santander Text" w:hAnsi="Santander Text"/>
          <w:szCs w:val="18"/>
          <w:highlight w:val="yellow"/>
          <w:lang w:val="pt-PT"/>
        </w:rPr>
        <w:t xml:space="preserve"> ‘N’.</w:t>
      </w:r>
    </w:p>
    <w:p w14:paraId="5893BA3C" w14:textId="77777777" w:rsidR="00343E87" w:rsidRPr="00CE0124" w:rsidRDefault="00343E87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71F78A3" w14:textId="69729116" w:rsidR="00564599" w:rsidRPr="0039361B" w:rsidRDefault="00BC5775" w:rsidP="00564599">
      <w:pPr>
        <w:pStyle w:val="MyHeading2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823" w:name="_Toc190378755"/>
      <w:r w:rsidRPr="00CE0124">
        <w:rPr>
          <w:rFonts w:ascii="Santander Text" w:hAnsi="Santander Text"/>
          <w:color w:val="auto"/>
          <w:sz w:val="20"/>
          <w:szCs w:val="20"/>
          <w:lang w:val="pt-PT"/>
        </w:rPr>
        <w:t xml:space="preserve">Tabela </w:t>
      </w:r>
      <w:r w:rsidRPr="0039361B">
        <w:rPr>
          <w:rFonts w:ascii="Santander Text" w:hAnsi="Santander Text"/>
          <w:color w:val="auto"/>
          <w:sz w:val="20"/>
          <w:szCs w:val="20"/>
          <w:lang w:val="pt-PT"/>
        </w:rPr>
        <w:t xml:space="preserve">de relação Instrumentos </w:t>
      </w:r>
      <w:r w:rsidR="00E47DFD" w:rsidRPr="0039361B">
        <w:rPr>
          <w:rFonts w:ascii="Santander Text" w:hAnsi="Santander Text"/>
          <w:color w:val="auto"/>
          <w:sz w:val="20"/>
          <w:szCs w:val="20"/>
          <w:lang w:val="pt-PT"/>
        </w:rPr>
        <w:t xml:space="preserve">e </w:t>
      </w:r>
      <w:r w:rsidRPr="0039361B">
        <w:rPr>
          <w:rFonts w:ascii="Santander Text" w:hAnsi="Santander Text"/>
          <w:color w:val="auto"/>
          <w:sz w:val="20"/>
          <w:szCs w:val="20"/>
          <w:lang w:val="pt-PT"/>
        </w:rPr>
        <w:t>Categorias – lt007_instr_activity</w:t>
      </w:r>
      <w:bookmarkEnd w:id="823"/>
    </w:p>
    <w:p w14:paraId="1872D141" w14:textId="71505A5F" w:rsidR="00C703DD" w:rsidRPr="0039361B" w:rsidRDefault="00C703DD" w:rsidP="00C703DD">
      <w:pPr>
        <w:rPr>
          <w:rFonts w:ascii="Santander Text" w:hAnsi="Santander Text"/>
          <w:lang w:val="pt-PT"/>
        </w:rPr>
      </w:pPr>
    </w:p>
    <w:p w14:paraId="10963ECF" w14:textId="7188B3F1" w:rsidR="0039361B" w:rsidRPr="0039361B" w:rsidRDefault="0039361B" w:rsidP="0039361B">
      <w:pPr>
        <w:pStyle w:val="MyHeading3"/>
        <w:rPr>
          <w:rFonts w:ascii="Santander Text" w:hAnsi="Santander Text"/>
          <w:highlight w:val="yellow"/>
        </w:rPr>
      </w:pPr>
      <w:r w:rsidRPr="0039361B">
        <w:rPr>
          <w:rFonts w:ascii="Santander Text" w:hAnsi="Santander Text"/>
          <w:highlight w:val="yellow"/>
        </w:rPr>
        <w:t xml:space="preserve">COD_SOC, </w:t>
      </w:r>
      <w:commentRangeStart w:id="824"/>
      <w:r w:rsidRPr="0039361B">
        <w:rPr>
          <w:rFonts w:ascii="Santander Text" w:hAnsi="Santander Text"/>
          <w:highlight w:val="yellow"/>
        </w:rPr>
        <w:t>INSTRMNT_ID</w:t>
      </w:r>
      <w:commentRangeEnd w:id="824"/>
      <w:r w:rsidR="008115A2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824"/>
      </w:r>
    </w:p>
    <w:p w14:paraId="6EF44D47" w14:textId="03F60348" w:rsidR="0039361B" w:rsidRPr="00CE0124" w:rsidRDefault="0039361B" w:rsidP="0039361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39361B">
        <w:rPr>
          <w:rFonts w:ascii="Santander Text" w:hAnsi="Santander Text"/>
          <w:szCs w:val="18"/>
          <w:highlight w:val="yellow"/>
          <w:lang w:val="pt-PT"/>
        </w:rPr>
        <w:t>Variáveis devem ser aprovisionadas de acordo com a metodologia presente em ‘PM’.</w:t>
      </w:r>
    </w:p>
    <w:p w14:paraId="6DFC2E31" w14:textId="3760C070" w:rsidR="00C703DD" w:rsidRPr="00CE0124" w:rsidRDefault="00BC5775" w:rsidP="00B53676">
      <w:pPr>
        <w:pStyle w:val="MyHeading3"/>
        <w:rPr>
          <w:rFonts w:ascii="Santander Text" w:hAnsi="Santander Text"/>
          <w:color w:val="auto"/>
          <w:lang w:val="pt-PT"/>
        </w:rPr>
      </w:pPr>
      <w:r w:rsidRPr="00CE0124">
        <w:rPr>
          <w:rFonts w:ascii="Santander Text" w:hAnsi="Santander Text"/>
          <w:lang w:val="pt-PT"/>
        </w:rPr>
        <w:t xml:space="preserve">ENVRNMNTL_OBJCTV, TYP_ACTVTY, </w:t>
      </w:r>
      <w:r w:rsidRPr="00CE0124">
        <w:rPr>
          <w:rFonts w:ascii="Santander Text" w:hAnsi="Santander Text"/>
          <w:color w:val="auto"/>
          <w:lang w:val="pt-PT"/>
        </w:rPr>
        <w:t>SSTNBL_INDCTR e SSTNBL_CTGRY</w:t>
      </w:r>
    </w:p>
    <w:p w14:paraId="199C3F24" w14:textId="69293C53" w:rsidR="00BC5775" w:rsidRPr="00CE0124" w:rsidRDefault="00BC5775" w:rsidP="00B5367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Estas variáveis são aprovisionadas com base na informação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Pr="00CE0124">
        <w:rPr>
          <w:rFonts w:ascii="Santander Text" w:hAnsi="Santander Text"/>
          <w:i/>
          <w:szCs w:val="18"/>
          <w:lang w:val="pt-PT"/>
        </w:rPr>
        <w:t>.modesg_out_sfcs_taxon_europeia</w:t>
      </w:r>
      <w:r w:rsidRPr="00CE0124">
        <w:rPr>
          <w:rFonts w:ascii="Santander Text" w:hAnsi="Santander Text"/>
          <w:szCs w:val="18"/>
          <w:lang w:val="pt-PT"/>
        </w:rPr>
        <w:t xml:space="preserve">. do Modelo de Dados ESG e considerando os valores da tabela de parametrização </w:t>
      </w:r>
      <w:r w:rsidRPr="00CE012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5281CEF2" w14:textId="6B1C7117" w:rsidR="0055646A" w:rsidRPr="00CE0124" w:rsidRDefault="00BC5775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business_esg</w:t>
      </w:r>
      <w:r w:rsidRPr="00CE0124">
        <w:rPr>
          <w:rFonts w:ascii="Santander Text" w:hAnsi="Santander Text"/>
          <w:i/>
          <w:szCs w:val="18"/>
          <w:lang w:val="pt-PT"/>
        </w:rPr>
        <w:t>.modesg_out_sfcs_taxon_europeia</w:t>
      </w:r>
      <w:r w:rsidRPr="00CE0124">
        <w:rPr>
          <w:rFonts w:ascii="Santander Text" w:hAnsi="Santander Text"/>
          <w:szCs w:val="18"/>
          <w:lang w:val="pt-PT"/>
        </w:rPr>
        <w:t>. acima mencionada, deve ser previamente filtrada para a data de referência (</w:t>
      </w:r>
      <w:r w:rsidRPr="00CE0124">
        <w:rPr>
          <w:rFonts w:ascii="Santander Text" w:hAnsi="Santander Text"/>
          <w:i/>
          <w:iCs/>
          <w:szCs w:val="18"/>
          <w:lang w:val="pt-PT"/>
        </w:rPr>
        <w:t>ref_date</w:t>
      </w:r>
      <w:r w:rsidRPr="00CE0124">
        <w:rPr>
          <w:rFonts w:ascii="Santander Text" w:hAnsi="Santander Text"/>
          <w:szCs w:val="18"/>
          <w:lang w:val="pt-PT"/>
        </w:rPr>
        <w:t xml:space="preserve">) de execução do carregamento e os cruzamentos devem respeitar as regras descritas na secção </w:t>
      </w:r>
      <w:r w:rsidRPr="00CE0124">
        <w:rPr>
          <w:rFonts w:ascii="Santander Text" w:hAnsi="Santander Text"/>
          <w:szCs w:val="18"/>
          <w:lang w:val="pt-PT"/>
        </w:rPr>
        <w:lastRenderedPageBreak/>
        <w:t xml:space="preserve">4.1.1 considerando que será apenas necessária a passagem pelo tradutor de chaves FINREP (tabela </w:t>
      </w:r>
      <w:r w:rsidRPr="00CE012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CE0124">
        <w:rPr>
          <w:rFonts w:ascii="Santander Text" w:hAnsi="Santander Text"/>
          <w:szCs w:val="18"/>
          <w:lang w:val="pt-PT"/>
        </w:rPr>
        <w:t>).</w:t>
      </w:r>
    </w:p>
    <w:p w14:paraId="66C71B1E" w14:textId="0AD731E4" w:rsidR="0055646A" w:rsidRPr="00CE0124" w:rsidRDefault="0055646A" w:rsidP="0055646A">
      <w:pPr>
        <w:pStyle w:val="MyHeading3"/>
        <w:rPr>
          <w:rFonts w:ascii="Santander Text" w:hAnsi="Santander Text"/>
        </w:rPr>
      </w:pPr>
      <w:r w:rsidRPr="00CE0124">
        <w:rPr>
          <w:rFonts w:ascii="Santander Text" w:hAnsi="Santander Text"/>
        </w:rPr>
        <w:t>FLG_DNSH_CMPLNC e DNSH_DTL</w:t>
      </w:r>
    </w:p>
    <w:p w14:paraId="033F3453" w14:textId="6116E352" w:rsidR="0063287B" w:rsidRPr="00CE0124" w:rsidRDefault="0063287B" w:rsidP="0063287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estas variáveis devem ser aprovisionada com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11973F8C" w14:textId="5C7DE88E" w:rsidR="0063287B" w:rsidRPr="00CE0124" w:rsidRDefault="0063287B" w:rsidP="0063287B">
      <w:pPr>
        <w:pStyle w:val="MyHeading3"/>
        <w:rPr>
          <w:rFonts w:ascii="Santander Text" w:hAnsi="Santander Text"/>
        </w:rPr>
      </w:pPr>
      <w:r w:rsidRPr="00CE0124">
        <w:rPr>
          <w:rFonts w:ascii="Santander Text" w:hAnsi="Santander Text"/>
        </w:rPr>
        <w:t>DT_RFRNC</w:t>
      </w:r>
    </w:p>
    <w:p w14:paraId="1F1FF41E" w14:textId="4AEBD879" w:rsidR="0055646A" w:rsidRDefault="0063287B" w:rsidP="0063287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variável deve ser aprovisionada com o valor da data de referência de processamento dos dados. </w:t>
      </w:r>
    </w:p>
    <w:p w14:paraId="01EBB901" w14:textId="3CC25A9C" w:rsidR="00914D6D" w:rsidRPr="00C319C9" w:rsidRDefault="00914D6D" w:rsidP="00343E87">
      <w:pPr>
        <w:pStyle w:val="MyHeading3"/>
        <w:numPr>
          <w:ilvl w:val="3"/>
          <w:numId w:val="50"/>
        </w:numPr>
        <w:rPr>
          <w:rFonts w:ascii="Santander Text" w:hAnsi="Santander Text"/>
          <w:highlight w:val="yellow"/>
        </w:rPr>
      </w:pPr>
      <w:r w:rsidRPr="00C319C9">
        <w:rPr>
          <w:rFonts w:ascii="Santander Text" w:hAnsi="Santander Text"/>
          <w:highlight w:val="yellow"/>
        </w:rPr>
        <w:t>PRCNTG_ACTVTY</w:t>
      </w:r>
    </w:p>
    <w:p w14:paraId="02652C88" w14:textId="1C56C3B0" w:rsidR="009066C1" w:rsidRPr="009160B1" w:rsidRDefault="00914D6D" w:rsidP="00914D6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160B1">
        <w:rPr>
          <w:rFonts w:ascii="Santander Text" w:hAnsi="Santander Text"/>
          <w:szCs w:val="18"/>
          <w:highlight w:val="yellow"/>
          <w:lang w:val="pt-PT"/>
        </w:rPr>
        <w:t>Esta variável deve ser aprovisionada com base nos valores da variável ‘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montante_pndrc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9160B1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Pr="009160B1">
        <w:rPr>
          <w:rFonts w:ascii="Santander Text" w:hAnsi="Santander Text"/>
          <w:szCs w:val="18"/>
          <w:highlight w:val="yellow"/>
          <w:lang w:val="pt-PT"/>
        </w:rPr>
        <w:t xml:space="preserve">. Para tal, procede-se à ligação entre o campo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Pr="009160B1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Pr="009160B1">
        <w:rPr>
          <w:rFonts w:ascii="Santander Text" w:hAnsi="Santander Text"/>
          <w:szCs w:val="18"/>
          <w:highlight w:val="yellow"/>
          <w:lang w:val="pt-PT"/>
        </w:rPr>
        <w:t xml:space="preserve"> e a concatenação dos campos 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‘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cempresa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_fr’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, 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‘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cbalcao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_fr‘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, 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‘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cnumecta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_fr‘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</w:t>
      </w:r>
      <w:r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‘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zdeposit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_fr‘</w:t>
      </w:r>
      <w:r w:rsidRPr="009160B1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presentes no tradutor de chaves FINREP (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kt_chaves_finrep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), de modo a obter os campos ‘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. Posteriormente, procede-se ao cruzamento entre a concatenação dos campos obtidos no passo anterior (‘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) com a concatenação dos campos ‘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na tabela 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, para obtenção do campo ‘</w:t>
      </w:r>
      <w:r w:rsidR="009066C1" w:rsidRPr="009160B1">
        <w:rPr>
          <w:rFonts w:ascii="Santander Text" w:hAnsi="Santander Text"/>
          <w:i/>
          <w:szCs w:val="18"/>
          <w:highlight w:val="yellow"/>
          <w:lang w:val="pt-PT"/>
        </w:rPr>
        <w:t>montante_pndrc</w:t>
      </w:r>
      <w:r w:rsidR="009066C1" w:rsidRPr="009160B1">
        <w:rPr>
          <w:rFonts w:ascii="Santander Text" w:hAnsi="Santander Text"/>
          <w:szCs w:val="18"/>
          <w:highlight w:val="yellow"/>
          <w:lang w:val="pt-PT"/>
        </w:rPr>
        <w:t>’.</w:t>
      </w:r>
    </w:p>
    <w:p w14:paraId="38D433B3" w14:textId="35E1AE03" w:rsidR="002C3522" w:rsidRPr="009066C1" w:rsidRDefault="002C3522" w:rsidP="00914D6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60B1">
        <w:rPr>
          <w:rFonts w:ascii="Santander Text" w:hAnsi="Santander Text"/>
          <w:szCs w:val="18"/>
          <w:highlight w:val="yellow"/>
          <w:lang w:val="pt-PT"/>
        </w:rPr>
        <w:t>Caso se trate de uma operação não verde (ou seja, sstnbl_ctgry = '6001'), este campo deverá assumir o valor de 1</w:t>
      </w:r>
      <w:r w:rsidR="00E712C1" w:rsidRPr="009160B1">
        <w:rPr>
          <w:rFonts w:ascii="Santander Text" w:hAnsi="Santander Text"/>
          <w:szCs w:val="18"/>
          <w:highlight w:val="yellow"/>
          <w:lang w:val="pt-PT"/>
        </w:rPr>
        <w:t>.</w:t>
      </w:r>
    </w:p>
    <w:p w14:paraId="437E766C" w14:textId="357F7D89" w:rsidR="00C319C9" w:rsidRPr="00AF3905" w:rsidRDefault="00AF3905" w:rsidP="00343E87">
      <w:pPr>
        <w:pStyle w:val="MyHeading3"/>
        <w:numPr>
          <w:ilvl w:val="3"/>
          <w:numId w:val="50"/>
        </w:numPr>
        <w:rPr>
          <w:rFonts w:ascii="Santander Text" w:hAnsi="Santander Text"/>
          <w:highlight w:val="yellow"/>
        </w:rPr>
      </w:pPr>
      <w:r w:rsidRPr="00AF3905">
        <w:rPr>
          <w:rFonts w:ascii="Santander Text" w:hAnsi="Santander Text"/>
          <w:highlight w:val="yellow"/>
        </w:rPr>
        <w:t>SSTNBL_CTGRY</w:t>
      </w:r>
    </w:p>
    <w:p w14:paraId="05FA2D56" w14:textId="0E235C00" w:rsidR="0070225A" w:rsidRDefault="0070225A" w:rsidP="0070225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Esta </w:t>
      </w:r>
      <w:r w:rsidRPr="00C319C9">
        <w:rPr>
          <w:rFonts w:ascii="Santander Text" w:hAnsi="Santander Text"/>
          <w:szCs w:val="18"/>
          <w:highlight w:val="yellow"/>
          <w:lang w:val="pt-PT"/>
        </w:rPr>
        <w:t>variável deve ser aprovisionada com base nos valores da variável ‘</w:t>
      </w:r>
      <w:r>
        <w:rPr>
          <w:rFonts w:ascii="Santander Text" w:hAnsi="Santander Text"/>
          <w:i/>
          <w:szCs w:val="18"/>
          <w:highlight w:val="yellow"/>
          <w:lang w:val="pt-PT"/>
        </w:rPr>
        <w:t>sstnbl_ctgry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.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Para tal, procede-se à ligação entre o campo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e a concatenação dos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cempresa_fr’, ‘cbalcao_fr‘, ‘cnumecta_fr‘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‘zdeposit_fr‘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no tradutor de chaves FINREP (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kt_chaves_finrep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), de modo a obter 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. Posteriormente, procede-se ao cruzamento entre a concatenação dos campos obtidos no passo anterior (‘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) com a concatenação dos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na tabela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, para obtenção do campo ‘</w:t>
      </w:r>
      <w:r w:rsidR="009160B1">
        <w:rPr>
          <w:rFonts w:ascii="Santander Text" w:hAnsi="Santander Text"/>
          <w:i/>
          <w:szCs w:val="18"/>
          <w:highlight w:val="yellow"/>
          <w:lang w:val="pt-PT"/>
        </w:rPr>
        <w:t>sstnbl_ctgry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’.</w:t>
      </w:r>
    </w:p>
    <w:p w14:paraId="6591D670" w14:textId="3B3FEA82" w:rsidR="00C319C9" w:rsidRDefault="0070225A" w:rsidP="00C319C9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Posteriormente procede-se ao cruzamento </w:t>
      </w:r>
      <w:r w:rsidR="00AF3905" w:rsidRPr="00AF3905">
        <w:rPr>
          <w:rFonts w:ascii="Santander Text" w:hAnsi="Santander Text"/>
          <w:szCs w:val="18"/>
          <w:highlight w:val="yellow"/>
          <w:lang w:val="pt-PT"/>
        </w:rPr>
        <w:t xml:space="preserve">entre o campo </w:t>
      </w:r>
      <w:r>
        <w:rPr>
          <w:rFonts w:ascii="Santander Text" w:hAnsi="Santander Text"/>
          <w:i/>
          <w:szCs w:val="18"/>
          <w:highlight w:val="yellow"/>
          <w:lang w:val="pt-PT"/>
        </w:rPr>
        <w:t>‘sstnbl_ctgry</w:t>
      </w:r>
      <w:r w:rsidR="00AF3905" w:rsidRPr="00AF3905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="00AF3905" w:rsidRPr="00AF3905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="00AF3905" w:rsidRPr="00AF3905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="00AF3905" w:rsidRPr="00AF3905">
        <w:rPr>
          <w:rFonts w:ascii="Santander Text" w:hAnsi="Santander Text"/>
          <w:szCs w:val="18"/>
          <w:highlight w:val="yellow"/>
          <w:lang w:val="pt-PT"/>
        </w:rPr>
        <w:t xml:space="preserve"> e a tabela de p</w:t>
      </w:r>
      <w:r w:rsidR="009160B1">
        <w:rPr>
          <w:rFonts w:ascii="Santander Text" w:hAnsi="Santander Text"/>
          <w:szCs w:val="18"/>
          <w:highlight w:val="yellow"/>
          <w:lang w:val="pt-PT"/>
        </w:rPr>
        <w:t xml:space="preserve">arametrização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lt803_codigos_lt</w:t>
      </w:r>
      <w:r w:rsidR="009160B1">
        <w:rPr>
          <w:rFonts w:ascii="Santander Text" w:hAnsi="Santander Text"/>
          <w:szCs w:val="18"/>
          <w:highlight w:val="yellow"/>
          <w:lang w:val="pt-PT"/>
        </w:rPr>
        <w:t xml:space="preserve">, de modo a obter os códigos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Loan Tape</w:t>
      </w:r>
      <w:r w:rsidR="009160B1">
        <w:rPr>
          <w:rFonts w:ascii="Santander Text" w:hAnsi="Santander Text"/>
          <w:szCs w:val="18"/>
          <w:highlight w:val="yellow"/>
          <w:lang w:val="pt-PT"/>
        </w:rPr>
        <w:t xml:space="preserve"> correspondentes a cada um dos valores assumidos pelo campo na tabela de origem.</w:t>
      </w:r>
    </w:p>
    <w:p w14:paraId="1E14544C" w14:textId="59DC2E02" w:rsidR="009160B1" w:rsidRPr="00AF3905" w:rsidRDefault="009160B1" w:rsidP="00C319C9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Caso o valor assumido na origem não se encontre mapeado na tabela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lt803_codigos_lt</w:t>
      </w:r>
      <w:r>
        <w:rPr>
          <w:rFonts w:ascii="Santander Text" w:hAnsi="Santander Text"/>
          <w:szCs w:val="18"/>
          <w:highlight w:val="yellow"/>
          <w:lang w:val="pt-PT"/>
        </w:rPr>
        <w:t>, este campo deverá assumir o valor ‘6001’.</w:t>
      </w:r>
    </w:p>
    <w:p w14:paraId="7DAF5A3A" w14:textId="19A918A2" w:rsidR="0070225A" w:rsidRPr="00C50118" w:rsidRDefault="00343E87" w:rsidP="00343E87">
      <w:pPr>
        <w:pStyle w:val="MyHeading3"/>
        <w:numPr>
          <w:ilvl w:val="0"/>
          <w:numId w:val="0"/>
        </w:numPr>
        <w:ind w:left="425"/>
        <w:rPr>
          <w:rFonts w:ascii="Santander Text" w:hAnsi="Santander Text"/>
          <w:highlight w:val="yellow"/>
          <w:lang w:val="pt-PT"/>
          <w:rPrChange w:id="825" w:author="Ana Rita Geraldo de Caguerelho" w:date="2025-03-03T21:49:00Z">
            <w:rPr>
              <w:rFonts w:ascii="Santander Text" w:hAnsi="Santander Text"/>
              <w:highlight w:val="yellow"/>
            </w:rPr>
          </w:rPrChange>
        </w:rPr>
      </w:pPr>
      <w:r w:rsidRPr="00C50118">
        <w:rPr>
          <w:rFonts w:ascii="Santander Text" w:hAnsi="Santander Text"/>
          <w:highlight w:val="yellow"/>
          <w:lang w:val="pt-PT"/>
          <w:rPrChange w:id="826" w:author="Ana Rita Geraldo de Caguerelho" w:date="2025-03-03T21:49:00Z">
            <w:rPr>
              <w:rFonts w:ascii="Santander Text" w:hAnsi="Santander Text"/>
              <w:highlight w:val="yellow"/>
            </w:rPr>
          </w:rPrChange>
        </w:rPr>
        <w:t xml:space="preserve">5.1.4.7 </w:t>
      </w:r>
      <w:r w:rsidR="0070225A" w:rsidRPr="00C50118">
        <w:rPr>
          <w:rFonts w:ascii="Santander Text" w:hAnsi="Santander Text"/>
          <w:highlight w:val="yellow"/>
          <w:lang w:val="pt-PT"/>
          <w:rPrChange w:id="827" w:author="Ana Rita Geraldo de Caguerelho" w:date="2025-03-03T21:49:00Z">
            <w:rPr>
              <w:rFonts w:ascii="Santander Text" w:hAnsi="Santander Text"/>
              <w:highlight w:val="yellow"/>
            </w:rPr>
          </w:rPrChange>
        </w:rPr>
        <w:t>SSTNBL_INDCTR</w:t>
      </w:r>
    </w:p>
    <w:p w14:paraId="4B25582F" w14:textId="57A84F59" w:rsidR="0070225A" w:rsidRDefault="0070225A" w:rsidP="0070225A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Esta </w:t>
      </w:r>
      <w:r w:rsidRPr="00C319C9">
        <w:rPr>
          <w:rFonts w:ascii="Santander Text" w:hAnsi="Santander Text"/>
          <w:szCs w:val="18"/>
          <w:highlight w:val="yellow"/>
          <w:lang w:val="pt-PT"/>
        </w:rPr>
        <w:t>variável deve ser aprovisionada com base nos valores da variável ‘</w:t>
      </w:r>
      <w:r>
        <w:rPr>
          <w:rFonts w:ascii="Santander Text" w:hAnsi="Santander Text"/>
          <w:i/>
          <w:szCs w:val="18"/>
          <w:highlight w:val="yellow"/>
          <w:lang w:val="pt-PT"/>
        </w:rPr>
        <w:t>sstnbl_indctr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 presente na tabela </w:t>
      </w:r>
      <w:r w:rsidRPr="00C319C9">
        <w:rPr>
          <w:rFonts w:ascii="Santander Text" w:hAnsi="Santander Text"/>
          <w:i/>
          <w:szCs w:val="18"/>
          <w:highlight w:val="yellow"/>
          <w:lang w:val="pt-PT"/>
        </w:rPr>
        <w:t>business_esg.modesg_out_sfcs_taxon_europeia</w:t>
      </w:r>
      <w:r w:rsidRPr="00C319C9">
        <w:rPr>
          <w:rFonts w:ascii="Santander Text" w:hAnsi="Santander Text"/>
          <w:szCs w:val="18"/>
          <w:highlight w:val="yellow"/>
          <w:lang w:val="pt-PT"/>
        </w:rPr>
        <w:t xml:space="preserve">.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Para tal, procede-se à ligação entre o campo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e a concatenação dos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cempresa_fr’, ‘cbalcao_fr‘, ‘cnumecta_fr‘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‘zdeposit_fr‘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no tradutor de chaves FINREP (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kt_chaves_finrep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), de modo a obter 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. Posteriormente, procede-se ao cruzamento entre a concatenação dos campos obtidos no passo anterior (‘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) com a concatenação dos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na tabela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, para obtenção do campo ‘</w:t>
      </w:r>
      <w:r w:rsidR="009160B1">
        <w:rPr>
          <w:rFonts w:ascii="Santander Text" w:hAnsi="Santander Text"/>
          <w:i/>
          <w:szCs w:val="18"/>
          <w:highlight w:val="yellow"/>
          <w:lang w:val="pt-PT"/>
        </w:rPr>
        <w:t>sstnbl_indctr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’.</w:t>
      </w:r>
    </w:p>
    <w:p w14:paraId="35369A08" w14:textId="5EC45BDC" w:rsidR="009160B1" w:rsidRDefault="009160B1" w:rsidP="009160B1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Posteriormente procede-se ao cruzamento 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entre o campo </w:t>
      </w:r>
      <w:r>
        <w:rPr>
          <w:rFonts w:ascii="Santander Text" w:hAnsi="Santander Text"/>
          <w:i/>
          <w:szCs w:val="18"/>
          <w:highlight w:val="yellow"/>
          <w:lang w:val="pt-PT"/>
        </w:rPr>
        <w:t>‘sstnbl_indctr</w:t>
      </w:r>
      <w:r w:rsidRPr="00AF3905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Pr="00AF3905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Pr="00AF3905">
        <w:rPr>
          <w:rFonts w:ascii="Santander Text" w:hAnsi="Santander Text"/>
          <w:szCs w:val="18"/>
          <w:highlight w:val="yellow"/>
          <w:lang w:val="pt-PT"/>
        </w:rPr>
        <w:t xml:space="preserve"> e a tabela de p</w:t>
      </w:r>
      <w:r>
        <w:rPr>
          <w:rFonts w:ascii="Santander Text" w:hAnsi="Santander Text"/>
          <w:szCs w:val="18"/>
          <w:highlight w:val="yellow"/>
          <w:lang w:val="pt-PT"/>
        </w:rPr>
        <w:t xml:space="preserve">arametrização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lt803_codigos_lt</w:t>
      </w:r>
      <w:r>
        <w:rPr>
          <w:rFonts w:ascii="Santander Text" w:hAnsi="Santander Text"/>
          <w:szCs w:val="18"/>
          <w:highlight w:val="yellow"/>
          <w:lang w:val="pt-PT"/>
        </w:rPr>
        <w:t xml:space="preserve">, de modo a obter os códigos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Loan Tape</w:t>
      </w:r>
      <w:r>
        <w:rPr>
          <w:rFonts w:ascii="Santander Text" w:hAnsi="Santander Text"/>
          <w:szCs w:val="18"/>
          <w:highlight w:val="yellow"/>
          <w:lang w:val="pt-PT"/>
        </w:rPr>
        <w:t xml:space="preserve"> correspondentes a cada um dos valores assumidos pelo campo na tabela de origem.</w:t>
      </w:r>
    </w:p>
    <w:p w14:paraId="2E04E09D" w14:textId="4A68997C" w:rsidR="009160B1" w:rsidRDefault="009160B1" w:rsidP="009160B1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 xml:space="preserve">Caso o valor assumido na origem não se encontre mapeado na tabela </w:t>
      </w:r>
      <w:r w:rsidRPr="009160B1">
        <w:rPr>
          <w:rFonts w:ascii="Santander Text" w:hAnsi="Santander Text"/>
          <w:i/>
          <w:szCs w:val="18"/>
          <w:highlight w:val="yellow"/>
          <w:lang w:val="pt-PT"/>
        </w:rPr>
        <w:t>lt803_codigos_lt</w:t>
      </w:r>
      <w:r>
        <w:rPr>
          <w:rFonts w:ascii="Santander Text" w:hAnsi="Santander Text"/>
          <w:szCs w:val="18"/>
          <w:highlight w:val="yellow"/>
          <w:lang w:val="pt-PT"/>
        </w:rPr>
        <w:t xml:space="preserve">, este campo deverá assumir o valor </w:t>
      </w:r>
      <w:r w:rsidRPr="009160B1">
        <w:rPr>
          <w:rFonts w:ascii="Santander Text" w:hAnsi="Santander Text"/>
          <w:szCs w:val="18"/>
          <w:highlight w:val="yellow"/>
          <w:lang w:val="pt-PT"/>
        </w:rPr>
        <w:t>‘</w:t>
      </w:r>
      <w:r w:rsidRPr="009160B1">
        <w:rPr>
          <w:rFonts w:ascii="Santander Text" w:hAnsi="Santander Text"/>
          <w:szCs w:val="18"/>
          <w:highlight w:val="yellow"/>
          <w:lang w:val="pt-PT"/>
        </w:rPr>
        <w:t>SSTNBL6</w:t>
      </w:r>
      <w:r>
        <w:rPr>
          <w:rFonts w:ascii="Santander Text" w:hAnsi="Santander Text"/>
          <w:szCs w:val="18"/>
          <w:highlight w:val="yellow"/>
          <w:lang w:val="pt-PT"/>
        </w:rPr>
        <w:t>’.</w:t>
      </w:r>
    </w:p>
    <w:p w14:paraId="1DB8AA1D" w14:textId="3C3ECE29" w:rsidR="008618F1" w:rsidRPr="008F324E" w:rsidRDefault="00343E87" w:rsidP="00343E87">
      <w:pPr>
        <w:pStyle w:val="MyHeading3"/>
        <w:numPr>
          <w:ilvl w:val="0"/>
          <w:numId w:val="0"/>
        </w:numPr>
        <w:ind w:left="425"/>
        <w:rPr>
          <w:rFonts w:ascii="Santander Text" w:hAnsi="Santander Text"/>
          <w:highlight w:val="yellow"/>
          <w:lang w:val="pt-PT"/>
        </w:rPr>
      </w:pPr>
      <w:r>
        <w:rPr>
          <w:rFonts w:ascii="Santander Text" w:hAnsi="Santander Text"/>
          <w:highlight w:val="yellow"/>
          <w:lang w:val="pt-PT"/>
        </w:rPr>
        <w:t xml:space="preserve">5.1.4.8 </w:t>
      </w:r>
      <w:r w:rsidR="008618F1" w:rsidRPr="008F324E">
        <w:rPr>
          <w:rFonts w:ascii="Santander Text" w:hAnsi="Santander Text"/>
          <w:highlight w:val="yellow"/>
          <w:lang w:val="pt-PT"/>
        </w:rPr>
        <w:t>FLG_SBSTNTL_CNTRBTN</w:t>
      </w:r>
    </w:p>
    <w:p w14:paraId="5062CD69" w14:textId="16279D50" w:rsidR="008618F1" w:rsidRPr="008F324E" w:rsidRDefault="008618F1" w:rsidP="008618F1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F324E">
        <w:rPr>
          <w:rFonts w:ascii="Santander Text" w:hAnsi="Santander Text"/>
          <w:szCs w:val="18"/>
          <w:highlight w:val="yellow"/>
          <w:lang w:val="pt-PT"/>
        </w:rPr>
        <w:t xml:space="preserve">Esta variável deve ser aprovisionada através do cruzamento entre o campo </w:t>
      </w:r>
      <w:r w:rsidRPr="008F324E">
        <w:rPr>
          <w:rFonts w:ascii="Santander Text" w:hAnsi="Santander Text"/>
          <w:i/>
          <w:szCs w:val="18"/>
          <w:highlight w:val="yellow"/>
          <w:lang w:val="pt-PT"/>
        </w:rPr>
        <w:t>‘</w:t>
      </w:r>
      <w:r w:rsidR="008F324E" w:rsidRPr="008F324E">
        <w:rPr>
          <w:rFonts w:ascii="Santander Text" w:hAnsi="Santander Text"/>
          <w:i/>
          <w:szCs w:val="18"/>
          <w:highlight w:val="yellow"/>
          <w:lang w:val="pt-PT"/>
        </w:rPr>
        <w:t>nome_purpose_esg_alinh_tax</w:t>
      </w:r>
      <w:r w:rsidRPr="008F324E">
        <w:rPr>
          <w:rFonts w:ascii="Santander Text" w:hAnsi="Santander Text"/>
          <w:i/>
          <w:szCs w:val="18"/>
          <w:highlight w:val="yellow"/>
          <w:lang w:val="pt-PT"/>
        </w:rPr>
        <w:t>’</w:t>
      </w:r>
      <w:r w:rsidRPr="008F324E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Pr="008F324E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="008F324E" w:rsidRPr="008F324E">
        <w:rPr>
          <w:rFonts w:ascii="Santander Text" w:hAnsi="Santander Text"/>
          <w:szCs w:val="18"/>
          <w:highlight w:val="yellow"/>
          <w:lang w:val="pt-PT"/>
        </w:rPr>
        <w:t>.</w:t>
      </w:r>
      <w:r w:rsidR="009160B1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Para tal, procede-se à ligação entre o campo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instrmnt_id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da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lt007_instr_activity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e a concatenação dos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cempresa_fr’, ‘cbalcao_fr‘, ‘cnumecta_fr‘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‘zdeposit_fr‘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no tradutor de chaves FINREP (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kt_chaves_finrep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), de modo a obter 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. Posteriormente, procede-se ao cruzamento entre a concatenação dos campos obtidos no passo anterior (‘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) com a concatenação dos campos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cempresa’, ‘cbalcao‘, ‘cnumecta‘ 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e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 xml:space="preserve"> ‘zdeposit‘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 xml:space="preserve"> presentes na tabela 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modesg_out_sfcs_taxon_europeia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, para obtenção do campo ‘</w:t>
      </w:r>
      <w:r w:rsidR="009160B1" w:rsidRPr="009160B1">
        <w:rPr>
          <w:rFonts w:ascii="Santander Text" w:hAnsi="Santander Text"/>
          <w:i/>
          <w:szCs w:val="18"/>
          <w:highlight w:val="yellow"/>
          <w:lang w:val="pt-PT"/>
        </w:rPr>
        <w:t>nome_purpose_esg_alinh_tax</w:t>
      </w:r>
      <w:r w:rsidR="009160B1" w:rsidRPr="009160B1">
        <w:rPr>
          <w:rFonts w:ascii="Santander Text" w:hAnsi="Santander Text"/>
          <w:szCs w:val="18"/>
          <w:highlight w:val="yellow"/>
          <w:lang w:val="pt-PT"/>
        </w:rPr>
        <w:t>’.</w:t>
      </w:r>
    </w:p>
    <w:p w14:paraId="3E930F0F" w14:textId="26666B4A" w:rsidR="008618F1" w:rsidRDefault="008F324E" w:rsidP="00C319C9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8F324E">
        <w:rPr>
          <w:rFonts w:ascii="Santander Text" w:hAnsi="Santander Text"/>
          <w:szCs w:val="18"/>
          <w:highlight w:val="yellow"/>
          <w:lang w:val="pt-PT"/>
        </w:rPr>
        <w:t>Caso o campo nome_purpose_esg_alinh_tax &lt;&gt; '' então este campo deverá assumir o valor 'Y'</w:t>
      </w:r>
      <w:r w:rsidR="009160B1">
        <w:rPr>
          <w:rFonts w:ascii="Santander Text" w:hAnsi="Santander Text"/>
          <w:szCs w:val="18"/>
          <w:highlight w:val="yellow"/>
          <w:lang w:val="pt-PT"/>
        </w:rPr>
        <w:t>, caso contrário deverá assumir ‘N’.</w:t>
      </w:r>
      <w:bookmarkStart w:id="828" w:name="_GoBack"/>
      <w:bookmarkEnd w:id="828"/>
    </w:p>
    <w:p w14:paraId="54DC640F" w14:textId="77777777" w:rsidR="00A364FB" w:rsidRPr="00C50118" w:rsidRDefault="00A364FB" w:rsidP="0063287B">
      <w:pPr>
        <w:spacing w:before="240" w:line="276" w:lineRule="auto"/>
        <w:jc w:val="both"/>
        <w:rPr>
          <w:rFonts w:ascii="Santander Text" w:hAnsi="Santander Text"/>
          <w:szCs w:val="18"/>
          <w:lang w:val="pt-PT"/>
          <w:rPrChange w:id="829" w:author="Ana Rita Geraldo de Caguerelho" w:date="2025-03-03T21:49:00Z">
            <w:rPr>
              <w:rFonts w:ascii="Santander Text" w:hAnsi="Santander Text"/>
              <w:szCs w:val="18"/>
            </w:rPr>
          </w:rPrChange>
        </w:rPr>
      </w:pPr>
    </w:p>
    <w:p w14:paraId="375D5800" w14:textId="3786E2BF" w:rsidR="004723D3" w:rsidRPr="00CE0124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830" w:name="_Toc190378756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830"/>
    </w:p>
    <w:p w14:paraId="79D2637F" w14:textId="77777777" w:rsidR="00172D77" w:rsidRPr="00CE012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CE0124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CE0124">
        <w:rPr>
          <w:rFonts w:ascii="Santander Text" w:hAnsi="Santander Text"/>
          <w:szCs w:val="18"/>
          <w:lang w:val="pt-PT"/>
        </w:rPr>
        <w:t>,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CE0124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</w:p>
    <w:p w14:paraId="2B3D963D" w14:textId="6B955021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FC3065" w:rsidRPr="00CE0124">
        <w:rPr>
          <w:rFonts w:ascii="Santander Text" w:hAnsi="Santander Text"/>
          <w:szCs w:val="18"/>
          <w:lang w:val="pt-PT"/>
        </w:rPr>
        <w:t>ordem</w:t>
      </w:r>
      <w:r w:rsidRPr="00CE0124">
        <w:rPr>
          <w:rFonts w:ascii="Santander Text" w:hAnsi="Santander Text"/>
          <w:szCs w:val="18"/>
          <w:lang w:val="pt-PT"/>
        </w:rPr>
        <w:t>’</w:t>
      </w:r>
      <w:r w:rsidR="004A4CEA" w:rsidRPr="00CE0124">
        <w:rPr>
          <w:rFonts w:ascii="Santander Text" w:hAnsi="Santander Text"/>
          <w:szCs w:val="18"/>
          <w:lang w:val="pt-PT"/>
        </w:rPr>
        <w:t>: identificador da ordem de parame</w:t>
      </w:r>
      <w:r w:rsidR="00EC6F34" w:rsidRPr="00CE0124">
        <w:rPr>
          <w:rFonts w:ascii="Santander Text" w:hAnsi="Santander Text"/>
          <w:szCs w:val="18"/>
          <w:lang w:val="pt-PT"/>
        </w:rPr>
        <w:t>t</w:t>
      </w:r>
      <w:r w:rsidR="004A4CEA" w:rsidRPr="00CE0124">
        <w:rPr>
          <w:rFonts w:ascii="Santander Text" w:hAnsi="Santander Text"/>
          <w:szCs w:val="18"/>
          <w:lang w:val="pt-PT"/>
        </w:rPr>
        <w:t xml:space="preserve">rização caso </w:t>
      </w:r>
      <w:r w:rsidR="00E13EFE" w:rsidRPr="00CE0124">
        <w:rPr>
          <w:rFonts w:ascii="Santander Text" w:hAnsi="Santander Text"/>
          <w:szCs w:val="18"/>
          <w:lang w:val="pt-PT"/>
        </w:rPr>
        <w:t>o contrato em questão reflita mais do que um resultado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0AF95C20" w14:textId="55D51627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lang w:val="pt-PT"/>
        </w:rPr>
        <w:t>‘</w:t>
      </w:r>
      <w:r w:rsidRPr="00CE0124">
        <w:rPr>
          <w:rFonts w:ascii="Santander Text" w:hAnsi="Santander Text"/>
          <w:szCs w:val="18"/>
          <w:lang w:val="pt-PT"/>
        </w:rPr>
        <w:t>purpose_code’</w:t>
      </w:r>
      <w:r w:rsidR="00E13EFE" w:rsidRPr="00CE0124">
        <w:rPr>
          <w:rFonts w:ascii="Santander Text" w:hAnsi="Santander Text"/>
          <w:szCs w:val="18"/>
          <w:lang w:val="pt-PT"/>
        </w:rPr>
        <w:t xml:space="preserve">: identificador </w:t>
      </w:r>
      <w:r w:rsidR="00FE25D5" w:rsidRPr="00CE0124">
        <w:rPr>
          <w:rFonts w:ascii="Santander Text" w:hAnsi="Santander Text"/>
          <w:szCs w:val="18"/>
          <w:lang w:val="pt-PT"/>
        </w:rPr>
        <w:t xml:space="preserve">da finalidade da operação. Campo necessário para identificar caso a finalidade seja para aquisição de um imóvel. Neste caso, deve ser dada a prioridade as emissões dos imóveis financiados face às restantes </w:t>
      </w:r>
      <w:r w:rsidR="00EF2790" w:rsidRPr="00CE0124">
        <w:rPr>
          <w:rFonts w:ascii="Santander Text" w:hAnsi="Santander Text"/>
          <w:szCs w:val="18"/>
          <w:lang w:val="pt-PT"/>
        </w:rPr>
        <w:t>emissões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624629C6" w14:textId="5A456691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‘flg_fin’</w:t>
      </w:r>
      <w:r w:rsidR="00EF2790" w:rsidRPr="00CE0124">
        <w:rPr>
          <w:rFonts w:ascii="Santander Text" w:hAnsi="Santander Text"/>
          <w:szCs w:val="18"/>
          <w:lang w:val="pt-PT"/>
        </w:rPr>
        <w:t xml:space="preserve">: flag identificadora </w:t>
      </w:r>
      <w:r w:rsidR="00716336" w:rsidRPr="00CE0124">
        <w:rPr>
          <w:rFonts w:ascii="Santander Text" w:hAnsi="Santander Text"/>
          <w:szCs w:val="18"/>
          <w:lang w:val="pt-PT"/>
        </w:rPr>
        <w:t>se o imóvel indicado é o financiado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57878449" w14:textId="758E0803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‘flg_exec’</w:t>
      </w:r>
      <w:r w:rsidR="00716336" w:rsidRPr="00CE0124">
        <w:rPr>
          <w:rFonts w:ascii="Santander Text" w:hAnsi="Santander Text"/>
          <w:szCs w:val="18"/>
          <w:lang w:val="pt-PT"/>
        </w:rPr>
        <w:t>: flag identificadora se o imóvel indicado foi executado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3FF3FA4C" w14:textId="64D647E2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‘flg_col’</w:t>
      </w:r>
      <w:r w:rsidR="00716336" w:rsidRPr="00CE0124">
        <w:rPr>
          <w:rFonts w:ascii="Santander Text" w:hAnsi="Santander Text"/>
          <w:szCs w:val="18"/>
          <w:lang w:val="pt-PT"/>
        </w:rPr>
        <w:t xml:space="preserve">: flag identificadora se o imóvel indicado é o dado como </w:t>
      </w:r>
      <w:r w:rsidR="00116EF5" w:rsidRPr="00CE0124">
        <w:rPr>
          <w:rFonts w:ascii="Santander Text" w:hAnsi="Santander Text"/>
          <w:szCs w:val="18"/>
          <w:lang w:val="pt-PT"/>
        </w:rPr>
        <w:t>colateral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66BCD03A" w14:textId="0B909F6B" w:rsidR="00172D77" w:rsidRPr="00CE0124" w:rsidRDefault="00172D77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‘flg_pro’</w:t>
      </w:r>
      <w:r w:rsidR="00116EF5" w:rsidRPr="00CE0124">
        <w:rPr>
          <w:rFonts w:ascii="Santander Text" w:hAnsi="Santander Text"/>
          <w:szCs w:val="18"/>
          <w:lang w:val="pt-PT"/>
        </w:rPr>
        <w:t>: flag identificadora se o imóvel indicado é próprio do banco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64D8281B" w14:textId="324B778D" w:rsidR="00172D77" w:rsidRPr="00CE0124" w:rsidRDefault="00116EF5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‘t</w:t>
      </w:r>
      <w:r w:rsidR="00FC3065" w:rsidRPr="00CE0124">
        <w:rPr>
          <w:rFonts w:ascii="Santander Text" w:hAnsi="Santander Text"/>
          <w:szCs w:val="18"/>
          <w:lang w:val="pt-PT"/>
        </w:rPr>
        <w:t>abela</w:t>
      </w:r>
      <w:r w:rsidRPr="00CE0124">
        <w:rPr>
          <w:rFonts w:ascii="Santander Text" w:hAnsi="Santander Text"/>
          <w:szCs w:val="18"/>
          <w:lang w:val="pt-PT"/>
        </w:rPr>
        <w:t>’: nome da tabela origem para aprovisionar as origens das emissões</w:t>
      </w:r>
      <w:r w:rsidR="00464A6E" w:rsidRPr="00CE0124">
        <w:rPr>
          <w:rFonts w:ascii="Santander Text" w:hAnsi="Santander Text"/>
          <w:szCs w:val="18"/>
          <w:lang w:val="pt-PT"/>
        </w:rPr>
        <w:t>;</w:t>
      </w:r>
    </w:p>
    <w:p w14:paraId="40A8B56E" w14:textId="63EAAD8F" w:rsidR="004A4CEA" w:rsidRPr="00CE0124" w:rsidRDefault="00E536FF" w:rsidP="00FE7F01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‘</w:t>
      </w:r>
      <w:r w:rsidR="00FC3065" w:rsidRPr="00CE0124">
        <w:rPr>
          <w:rFonts w:ascii="Santander Text" w:hAnsi="Santander Text"/>
          <w:szCs w:val="18"/>
          <w:lang w:val="pt-PT"/>
        </w:rPr>
        <w:t>origem_scp1_emss</w:t>
      </w:r>
      <w:r w:rsidRPr="00CE0124">
        <w:rPr>
          <w:rFonts w:ascii="Santander Text" w:hAnsi="Santander Text"/>
          <w:szCs w:val="18"/>
          <w:lang w:val="pt-PT"/>
        </w:rPr>
        <w:t>’, ‘o</w:t>
      </w:r>
      <w:r w:rsidR="00FC3065" w:rsidRPr="00CE0124">
        <w:rPr>
          <w:rFonts w:ascii="Santander Text" w:hAnsi="Santander Text"/>
          <w:szCs w:val="18"/>
          <w:lang w:val="pt-PT"/>
        </w:rPr>
        <w:t>rigem_scp</w:t>
      </w:r>
      <w:r w:rsidR="00172D77" w:rsidRPr="00CE0124">
        <w:rPr>
          <w:rFonts w:ascii="Santander Text" w:hAnsi="Santander Text"/>
          <w:szCs w:val="18"/>
          <w:lang w:val="pt-PT"/>
        </w:rPr>
        <w:t>2</w:t>
      </w:r>
      <w:r w:rsidR="00FC3065" w:rsidRPr="00CE0124">
        <w:rPr>
          <w:rFonts w:ascii="Santander Text" w:hAnsi="Santander Text"/>
          <w:szCs w:val="18"/>
          <w:lang w:val="pt-PT"/>
        </w:rPr>
        <w:t>_emss</w:t>
      </w:r>
      <w:r w:rsidRPr="00CE0124">
        <w:rPr>
          <w:rFonts w:ascii="Santander Text" w:hAnsi="Santander Text"/>
          <w:szCs w:val="18"/>
          <w:lang w:val="pt-PT"/>
        </w:rPr>
        <w:t>’ e ‘</w:t>
      </w:r>
      <w:r w:rsidR="00FC3065" w:rsidRPr="00CE0124">
        <w:rPr>
          <w:rFonts w:ascii="Santander Text" w:hAnsi="Santander Text"/>
          <w:szCs w:val="18"/>
          <w:lang w:val="pt-PT"/>
        </w:rPr>
        <w:t>origem_scp</w:t>
      </w:r>
      <w:r w:rsidR="00172D77" w:rsidRPr="00CE0124">
        <w:rPr>
          <w:rFonts w:ascii="Santander Text" w:hAnsi="Santander Text"/>
          <w:szCs w:val="18"/>
          <w:lang w:val="pt-PT"/>
        </w:rPr>
        <w:t>3</w:t>
      </w:r>
      <w:r w:rsidR="00FC3065" w:rsidRPr="00CE0124">
        <w:rPr>
          <w:rFonts w:ascii="Santander Text" w:hAnsi="Santander Text"/>
          <w:szCs w:val="18"/>
          <w:lang w:val="pt-PT"/>
        </w:rPr>
        <w:t>_emss</w:t>
      </w:r>
      <w:r w:rsidRPr="00CE0124">
        <w:rPr>
          <w:rFonts w:ascii="Santander Text" w:hAnsi="Santander Text"/>
          <w:szCs w:val="18"/>
          <w:lang w:val="pt-PT"/>
        </w:rPr>
        <w:t xml:space="preserve">’: </w:t>
      </w:r>
      <w:r w:rsidR="00464A6E" w:rsidRPr="00CE0124">
        <w:rPr>
          <w:rFonts w:ascii="Santander Text" w:hAnsi="Santander Text"/>
          <w:szCs w:val="18"/>
          <w:lang w:val="pt-PT"/>
        </w:rPr>
        <w:t>metodologia de aprovisionamento das emissões de scope 1, 2 e 3 respetivamente de acordo com cada tabela.</w:t>
      </w:r>
    </w:p>
    <w:p w14:paraId="35E0C585" w14:textId="0DAE4164" w:rsidR="00426895" w:rsidRPr="00CE0124" w:rsidRDefault="004A4CEA" w:rsidP="004A4CE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 as seguintes </w:t>
      </w:r>
      <w:r w:rsidR="00426895" w:rsidRPr="00CE0124">
        <w:rPr>
          <w:rFonts w:ascii="Santander Text" w:hAnsi="Santander Text"/>
          <w:szCs w:val="18"/>
          <w:lang w:val="pt-PT"/>
        </w:rPr>
        <w:t>variáve</w:t>
      </w:r>
      <w:r w:rsidR="00FC3065" w:rsidRPr="00CE0124">
        <w:rPr>
          <w:rFonts w:ascii="Santander Text" w:hAnsi="Santander Text"/>
          <w:szCs w:val="18"/>
          <w:lang w:val="pt-PT"/>
        </w:rPr>
        <w:t>is</w:t>
      </w:r>
      <w:r w:rsidR="00426895" w:rsidRPr="00CE0124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CE0124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: </w:t>
      </w:r>
      <w:r w:rsidR="00FC3065" w:rsidRPr="00CE0124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CE0124">
        <w:rPr>
          <w:rFonts w:ascii="Santander Text" w:hAnsi="Santander Text"/>
          <w:szCs w:val="18"/>
          <w:lang w:val="pt-PT"/>
        </w:rPr>
        <w:t>,</w:t>
      </w:r>
      <w:r w:rsidR="00FC3065" w:rsidRPr="00CE0124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="00426895" w:rsidRPr="00CE0124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CE012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CE012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CE0124" w:rsidRDefault="00426895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CE0124" w:rsidRDefault="00426895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5BF2C682" w:rsidR="00D62453" w:rsidRPr="00CE0124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831" w:name="_Toc190378757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831"/>
    </w:p>
    <w:p w14:paraId="607476E2" w14:textId="6A8AA49A" w:rsidR="00EF5019" w:rsidRPr="00CE012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CE0124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CE0124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CE0124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CE0124">
        <w:rPr>
          <w:rFonts w:ascii="Santander Text" w:hAnsi="Santander Text"/>
          <w:szCs w:val="18"/>
          <w:lang w:val="pt-PT"/>
        </w:rPr>
        <w:t xml:space="preserve">,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CE0124">
        <w:rPr>
          <w:rFonts w:ascii="Santander Text" w:hAnsi="Santander Text"/>
          <w:szCs w:val="18"/>
          <w:lang w:val="pt-PT"/>
        </w:rPr>
        <w:t xml:space="preserve">,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CE0124">
        <w:rPr>
          <w:rFonts w:ascii="Santander Text" w:hAnsi="Santander Text"/>
          <w:szCs w:val="18"/>
          <w:lang w:val="pt-PT"/>
        </w:rPr>
        <w:t xml:space="preserve"> e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CE0124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CE0124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CE0124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CE012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CE0124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CE0124">
        <w:rPr>
          <w:rFonts w:ascii="Santander Text" w:hAnsi="Santander Text"/>
          <w:szCs w:val="18"/>
          <w:lang w:val="pt-PT"/>
        </w:rPr>
        <w:t>parametrização encontra</w:t>
      </w:r>
      <w:r w:rsidR="00E125FA" w:rsidRPr="00CE0124">
        <w:rPr>
          <w:rFonts w:ascii="Santander Text" w:hAnsi="Santander Text"/>
          <w:szCs w:val="18"/>
          <w:lang w:val="pt-PT"/>
        </w:rPr>
        <w:t>m</w:t>
      </w:r>
      <w:r w:rsidRPr="00CE0124">
        <w:rPr>
          <w:rFonts w:ascii="Santander Text" w:hAnsi="Santander Text"/>
          <w:szCs w:val="18"/>
          <w:lang w:val="pt-PT"/>
        </w:rPr>
        <w:t xml:space="preserve">-se </w:t>
      </w:r>
      <w:r w:rsidR="00E125FA" w:rsidRPr="00CE0124">
        <w:rPr>
          <w:rFonts w:ascii="Santander Text" w:hAnsi="Santander Text"/>
          <w:szCs w:val="18"/>
          <w:lang w:val="pt-PT"/>
        </w:rPr>
        <w:t xml:space="preserve">descritos </w:t>
      </w:r>
      <w:r w:rsidRPr="00CE0124">
        <w:rPr>
          <w:rFonts w:ascii="Santander Text" w:hAnsi="Santander Text"/>
          <w:szCs w:val="18"/>
          <w:lang w:val="pt-PT"/>
        </w:rPr>
        <w:t xml:space="preserve">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CE0124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CE012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CE0124" w:rsidRDefault="00EF5019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CE0124" w:rsidRDefault="00EF5019" w:rsidP="00FE7F01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44C8152B" w:rsidR="00123312" w:rsidRPr="00CE0124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832" w:name="_Toc190378758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832"/>
      <w:r w:rsidRPr="00CE012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CE0124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CE0124">
        <w:rPr>
          <w:rFonts w:ascii="Santander Text" w:hAnsi="Santander Text"/>
          <w:szCs w:val="18"/>
          <w:lang w:val="pt-PT"/>
        </w:rPr>
        <w:t xml:space="preserve">dores </w:t>
      </w:r>
      <w:r w:rsidR="00123312" w:rsidRPr="00CE0124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CE0124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CE0124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CE0124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CE0124">
        <w:rPr>
          <w:rFonts w:ascii="Santander Text" w:hAnsi="Santander Text"/>
          <w:szCs w:val="18"/>
          <w:lang w:val="pt-PT"/>
        </w:rPr>
        <w:t xml:space="preserve"> </w:t>
      </w:r>
      <w:r w:rsidR="00040CD9" w:rsidRPr="00CE0124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CE0124">
        <w:rPr>
          <w:rFonts w:ascii="Santander Text" w:hAnsi="Santander Text"/>
          <w:szCs w:val="18"/>
          <w:lang w:val="pt-PT"/>
        </w:rPr>
        <w:t xml:space="preserve">uma fórmula. </w:t>
      </w:r>
    </w:p>
    <w:p w14:paraId="5B0F6E6F" w14:textId="3E956FB4" w:rsidR="0032437B" w:rsidRPr="00CE0124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CE0124">
        <w:rPr>
          <w:rFonts w:ascii="Santander Text" w:hAnsi="Santander Text"/>
          <w:szCs w:val="18"/>
          <w:lang w:val="pt-PT"/>
        </w:rPr>
        <w:t>manter</w:t>
      </w:r>
      <w:r w:rsidR="00272328" w:rsidRPr="00CE0124">
        <w:rPr>
          <w:rFonts w:ascii="Santander Text" w:hAnsi="Santander Text"/>
          <w:szCs w:val="18"/>
          <w:lang w:val="pt-PT"/>
        </w:rPr>
        <w:t xml:space="preserve"> a funcionalidade de </w:t>
      </w:r>
      <w:r w:rsidRPr="00CE0124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CE0124">
        <w:rPr>
          <w:rFonts w:ascii="Santander Text" w:hAnsi="Santander Text"/>
          <w:szCs w:val="18"/>
          <w:lang w:val="pt-PT"/>
        </w:rPr>
        <w:t xml:space="preserve">bem </w:t>
      </w:r>
      <w:r w:rsidRPr="00CE0124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CE0124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CE0124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CE0124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CE0124">
        <w:rPr>
          <w:rFonts w:ascii="Santander Text" w:hAnsi="Santander Text"/>
          <w:szCs w:val="18"/>
          <w:lang w:val="pt-PT"/>
        </w:rPr>
        <w:t xml:space="preserve">no campo </w:t>
      </w:r>
      <w:r w:rsidR="00C756E8" w:rsidRPr="00CE0124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CE0124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CE0124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p w14:paraId="5792CC54" w14:textId="4FCC6F7A" w:rsidR="0032437B" w:rsidRPr="00CE0124" w:rsidRDefault="0032437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156E0F6" w14:textId="471943E7" w:rsidR="0032437B" w:rsidRPr="00CE0124" w:rsidRDefault="0032437B" w:rsidP="0032437B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833" w:name="_Toc190378759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>ESG Risk</w:t>
      </w:r>
      <w:bookmarkEnd w:id="833"/>
      <w:r w:rsidRPr="00CE0124"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p w14:paraId="5D011C99" w14:textId="77777777" w:rsidR="0032437B" w:rsidRPr="00CE0124" w:rsidRDefault="0032437B" w:rsidP="0032437B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834" w:name="_Toc190378760"/>
      <w:r w:rsidRPr="00CE0124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834"/>
    </w:p>
    <w:p w14:paraId="0EB3149E" w14:textId="77777777" w:rsidR="0032437B" w:rsidRPr="00CE0124" w:rsidRDefault="0032437B" w:rsidP="0032437B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835" w:name="_Toc190378761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entidades – </w:t>
      </w:r>
      <w:r w:rsidRPr="00CE012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lt003_entity</w:t>
      </w:r>
      <w:bookmarkEnd w:id="835"/>
    </w:p>
    <w:p w14:paraId="55C883E1" w14:textId="362723BC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lt003_entity</w:t>
      </w:r>
      <w:r w:rsidRPr="00CE012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2343D7E5" w14:textId="3822844F" w:rsidR="0055646A" w:rsidRPr="00CE0124" w:rsidRDefault="00DD0DBD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lastRenderedPageBreak/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ESG Risk.xlsx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6C0B2C39" w14:textId="0BB0ABBF" w:rsidR="00DD0DBD" w:rsidRPr="00CE0124" w:rsidRDefault="00DD0DBD" w:rsidP="00DD0DB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836" w:name="_Toc190378762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lt004_protection</w:t>
      </w:r>
      <w:bookmarkEnd w:id="836"/>
    </w:p>
    <w:p w14:paraId="03AC6A97" w14:textId="449D6A49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CE0124">
        <w:rPr>
          <w:rFonts w:ascii="Santander Text" w:hAnsi="Santander Text"/>
          <w:iCs/>
          <w:szCs w:val="18"/>
          <w:lang w:val="pt-PT"/>
        </w:rPr>
        <w:t xml:space="preserve">em âmbito de Pilar 3, conforme descrito no capítulo </w:t>
      </w:r>
      <w:r w:rsidRPr="00CE0124">
        <w:rPr>
          <w:rFonts w:ascii="Santander Text" w:hAnsi="Santander Text"/>
          <w:iCs/>
          <w:szCs w:val="18"/>
          <w:lang w:val="pt-PT"/>
        </w:rPr>
        <w:fldChar w:fldCharType="begin"/>
      </w:r>
      <w:r w:rsidRPr="00CE0124">
        <w:rPr>
          <w:rFonts w:ascii="Santander Text" w:hAnsi="Santander Text"/>
          <w:iCs/>
          <w:szCs w:val="18"/>
          <w:lang w:val="pt-PT"/>
        </w:rPr>
        <w:instrText xml:space="preserve"> REF _Ref190081702 \r \h </w:instrText>
      </w:r>
      <w:r w:rsidR="00CD5F02" w:rsidRPr="00CE0124">
        <w:rPr>
          <w:rFonts w:ascii="Santander Text" w:hAnsi="Santander Text"/>
          <w:iCs/>
          <w:szCs w:val="18"/>
          <w:lang w:val="pt-PT"/>
        </w:rPr>
        <w:instrText xml:space="preserve"> \* MERGEFORMAT </w:instrText>
      </w:r>
      <w:r w:rsidRPr="00CE0124">
        <w:rPr>
          <w:rFonts w:ascii="Santander Text" w:hAnsi="Santander Text"/>
          <w:iCs/>
          <w:szCs w:val="18"/>
          <w:lang w:val="pt-PT"/>
        </w:rPr>
      </w:r>
      <w:r w:rsidRPr="00CE0124">
        <w:rPr>
          <w:rFonts w:ascii="Santander Text" w:hAnsi="Santander Text"/>
          <w:iCs/>
          <w:szCs w:val="18"/>
          <w:lang w:val="pt-PT"/>
        </w:rPr>
        <w:fldChar w:fldCharType="separate"/>
      </w:r>
      <w:r w:rsidRPr="00CE0124">
        <w:rPr>
          <w:rFonts w:ascii="Santander Text" w:hAnsi="Santander Text"/>
          <w:iCs/>
          <w:szCs w:val="18"/>
          <w:lang w:val="pt-PT"/>
        </w:rPr>
        <w:t>5.1.2</w:t>
      </w:r>
      <w:r w:rsidRPr="00CE0124">
        <w:rPr>
          <w:rFonts w:ascii="Santander Text" w:hAnsi="Santander Text"/>
          <w:iCs/>
          <w:szCs w:val="18"/>
          <w:lang w:val="pt-PT"/>
        </w:rPr>
        <w:fldChar w:fldCharType="end"/>
      </w:r>
      <w:r w:rsidRPr="00CE0124">
        <w:rPr>
          <w:rFonts w:ascii="Santander Text" w:hAnsi="Santander Text"/>
          <w:szCs w:val="18"/>
          <w:lang w:val="pt-PT"/>
        </w:rPr>
        <w:t>. Tabela de Proteção – lt004_protection. Este universo é utilizado para cruzamento de informação com as restantes tabelas de forma a obter a informação necessária para o aprovisionamento das novas variáveis.</w:t>
      </w:r>
    </w:p>
    <w:p w14:paraId="0B854D2E" w14:textId="2445072F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ESG Risk.xlsx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345FC550" w14:textId="54562DC9" w:rsidR="001A325F" w:rsidRPr="001A325F" w:rsidRDefault="00DD0DBD" w:rsidP="001A325F">
      <w:pPr>
        <w:pStyle w:val="MyHeading3"/>
        <w:spacing w:after="240" w:line="276" w:lineRule="auto"/>
        <w:rPr>
          <w:lang w:val="pt-PT" w:eastAsia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TYP_EMSSNS_LBL,VHCL_EMSSNS_LBL,VHCL_EMSSNS_SCR,INSRNC_ID,TYP_HZRDS_INSRD,AMNT_CVRD_INSRNC,DT_MTRTY_INSRNC,FLG_FRST_HM,RL_ESTT_CRTFCTN,DT_RGSTRTN e PRMRY_ENRGY_DMND_NN_RNWBL</w:t>
      </w:r>
      <w:r w:rsidR="001A325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, </w:t>
      </w:r>
      <w:r w:rsidR="001A325F" w:rsidRPr="001A325F">
        <w:rPr>
          <w:rFonts w:ascii="Santander Text" w:eastAsia="Times New Roman" w:hAnsi="Santander Text" w:cs="Arial"/>
          <w:color w:val="000000"/>
          <w:szCs w:val="18"/>
          <w:highlight w:val="yellow"/>
          <w:lang w:val="pt-PT" w:eastAsia="pt-PT"/>
        </w:rPr>
        <w:t>EPC_EMSSNS_LBL, TYP_EMSSNS_SCR</w:t>
      </w:r>
    </w:p>
    <w:p w14:paraId="337FA9FB" w14:textId="2188CE0F" w:rsidR="00DD0DBD" w:rsidRPr="00CE0124" w:rsidRDefault="00DD0DBD" w:rsidP="00DD0DB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>À data, esta</w:t>
      </w:r>
      <w:r w:rsidR="001A325F">
        <w:rPr>
          <w:rFonts w:ascii="Santander Text" w:hAnsi="Santander Text"/>
          <w:szCs w:val="18"/>
          <w:lang w:val="pt-PT"/>
        </w:rPr>
        <w:t>s</w:t>
      </w:r>
      <w:r w:rsidRPr="00CE0124">
        <w:rPr>
          <w:rFonts w:ascii="Santander Text" w:hAnsi="Santander Text"/>
          <w:szCs w:val="18"/>
          <w:lang w:val="pt-PT"/>
        </w:rPr>
        <w:t xml:space="preserve"> variáveis devem ser aprovisionadas com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43A8E3E4" w14:textId="77777777" w:rsidR="00DD0DBD" w:rsidRPr="00CE0124" w:rsidRDefault="00DD0DBD" w:rsidP="00DD0DBD">
      <w:pPr>
        <w:pStyle w:val="MyHeading3"/>
        <w:rPr>
          <w:rFonts w:ascii="Santander Text" w:hAnsi="Santander Text"/>
          <w:lang w:val="pt-PT"/>
        </w:rPr>
      </w:pPr>
      <w:r w:rsidRPr="00CE0124">
        <w:rPr>
          <w:rFonts w:ascii="Santander Text" w:hAnsi="Santander Text"/>
          <w:lang w:val="pt-PT"/>
        </w:rPr>
        <w:t>BLDNG_AR</w:t>
      </w:r>
    </w:p>
    <w:p w14:paraId="413B7646" w14:textId="77777777" w:rsidR="00DD0DBD" w:rsidRPr="00CE0124" w:rsidRDefault="00DD0DBD" w:rsidP="00DD0DB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 fonte de dados para aprovisionamento destas variável é o campo ‘NET_FLOOR_AREA’ referente à tabela </w:t>
      </w:r>
      <w:r w:rsidRPr="00CE0124">
        <w:rPr>
          <w:rFonts w:ascii="Santander Text" w:hAnsi="Santander Text"/>
          <w:i/>
          <w:szCs w:val="18"/>
          <w:lang w:val="pt-PT"/>
        </w:rPr>
        <w:t>business_assets.property</w:t>
      </w:r>
      <w:r w:rsidRPr="00CE0124">
        <w:rPr>
          <w:rFonts w:ascii="Santander Text" w:hAnsi="Santander Text"/>
          <w:szCs w:val="18"/>
          <w:lang w:val="pt-PT"/>
        </w:rPr>
        <w:t xml:space="preserve"> do modelo de dados de bens imóveis.</w:t>
      </w:r>
    </w:p>
    <w:p w14:paraId="073148F4" w14:textId="001D1CBA" w:rsidR="00DD0DBD" w:rsidRDefault="00DD0DBD" w:rsidP="00DD0DB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CE0124">
        <w:rPr>
          <w:rFonts w:ascii="Santander Text" w:hAnsi="Santander Text" w:cs="Calibri"/>
          <w:szCs w:val="18"/>
          <w:lang w:val="pt-PT"/>
        </w:rPr>
        <w:t xml:space="preserve">Nos casos em que substr(prtctn_id,1,1) &lt;&gt; ‘I’ então deve ser reportado o valor de </w:t>
      </w:r>
      <w:r w:rsidRPr="00CE0124">
        <w:rPr>
          <w:rFonts w:ascii="Santander Text" w:hAnsi="Santander Text" w:cs="Calibri"/>
          <w:i/>
          <w:szCs w:val="18"/>
          <w:lang w:val="pt-PT"/>
        </w:rPr>
        <w:t>Not Applicable</w:t>
      </w:r>
      <w:r w:rsidRPr="00CE0124">
        <w:rPr>
          <w:rFonts w:ascii="Santander Text" w:hAnsi="Santander Text" w:cs="Calibri"/>
          <w:i/>
          <w:szCs w:val="18"/>
          <w:vertAlign w:val="superscript"/>
          <w:lang w:val="pt-PT"/>
        </w:rPr>
        <w:t>8</w:t>
      </w:r>
      <w:r w:rsidRPr="00CE0124">
        <w:rPr>
          <w:rFonts w:ascii="Santander Text" w:hAnsi="Santander Text" w:cs="Calibri"/>
          <w:szCs w:val="18"/>
          <w:lang w:val="pt-PT"/>
        </w:rPr>
        <w:t>.</w:t>
      </w:r>
    </w:p>
    <w:p w14:paraId="4A141539" w14:textId="77777777" w:rsidR="009310A2" w:rsidRPr="009310A2" w:rsidRDefault="009310A2" w:rsidP="00FE7F01">
      <w:pPr>
        <w:pStyle w:val="MyHeading3"/>
        <w:numPr>
          <w:ilvl w:val="3"/>
          <w:numId w:val="37"/>
        </w:numPr>
        <w:rPr>
          <w:rFonts w:ascii="Santander Text" w:hAnsi="Santander Text"/>
          <w:highlight w:val="yellow"/>
        </w:rPr>
      </w:pPr>
      <w:r w:rsidRPr="005729A0">
        <w:rPr>
          <w:rFonts w:ascii="Santander Text" w:hAnsi="Santander Text"/>
          <w:highlight w:val="yellow"/>
        </w:rPr>
        <w:t xml:space="preserve">PRMRY_ENRGY_DMND_TTL, </w:t>
      </w:r>
      <w:r w:rsidRPr="009310A2">
        <w:rPr>
          <w:rFonts w:ascii="Santander Text" w:hAnsi="Santander Text"/>
          <w:highlight w:val="yellow"/>
        </w:rPr>
        <w:t>PRMRY_ENRGY_DMND_RFRNC_VL</w:t>
      </w:r>
    </w:p>
    <w:p w14:paraId="7F7EF56F" w14:textId="77777777" w:rsidR="009310A2" w:rsidRPr="009310A2" w:rsidRDefault="009310A2" w:rsidP="009310A2">
      <w:pPr>
        <w:spacing w:before="240"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 xml:space="preserve">Campos aprovisionados de acordo com a informação do Modelo de Bens Imóveis (tabela </w:t>
      </w:r>
      <w:r w:rsidRPr="009310A2">
        <w:rPr>
          <w:rFonts w:ascii="Santander Text" w:hAnsi="Santander Text"/>
          <w:i/>
          <w:szCs w:val="18"/>
          <w:highlight w:val="yellow"/>
          <w:lang w:val="pt-PT"/>
        </w:rPr>
        <w:t>business_assets.property_energy_certificate</w:t>
      </w:r>
      <w:r w:rsidRPr="009310A2">
        <w:rPr>
          <w:rFonts w:ascii="Santander Text" w:hAnsi="Santander Text"/>
          <w:szCs w:val="18"/>
          <w:highlight w:val="yellow"/>
          <w:lang w:val="pt-PT"/>
        </w:rPr>
        <w:t>) através da chave do bem (concat(('property_bank_id','property_branch_code','property_contract_id','property_reference_code')). Neste sentido, para o aprovisionamento destes dois campos, são utilizados os  campos PRIMARY_ENERGY_REQ_VALUE e PRMRY_ENRGY_DMND_RFRNC_VL, respetivamente.</w:t>
      </w:r>
    </w:p>
    <w:p w14:paraId="449A9956" w14:textId="77777777" w:rsidR="009310A2" w:rsidRPr="00CE0124" w:rsidRDefault="009310A2" w:rsidP="009310A2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9310A2">
        <w:rPr>
          <w:rFonts w:ascii="Santander Text" w:hAnsi="Santander Text"/>
          <w:szCs w:val="18"/>
          <w:highlight w:val="yellow"/>
          <w:lang w:val="pt-PT"/>
        </w:rPr>
        <w:t xml:space="preserve">Nos casos em que substr(prtctn_id,1,1) &lt;&gt; ‘I’ então deve ser reportado, para ambos os campos, o valor de </w:t>
      </w:r>
      <w:r w:rsidRPr="009310A2">
        <w:rPr>
          <w:rFonts w:ascii="Santander Text" w:hAnsi="Santander Text"/>
          <w:i/>
          <w:szCs w:val="18"/>
          <w:highlight w:val="yellow"/>
          <w:lang w:val="pt-PT"/>
        </w:rPr>
        <w:t>Not Applicable</w:t>
      </w:r>
      <w:r w:rsidRPr="009310A2">
        <w:rPr>
          <w:rFonts w:ascii="Santander Text" w:hAnsi="Santander Text" w:cs="Calibri"/>
          <w:i/>
          <w:szCs w:val="18"/>
          <w:highlight w:val="yellow"/>
          <w:vertAlign w:val="superscript"/>
          <w:lang w:val="pt-PT"/>
        </w:rPr>
        <w:t>8</w:t>
      </w:r>
      <w:r w:rsidRPr="009310A2">
        <w:rPr>
          <w:rFonts w:ascii="Santander Text" w:hAnsi="Santander Text"/>
          <w:szCs w:val="18"/>
          <w:highlight w:val="yellow"/>
          <w:lang w:val="pt-PT"/>
        </w:rPr>
        <w:t>.</w:t>
      </w:r>
    </w:p>
    <w:p w14:paraId="6C220973" w14:textId="77777777" w:rsidR="00622563" w:rsidRPr="00622563" w:rsidRDefault="00622563" w:rsidP="00FE7F01">
      <w:pPr>
        <w:pStyle w:val="MyHeading3"/>
        <w:numPr>
          <w:ilvl w:val="3"/>
          <w:numId w:val="40"/>
        </w:numPr>
        <w:rPr>
          <w:rFonts w:ascii="Santander Text" w:hAnsi="Santander Text"/>
          <w:highlight w:val="yellow"/>
        </w:rPr>
      </w:pPr>
      <w:r w:rsidRPr="00622563">
        <w:rPr>
          <w:highlight w:val="yellow"/>
          <w:lang w:val="pt-PT"/>
        </w:rPr>
        <w:t>RL_ESTT_CLMT_ZN</w:t>
      </w:r>
    </w:p>
    <w:p w14:paraId="70D18087" w14:textId="0CD464C9" w:rsidR="00622563" w:rsidRDefault="00622563" w:rsidP="00622563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22563">
        <w:rPr>
          <w:rFonts w:ascii="Santander Text" w:hAnsi="Santander Text"/>
          <w:szCs w:val="18"/>
          <w:highlight w:val="yellow"/>
          <w:lang w:val="pt-PT"/>
        </w:rPr>
        <w:t xml:space="preserve">Este campo não aplicável a </w:t>
      </w:r>
      <w:r w:rsidRPr="00622563">
        <w:rPr>
          <w:rFonts w:ascii="Santander Text" w:hAnsi="Santander Text"/>
          <w:i/>
          <w:szCs w:val="18"/>
          <w:highlight w:val="yellow"/>
          <w:lang w:val="pt-PT"/>
        </w:rPr>
        <w:t>ESG Risk</w:t>
      </w:r>
      <w:r w:rsidRPr="00622563">
        <w:rPr>
          <w:rFonts w:ascii="Santander Text" w:hAnsi="Santander Text"/>
          <w:szCs w:val="18"/>
          <w:highlight w:val="yellow"/>
          <w:lang w:val="pt-PT"/>
        </w:rPr>
        <w:t>.</w:t>
      </w:r>
    </w:p>
    <w:p w14:paraId="43D1839C" w14:textId="305DCC7C" w:rsidR="00A3178D" w:rsidRPr="00A3178D" w:rsidRDefault="00A3178D" w:rsidP="00FE7F01">
      <w:pPr>
        <w:pStyle w:val="MyHeading3"/>
        <w:numPr>
          <w:ilvl w:val="3"/>
          <w:numId w:val="41"/>
        </w:numPr>
        <w:rPr>
          <w:rFonts w:ascii="Santander Text" w:hAnsi="Santander Text"/>
          <w:highlight w:val="yellow"/>
        </w:rPr>
      </w:pPr>
      <w:r w:rsidRPr="00A3178D">
        <w:rPr>
          <w:rFonts w:ascii="Santander Text" w:hAnsi="Santander Text"/>
          <w:lang w:val="pt-PT"/>
        </w:rPr>
        <w:t>RL_ESTT_ADDRSS</w:t>
      </w:r>
    </w:p>
    <w:p w14:paraId="16CB3FF9" w14:textId="77777777" w:rsidR="00A3178D" w:rsidRDefault="00A3178D" w:rsidP="00A3178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2629B">
        <w:rPr>
          <w:rFonts w:ascii="Santander Text" w:hAnsi="Santander Text"/>
          <w:lang w:val="pt-PT"/>
        </w:rPr>
        <w:t xml:space="preserve">Cruzamento da chave da tabela lt004_protection (LT004) com a tabela business_esg.property (property)  para obtenção dos campos address_code, address e property_number (LT004 --&gt; property). 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O cruzamento deve ser feito através da transformação da variável PRTCTN_ID da tabela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 xml:space="preserve">lt004_protection </w:t>
      </w:r>
      <w:r w:rsidRPr="005729A0">
        <w:rPr>
          <w:rFonts w:ascii="Santander Text" w:hAnsi="Santander Text"/>
          <w:iCs/>
          <w:szCs w:val="18"/>
          <w:highlight w:val="yellow"/>
          <w:lang w:val="pt-PT"/>
        </w:rPr>
        <w:t xml:space="preserve">(à qual deverá ser retirada a letra inicial e os </w:t>
      </w:r>
      <w:r w:rsidRPr="005729A0">
        <w:rPr>
          <w:rFonts w:ascii="Santander Text" w:hAnsi="Santander Text"/>
          <w:i/>
          <w:iCs/>
          <w:szCs w:val="18"/>
          <w:highlight w:val="yellow"/>
          <w:lang w:val="pt-PT"/>
        </w:rPr>
        <w:t>underscore</w:t>
      </w:r>
      <w:r w:rsidRPr="005729A0">
        <w:rPr>
          <w:rFonts w:ascii="Santander Text" w:hAnsi="Santander Text"/>
          <w:szCs w:val="18"/>
          <w:highlight w:val="yellow"/>
          <w:lang w:val="pt-PT"/>
        </w:rPr>
        <w:t xml:space="preserve"> que se encontram a separar as chaves do balcão, número de conta e número </w:t>
      </w:r>
      <w:r w:rsidRPr="006F15B8">
        <w:rPr>
          <w:rFonts w:ascii="Santander Text" w:hAnsi="Santander Text"/>
          <w:szCs w:val="18"/>
          <w:highlight w:val="yellow"/>
          <w:lang w:val="pt-PT"/>
        </w:rPr>
        <w:t xml:space="preserve">do depósito) e, tendo em conta a </w:t>
      </w:r>
      <w:r w:rsidRPr="006F15B8">
        <w:rPr>
          <w:rFonts w:ascii="Santander Text" w:hAnsi="Santander Text"/>
          <w:szCs w:val="18"/>
          <w:highlight w:val="yellow"/>
          <w:lang w:val="pt-PT"/>
        </w:rPr>
        <w:lastRenderedPageBreak/>
        <w:t xml:space="preserve">concatenação das variáveis </w:t>
      </w:r>
      <w:r w:rsidRPr="006F15B8">
        <w:rPr>
          <w:rFonts w:ascii="Santander Text" w:hAnsi="Santander Text"/>
          <w:i/>
          <w:iCs/>
          <w:szCs w:val="18"/>
          <w:highlight w:val="yellow"/>
          <w:lang w:val="pt-PT"/>
        </w:rPr>
        <w:t>property_branch_code, property_contract_id, property_reference_code</w:t>
      </w:r>
      <w:r w:rsidRPr="006F15B8">
        <w:rPr>
          <w:rFonts w:ascii="Santander Text" w:hAnsi="Santander Text"/>
          <w:szCs w:val="18"/>
          <w:highlight w:val="yellow"/>
          <w:lang w:val="pt-PT"/>
        </w:rPr>
        <w:t>, considerando a data de referência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EFFEDC4" w14:textId="77777777" w:rsidR="00A3178D" w:rsidRDefault="00A3178D" w:rsidP="00A3178D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Seguidamente procede-se ao c</w:t>
      </w:r>
      <w:r w:rsidRPr="00A3178D">
        <w:rPr>
          <w:rFonts w:ascii="Santander Text" w:hAnsi="Santander Text"/>
          <w:lang w:val="pt-PT"/>
        </w:rPr>
        <w:t>ruzamento entre o campo address_code e o campo tayd91c0_celemtab da tabela TAT filtrada para tayd91c0_ctabela='J35', de modo a proceder ao mapeamento dos códig</w:t>
      </w:r>
      <w:r>
        <w:rPr>
          <w:rFonts w:ascii="Santander Text" w:hAnsi="Santander Text"/>
          <w:lang w:val="pt-PT"/>
        </w:rPr>
        <w:t>os presentes no primeiro campo.</w:t>
      </w:r>
    </w:p>
    <w:p w14:paraId="1CBEA7F4" w14:textId="056743F1" w:rsidR="00A3178D" w:rsidRPr="00CE0124" w:rsidRDefault="00A3178D" w:rsidP="00A3178D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Por fim, deverá proceder-se à c</w:t>
      </w:r>
      <w:r w:rsidRPr="00A3178D">
        <w:rPr>
          <w:rFonts w:ascii="Santander Text" w:hAnsi="Santander Text"/>
          <w:lang w:val="pt-PT"/>
        </w:rPr>
        <w:t>oncatenação do mapeamento obtido no step anterior com os campos address e property_number.</w:t>
      </w:r>
    </w:p>
    <w:p w14:paraId="77E3B9B9" w14:textId="77777777" w:rsidR="009310A2" w:rsidRPr="00CE0124" w:rsidRDefault="009310A2" w:rsidP="00DD0DB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</w:p>
    <w:p w14:paraId="60CF76CD" w14:textId="77777777" w:rsidR="0055646A" w:rsidRPr="00CE0124" w:rsidRDefault="0055646A" w:rsidP="0055646A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837" w:name="_Toc190378763"/>
      <w:r w:rsidRPr="00CE012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837"/>
    </w:p>
    <w:p w14:paraId="120D71E3" w14:textId="77777777" w:rsidR="0055646A" w:rsidRPr="00CE0124" w:rsidRDefault="0055646A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CE0124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CE012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28D6DC05" w14:textId="67F1AB91" w:rsidR="0055646A" w:rsidRPr="00CE0124" w:rsidRDefault="0055646A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CE0124">
        <w:rPr>
          <w:rFonts w:ascii="Santander Text" w:hAnsi="Santander Text"/>
          <w:i/>
          <w:iCs/>
          <w:szCs w:val="18"/>
          <w:lang w:val="pt-PT"/>
        </w:rPr>
        <w:t xml:space="preserve">BST ESG Loan Tape </w:t>
      </w:r>
      <w:r w:rsidR="00BC3626" w:rsidRPr="00CE0124">
        <w:rPr>
          <w:rFonts w:ascii="Santander Text" w:hAnsi="Santander Text"/>
          <w:i/>
          <w:iCs/>
          <w:szCs w:val="18"/>
          <w:lang w:val="pt-PT"/>
        </w:rPr>
        <w:t>ESG Risk</w:t>
      </w:r>
      <w:r w:rsidRPr="00CE0124">
        <w:rPr>
          <w:rFonts w:ascii="Santander Text" w:hAnsi="Santander Text"/>
          <w:i/>
          <w:iCs/>
          <w:szCs w:val="18"/>
          <w:lang w:val="pt-PT"/>
        </w:rPr>
        <w:t>.xlsx</w:t>
      </w:r>
      <w:r w:rsidRPr="00CE012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528D5C6D" w14:textId="2150CE2A" w:rsidR="00BC3626" w:rsidRPr="00CE0124" w:rsidRDefault="00CD5F02" w:rsidP="00BC3626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FLG_MNMM_SFGRDS</w:t>
      </w:r>
    </w:p>
    <w:p w14:paraId="141FA0FC" w14:textId="15022999" w:rsidR="00BC3626" w:rsidRPr="00CE0124" w:rsidRDefault="00BC3626" w:rsidP="00BC36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E0124">
        <w:rPr>
          <w:rFonts w:ascii="Santander Text" w:hAnsi="Santander Text"/>
          <w:szCs w:val="18"/>
          <w:lang w:val="pt-PT"/>
        </w:rPr>
        <w:t xml:space="preserve">À data, </w:t>
      </w:r>
      <w:r w:rsidR="00DD0DBD" w:rsidRPr="00CE0124">
        <w:rPr>
          <w:rFonts w:ascii="Santander Text" w:hAnsi="Santander Text"/>
          <w:szCs w:val="18"/>
          <w:lang w:val="pt-PT"/>
        </w:rPr>
        <w:t>esta vari</w:t>
      </w:r>
      <w:r w:rsidR="00CD5F02" w:rsidRPr="00CE0124">
        <w:rPr>
          <w:rFonts w:ascii="Santander Text" w:hAnsi="Santander Text"/>
          <w:szCs w:val="18"/>
          <w:lang w:val="pt-PT"/>
        </w:rPr>
        <w:t>ável</w:t>
      </w:r>
      <w:r w:rsidR="00DD0DBD" w:rsidRPr="00CE0124">
        <w:rPr>
          <w:rFonts w:ascii="Santander Text" w:hAnsi="Santander Text"/>
          <w:szCs w:val="18"/>
          <w:lang w:val="pt-PT"/>
        </w:rPr>
        <w:t xml:space="preserve"> </w:t>
      </w:r>
      <w:r w:rsidRPr="00CE0124">
        <w:rPr>
          <w:rFonts w:ascii="Santander Text" w:hAnsi="Santander Text"/>
          <w:szCs w:val="18"/>
          <w:lang w:val="pt-PT"/>
        </w:rPr>
        <w:t xml:space="preserve">deve ser aprovisionadas com o valor </w:t>
      </w:r>
      <w:r w:rsidRPr="00CE0124">
        <w:rPr>
          <w:rFonts w:ascii="Santander Text" w:hAnsi="Santander Text"/>
          <w:i/>
          <w:iCs/>
          <w:szCs w:val="18"/>
          <w:lang w:val="pt-PT"/>
        </w:rPr>
        <w:t>default</w:t>
      </w:r>
      <w:r w:rsidRPr="00CE0124">
        <w:rPr>
          <w:rFonts w:ascii="Santander Text" w:hAnsi="Santander Text"/>
          <w:szCs w:val="18"/>
          <w:lang w:val="pt-PT"/>
        </w:rPr>
        <w:t xml:space="preserve"> que consta no ficheiro </w:t>
      </w:r>
      <w:r w:rsidRPr="00CE012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CE0124">
        <w:rPr>
          <w:rFonts w:ascii="Santander Text" w:hAnsi="Santander Text"/>
          <w:szCs w:val="18"/>
          <w:lang w:val="pt-PT"/>
        </w:rPr>
        <w:t>.</w:t>
      </w:r>
    </w:p>
    <w:p w14:paraId="649F44FA" w14:textId="2DA1B2D8" w:rsidR="00CE0124" w:rsidRPr="006F15B8" w:rsidRDefault="00CE0124" w:rsidP="00FE7F01">
      <w:pPr>
        <w:pStyle w:val="MyHeading3"/>
        <w:numPr>
          <w:ilvl w:val="3"/>
          <w:numId w:val="37"/>
        </w:numPr>
        <w:spacing w:after="240" w:line="276" w:lineRule="auto"/>
        <w:rPr>
          <w:rFonts w:ascii="Santander Text" w:hAnsi="Santander Text"/>
          <w:szCs w:val="18"/>
          <w:highlight w:val="yellow"/>
        </w:rPr>
      </w:pPr>
      <w:r w:rsidRPr="006F15B8">
        <w:rPr>
          <w:rFonts w:ascii="Santander Text" w:eastAsia="Times New Roman" w:hAnsi="Santander Text" w:cs="Arial"/>
          <w:color w:val="000000"/>
          <w:szCs w:val="18"/>
          <w:highlight w:val="yellow"/>
          <w:lang w:eastAsia="pt-PT"/>
        </w:rPr>
        <w:t>OFF_BLNC_SHT_AMNT_INSTRMNT</w:t>
      </w:r>
    </w:p>
    <w:p w14:paraId="4D260F86" w14:textId="4CFEA207" w:rsidR="00CE0124" w:rsidRPr="00CE0124" w:rsidRDefault="006F15B8" w:rsidP="00CE01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V</w:t>
      </w:r>
      <w:r w:rsidR="00CE0124" w:rsidRPr="006F15B8">
        <w:rPr>
          <w:rFonts w:ascii="Santander Text" w:hAnsi="Santander Text"/>
          <w:szCs w:val="18"/>
          <w:highlight w:val="yellow"/>
          <w:lang w:val="pt-PT"/>
        </w:rPr>
        <w:t xml:space="preserve">ariável </w:t>
      </w:r>
      <w:r>
        <w:rPr>
          <w:rFonts w:ascii="Santander Text" w:hAnsi="Santander Text"/>
          <w:szCs w:val="18"/>
          <w:highlight w:val="yellow"/>
          <w:lang w:val="pt-PT"/>
        </w:rPr>
        <w:t>deve ser aprovisionada</w:t>
      </w:r>
      <w:r w:rsidR="00CE0124" w:rsidRPr="006F15B8">
        <w:rPr>
          <w:rFonts w:ascii="Santander Text" w:hAnsi="Santander Text"/>
          <w:szCs w:val="18"/>
          <w:highlight w:val="yellow"/>
          <w:lang w:val="pt-PT"/>
        </w:rPr>
        <w:t xml:space="preserve"> </w:t>
      </w:r>
      <w:r>
        <w:rPr>
          <w:rFonts w:ascii="Santander Text" w:hAnsi="Santander Text"/>
          <w:szCs w:val="18"/>
          <w:highlight w:val="yellow"/>
          <w:lang w:val="pt-PT"/>
        </w:rPr>
        <w:t>de acordo com a metodologia presente em ‘PM’</w:t>
      </w:r>
      <w:r w:rsidR="00CE0124" w:rsidRPr="006F15B8">
        <w:rPr>
          <w:rFonts w:ascii="Santander Text" w:hAnsi="Santander Text"/>
          <w:szCs w:val="18"/>
          <w:highlight w:val="yellow"/>
          <w:lang w:val="pt-PT"/>
        </w:rPr>
        <w:t>.</w:t>
      </w:r>
    </w:p>
    <w:p w14:paraId="51403628" w14:textId="646A0153" w:rsidR="00CE0124" w:rsidRPr="00CE0124" w:rsidRDefault="00CE0124" w:rsidP="00BC36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CC7A4" w14:textId="77777777" w:rsidR="00DD0DBD" w:rsidRPr="00CE0124" w:rsidRDefault="00DD0DBD" w:rsidP="00BC36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D4FBDEE" w14:textId="77777777" w:rsidR="00BC3626" w:rsidRPr="00CE0124" w:rsidRDefault="00BC3626" w:rsidP="005564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1F804D2" w14:textId="77777777" w:rsidR="0055646A" w:rsidRPr="00CE0124" w:rsidRDefault="0055646A" w:rsidP="0055646A">
      <w:pPr>
        <w:rPr>
          <w:rFonts w:ascii="Santander Text" w:hAnsi="Santander Text"/>
          <w:lang w:val="pt-PT"/>
        </w:rPr>
      </w:pPr>
    </w:p>
    <w:p w14:paraId="70DD8112" w14:textId="77777777" w:rsidR="0032437B" w:rsidRPr="00CE0124" w:rsidRDefault="0032437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sectPr w:rsidR="0032437B" w:rsidRPr="00CE0124" w:rsidSect="00A462A8">
      <w:footerReference w:type="default" r:id="rId13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00" w:author="Ana Rita Geraldo de Caguerelho" w:date="2025-03-03T21:56:00Z" w:initials="ARGdC">
    <w:p w14:paraId="179E8F07" w14:textId="5992DF30" w:rsidR="009066C1" w:rsidRPr="00115493" w:rsidRDefault="009066C1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115493">
        <w:rPr>
          <w:lang w:val="pt-PT"/>
        </w:rPr>
        <w:t>Onde usamos esta variável?</w:t>
      </w:r>
    </w:p>
  </w:comment>
  <w:comment w:id="824" w:author="Joana Rita Bentinho Silva" w:date="2025-02-27T23:50:00Z" w:initials="JRBS">
    <w:p w14:paraId="0C2A94D5" w14:textId="6F632FB9" w:rsidR="009066C1" w:rsidRPr="008115A2" w:rsidRDefault="009066C1">
      <w:pPr>
        <w:pStyle w:val="CommentText"/>
        <w:rPr>
          <w:lang w:val="pt-PT"/>
        </w:rPr>
      </w:pPr>
      <w:r>
        <w:rPr>
          <w:rStyle w:val="CommentReference"/>
        </w:rPr>
        <w:annotationRef/>
      </w:r>
      <w:r w:rsidRPr="008115A2">
        <w:rPr>
          <w:lang w:val="pt-PT"/>
        </w:rPr>
        <w:t xml:space="preserve">Temos que deixar uma nota sobre o </w:t>
      </w:r>
      <w:r>
        <w:rPr>
          <w:lang w:val="pt-PT"/>
        </w:rPr>
        <w:t xml:space="preserve">universo </w:t>
      </w:r>
      <w:r w:rsidRPr="008115A2">
        <w:rPr>
          <w:lang w:val="pt-PT"/>
        </w:rPr>
        <w:t>no in</w:t>
      </w:r>
      <w:r>
        <w:rPr>
          <w:lang w:val="pt-PT"/>
        </w:rPr>
        <w:t>ício, mas não faz sentido meter aqui como um campo.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79E8F07" w15:done="0"/>
  <w15:commentEx w15:paraId="0C2A94D5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E52CAA" w14:textId="77777777" w:rsidR="009066C1" w:rsidRDefault="009066C1" w:rsidP="00C702C7">
      <w:pPr>
        <w:spacing w:after="0" w:line="240" w:lineRule="auto"/>
      </w:pPr>
      <w:r>
        <w:separator/>
      </w:r>
    </w:p>
  </w:endnote>
  <w:endnote w:type="continuationSeparator" w:id="0">
    <w:p w14:paraId="02C5552D" w14:textId="77777777" w:rsidR="009066C1" w:rsidRDefault="009066C1" w:rsidP="00C702C7">
      <w:pPr>
        <w:spacing w:after="0" w:line="240" w:lineRule="auto"/>
      </w:pPr>
      <w:r>
        <w:continuationSeparator/>
      </w:r>
    </w:p>
  </w:endnote>
  <w:endnote w:type="continuationNotice" w:id="1">
    <w:p w14:paraId="1BA7BAD9" w14:textId="77777777" w:rsidR="009066C1" w:rsidRDefault="009066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5A003A34" w:rsidR="009066C1" w:rsidRDefault="009066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60B1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14:paraId="07A93092" w14:textId="77777777" w:rsidR="009066C1" w:rsidRDefault="00906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545D04" w14:textId="77777777" w:rsidR="009066C1" w:rsidRDefault="009066C1" w:rsidP="00C702C7">
      <w:pPr>
        <w:spacing w:after="0" w:line="240" w:lineRule="auto"/>
      </w:pPr>
      <w:r>
        <w:separator/>
      </w:r>
    </w:p>
  </w:footnote>
  <w:footnote w:type="continuationSeparator" w:id="0">
    <w:p w14:paraId="213885DC" w14:textId="77777777" w:rsidR="009066C1" w:rsidRDefault="009066C1" w:rsidP="00C702C7">
      <w:pPr>
        <w:spacing w:after="0" w:line="240" w:lineRule="auto"/>
      </w:pPr>
      <w:r>
        <w:continuationSeparator/>
      </w:r>
    </w:p>
  </w:footnote>
  <w:footnote w:type="continuationNotice" w:id="1">
    <w:p w14:paraId="4C6039E5" w14:textId="77777777" w:rsidR="009066C1" w:rsidRDefault="009066C1">
      <w:pPr>
        <w:spacing w:after="0" w:line="240" w:lineRule="auto"/>
      </w:pPr>
    </w:p>
  </w:footnote>
  <w:footnote w:id="2">
    <w:p w14:paraId="491B9589" w14:textId="36CA2E05" w:rsidR="009066C1" w:rsidRPr="009F1296" w:rsidRDefault="009066C1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9066C1" w:rsidRPr="009F1296" w:rsidRDefault="009066C1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2826B47" w:rsidR="009066C1" w:rsidRPr="00484E70" w:rsidRDefault="009066C1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Esta lista é composta pelas seguintes variáveis: </w:t>
      </w:r>
      <w:ins w:id="197" w:author="Ana Rita Geraldo de Caguerelho" w:date="2025-03-03T22:06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19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bsnss_area</w:t>
      </w:r>
      <w:ins w:id="199" w:author="Ana Rita Geraldo de Caguerelho" w:date="2025-03-03T22:06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0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0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0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mngmnt_prdct</w:t>
      </w:r>
      <w:ins w:id="20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0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0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0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avrg_blnc</w:t>
      </w:r>
      <w:ins w:id="20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0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0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1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nw_bsnss</w:t>
      </w:r>
      <w:ins w:id="21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1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1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1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grss_intrst_incm</w:t>
      </w:r>
      <w:ins w:id="21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1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1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1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grss_fee_cmmssn_incm</w:t>
      </w:r>
      <w:ins w:id="21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2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2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2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intrnl_trnsfr_rt</w:t>
      </w:r>
      <w:ins w:id="22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2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2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2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nt_ln_lss_prvsn</w:t>
      </w:r>
      <w:ins w:id="22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2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2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3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grss_fee_cmmssn_expns</w:t>
      </w:r>
      <w:ins w:id="23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3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3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3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gns_fnncl_trnsctn_exchng_dffrncs</w:t>
      </w:r>
      <w:ins w:id="23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3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3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3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avrg_blnc_off_blnc</w:t>
      </w:r>
      <w:ins w:id="23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4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4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4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intrnl_trnsfr_rt_off_blnc</w:t>
      </w:r>
      <w:ins w:id="24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4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4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4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grss_fee_cmmssn_incm_off_blnc</w:t>
      </w:r>
      <w:ins w:id="24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4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4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5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grss_fee_cmmssn_expns_off_blnc</w:t>
      </w:r>
      <w:ins w:id="25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5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;</w:t>
      </w:r>
      <w:ins w:id="25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5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grss_intrst_expns</w:t>
      </w:r>
      <w:ins w:id="25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5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5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5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nt_ln_lss_prvsn_off_blnc</w:t>
      </w:r>
      <w:ins w:id="25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6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;</w:t>
      </w:r>
      <w:ins w:id="26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6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grss_intrst_incm_ccrr</w:t>
      </w:r>
      <w:ins w:id="26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6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6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6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grss_intrst_expns_ccrr</w:t>
      </w:r>
      <w:ins w:id="26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6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6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7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grss_fee_cmmssn_incm_ccrr</w:t>
      </w:r>
      <w:ins w:id="27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7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7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7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grss_fee_cmmssn_expns_ccrr</w:t>
      </w:r>
      <w:ins w:id="27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7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77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7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gns_fnncl_trnsctn_exchng_ccrr</w:t>
      </w:r>
      <w:ins w:id="279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8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81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82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bsnss_area_ccrr</w:t>
      </w:r>
      <w:ins w:id="283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84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; </w:t>
      </w:r>
      <w:ins w:id="285" w:author="Ana Rita Geraldo de Caguerelho" w:date="2025-03-03T22:07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86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grss_fee_cmmssn_incm_off_blnc_ccrr</w:t>
      </w:r>
      <w:ins w:id="287" w:author="Ana Rita Geraldo de Caguerelho" w:date="2025-03-03T22:08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88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 xml:space="preserve"> e </w:t>
      </w:r>
      <w:ins w:id="289" w:author="Ana Rita Geraldo de Caguerelho" w:date="2025-03-03T22:08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2571A2">
        <w:rPr>
          <w:rFonts w:ascii="Santander Text" w:hAnsi="Santander Text"/>
          <w:i/>
          <w:szCs w:val="16"/>
          <w:lang w:val="pt-PT"/>
          <w:rPrChange w:id="290" w:author="Ana Rita Geraldo de Caguerelho" w:date="2025-03-03T22:06:00Z">
            <w:rPr>
              <w:rFonts w:ascii="Santander Text" w:hAnsi="Santander Text"/>
              <w:szCs w:val="16"/>
              <w:lang w:val="pt-PT"/>
            </w:rPr>
          </w:rPrChange>
        </w:rPr>
        <w:t>grss_fee_cmmssn_expns_off_blnc_ccrr</w:t>
      </w:r>
      <w:ins w:id="291" w:author="Ana Rita Geraldo de Caguerelho" w:date="2025-03-03T22:08:00Z">
        <w:r>
          <w:rPr>
            <w:rFonts w:ascii="Santander Text" w:hAnsi="Santander Text"/>
            <w:szCs w:val="18"/>
            <w:lang w:val="pt-PT"/>
          </w:rPr>
          <w:t>‘</w:t>
        </w:r>
      </w:ins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5">
    <w:p w14:paraId="53526B25" w14:textId="2BAD2230" w:rsidR="009066C1" w:rsidRPr="00A24F1E" w:rsidRDefault="009066C1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ins w:id="727" w:author="Ana Rita Geraldo de Caguerelho" w:date="2025-03-03T22:28:00Z">
        <w:r>
          <w:rPr>
            <w:rFonts w:ascii="Santander Text" w:hAnsi="Santander Text"/>
            <w:sz w:val="16"/>
            <w:szCs w:val="16"/>
            <w:lang w:val="pt-PT"/>
          </w:rPr>
          <w:t>“</w:t>
        </w:r>
      </w:ins>
      <w:r w:rsidRPr="009B3783">
        <w:rPr>
          <w:rFonts w:ascii="Santander Text" w:hAnsi="Santander Text"/>
          <w:iCs/>
          <w:sz w:val="16"/>
          <w:szCs w:val="16"/>
          <w:lang w:val="pt-PT"/>
          <w:rPrChange w:id="728" w:author="Ana Rita Geraldo de Caguerelho" w:date="2025-03-03T22:28:00Z">
            <w:rPr>
              <w:rFonts w:ascii="Santander Text" w:hAnsi="Santander Text"/>
              <w:i/>
              <w:iCs/>
              <w:sz w:val="16"/>
              <w:szCs w:val="16"/>
              <w:lang w:val="pt-PT"/>
            </w:rPr>
          </w:rPrChange>
        </w:rPr>
        <w:t>BST ESG Loan Tape Pillar.xlsx</w:t>
      </w:r>
      <w:ins w:id="729" w:author="Ana Rita Geraldo de Caguerelho" w:date="2025-03-03T22:28:00Z">
        <w:r>
          <w:rPr>
            <w:rFonts w:ascii="Santander Text" w:hAnsi="Santander Text"/>
            <w:sz w:val="16"/>
            <w:szCs w:val="16"/>
            <w:lang w:val="pt-PT"/>
          </w:rPr>
          <w:t>”</w:t>
        </w:r>
      </w:ins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9066C1" w:rsidRDefault="009066C1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9066C1" w:rsidRPr="00F10546" w:rsidRDefault="009066C1">
      <w:pPr>
        <w:pStyle w:val="FootnoteText"/>
        <w:rPr>
          <w:lang w:val="pt-PT"/>
        </w:rPr>
      </w:pPr>
    </w:p>
  </w:footnote>
  <w:footnote w:id="7">
    <w:p w14:paraId="7B3BCEB6" w14:textId="77777777" w:rsidR="009066C1" w:rsidRPr="008C3095" w:rsidRDefault="009066C1">
      <w:pPr>
        <w:rPr>
          <w:lang w:val="pt-PT"/>
        </w:rPr>
      </w:pPr>
    </w:p>
    <w:p w14:paraId="16E6F088" w14:textId="283C20D7" w:rsidR="009066C1" w:rsidRPr="00C461FF" w:rsidRDefault="009066C1">
      <w:pPr>
        <w:pStyle w:val="FootnoteText"/>
        <w:rPr>
          <w:lang w:val="pt-PT"/>
        </w:rPr>
      </w:pPr>
    </w:p>
  </w:footnote>
  <w:footnote w:id="8">
    <w:p w14:paraId="40762024" w14:textId="77777777" w:rsidR="009066C1" w:rsidRPr="008C3095" w:rsidRDefault="009066C1">
      <w:pPr>
        <w:rPr>
          <w:lang w:val="pt-PT"/>
        </w:rPr>
      </w:pPr>
    </w:p>
    <w:p w14:paraId="571971B6" w14:textId="77777777" w:rsidR="009066C1" w:rsidRPr="00F10546" w:rsidRDefault="009066C1" w:rsidP="00FA3335">
      <w:pPr>
        <w:pStyle w:val="FootnoteText"/>
        <w:rPr>
          <w:lang w:val="pt-PT"/>
        </w:rPr>
      </w:pPr>
    </w:p>
  </w:footnote>
  <w:footnote w:id="9">
    <w:p w14:paraId="0C8A499F" w14:textId="72C9C6C2" w:rsidR="009066C1" w:rsidRPr="00FF7FDC" w:rsidRDefault="009066C1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0EBBE105" w14:textId="77777777" w:rsidR="009066C1" w:rsidRPr="008C3095" w:rsidRDefault="009066C1">
      <w:pPr>
        <w:rPr>
          <w:lang w:val="pt-PT"/>
        </w:rPr>
      </w:pPr>
    </w:p>
    <w:p w14:paraId="4E9474C8" w14:textId="77777777" w:rsidR="009066C1" w:rsidRPr="00F10546" w:rsidRDefault="009066C1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1A306E"/>
    <w:multiLevelType w:val="multilevel"/>
    <w:tmpl w:val="33CC9A30"/>
    <w:lvl w:ilvl="0">
      <w:start w:val="5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1" w:hanging="5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2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8" w:hanging="1440"/>
      </w:pPr>
      <w:rPr>
        <w:rFonts w:hint="default"/>
      </w:rPr>
    </w:lvl>
  </w:abstractNum>
  <w:abstractNum w:abstractNumId="7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425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C70984"/>
    <w:multiLevelType w:val="multilevel"/>
    <w:tmpl w:val="7D52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19"/>
  </w:num>
  <w:num w:numId="6">
    <w:abstractNumId w:val="4"/>
  </w:num>
  <w:num w:numId="7">
    <w:abstractNumId w:val="10"/>
  </w:num>
  <w:num w:numId="8">
    <w:abstractNumId w:val="42"/>
  </w:num>
  <w:num w:numId="9">
    <w:abstractNumId w:val="22"/>
  </w:num>
  <w:num w:numId="10">
    <w:abstractNumId w:val="11"/>
  </w:num>
  <w:num w:numId="11">
    <w:abstractNumId w:val="23"/>
  </w:num>
  <w:num w:numId="12">
    <w:abstractNumId w:val="14"/>
  </w:num>
  <w:num w:numId="13">
    <w:abstractNumId w:val="28"/>
  </w:num>
  <w:num w:numId="14">
    <w:abstractNumId w:val="39"/>
  </w:num>
  <w:num w:numId="15">
    <w:abstractNumId w:val="29"/>
  </w:num>
  <w:num w:numId="16">
    <w:abstractNumId w:val="18"/>
  </w:num>
  <w:num w:numId="17">
    <w:abstractNumId w:val="32"/>
  </w:num>
  <w:num w:numId="18">
    <w:abstractNumId w:val="35"/>
  </w:num>
  <w:num w:numId="19">
    <w:abstractNumId w:val="26"/>
  </w:num>
  <w:num w:numId="20">
    <w:abstractNumId w:val="12"/>
  </w:num>
  <w:num w:numId="21">
    <w:abstractNumId w:val="7"/>
  </w:num>
  <w:num w:numId="22">
    <w:abstractNumId w:val="41"/>
  </w:num>
  <w:num w:numId="23">
    <w:abstractNumId w:val="36"/>
  </w:num>
  <w:num w:numId="24">
    <w:abstractNumId w:val="9"/>
  </w:num>
  <w:num w:numId="25">
    <w:abstractNumId w:val="20"/>
  </w:num>
  <w:num w:numId="26">
    <w:abstractNumId w:val="40"/>
  </w:num>
  <w:num w:numId="27">
    <w:abstractNumId w:val="16"/>
  </w:num>
  <w:num w:numId="28">
    <w:abstractNumId w:val="37"/>
  </w:num>
  <w:num w:numId="29">
    <w:abstractNumId w:val="34"/>
  </w:num>
  <w:num w:numId="30">
    <w:abstractNumId w:val="30"/>
  </w:num>
  <w:num w:numId="31">
    <w:abstractNumId w:val="8"/>
  </w:num>
  <w:num w:numId="32">
    <w:abstractNumId w:val="31"/>
  </w:num>
  <w:num w:numId="33">
    <w:abstractNumId w:val="33"/>
  </w:num>
  <w:num w:numId="34">
    <w:abstractNumId w:val="13"/>
  </w:num>
  <w:num w:numId="35">
    <w:abstractNumId w:val="27"/>
  </w:num>
  <w:num w:numId="36">
    <w:abstractNumId w:val="15"/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0"/>
  </w:num>
  <w:num w:numId="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5"/>
  </w:num>
  <w:num w:numId="49">
    <w:abstractNumId w:val="10"/>
  </w:num>
  <w:num w:numId="50">
    <w:abstractNumId w:val="6"/>
  </w:num>
  <w:num w:numId="51">
    <w:abstractNumId w:val="5"/>
  </w:num>
  <w:num w:numId="52">
    <w:abstractNumId w:val="38"/>
  </w:num>
  <w:num w:numId="53">
    <w:abstractNumId w:val="21"/>
  </w:num>
  <w:num w:numId="54">
    <w:abstractNumId w:val="24"/>
  </w:num>
  <w:num w:numId="55">
    <w:abstractNumId w:val="17"/>
  </w:num>
  <w:num w:numId="56">
    <w:abstractNumId w:val="10"/>
  </w:num>
  <w:numIdMacAtCleanup w:val="4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Joana Rita Bentinho Silva">
    <w15:presenceInfo w15:providerId="AD" w15:userId="S-1-5-21-478741036-1442749419-1446792091-2580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attachedTemplate r:id="rId1"/>
  <w:stylePaneSortMethod w:val="0000"/>
  <w:defaultTabStop w:val="720"/>
  <w:hyphenationZone w:val="425"/>
  <w:characterSpacingControl w:val="doNotCompress"/>
  <w:hdrShapeDefaults>
    <o:shapedefaults v:ext="edit" spidmax="358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12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88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B5D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368"/>
    <w:rsid w:val="000F1EBD"/>
    <w:rsid w:val="000F1F2A"/>
    <w:rsid w:val="000F251A"/>
    <w:rsid w:val="000F276F"/>
    <w:rsid w:val="000F27BB"/>
    <w:rsid w:val="000F2BA6"/>
    <w:rsid w:val="000F2C05"/>
    <w:rsid w:val="000F2D5A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493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5AB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25F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5EB1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8FF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1A2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44A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34B3"/>
    <w:rsid w:val="002B3865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522"/>
    <w:rsid w:val="002C3847"/>
    <w:rsid w:val="002C41F9"/>
    <w:rsid w:val="002C46C7"/>
    <w:rsid w:val="002C4B56"/>
    <w:rsid w:val="002C4E7A"/>
    <w:rsid w:val="002C4F63"/>
    <w:rsid w:val="002C514E"/>
    <w:rsid w:val="002C5FEA"/>
    <w:rsid w:val="002C6703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29D"/>
    <w:rsid w:val="002E342B"/>
    <w:rsid w:val="002E438E"/>
    <w:rsid w:val="002E4634"/>
    <w:rsid w:val="002E505F"/>
    <w:rsid w:val="002E587E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5E0A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A57"/>
    <w:rsid w:val="00323F4C"/>
    <w:rsid w:val="0032437B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3E8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173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BC8"/>
    <w:rsid w:val="00364C68"/>
    <w:rsid w:val="003650FF"/>
    <w:rsid w:val="00366045"/>
    <w:rsid w:val="0036688F"/>
    <w:rsid w:val="003670F1"/>
    <w:rsid w:val="00367213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1B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427"/>
    <w:rsid w:val="00401AC2"/>
    <w:rsid w:val="00401FA4"/>
    <w:rsid w:val="00402A6C"/>
    <w:rsid w:val="00403179"/>
    <w:rsid w:val="004037ED"/>
    <w:rsid w:val="00403F07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20A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3B05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E1A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5F2A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B6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E7E22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CCE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0AA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46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9A0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2DC3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0E84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E3A"/>
    <w:rsid w:val="00607FCD"/>
    <w:rsid w:val="00610B10"/>
    <w:rsid w:val="00611142"/>
    <w:rsid w:val="0061347A"/>
    <w:rsid w:val="0061461B"/>
    <w:rsid w:val="006147AE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563"/>
    <w:rsid w:val="00622A3F"/>
    <w:rsid w:val="00622F4C"/>
    <w:rsid w:val="00624479"/>
    <w:rsid w:val="006244D8"/>
    <w:rsid w:val="00624825"/>
    <w:rsid w:val="00624C5E"/>
    <w:rsid w:val="00624C8A"/>
    <w:rsid w:val="00625138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EC"/>
    <w:rsid w:val="006323C9"/>
    <w:rsid w:val="0063287B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37A85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57D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A7F71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5F39"/>
    <w:rsid w:val="006E73C5"/>
    <w:rsid w:val="006E7525"/>
    <w:rsid w:val="006E7532"/>
    <w:rsid w:val="006E7FE4"/>
    <w:rsid w:val="006F15B8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25A"/>
    <w:rsid w:val="00702904"/>
    <w:rsid w:val="0070320D"/>
    <w:rsid w:val="00703ACF"/>
    <w:rsid w:val="00703CF8"/>
    <w:rsid w:val="007040CB"/>
    <w:rsid w:val="007046EB"/>
    <w:rsid w:val="0070481D"/>
    <w:rsid w:val="00705766"/>
    <w:rsid w:val="00705BB9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36"/>
    <w:rsid w:val="00716396"/>
    <w:rsid w:val="007164A5"/>
    <w:rsid w:val="00716906"/>
    <w:rsid w:val="0071690F"/>
    <w:rsid w:val="0071696B"/>
    <w:rsid w:val="007172D9"/>
    <w:rsid w:val="0071733F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6CB3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664"/>
    <w:rsid w:val="00785B3E"/>
    <w:rsid w:val="0078611B"/>
    <w:rsid w:val="007875ED"/>
    <w:rsid w:val="00790357"/>
    <w:rsid w:val="00790C58"/>
    <w:rsid w:val="00790F4B"/>
    <w:rsid w:val="00791477"/>
    <w:rsid w:val="0079287B"/>
    <w:rsid w:val="0079305A"/>
    <w:rsid w:val="007955B4"/>
    <w:rsid w:val="007955E4"/>
    <w:rsid w:val="00796E33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482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778"/>
    <w:rsid w:val="007C68BC"/>
    <w:rsid w:val="007C7944"/>
    <w:rsid w:val="007C7956"/>
    <w:rsid w:val="007C7C55"/>
    <w:rsid w:val="007C7F11"/>
    <w:rsid w:val="007D0113"/>
    <w:rsid w:val="007D047F"/>
    <w:rsid w:val="007D0784"/>
    <w:rsid w:val="007D09DA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0BC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15A2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A9C"/>
    <w:rsid w:val="00823AB7"/>
    <w:rsid w:val="00824089"/>
    <w:rsid w:val="008247FD"/>
    <w:rsid w:val="00824C6D"/>
    <w:rsid w:val="00825A27"/>
    <w:rsid w:val="00825CB7"/>
    <w:rsid w:val="0082620A"/>
    <w:rsid w:val="0082629B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327"/>
    <w:rsid w:val="00843831"/>
    <w:rsid w:val="00844188"/>
    <w:rsid w:val="00844701"/>
    <w:rsid w:val="0084486A"/>
    <w:rsid w:val="00844F39"/>
    <w:rsid w:val="00845623"/>
    <w:rsid w:val="00845D38"/>
    <w:rsid w:val="00846428"/>
    <w:rsid w:val="0084780E"/>
    <w:rsid w:val="008507E4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18F1"/>
    <w:rsid w:val="00862059"/>
    <w:rsid w:val="00862378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095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24E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23C"/>
    <w:rsid w:val="0090666F"/>
    <w:rsid w:val="009066C1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4D6D"/>
    <w:rsid w:val="00915DEB"/>
    <w:rsid w:val="009160B1"/>
    <w:rsid w:val="009169D6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0A2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783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9C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62B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78D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4FB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4F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76D99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5AA5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905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31F"/>
    <w:rsid w:val="00B85658"/>
    <w:rsid w:val="00B861AA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626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19C9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118"/>
    <w:rsid w:val="00C508C1"/>
    <w:rsid w:val="00C50A26"/>
    <w:rsid w:val="00C50F1F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750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221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02"/>
    <w:rsid w:val="00CD62BC"/>
    <w:rsid w:val="00CD62FF"/>
    <w:rsid w:val="00CD6814"/>
    <w:rsid w:val="00CD7245"/>
    <w:rsid w:val="00CD73B1"/>
    <w:rsid w:val="00CD76C5"/>
    <w:rsid w:val="00CD7CF8"/>
    <w:rsid w:val="00CE0124"/>
    <w:rsid w:val="00CE01EA"/>
    <w:rsid w:val="00CE101D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15B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AD6"/>
    <w:rsid w:val="00D92D9C"/>
    <w:rsid w:val="00D92F3C"/>
    <w:rsid w:val="00D93D25"/>
    <w:rsid w:val="00D940A5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0DBD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4A1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5AE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3999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2C1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6F34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6803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14F7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5C0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59E7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1C0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01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67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1"/>
    <o:shapelayout v:ext="edit">
      <o:idmap v:ext="edit" data="1"/>
    </o:shapelayout>
  </w:shapeDefaults>
  <w:decimalSymbol w:val=","/>
  <w:listSeparator w:val=";"/>
  <w14:docId w14:val="07030FFC"/>
  <w15:chartTrackingRefBased/>
  <w15:docId w15:val="{277821C9-DD4B-43B9-B4C9-EA786A76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8D18E2-A888-42E8-9D29-3507F1FFEA76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6ea7b29d-57ec-408d-9ea9-cf73b04f66d5"/>
    <ds:schemaRef ds:uri="0683c779-04fc-4b63-89c9-6c25ffa1c0a4"/>
    <ds:schemaRef ds:uri="http://schemas.microsoft.com/sharepoint/v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922FCFC-9D19-400A-B0DB-3A216EB79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1041</TotalTime>
  <Pages>35</Pages>
  <Words>12929</Words>
  <Characters>69821</Characters>
  <Application>Microsoft Office Word</Application>
  <DocSecurity>0</DocSecurity>
  <Lines>581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82585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Ana Rita Geraldo de Caguerelho</cp:lastModifiedBy>
  <cp:revision>9</cp:revision>
  <cp:lastPrinted>2016-04-05T07:14:00Z</cp:lastPrinted>
  <dcterms:created xsi:type="dcterms:W3CDTF">2025-02-28T01:03:00Z</dcterms:created>
  <dcterms:modified xsi:type="dcterms:W3CDTF">2025-03-05T20:58:00Z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